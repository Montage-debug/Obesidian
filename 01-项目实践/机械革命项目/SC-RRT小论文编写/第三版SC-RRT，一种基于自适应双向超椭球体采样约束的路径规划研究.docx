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 xml:space="preserve">SC-RRT: Bidirectional Adaptive </w:t>
      </w:r>
      <w:proofErr w:type="spellStart"/>
      <w:r w:rsidRPr="00927F8F">
        <w:rPr>
          <w:w w:val="80"/>
        </w:rPr>
        <w:t>Superellipsoid</w:t>
      </w:r>
      <w:proofErr w:type="spellEnd"/>
      <w:r w:rsidRPr="00927F8F">
        <w:rPr>
          <w:w w:val="80"/>
        </w:rPr>
        <w:t xml:space="preserve">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1BB6706D" w:rsidR="00851DC5" w:rsidRPr="00851DC5" w:rsidRDefault="00851DC5">
      <w:pPr>
        <w:pStyle w:val="a5"/>
        <w:spacing w:line="235" w:lineRule="auto"/>
        <w:rPr>
          <w:rFonts w:eastAsiaTheme="minorEastAsia"/>
          <w:color w:val="EE0000"/>
          <w:lang w:eastAsia="zh-CN"/>
        </w:rPr>
      </w:pPr>
      <w:r>
        <w:rPr>
          <w:rFonts w:eastAsiaTheme="minorEastAsia" w:hint="eastAsia"/>
          <w:color w:val="EE0000"/>
          <w:lang w:eastAsia="zh-CN"/>
        </w:rPr>
        <w:t>待定：</w:t>
      </w:r>
      <w:r w:rsidR="000D7B58" w:rsidRPr="000D7B58">
        <w:rPr>
          <w:rFonts w:eastAsiaTheme="minorEastAsia"/>
          <w:color w:val="EE0000"/>
          <w:lang w:eastAsia="zh-CN"/>
        </w:rPr>
        <w:t>基于双向自适应超椭球约束采样的</w:t>
      </w:r>
      <w:r w:rsidR="000D7B58" w:rsidRPr="000D7B58">
        <w:rPr>
          <w:rFonts w:eastAsiaTheme="minorEastAsia"/>
          <w:color w:val="EE0000"/>
          <w:lang w:eastAsia="zh-CN"/>
        </w:rPr>
        <w:t>SC-RRT</w:t>
      </w:r>
      <w:r w:rsidR="000D7B58" w:rsidRPr="000D7B58">
        <w:rPr>
          <w:rFonts w:eastAsiaTheme="minorEastAsia"/>
          <w:color w:val="EE0000"/>
          <w:lang w:eastAsia="zh-CN"/>
        </w:rPr>
        <w:t>算法</w:t>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proofErr w:type="spellStart"/>
      <w:r>
        <w:rPr>
          <w:rFonts w:eastAsiaTheme="minorEastAsia" w:hint="eastAsia"/>
          <w:lang w:eastAsia="zh-CN"/>
        </w:rPr>
        <w:t>Xingyu</w:t>
      </w:r>
      <w:proofErr w:type="spellEnd"/>
      <w:r>
        <w:rPr>
          <w:rFonts w:eastAsiaTheme="minorEastAsia" w:hint="eastAsia"/>
          <w:lang w:eastAsia="zh-CN"/>
        </w:rPr>
        <w:t xml:space="preserve">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proofErr w:type="spellStart"/>
      <w:r>
        <w:rPr>
          <w:rFonts w:eastAsiaTheme="minorEastAsia" w:hint="eastAsia"/>
          <w:lang w:eastAsia="zh-CN"/>
        </w:rPr>
        <w:t>HongYu</w:t>
      </w:r>
      <w:proofErr w:type="spellEnd"/>
      <w:r>
        <w:rPr>
          <w:rFonts w:eastAsiaTheme="minorEastAsia" w:hint="eastAsia"/>
          <w:lang w:eastAsia="zh-CN"/>
        </w:rPr>
        <w:t xml:space="preserve"> Gao</w:t>
      </w:r>
      <w:r>
        <w:rPr>
          <w:vertAlign w:val="superscript"/>
        </w:rPr>
        <w:t>2</w:t>
      </w:r>
      <w:r>
        <w:rPr>
          <w:spacing w:val="19"/>
        </w:rPr>
        <w:t xml:space="preserve"> </w:t>
      </w:r>
      <w:r>
        <w:t>·</w:t>
      </w:r>
      <w:r>
        <w:rPr>
          <w:spacing w:val="19"/>
        </w:rPr>
        <w:t xml:space="preserve"> </w:t>
      </w:r>
      <w:proofErr w:type="spellStart"/>
      <w:r>
        <w:rPr>
          <w:rFonts w:eastAsiaTheme="minorEastAsia" w:hint="eastAsia"/>
          <w:lang w:eastAsia="zh-CN"/>
        </w:rPr>
        <w:t>JiaLe</w:t>
      </w:r>
      <w:proofErr w:type="spellEnd"/>
      <w:r>
        <w:rPr>
          <w:rFonts w:eastAsiaTheme="minorEastAsia" w:hint="eastAsia"/>
          <w:lang w:eastAsia="zh-CN"/>
        </w:rPr>
        <w:t xml:space="preserv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proofErr w:type="spellStart"/>
      <w:r w:rsidR="00034DCB">
        <w:rPr>
          <w:rFonts w:eastAsiaTheme="minorEastAsia" w:hint="eastAsia"/>
          <w:lang w:eastAsia="zh-CN"/>
        </w:rPr>
        <w:t>MuChun</w:t>
      </w:r>
      <w:proofErr w:type="spellEnd"/>
      <w:r w:rsidR="00034DCB">
        <w:rPr>
          <w:rFonts w:eastAsiaTheme="minorEastAsia" w:hint="eastAsia"/>
          <w:lang w:eastAsia="zh-CN"/>
        </w:rPr>
        <w:t xml:space="preserve">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proofErr w:type="spellStart"/>
      <w:r>
        <w:rPr>
          <w:rFonts w:ascii="Arial" w:hAnsi="Arial"/>
          <w:spacing w:val="-2"/>
          <w:w w:val="85"/>
          <w:sz w:val="17"/>
        </w:rPr>
        <w:t>licence</w:t>
      </w:r>
      <w:proofErr w:type="spellEnd"/>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6E748B46" w14:textId="77777777" w:rsidR="0076352E" w:rsidRDefault="00821371">
      <w:pPr>
        <w:pStyle w:val="31"/>
        <w:spacing w:before="156"/>
        <w:ind w:left="220" w:firstLine="0"/>
        <w:rPr>
          <w:lang w:eastAsia="zh-CN"/>
        </w:rPr>
      </w:pPr>
      <w:bookmarkStart w:id="1" w:name="Abstract"/>
      <w:bookmarkEnd w:id="1"/>
      <w:r>
        <w:rPr>
          <w:spacing w:val="-2"/>
          <w:w w:val="105"/>
          <w:lang w:eastAsia="zh-CN"/>
        </w:rPr>
        <w:t>Abstract</w:t>
      </w:r>
    </w:p>
    <w:p w14:paraId="07D20772" w14:textId="16E38723" w:rsidR="00F101CC" w:rsidRPr="00F101CC" w:rsidRDefault="000D7B58" w:rsidP="009A462D">
      <w:pPr>
        <w:pStyle w:val="a3"/>
        <w:spacing w:before="9" w:line="261" w:lineRule="auto"/>
        <w:ind w:left="220" w:right="110" w:firstLine="500"/>
        <w:jc w:val="both"/>
        <w:rPr>
          <w:rFonts w:ascii="宋体" w:eastAsia="宋体" w:hAnsi="宋体" w:cs="宋体" w:hint="eastAsia"/>
          <w:lang w:eastAsia="zh-CN"/>
        </w:rPr>
      </w:pPr>
      <w:r w:rsidRPr="000D7B58">
        <w:rPr>
          <w:rFonts w:ascii="宋体" w:eastAsia="宋体" w:hAnsi="宋体" w:cs="宋体"/>
          <w:lang w:eastAsia="zh-CN"/>
        </w:rPr>
        <w:t>针对传统 RRT-Connect 算法在整个工作空间内进行均匀随机采样，随着搜索空间尺度和环境复杂度的增加，算法容易在与最优路径无关的区域中消耗大量计算资源，从而导致收敛效率和路径质量下降的问题，本文提出了一种自适应双向超椭球体约束采样的 SC-RRT 路径规划算法。该算法以双向并行扩展的采样框架为基础，通过引入中介</w:t>
      </w:r>
      <w:proofErr w:type="gramStart"/>
      <w:r w:rsidRPr="000D7B58">
        <w:rPr>
          <w:rFonts w:ascii="宋体" w:eastAsia="宋体" w:hAnsi="宋体" w:cs="宋体"/>
          <w:lang w:eastAsia="zh-CN"/>
        </w:rPr>
        <w:t>点引导</w:t>
      </w:r>
      <w:proofErr w:type="gramEnd"/>
      <w:r w:rsidRPr="000D7B58">
        <w:rPr>
          <w:rFonts w:ascii="宋体" w:eastAsia="宋体" w:hAnsi="宋体" w:cs="宋体"/>
          <w:lang w:eastAsia="zh-CN"/>
        </w:rPr>
        <w:t>机制，将全局路径规划过程分解为若干具有明确几何约束的阶段性子问题；在此基础上，结合当前路径长度估计构建动态知情采样子集，实现对采样区域的自适应收缩与定向搜索，从而在保证可行性的同时加速算法收敛过程</w:t>
      </w:r>
      <w:r w:rsidR="00F101CC" w:rsidRPr="00F101CC">
        <w:rPr>
          <w:rFonts w:ascii="宋体" w:eastAsia="宋体" w:hAnsi="宋体" w:cs="宋体"/>
          <w:lang w:eastAsia="zh-CN"/>
        </w:rPr>
        <w:t>。</w:t>
      </w:r>
    </w:p>
    <w:p w14:paraId="080FEC87" w14:textId="19AA5CD9" w:rsidR="0076352E" w:rsidRPr="00F101CC" w:rsidRDefault="000D7B58" w:rsidP="003C1621">
      <w:pPr>
        <w:pStyle w:val="a3"/>
        <w:spacing w:before="9" w:line="261" w:lineRule="auto"/>
        <w:ind w:left="220" w:right="110" w:firstLine="500"/>
        <w:jc w:val="both"/>
        <w:rPr>
          <w:rFonts w:ascii="宋体" w:eastAsia="宋体" w:hAnsi="宋体" w:cs="宋体" w:hint="eastAsia"/>
          <w:lang w:eastAsia="zh-CN"/>
        </w:rPr>
      </w:pPr>
      <w:bookmarkStart w:id="2" w:name="OLE_LINK23"/>
      <w:r w:rsidRPr="000D7B58">
        <w:rPr>
          <w:rFonts w:ascii="宋体" w:eastAsia="宋体" w:hAnsi="宋体" w:cs="宋体"/>
          <w:lang w:eastAsia="zh-CN"/>
        </w:rPr>
        <w:t>进一步地，本文引入基于帕累托支配关系的自适应采样控制策略，在收敛时间与路径长度两项优化目标之间实现动态权衡，使算法在不同搜索阶段能够自动调整探索与利用的比例。仿真结果表明，所提出的 SC-RRT 算法在复杂障碍物环境中具有良好的稳定性和鲁棒性。与多策略双向 RRT 类算法相比，SC-RRT 在路径质量和收敛一致性方面表现更优；与改进型避障路径规划 RRT 算法相比，在生成相同长度的可行路径时，其平均计算时间显著降低，验证了所提方法在复杂环境下的高效性与工程实用价值</w:t>
      </w:r>
      <w:r w:rsidR="00F101CC" w:rsidRPr="00F101CC">
        <w:rPr>
          <w:rFonts w:ascii="宋体" w:eastAsia="宋体" w:hAnsi="宋体" w:cs="宋体"/>
          <w:lang w:eastAsia="zh-CN"/>
        </w:rPr>
        <w:t>。</w:t>
      </w:r>
      <w:bookmarkEnd w:id="2"/>
    </w:p>
    <w:p w14:paraId="65F1A054" w14:textId="77777777" w:rsidR="0076352E" w:rsidRDefault="0076352E">
      <w:pPr>
        <w:pStyle w:val="a3"/>
        <w:rPr>
          <w:sz w:val="21"/>
          <w:lang w:eastAsia="zh-CN"/>
        </w:rPr>
      </w:pPr>
    </w:p>
    <w:p w14:paraId="01A09395" w14:textId="117AC36F" w:rsidR="0076352E" w:rsidRPr="000D7B58" w:rsidRDefault="00821371">
      <w:pPr>
        <w:pStyle w:val="a3"/>
        <w:spacing w:line="261" w:lineRule="auto"/>
        <w:ind w:left="220"/>
        <w:rPr>
          <w:rFonts w:eastAsiaTheme="minorEastAsia" w:hint="eastAsia"/>
          <w:lang w:eastAsia="zh-CN"/>
        </w:rPr>
      </w:pPr>
      <w:r>
        <w:rPr>
          <w:rFonts w:ascii="Arial" w:hAnsi="Arial"/>
          <w:b/>
          <w:spacing w:val="-2"/>
        </w:rPr>
        <w:t>Keywords</w:t>
      </w:r>
      <w:r>
        <w:rPr>
          <w:rFonts w:ascii="Arial" w:hAnsi="Arial"/>
          <w:b/>
          <w:spacing w:val="30"/>
        </w:rPr>
        <w:t xml:space="preserve"> </w:t>
      </w:r>
      <w:r>
        <w:rPr>
          <w:spacing w:val="-2"/>
        </w:rPr>
        <w:t>Rapidly</w:t>
      </w:r>
      <w:r>
        <w:rPr>
          <w:spacing w:val="-7"/>
        </w:rPr>
        <w:t xml:space="preserve"> </w:t>
      </w:r>
      <w:r>
        <w:rPr>
          <w:spacing w:val="-2"/>
        </w:rPr>
        <w:t>exploring</w:t>
      </w:r>
      <w:r>
        <w:rPr>
          <w:spacing w:val="-7"/>
        </w:rPr>
        <w:t xml:space="preserve"> </w:t>
      </w:r>
      <w:r>
        <w:rPr>
          <w:spacing w:val="-2"/>
        </w:rPr>
        <w:t>Random</w:t>
      </w:r>
      <w:r>
        <w:rPr>
          <w:spacing w:val="-7"/>
        </w:rPr>
        <w:t xml:space="preserve"> </w:t>
      </w:r>
      <w:r>
        <w:rPr>
          <w:spacing w:val="-2"/>
        </w:rPr>
        <w:t>Trees</w:t>
      </w:r>
      <w:r>
        <w:rPr>
          <w:spacing w:val="-7"/>
        </w:rPr>
        <w:t xml:space="preserve"> </w:t>
      </w:r>
      <w:r>
        <w:rPr>
          <w:spacing w:val="-2"/>
        </w:rPr>
        <w:t>(RRT)</w:t>
      </w:r>
      <w:r>
        <w:rPr>
          <w:spacing w:val="-7"/>
        </w:rPr>
        <w:t xml:space="preserve"> </w:t>
      </w:r>
      <w:r>
        <w:rPr>
          <w:spacing w:val="-2"/>
        </w:rPr>
        <w:t>·</w:t>
      </w:r>
      <w:r>
        <w:rPr>
          <w:spacing w:val="-7"/>
        </w:rPr>
        <w:t xml:space="preserve"> </w:t>
      </w:r>
      <w:r w:rsidR="00B32C90">
        <w:rPr>
          <w:rFonts w:eastAsiaTheme="minorEastAsia" w:hint="eastAsia"/>
          <w:spacing w:val="-2"/>
          <w:lang w:eastAsia="zh-CN"/>
        </w:rPr>
        <w:t>Informed-</w:t>
      </w:r>
      <w:r>
        <w:rPr>
          <w:spacing w:val="-2"/>
        </w:rPr>
        <w:t>RRT</w:t>
      </w:r>
      <w:r>
        <w:rPr>
          <w:spacing w:val="-7"/>
        </w:rPr>
        <w:t xml:space="preserve"> </w:t>
      </w:r>
      <w:r>
        <w:rPr>
          <w:spacing w:val="-2"/>
        </w:rPr>
        <w:t>·</w:t>
      </w:r>
      <w:r>
        <w:rPr>
          <w:spacing w:val="-7"/>
        </w:rPr>
        <w:t xml:space="preserve"> </w:t>
      </w:r>
      <w:r w:rsidR="00B32C90">
        <w:rPr>
          <w:rFonts w:eastAsiaTheme="minorEastAsia" w:hint="eastAsia"/>
          <w:spacing w:val="-2"/>
          <w:lang w:eastAsia="zh-CN"/>
        </w:rPr>
        <w:t>RRT-connect</w:t>
      </w:r>
      <w:bookmarkStart w:id="3" w:name="OLE_LINK8"/>
      <w:r>
        <w:rPr>
          <w:spacing w:val="-7"/>
        </w:rPr>
        <w:t xml:space="preserve"> </w:t>
      </w:r>
      <w:r>
        <w:rPr>
          <w:spacing w:val="-2"/>
        </w:rPr>
        <w:t>·</w:t>
      </w:r>
      <w:r>
        <w:rPr>
          <w:spacing w:val="-7"/>
        </w:rPr>
        <w:t xml:space="preserve"> </w:t>
      </w:r>
      <w:r>
        <w:rPr>
          <w:spacing w:val="-2"/>
        </w:rPr>
        <w:t>P</w:t>
      </w:r>
      <w:bookmarkEnd w:id="3"/>
      <w:r>
        <w:rPr>
          <w:spacing w:val="-2"/>
        </w:rPr>
        <w:t>areto Dominance</w:t>
      </w:r>
      <w:r w:rsidR="000D7B58">
        <w:rPr>
          <w:spacing w:val="-7"/>
        </w:rPr>
        <w:t xml:space="preserve"> </w:t>
      </w:r>
      <w:r w:rsidR="000D7B58">
        <w:rPr>
          <w:spacing w:val="-2"/>
        </w:rPr>
        <w:t>·</w:t>
      </w:r>
      <w:r w:rsidR="000D7B58">
        <w:rPr>
          <w:spacing w:val="-7"/>
        </w:rPr>
        <w:t xml:space="preserve"> </w:t>
      </w:r>
      <w:r w:rsidR="000D7B58">
        <w:rPr>
          <w:spacing w:val="-2"/>
        </w:rPr>
        <w:t>P</w:t>
      </w:r>
      <w:r w:rsidR="000D7B58">
        <w:rPr>
          <w:rFonts w:asciiTheme="minorEastAsia" w:eastAsiaTheme="minorEastAsia" w:hAnsiTheme="minorEastAsia" w:hint="eastAsia"/>
          <w:spacing w:val="-2"/>
          <w:lang w:eastAsia="zh-CN"/>
        </w:rPr>
        <w:t>at</w:t>
      </w:r>
      <w:r w:rsidR="000D7B58">
        <w:rPr>
          <w:rFonts w:eastAsiaTheme="minorEastAsia" w:hint="eastAsia"/>
          <w:spacing w:val="-2"/>
          <w:lang w:eastAsia="zh-CN"/>
        </w:rPr>
        <w:t xml:space="preserve">h </w:t>
      </w:r>
      <w:proofErr w:type="spellStart"/>
      <w:r w:rsidR="000D7B58">
        <w:rPr>
          <w:rFonts w:eastAsiaTheme="minorEastAsia" w:hint="eastAsia"/>
          <w:spacing w:val="-2"/>
          <w:lang w:eastAsia="zh-CN"/>
        </w:rPr>
        <w:t>Planing</w:t>
      </w:r>
      <w:proofErr w:type="spellEnd"/>
    </w:p>
    <w:p w14:paraId="084A5F2C" w14:textId="77777777" w:rsidR="0076352E" w:rsidRDefault="0076352E">
      <w:pPr>
        <w:pStyle w:val="a3"/>
        <w:rPr>
          <w:sz w:val="19"/>
        </w:rPr>
      </w:pPr>
    </w:p>
    <w:p w14:paraId="2831DCA0" w14:textId="77777777" w:rsidR="0076352E" w:rsidRDefault="0076352E">
      <w:pPr>
        <w:rPr>
          <w:sz w:val="19"/>
        </w:rPr>
        <w:sectPr w:rsidR="0076352E" w:rsidSect="00927F8F">
          <w:footerReference w:type="even" r:id="rId10"/>
          <w:footerReference w:type="default" r:id="rId11"/>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4" w:name="1_Introduction"/>
      <w:bookmarkEnd w:id="4"/>
      <w:r>
        <w:rPr>
          <w:spacing w:val="-2"/>
          <w:w w:val="110"/>
        </w:rPr>
        <w:lastRenderedPageBreak/>
        <w:t>Introduction</w:t>
      </w:r>
    </w:p>
    <w:p w14:paraId="4A442872" w14:textId="7A0F4FB2" w:rsidR="0076352E" w:rsidRDefault="007D3782" w:rsidP="00486444">
      <w:pPr>
        <w:spacing w:line="262" w:lineRule="auto"/>
        <w:ind w:firstLineChars="200" w:firstLine="440"/>
        <w:jc w:val="both"/>
        <w:rPr>
          <w:rFonts w:eastAsiaTheme="minorEastAsia"/>
          <w:lang w:eastAsia="zh-CN"/>
        </w:rPr>
      </w:pPr>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02A8502" w14:textId="33A9D5BA" w:rsidR="003C1621"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为提升</w:t>
      </w:r>
      <w:r w:rsidRPr="003C1621">
        <w:rPr>
          <w:rFonts w:eastAsiaTheme="minorEastAsia"/>
          <w:lang w:eastAsia="zh-CN"/>
        </w:rPr>
        <w:t xml:space="preserve"> RRT </w:t>
      </w:r>
      <w:r w:rsidRPr="003C1621">
        <w:rPr>
          <w:rFonts w:eastAsiaTheme="minorEastAsia"/>
          <w:lang w:eastAsia="zh-CN"/>
        </w:rPr>
        <w:t>及其双向扩展算法在复杂环境下的规划性能，近年来研究者从采样引导、搜索策略协同以及路径结构优化等角度提出了多种改进方法</w:t>
      </w:r>
      <w:r>
        <w:rPr>
          <w:rFonts w:eastAsiaTheme="minorEastAsia" w:hint="eastAsia"/>
          <w:lang w:eastAsia="zh-CN"/>
        </w:rPr>
        <w:t>，</w:t>
      </w:r>
      <w:r w:rsidRPr="003C1621">
        <w:rPr>
          <w:rFonts w:eastAsiaTheme="minorEastAsia"/>
          <w:lang w:eastAsia="zh-CN"/>
        </w:rPr>
        <w:t>一类代表性工作通过引入多策略协同的双向扩展机制来提升搜索效率。</w:t>
      </w:r>
      <w:r>
        <w:rPr>
          <w:rFonts w:eastAsiaTheme="minorEastAsia" w:hint="eastAsia"/>
          <w:lang w:eastAsia="zh-CN"/>
        </w:rPr>
        <w:t>例如，</w:t>
      </w:r>
      <w:r w:rsidRPr="003C1621">
        <w:rPr>
          <w:rFonts w:eastAsiaTheme="minorEastAsia"/>
          <w:lang w:eastAsia="zh-CN"/>
        </w:rPr>
        <w:t xml:space="preserve">Huang </w:t>
      </w:r>
      <w:r w:rsidRPr="003C1621">
        <w:rPr>
          <w:rFonts w:eastAsiaTheme="minorEastAsia"/>
          <w:lang w:eastAsia="zh-CN"/>
        </w:rPr>
        <w:t>等提出的多策略双向</w:t>
      </w:r>
      <w:r w:rsidRPr="003C1621">
        <w:rPr>
          <w:rFonts w:eastAsiaTheme="minorEastAsia"/>
          <w:lang w:eastAsia="zh-CN"/>
        </w:rPr>
        <w:t xml:space="preserve"> RRT </w:t>
      </w:r>
      <w:r w:rsidRPr="003C1621">
        <w:rPr>
          <w:rFonts w:eastAsiaTheme="minorEastAsia"/>
          <w:lang w:eastAsia="zh-CN"/>
        </w:rPr>
        <w:t>算法在节点扩展阶段结合目标偏置、局部平移扩展以及</w:t>
      </w:r>
      <w:proofErr w:type="gramStart"/>
      <w:r w:rsidRPr="003C1621">
        <w:rPr>
          <w:rFonts w:eastAsiaTheme="minorEastAsia"/>
          <w:lang w:eastAsia="zh-CN"/>
        </w:rPr>
        <w:t>人工势场等</w:t>
      </w:r>
      <w:proofErr w:type="gramEnd"/>
      <w:r w:rsidRPr="003C1621">
        <w:rPr>
          <w:rFonts w:eastAsiaTheme="minorEastAsia"/>
          <w:lang w:eastAsia="zh-CN"/>
        </w:rPr>
        <w:t>多种扩展策略，并通过调度机制在不同策略之间进行切换，从而在复杂环境中显著提高了收敛速度与成功率。该类方法在双向搜索框架下增强了局</w:t>
      </w:r>
      <w:proofErr w:type="gramStart"/>
      <w:r w:rsidRPr="003C1621">
        <w:rPr>
          <w:rFonts w:eastAsiaTheme="minorEastAsia"/>
          <w:lang w:eastAsia="zh-CN"/>
        </w:rPr>
        <w:t>部引导</w:t>
      </w:r>
      <w:proofErr w:type="gramEnd"/>
      <w:r w:rsidRPr="003C1621">
        <w:rPr>
          <w:rFonts w:eastAsiaTheme="minorEastAsia"/>
          <w:lang w:eastAsia="zh-CN"/>
        </w:rPr>
        <w:t>能力，减少了盲目扩展，在工程应用中具有较好的稳定性</w:t>
      </w:r>
      <w:r>
        <w:rPr>
          <w:rFonts w:eastAsiaTheme="minorEastAsia" w:hint="eastAsia"/>
          <w:lang w:eastAsia="zh-CN"/>
        </w:rPr>
        <w:t>。</w:t>
      </w:r>
      <w:r w:rsidRPr="003C1621">
        <w:rPr>
          <w:rFonts w:eastAsiaTheme="minorEastAsia"/>
          <w:lang w:eastAsia="zh-CN"/>
        </w:rPr>
        <w:t>然而，上述多策略双向</w:t>
      </w:r>
      <w:r w:rsidRPr="003C1621">
        <w:rPr>
          <w:rFonts w:eastAsiaTheme="minorEastAsia"/>
          <w:lang w:eastAsia="zh-CN"/>
        </w:rPr>
        <w:t xml:space="preserve"> RRT </w:t>
      </w:r>
      <w:r w:rsidRPr="003C1621">
        <w:rPr>
          <w:rFonts w:eastAsiaTheme="minorEastAsia"/>
          <w:lang w:eastAsia="zh-CN"/>
        </w:rPr>
        <w:t>方法主要侧重于扩展方式层面的改进，其采样过程仍然在整个工作空间内进行，缺乏对采样区域的几何约束与代价感知能力。在环境尺度较大或存在多条可行通道的情况下，算法仍可能在与最优路径无关的区域产生大量冗余采样点，进而影响整体搜索效率</w:t>
      </w:r>
      <w:r w:rsidR="008135C1" w:rsidRPr="008135C1">
        <w:rPr>
          <w:rFonts w:eastAsiaTheme="minorEastAsia"/>
          <w:lang w:eastAsia="zh-CN"/>
        </w:rPr>
        <w:t>。</w:t>
      </w:r>
      <w:r w:rsidR="008135C1">
        <w:rPr>
          <w:rFonts w:eastAsiaTheme="minorEastAsia" w:hint="eastAsia"/>
          <w:lang w:eastAsia="zh-CN"/>
        </w:rPr>
        <w:t>为加速</w:t>
      </w:r>
      <w:r w:rsidR="009B7B0D" w:rsidRPr="009A462D">
        <w:rPr>
          <w:rFonts w:eastAsiaTheme="minorEastAsia"/>
          <w:lang w:eastAsia="zh-CN"/>
        </w:rPr>
        <w:t>RRT*</w:t>
      </w:r>
      <w:r w:rsidR="008135C1">
        <w:rPr>
          <w:rFonts w:eastAsiaTheme="minorEastAsia" w:hint="eastAsia"/>
          <w:lang w:eastAsia="zh-CN"/>
        </w:rPr>
        <w:t>的收敛过程</w:t>
      </w:r>
      <w:r w:rsidR="009B7B0D" w:rsidRPr="009A462D">
        <w:rPr>
          <w:rFonts w:eastAsiaTheme="minorEastAsia"/>
          <w:lang w:eastAsia="zh-CN"/>
        </w:rPr>
        <w:t>，知情采样（</w:t>
      </w:r>
      <w:r w:rsidR="009B7B0D" w:rsidRPr="009A462D">
        <w:rPr>
          <w:rFonts w:eastAsiaTheme="minorEastAsia"/>
          <w:lang w:eastAsia="zh-CN"/>
        </w:rPr>
        <w:t>Informed Sampling</w:t>
      </w:r>
      <w:r w:rsidR="009B7B0D" w:rsidRPr="009A462D">
        <w:rPr>
          <w:rFonts w:eastAsiaTheme="minorEastAsia"/>
          <w:lang w:eastAsia="zh-CN"/>
        </w:rPr>
        <w:t>）策略</w:t>
      </w:r>
      <w:r w:rsidR="008135C1">
        <w:rPr>
          <w:rFonts w:eastAsiaTheme="minorEastAsia" w:hint="eastAsia"/>
          <w:lang w:eastAsia="zh-CN"/>
        </w:rPr>
        <w:t>通过</w:t>
      </w:r>
      <w:r w:rsidR="009B7B0D" w:rsidRPr="009A462D">
        <w:rPr>
          <w:rFonts w:eastAsiaTheme="minorEastAsia"/>
          <w:lang w:eastAsia="zh-CN"/>
        </w:rPr>
        <w:t>在获得初始可行路径后，将采样范围</w:t>
      </w:r>
      <w:r w:rsidR="008135C1" w:rsidRPr="008135C1">
        <w:rPr>
          <w:rFonts w:eastAsiaTheme="minorEastAsia"/>
          <w:lang w:eastAsia="zh-CN"/>
        </w:rPr>
        <w:t>在可能包含更优解的启发式区域内</w:t>
      </w:r>
      <w:r w:rsidR="009B7B0D" w:rsidRPr="009A462D">
        <w:rPr>
          <w:rFonts w:eastAsiaTheme="minorEastAsia"/>
          <w:lang w:eastAsia="zh-CN"/>
        </w:rPr>
        <w:t>，从而减少无效采样</w:t>
      </w:r>
      <w:r w:rsidR="009B7B0D" w:rsidRPr="009A462D">
        <w:rPr>
          <w:rFonts w:eastAsiaTheme="minorEastAsia"/>
          <w:lang w:eastAsia="zh-CN"/>
        </w:rPr>
        <w:t>[15]</w:t>
      </w:r>
      <w:r w:rsidR="009B7B0D" w:rsidRPr="009A462D">
        <w:rPr>
          <w:rFonts w:eastAsiaTheme="minorEastAsia"/>
          <w:lang w:eastAsia="zh-CN"/>
        </w:rPr>
        <w:t>。</w:t>
      </w:r>
      <w:r w:rsidRPr="003C1621">
        <w:rPr>
          <w:rFonts w:eastAsiaTheme="minorEastAsia"/>
          <w:lang w:eastAsia="zh-CN"/>
        </w:rPr>
        <w:t>另一类研究则以提升路径质量与避障性能为目标，对传统</w:t>
      </w:r>
      <w:r w:rsidRPr="003C1621">
        <w:rPr>
          <w:rFonts w:eastAsiaTheme="minorEastAsia"/>
          <w:lang w:eastAsia="zh-CN"/>
        </w:rPr>
        <w:t xml:space="preserve"> RRT </w:t>
      </w:r>
      <w:r w:rsidRPr="003C1621">
        <w:rPr>
          <w:rFonts w:eastAsiaTheme="minorEastAsia"/>
          <w:lang w:eastAsia="zh-CN"/>
        </w:rPr>
        <w:t>进行结构性改进。</w:t>
      </w:r>
      <w:r w:rsidRPr="003C1621">
        <w:rPr>
          <w:rFonts w:eastAsiaTheme="minorEastAsia"/>
          <w:lang w:eastAsia="zh-CN"/>
        </w:rPr>
        <w:t xml:space="preserve">Fang </w:t>
      </w:r>
      <w:r w:rsidRPr="003C1621">
        <w:rPr>
          <w:rFonts w:eastAsiaTheme="minorEastAsia"/>
          <w:lang w:eastAsia="zh-CN"/>
        </w:rPr>
        <w:t>等提出了一种改进型</w:t>
      </w:r>
      <w:r w:rsidRPr="003C1621">
        <w:rPr>
          <w:rFonts w:eastAsiaTheme="minorEastAsia"/>
          <w:lang w:eastAsia="zh-CN"/>
        </w:rPr>
        <w:t xml:space="preserve"> RRT </w:t>
      </w:r>
      <w:r w:rsidRPr="003C1621">
        <w:rPr>
          <w:rFonts w:eastAsiaTheme="minorEastAsia"/>
          <w:lang w:eastAsia="zh-CN"/>
        </w:rPr>
        <w:t>避障路径规划算法，通过引入概率阈值控制、动态步长扩展以及简化随机树结构，在机械臂避障规划任务中显著减少了节点数量和搜索时间。该方法在局部避障和实时性方面表现良好，验证了其在实际工程系统中的可行性。</w:t>
      </w:r>
    </w:p>
    <w:p w14:paraId="749A7D92" w14:textId="313D0CBD" w:rsidR="003C1621" w:rsidRDefault="003C1621" w:rsidP="003C1621">
      <w:pPr>
        <w:spacing w:line="262" w:lineRule="auto"/>
        <w:ind w:firstLineChars="200" w:firstLine="440"/>
        <w:jc w:val="both"/>
        <w:rPr>
          <w:rFonts w:eastAsiaTheme="minorEastAsia" w:hint="eastAsia"/>
          <w:lang w:eastAsia="zh-CN"/>
        </w:rPr>
      </w:pPr>
      <w:r w:rsidRPr="003C1621">
        <w:rPr>
          <w:rFonts w:eastAsiaTheme="minorEastAsia"/>
          <w:lang w:eastAsia="zh-CN"/>
        </w:rPr>
        <w:t>但此类改进方法通常以</w:t>
      </w:r>
      <w:r w:rsidRPr="001A616E">
        <w:rPr>
          <w:rFonts w:eastAsiaTheme="minorEastAsia"/>
          <w:lang w:eastAsia="zh-CN"/>
        </w:rPr>
        <w:t>单向或弱约束采样策略</w:t>
      </w:r>
      <w:r w:rsidRPr="003C1621">
        <w:rPr>
          <w:rFonts w:eastAsiaTheme="minorEastAsia"/>
          <w:lang w:eastAsia="zh-CN"/>
        </w:rPr>
        <w:t>为主，缺乏全局路径代价约束机制，且优化目标主要集中于搜索效率或路径平滑性，难以在路径长度与收敛时间之间实现系统性的权衡。在复杂障碍物环境中，其规划结果对随机采样的依赖性仍然较强。</w:t>
      </w:r>
    </w:p>
    <w:p w14:paraId="766474F0" w14:textId="1DC55065" w:rsidR="00C276F1" w:rsidRPr="009B7B0D" w:rsidRDefault="00431043" w:rsidP="007E41C6">
      <w:pPr>
        <w:spacing w:line="262" w:lineRule="auto"/>
        <w:ind w:firstLineChars="200" w:firstLine="440"/>
        <w:jc w:val="both"/>
        <w:rPr>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，本文提出一种基于自适应双向超椭球体约束采样的路径规划算法（</w:t>
      </w:r>
      <w:proofErr w:type="spellStart"/>
      <w:r w:rsidRPr="009A462D">
        <w:rPr>
          <w:rFonts w:eastAsiaTheme="minorEastAsia"/>
          <w:lang w:eastAsia="zh-CN"/>
        </w:rPr>
        <w:t>Superellipsoid</w:t>
      </w:r>
      <w:proofErr w:type="spellEnd"/>
      <w:r w:rsidRPr="009A462D">
        <w:rPr>
          <w:rFonts w:eastAsiaTheme="minorEastAsia"/>
          <w:lang w:eastAsia="zh-CN"/>
        </w:rPr>
        <w:t>-Constrained Bidirectional RRT, SC-RRT</w:t>
      </w:r>
      <w:r w:rsidRPr="009A462D">
        <w:rPr>
          <w:rFonts w:eastAsiaTheme="minorEastAsia"/>
          <w:lang w:eastAsia="zh-CN"/>
        </w:rPr>
        <w:t>）。该算法</w:t>
      </w:r>
      <w:r w:rsidR="007E41C6" w:rsidRPr="007E41C6">
        <w:rPr>
          <w:rFonts w:eastAsiaTheme="minorEastAsia"/>
          <w:lang w:eastAsia="zh-CN"/>
        </w:rPr>
        <w:t>能够在双向搜索框架下，对采样空间进行自适应几何约束，并在多优化目标之间实现动态平衡的统一方法</w:t>
      </w:r>
      <w:r w:rsidRPr="009A462D">
        <w:rPr>
          <w:rFonts w:eastAsiaTheme="minorEastAsia"/>
          <w:lang w:eastAsia="zh-CN"/>
        </w:rPr>
        <w:t>。</w:t>
      </w:r>
      <w:r w:rsidRPr="009A462D">
        <w:rPr>
          <w:rFonts w:eastAsiaTheme="minorEastAsia" w:hint="eastAsia"/>
          <w:lang w:eastAsia="zh-CN"/>
        </w:rPr>
        <w:t>不仅提高了收敛速度，还优化了路径质量，适用于处理随机障碍物分布的复杂场景。</w:t>
      </w:r>
    </w:p>
    <w:p w14:paraId="485187A4" w14:textId="77777777" w:rsidR="00C276F1" w:rsidRDefault="00C276F1" w:rsidP="00C276F1">
      <w:pPr>
        <w:spacing w:line="262" w:lineRule="auto"/>
        <w:jc w:val="both"/>
        <w:rPr>
          <w:rFonts w:eastAsiaTheme="minorEastAsia"/>
          <w:lang w:eastAsia="zh-CN"/>
        </w:rPr>
      </w:pPr>
    </w:p>
    <w:p w14:paraId="3B84C7A1" w14:textId="77777777" w:rsidR="00C276F1" w:rsidRDefault="00C276F1" w:rsidP="00C276F1">
      <w:pPr>
        <w:spacing w:line="262" w:lineRule="auto"/>
        <w:jc w:val="both"/>
        <w:rPr>
          <w:rFonts w:eastAsiaTheme="minorEastAsia"/>
          <w:lang w:eastAsia="zh-CN"/>
        </w:rPr>
      </w:pPr>
    </w:p>
    <w:p w14:paraId="35DAA0B8" w14:textId="77777777" w:rsidR="00046DC6" w:rsidRDefault="00046DC6" w:rsidP="00C276F1">
      <w:pPr>
        <w:spacing w:line="262" w:lineRule="auto"/>
        <w:jc w:val="both"/>
        <w:rPr>
          <w:rFonts w:eastAsiaTheme="minorEastAsia"/>
          <w:lang w:eastAsia="zh-CN"/>
        </w:rPr>
      </w:pPr>
    </w:p>
    <w:p w14:paraId="0A639EB7" w14:textId="77777777" w:rsidR="00046DC6" w:rsidRDefault="00046DC6" w:rsidP="00C276F1">
      <w:pPr>
        <w:spacing w:line="262" w:lineRule="auto"/>
        <w:jc w:val="both"/>
        <w:rPr>
          <w:rFonts w:eastAsiaTheme="minorEastAsia"/>
          <w:lang w:eastAsia="zh-CN"/>
        </w:rPr>
      </w:pPr>
    </w:p>
    <w:p w14:paraId="02A66068" w14:textId="77777777" w:rsidR="00046DC6" w:rsidRDefault="00046DC6" w:rsidP="00C276F1">
      <w:pPr>
        <w:spacing w:line="262" w:lineRule="auto"/>
        <w:jc w:val="both"/>
        <w:rPr>
          <w:rFonts w:eastAsiaTheme="minorEastAsia"/>
          <w:lang w:eastAsia="zh-CN"/>
        </w:rPr>
      </w:pPr>
    </w:p>
    <w:p w14:paraId="2E41F6D8" w14:textId="77777777" w:rsidR="00046DC6" w:rsidRDefault="00046DC6" w:rsidP="00C276F1">
      <w:pPr>
        <w:spacing w:line="262" w:lineRule="auto"/>
        <w:jc w:val="both"/>
        <w:rPr>
          <w:rFonts w:eastAsiaTheme="minorEastAsia"/>
          <w:lang w:eastAsia="zh-CN"/>
        </w:rPr>
      </w:pPr>
    </w:p>
    <w:p w14:paraId="25E7781B" w14:textId="77777777" w:rsidR="00E14E0F" w:rsidRDefault="00E14E0F" w:rsidP="00C276F1">
      <w:pPr>
        <w:spacing w:line="262" w:lineRule="auto"/>
        <w:jc w:val="both"/>
        <w:rPr>
          <w:rFonts w:eastAsiaTheme="minorEastAsia"/>
          <w:lang w:eastAsia="zh-CN"/>
        </w:rPr>
      </w:pPr>
    </w:p>
    <w:p w14:paraId="1F37AB04" w14:textId="77777777" w:rsidR="00E14E0F" w:rsidRDefault="00E14E0F" w:rsidP="00C276F1">
      <w:pPr>
        <w:spacing w:line="262" w:lineRule="auto"/>
        <w:jc w:val="both"/>
        <w:rPr>
          <w:rFonts w:eastAsiaTheme="minorEastAsia"/>
          <w:lang w:eastAsia="zh-CN"/>
        </w:rPr>
      </w:pPr>
    </w:p>
    <w:p w14:paraId="1B0786B4" w14:textId="77777777" w:rsidR="00E14E0F" w:rsidRDefault="00E14E0F" w:rsidP="00C276F1">
      <w:pPr>
        <w:spacing w:line="262" w:lineRule="auto"/>
        <w:jc w:val="both"/>
        <w:rPr>
          <w:rFonts w:eastAsiaTheme="minorEastAsia"/>
          <w:lang w:eastAsia="zh-CN"/>
        </w:rPr>
      </w:pPr>
    </w:p>
    <w:p w14:paraId="1D0CC74A" w14:textId="77777777" w:rsidR="00E14E0F" w:rsidRDefault="00E14E0F" w:rsidP="00C276F1">
      <w:pPr>
        <w:spacing w:line="262" w:lineRule="auto"/>
        <w:jc w:val="both"/>
        <w:rPr>
          <w:rFonts w:eastAsiaTheme="minorEastAsia"/>
          <w:lang w:eastAsia="zh-CN"/>
        </w:rPr>
      </w:pPr>
    </w:p>
    <w:p w14:paraId="326BF38F" w14:textId="77777777" w:rsidR="00E14E0F" w:rsidRDefault="00E14E0F" w:rsidP="00C276F1">
      <w:pPr>
        <w:spacing w:line="262" w:lineRule="auto"/>
        <w:jc w:val="both"/>
        <w:rPr>
          <w:rFonts w:eastAsiaTheme="minorEastAsia" w:hint="eastAsia"/>
          <w:lang w:eastAsia="zh-CN"/>
        </w:rPr>
      </w:pPr>
    </w:p>
    <w:p w14:paraId="3F46C5FC" w14:textId="77777777" w:rsidR="00046DC6" w:rsidRPr="00046DC6" w:rsidRDefault="00046DC6" w:rsidP="00C276F1">
      <w:pPr>
        <w:spacing w:line="262" w:lineRule="auto"/>
        <w:jc w:val="both"/>
        <w:rPr>
          <w:rFonts w:eastAsiaTheme="minorEastAsia"/>
          <w:lang w:eastAsia="zh-CN"/>
        </w:rPr>
      </w:pPr>
    </w:p>
    <w:p w14:paraId="33D06F03" w14:textId="671D5C65"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77777777" w:rsidR="0076352E" w:rsidRDefault="00821371" w:rsidP="009A462D">
      <w:pPr>
        <w:spacing w:before="81" w:line="244" w:lineRule="auto"/>
        <w:ind w:left="503" w:right="2292" w:hanging="297"/>
        <w:jc w:val="both"/>
        <w:rPr>
          <w:sz w:val="17"/>
        </w:rPr>
      </w:pPr>
      <w:r>
        <w:rPr>
          <w:rFonts w:ascii="Wingdings" w:hAnsi="Wingdings"/>
          <w:sz w:val="17"/>
        </w:rPr>
        <w:sym w:font="Wingdings" w:char="F02A"/>
      </w:r>
      <w:r>
        <w:rPr>
          <w:spacing w:val="40"/>
          <w:sz w:val="17"/>
        </w:rPr>
        <w:t xml:space="preserve"> </w:t>
      </w:r>
      <w:proofErr w:type="spellStart"/>
      <w:r>
        <w:rPr>
          <w:sz w:val="17"/>
        </w:rPr>
        <w:t>Donghui</w:t>
      </w:r>
      <w:proofErr w:type="spellEnd"/>
      <w:r>
        <w:rPr>
          <w:sz w:val="17"/>
        </w:rPr>
        <w:t xml:space="preserve"> Guo </w:t>
      </w:r>
      <w:hyperlink r:id="rId12" w:history="1">
        <w:r w:rsidR="0076352E">
          <w:rPr>
            <w:spacing w:val="-2"/>
            <w:sz w:val="17"/>
          </w:rPr>
          <w:t>dhguo@xmu.edu.cn</w:t>
        </w:r>
      </w:hyperlink>
    </w:p>
    <w:p w14:paraId="48CAABF0" w14:textId="77777777" w:rsidR="0076352E" w:rsidRDefault="0076352E" w:rsidP="009A462D">
      <w:pPr>
        <w:pStyle w:val="a3"/>
        <w:spacing w:before="7"/>
        <w:jc w:val="both"/>
        <w:rPr>
          <w:sz w:val="17"/>
        </w:rPr>
      </w:pPr>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lastRenderedPageBreak/>
        <w:t>A</w:t>
      </w:r>
      <w:r w:rsidRPr="00FE21FE">
        <w:rPr>
          <w:spacing w:val="-2"/>
          <w:w w:val="110"/>
        </w:rPr>
        <w:t>lgorithm statement</w:t>
      </w:r>
      <w:bookmarkStart w:id="5" w:name="OLE_LINK1"/>
    </w:p>
    <w:p w14:paraId="354B997D" w14:textId="2F7C702C" w:rsidR="00FD1CF2" w:rsidRPr="00413C45" w:rsidRDefault="00C709A8" w:rsidP="00FE21FE">
      <w:pPr>
        <w:pStyle w:val="11"/>
        <w:tabs>
          <w:tab w:val="left" w:pos="474"/>
        </w:tabs>
        <w:spacing w:before="109"/>
        <w:ind w:left="0" w:firstLine="0"/>
        <w:rPr>
          <w:color w:val="EE0000"/>
          <w:spacing w:val="-2"/>
          <w:w w:val="110"/>
        </w:rPr>
      </w:pPr>
      <w:r w:rsidRPr="00413C45">
        <w:rPr>
          <w:rFonts w:ascii="宋体" w:eastAsia="宋体" w:hAnsi="宋体" w:cs="宋体" w:hint="eastAsia"/>
          <w:color w:val="EE0000"/>
          <w:spacing w:val="-2"/>
          <w:w w:val="110"/>
        </w:rPr>
        <w:t>（简单叙述）问题提出</w:t>
      </w:r>
    </w:p>
    <w:bookmarkEnd w:id="5"/>
    <w:p w14:paraId="1AACEC46" w14:textId="69B23A5D" w:rsidR="00046DC6" w:rsidRPr="009871F7" w:rsidRDefault="00831FD2" w:rsidP="00046DC6">
      <w:pPr>
        <w:spacing w:line="300" w:lineRule="auto"/>
        <w:ind w:firstLineChars="200" w:firstLine="440"/>
        <w:jc w:val="both"/>
        <w:rPr>
          <w:rFonts w:eastAsiaTheme="minorEastAsia"/>
          <w:lang w:eastAsia="zh-CN"/>
        </w:rPr>
      </w:pPr>
      <w:r w:rsidRPr="00831FD2">
        <w:rPr>
          <w:rFonts w:eastAsiaTheme="minorEastAsia"/>
          <w:lang w:eastAsia="zh-CN"/>
        </w:rPr>
        <w:t>通常，</w:t>
      </w:r>
      <w:r w:rsidR="00046DC6" w:rsidRPr="00046DC6">
        <w:rPr>
          <w:rFonts w:eastAsiaTheme="minorEastAsia"/>
          <w:lang w:eastAsia="zh-CN"/>
        </w:rPr>
        <w:t>路径规划问题通常可分为静态环境下的路径规划与动态环境下的路径规划。静态路径规划是在已知环境模型中，生成一条从起点到目标点的无碰撞连续路径；动态路径规划则在初始路径的基础上，结合传感器感知与在线决策机制，实时规避环境中的动态障碍物。需要指出的是，动态路径规划通常以静态全局路径为基础，因此静态路径规划在路径规划研究中具有基础性作用。鉴于此，本文聚焦于静态环境下的路径规划</w:t>
      </w:r>
      <w:r w:rsidR="00046DC6" w:rsidRPr="009871F7">
        <w:rPr>
          <w:rFonts w:eastAsiaTheme="minorEastAsia"/>
          <w:lang w:eastAsia="zh-CN"/>
        </w:rPr>
        <w:t>问题，除非特别说明，下文所述路径规划均指静态路径规划。</w:t>
      </w:r>
    </w:p>
    <w:p w14:paraId="0FD180D0" w14:textId="77777777" w:rsidR="00413C45" w:rsidRDefault="00413C45" w:rsidP="001B4D3B">
      <w:pPr>
        <w:spacing w:line="300" w:lineRule="auto"/>
        <w:ind w:firstLine="486"/>
        <w:jc w:val="both"/>
        <w:rPr>
          <w:rFonts w:eastAsiaTheme="minorEastAsia"/>
          <w:lang w:eastAsia="zh-CN"/>
        </w:rPr>
      </w:pPr>
      <w:bookmarkStart w:id="6" w:name="OLE_LINK2"/>
      <w:r w:rsidRPr="00413C45">
        <w:rPr>
          <w:rFonts w:eastAsiaTheme="minorEastAsia"/>
          <w:lang w:eastAsia="zh-CN"/>
        </w:rPr>
        <w:t>在静态路径规划领域，基于随机采样的</w:t>
      </w:r>
      <w:r w:rsidRPr="00413C45">
        <w:rPr>
          <w:rFonts w:eastAsiaTheme="minorEastAsia"/>
          <w:lang w:eastAsia="zh-CN"/>
        </w:rPr>
        <w:t xml:space="preserve"> RRT </w:t>
      </w:r>
      <w:r w:rsidRPr="00413C45">
        <w:rPr>
          <w:rFonts w:eastAsiaTheme="minorEastAsia"/>
          <w:lang w:eastAsia="zh-CN"/>
        </w:rPr>
        <w:t>及其改进算法因其对高维空间的良好适应性而被广泛应用。现有改进型</w:t>
      </w:r>
      <w:r w:rsidRPr="00413C45">
        <w:rPr>
          <w:rFonts w:eastAsiaTheme="minorEastAsia"/>
          <w:lang w:eastAsia="zh-CN"/>
        </w:rPr>
        <w:t xml:space="preserve"> RRT </w:t>
      </w:r>
      <w:r w:rsidRPr="00413C45">
        <w:rPr>
          <w:rFonts w:eastAsiaTheme="minorEastAsia"/>
          <w:lang w:eastAsia="zh-CN"/>
        </w:rPr>
        <w:t>算法主要从扩展策略设计、多启发式信息融合或局部避障机制等角度对传统</w:t>
      </w:r>
      <w:r w:rsidRPr="00413C45">
        <w:rPr>
          <w:rFonts w:eastAsiaTheme="minorEastAsia"/>
          <w:lang w:eastAsia="zh-CN"/>
        </w:rPr>
        <w:t xml:space="preserve"> RRT </w:t>
      </w:r>
      <w:r w:rsidRPr="00413C45">
        <w:rPr>
          <w:rFonts w:eastAsiaTheme="minorEastAsia"/>
          <w:lang w:eastAsia="zh-CN"/>
        </w:rPr>
        <w:t>进行优化，其核心思想是在保持随机采样框架不变的前提下，引导搜索过程更快地接近可行解或改善局部路径结构。这类方法在一定程度上提升了搜索效率，但其采样过程本质上仍然缺乏对采样空间的显式约束。</w:t>
      </w:r>
    </w:p>
    <w:p w14:paraId="1EA79AEE" w14:textId="24738EC8" w:rsidR="00413C45" w:rsidRDefault="00413C45" w:rsidP="001B4D3B">
      <w:pPr>
        <w:spacing w:line="300" w:lineRule="auto"/>
        <w:ind w:firstLine="486"/>
        <w:jc w:val="both"/>
        <w:rPr>
          <w:rFonts w:eastAsiaTheme="minorEastAsia"/>
          <w:lang w:eastAsia="zh-CN"/>
        </w:rPr>
      </w:pPr>
      <w:r w:rsidRPr="00413C45">
        <w:rPr>
          <w:rFonts w:eastAsiaTheme="minorEastAsia"/>
          <w:lang w:eastAsia="zh-CN"/>
        </w:rPr>
        <w:t>上述特征促使后续研究逐渐关注如何在保持</w:t>
      </w:r>
      <w:r w:rsidRPr="00413C45">
        <w:rPr>
          <w:rFonts w:eastAsiaTheme="minorEastAsia"/>
          <w:lang w:eastAsia="zh-CN"/>
        </w:rPr>
        <w:t xml:space="preserve"> RRT </w:t>
      </w:r>
      <w:r w:rsidRPr="00413C45">
        <w:rPr>
          <w:rFonts w:eastAsiaTheme="minorEastAsia"/>
          <w:lang w:eastAsia="zh-CN"/>
        </w:rPr>
        <w:t>快速探索能力的同时，引入路径质量优化机制，以兼顾</w:t>
      </w:r>
      <w:r w:rsidRPr="00413C45">
        <w:rPr>
          <w:rFonts w:eastAsiaTheme="minorEastAsia"/>
          <w:lang w:eastAsia="zh-CN"/>
        </w:rPr>
        <w:t>“</w:t>
      </w:r>
      <w:r w:rsidRPr="00413C45">
        <w:rPr>
          <w:rFonts w:eastAsiaTheme="minorEastAsia"/>
          <w:lang w:eastAsia="zh-CN"/>
        </w:rPr>
        <w:t>快速可行解生成</w:t>
      </w:r>
      <w:r w:rsidRPr="00413C45">
        <w:rPr>
          <w:rFonts w:eastAsiaTheme="minorEastAsia"/>
          <w:lang w:eastAsia="zh-CN"/>
        </w:rPr>
        <w:t>”</w:t>
      </w:r>
      <w:r w:rsidRPr="00413C45">
        <w:rPr>
          <w:rFonts w:eastAsiaTheme="minorEastAsia"/>
          <w:lang w:eastAsia="zh-CN"/>
        </w:rPr>
        <w:t>与</w:t>
      </w:r>
      <w:r w:rsidRPr="00413C45">
        <w:rPr>
          <w:rFonts w:eastAsiaTheme="minorEastAsia"/>
          <w:lang w:eastAsia="zh-CN"/>
        </w:rPr>
        <w:t>“</w:t>
      </w:r>
      <w:r w:rsidRPr="00413C45">
        <w:rPr>
          <w:rFonts w:eastAsiaTheme="minorEastAsia"/>
          <w:lang w:eastAsia="zh-CN"/>
        </w:rPr>
        <w:t>渐近最优性</w:t>
      </w:r>
      <w:r w:rsidRPr="00413C45">
        <w:rPr>
          <w:rFonts w:eastAsiaTheme="minorEastAsia"/>
          <w:lang w:eastAsia="zh-CN"/>
        </w:rPr>
        <w:t>”</w:t>
      </w:r>
      <w:r w:rsidRPr="00413C45">
        <w:rPr>
          <w:rFonts w:eastAsiaTheme="minorEastAsia"/>
          <w:lang w:eastAsia="zh-CN"/>
        </w:rPr>
        <w:t>这两类目标。</w:t>
      </w:r>
    </w:p>
    <w:p w14:paraId="5BB2931C" w14:textId="51E3B71F" w:rsidR="00413C45" w:rsidRDefault="00413C45" w:rsidP="001B4D3B">
      <w:pPr>
        <w:spacing w:line="300" w:lineRule="auto"/>
        <w:ind w:firstLine="486"/>
        <w:jc w:val="both"/>
        <w:rPr>
          <w:rFonts w:eastAsiaTheme="minorEastAsia" w:hint="eastAsia"/>
          <w:lang w:eastAsia="zh-CN"/>
        </w:rPr>
      </w:pPr>
      <w:r w:rsidRPr="00413C45">
        <w:rPr>
          <w:rFonts w:eastAsiaTheme="minorEastAsia"/>
          <w:lang w:eastAsia="zh-CN"/>
        </w:rPr>
        <w:t>基于这一思路，本文提出一种自适应双向约束采样</w:t>
      </w:r>
      <w:r w:rsidRPr="00413C45">
        <w:rPr>
          <w:rFonts w:eastAsiaTheme="minorEastAsia"/>
          <w:lang w:eastAsia="zh-CN"/>
        </w:rPr>
        <w:t>SC-RRT</w:t>
      </w:r>
      <w:r w:rsidRPr="00413C45">
        <w:rPr>
          <w:rFonts w:eastAsiaTheme="minorEastAsia"/>
          <w:lang w:eastAsia="zh-CN"/>
        </w:rPr>
        <w:t>算法。不同于依赖扩展阶段启发式切换的改进方法，</w:t>
      </w:r>
      <w:r w:rsidRPr="00413C45">
        <w:rPr>
          <w:rFonts w:eastAsiaTheme="minorEastAsia"/>
          <w:lang w:eastAsia="zh-CN"/>
        </w:rPr>
        <w:t xml:space="preserve">SC-RRT </w:t>
      </w:r>
      <w:r w:rsidRPr="00413C45">
        <w:rPr>
          <w:rFonts w:eastAsiaTheme="minorEastAsia"/>
          <w:lang w:eastAsia="zh-CN"/>
        </w:rPr>
        <w:t>从采样空间重构的角度重新组织双向</w:t>
      </w:r>
      <w:r w:rsidRPr="00413C45">
        <w:rPr>
          <w:rFonts w:eastAsiaTheme="minorEastAsia"/>
          <w:lang w:eastAsia="zh-CN"/>
        </w:rPr>
        <w:t xml:space="preserve"> RRT </w:t>
      </w:r>
      <w:r w:rsidRPr="00413C45">
        <w:rPr>
          <w:rFonts w:eastAsiaTheme="minorEastAsia"/>
          <w:lang w:eastAsia="zh-CN"/>
        </w:rPr>
        <w:t>的搜索过程，通过构建与当前路径代价相关的几何采样子空间，对采样分布进行自适应约束，从而在搜索不同阶段实现探索与利用之间的动态平衡。在双向搜索框架下，通过引入中介引导点，将整体路径规划过程划分为若干阶段性子问题，并针对不同阶段动态生成对应的采样约束区域，使搜索过程在空间层面具备明确的引导方向与优化侧重。</w:t>
      </w:r>
    </w:p>
    <w:p w14:paraId="0B8FD97A" w14:textId="7B5ED87F" w:rsidR="001B4D3B" w:rsidRPr="00E97F44" w:rsidRDefault="001B4D3B" w:rsidP="00E97F44">
      <w:pPr>
        <w:pStyle w:val="11"/>
        <w:numPr>
          <w:ilvl w:val="1"/>
          <w:numId w:val="5"/>
        </w:numPr>
        <w:tabs>
          <w:tab w:val="left" w:pos="474"/>
        </w:tabs>
        <w:spacing w:before="109"/>
        <w:rPr>
          <w:rFonts w:ascii="Times New Roman" w:hAnsi="Times New Roman" w:cs="Times New Roman"/>
          <w:spacing w:val="-2"/>
          <w:w w:val="110"/>
        </w:rPr>
      </w:pPr>
      <w:proofErr w:type="spellStart"/>
      <w:r w:rsidRPr="00E97F44">
        <w:rPr>
          <w:rFonts w:ascii="宋体" w:eastAsia="宋体" w:hAnsi="宋体" w:cs="宋体" w:hint="eastAsia"/>
          <w:spacing w:val="-2"/>
          <w:w w:val="110"/>
        </w:rPr>
        <w:t>算法设计思路</w:t>
      </w:r>
      <w:proofErr w:type="spellEnd"/>
    </w:p>
    <w:p w14:paraId="5AA8A4F8" w14:textId="233C1341" w:rsidR="003C64F5" w:rsidRDefault="00647675" w:rsidP="003C64F5">
      <w:pPr>
        <w:spacing w:line="300" w:lineRule="auto"/>
        <w:ind w:firstLine="486"/>
        <w:jc w:val="both"/>
        <w:rPr>
          <w:rFonts w:eastAsiaTheme="minorEastAsia"/>
          <w:lang w:eastAsia="zh-CN"/>
        </w:rPr>
      </w:pPr>
      <w:r w:rsidRPr="00647675">
        <w:rPr>
          <w:rFonts w:eastAsiaTheme="minorEastAsia"/>
          <w:lang w:eastAsia="zh-CN"/>
        </w:rPr>
        <w:t>基于上述分析，知情采样的</w:t>
      </w:r>
      <w:r w:rsidRPr="00647675">
        <w:rPr>
          <w:rFonts w:eastAsiaTheme="minorEastAsia"/>
          <w:lang w:eastAsia="zh-CN"/>
        </w:rPr>
        <w:t xml:space="preserve"> </w:t>
      </w:r>
      <w:r w:rsidR="005618E7">
        <w:rPr>
          <w:rFonts w:eastAsiaTheme="minorEastAsia" w:hint="eastAsia"/>
          <w:lang w:eastAsia="zh-CN"/>
        </w:rPr>
        <w:t>Informed-</w:t>
      </w:r>
      <w:r w:rsidRPr="00647675">
        <w:rPr>
          <w:rFonts w:eastAsiaTheme="minorEastAsia"/>
          <w:lang w:eastAsia="zh-CN"/>
        </w:rPr>
        <w:t xml:space="preserve">RRT </w:t>
      </w:r>
      <w:r w:rsidRPr="00647675">
        <w:rPr>
          <w:rFonts w:eastAsiaTheme="minorEastAsia"/>
          <w:lang w:eastAsia="zh-CN"/>
        </w:rPr>
        <w:t>改进方法在搜索效率、采样分布质量与环境适应性方面仍存在提升空间。</w:t>
      </w:r>
      <w:r w:rsidR="00F73764" w:rsidRPr="00F73764">
        <w:rPr>
          <w:rFonts w:eastAsiaTheme="minorEastAsia"/>
          <w:lang w:eastAsia="zh-CN"/>
        </w:rPr>
        <w:t>针对这些问题</w:t>
      </w:r>
      <w:r w:rsidR="00CC3DCA" w:rsidRPr="00CC3DCA">
        <w:rPr>
          <w:rFonts w:eastAsiaTheme="minorEastAsia"/>
          <w:lang w:eastAsia="zh-CN"/>
        </w:rPr>
        <w:t>，</w:t>
      </w:r>
      <w:r w:rsidR="00E97F44">
        <w:rPr>
          <w:rFonts w:eastAsiaTheme="minorEastAsia" w:hint="eastAsia"/>
          <w:lang w:eastAsia="zh-CN"/>
        </w:rPr>
        <w:t>本文提出</w:t>
      </w:r>
      <w:r w:rsidR="00E97F44" w:rsidRPr="00E97F44">
        <w:rPr>
          <w:rFonts w:eastAsiaTheme="minorEastAsia"/>
          <w:color w:val="000000" w:themeColor="text1"/>
          <w:lang w:eastAsia="zh-CN"/>
        </w:rPr>
        <w:t>一种基于自适应双向超椭球体约束的采样策略，其整体思想如图</w:t>
      </w:r>
      <w:r w:rsidR="00E97F44" w:rsidRPr="00E97F44">
        <w:rPr>
          <w:rFonts w:eastAsiaTheme="minorEastAsia"/>
          <w:color w:val="000000" w:themeColor="text1"/>
          <w:lang w:eastAsia="zh-CN"/>
        </w:rPr>
        <w:t xml:space="preserve"> </w:t>
      </w:r>
      <w:r w:rsidR="00E97F44">
        <w:rPr>
          <w:rFonts w:eastAsiaTheme="minorEastAsia" w:hint="eastAsia"/>
          <w:color w:val="000000" w:themeColor="text1"/>
          <w:lang w:eastAsia="zh-CN"/>
        </w:rPr>
        <w:t xml:space="preserve">1 </w:t>
      </w:r>
      <w:r w:rsidR="00E97F44" w:rsidRPr="00E97F44">
        <w:rPr>
          <w:rFonts w:eastAsiaTheme="minorEastAsia"/>
          <w:color w:val="000000" w:themeColor="text1"/>
          <w:lang w:eastAsia="zh-CN"/>
        </w:rPr>
        <w:t>所示。该方法在传统知情采样框架的基础上，引入中介引导点与双向并行扩展机制，通过动态调节采样子集的空间范围，实现对采样过程的有效约束</w:t>
      </w:r>
      <w:r w:rsidR="00E97F44">
        <w:rPr>
          <w:rFonts w:eastAsiaTheme="minorEastAsia" w:hint="eastAsia"/>
          <w:color w:val="000000" w:themeColor="text1"/>
          <w:lang w:eastAsia="zh-CN"/>
        </w:rPr>
        <w:t>，</w:t>
      </w:r>
      <w:r w:rsidR="00F73764" w:rsidRPr="00F73764">
        <w:rPr>
          <w:rFonts w:eastAsiaTheme="minorEastAsia"/>
          <w:lang w:eastAsia="zh-CN"/>
        </w:rPr>
        <w:t>以同时提升收敛速度和路径质量</w:t>
      </w:r>
      <w:r w:rsidR="003711ED" w:rsidRPr="003711ED">
        <w:rPr>
          <w:rFonts w:eastAsiaTheme="minorEastAsia"/>
          <w:lang w:eastAsia="zh-CN"/>
        </w:rPr>
        <w:t>：</w:t>
      </w:r>
      <w:r w:rsidR="003C64F5">
        <w:rPr>
          <w:lang w:eastAsia="zh-CN"/>
        </w:rPr>
        <w:t xml:space="preserve"> </w:t>
      </w:r>
    </w:p>
    <w:p w14:paraId="580F43EE" w14:textId="1A77228E" w:rsidR="004F5E5B" w:rsidRPr="00F73764" w:rsidRDefault="00AF4685" w:rsidP="00E97F44">
      <w:pPr>
        <w:spacing w:line="300" w:lineRule="auto"/>
        <w:jc w:val="center"/>
        <w:rPr>
          <w:rFonts w:eastAsiaTheme="minorEastAsia"/>
          <w:highlight w:val="red"/>
          <w:lang w:eastAsia="zh-CN"/>
        </w:rPr>
      </w:pPr>
      <w:r w:rsidRPr="00AF4685">
        <w:rPr>
          <w:rFonts w:ascii="宋体" w:eastAsia="宋体" w:hAnsi="宋体" w:cs="宋体"/>
          <w:noProof/>
          <w:highlight w:val="red"/>
          <w:lang w:eastAsia="zh-CN"/>
        </w:rPr>
        <w:drawing>
          <wp:inline distT="0" distB="0" distL="0" distR="0" wp14:anchorId="3C0556FD" wp14:editId="17886228">
            <wp:extent cx="2441050" cy="1525177"/>
            <wp:effectExtent l="0" t="0" r="0" b="0"/>
            <wp:docPr id="461180658"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80658" name="图片 8" descr="图示&#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54970" cy="1533874"/>
                    </a:xfrm>
                    <a:prstGeom prst="rect">
                      <a:avLst/>
                    </a:prstGeom>
                    <a:noFill/>
                    <a:ln>
                      <a:noFill/>
                    </a:ln>
                  </pic:spPr>
                </pic:pic>
              </a:graphicData>
            </a:graphic>
          </wp:inline>
        </w:drawing>
      </w:r>
    </w:p>
    <w:p w14:paraId="36B7A0E1" w14:textId="52BB7277" w:rsidR="00E97F44" w:rsidRDefault="00E97F44" w:rsidP="00E97F44">
      <w:pPr>
        <w:spacing w:line="300" w:lineRule="auto"/>
        <w:ind w:firstLine="486"/>
        <w:jc w:val="center"/>
        <w:rPr>
          <w:rFonts w:eastAsiaTheme="minorEastAsia"/>
          <w:lang w:eastAsia="zh-CN"/>
        </w:rPr>
      </w:pPr>
      <w:r>
        <w:rPr>
          <w:rFonts w:eastAsiaTheme="minorEastAsia" w:hint="eastAsia"/>
          <w:lang w:eastAsia="zh-CN"/>
        </w:rPr>
        <w:t>图</w:t>
      </w:r>
      <w:r>
        <w:rPr>
          <w:rFonts w:eastAsiaTheme="minorEastAsia" w:hint="eastAsia"/>
          <w:lang w:eastAsia="zh-CN"/>
        </w:rPr>
        <w:t xml:space="preserve">1 </w:t>
      </w:r>
      <w:r>
        <w:rPr>
          <w:rFonts w:eastAsiaTheme="minorEastAsia" w:hint="eastAsia"/>
          <w:lang w:eastAsia="zh-CN"/>
        </w:rPr>
        <w:t>自适应双向超椭球体约束采样策略示意图</w:t>
      </w:r>
    </w:p>
    <w:p w14:paraId="2729813C" w14:textId="5143F26A" w:rsidR="00E97F44" w:rsidRDefault="00E97F44" w:rsidP="00E97F44">
      <w:pPr>
        <w:spacing w:line="300" w:lineRule="auto"/>
        <w:rPr>
          <w:rFonts w:eastAsiaTheme="minorEastAsia"/>
          <w:color w:val="000000" w:themeColor="text1"/>
          <w:lang w:eastAsia="zh-CN"/>
        </w:rPr>
      </w:pPr>
      <w:r w:rsidRPr="00E97F44">
        <w:rPr>
          <w:color w:val="000000" w:themeColor="text1"/>
          <w:lang w:eastAsia="zh-CN"/>
        </w:rPr>
        <w:t xml:space="preserve"> </w:t>
      </w:r>
      <w:r w:rsidRPr="00E97F44">
        <w:rPr>
          <w:rFonts w:eastAsiaTheme="minorEastAsia"/>
          <w:color w:val="000000" w:themeColor="text1"/>
          <w:highlight w:val="red"/>
          <w:lang w:eastAsia="zh-CN"/>
        </w:rPr>
        <w:t xml:space="preserve">PID </w:t>
      </w:r>
      <w:r w:rsidRPr="00E97F44">
        <w:rPr>
          <w:rFonts w:eastAsiaTheme="minorEastAsia"/>
          <w:color w:val="000000" w:themeColor="text1"/>
          <w:highlight w:val="red"/>
          <w:lang w:eastAsia="zh-CN"/>
        </w:rPr>
        <w:t>的</w:t>
      </w:r>
      <w:r w:rsidRPr="00E97F44">
        <w:rPr>
          <w:rFonts w:eastAsiaTheme="minorEastAsia"/>
          <w:color w:val="000000" w:themeColor="text1"/>
          <w:highlight w:val="red"/>
          <w:lang w:eastAsia="zh-CN"/>
        </w:rPr>
        <w:t>“</w:t>
      </w:r>
      <w:r w:rsidRPr="00E97F44">
        <w:rPr>
          <w:rFonts w:eastAsiaTheme="minorEastAsia"/>
          <w:color w:val="000000" w:themeColor="text1"/>
          <w:highlight w:val="red"/>
          <w:lang w:eastAsia="zh-CN"/>
        </w:rPr>
        <w:t>控制误差量</w:t>
      </w:r>
      <w:r w:rsidRPr="00E97F44">
        <w:rPr>
          <w:rFonts w:eastAsiaTheme="minorEastAsia"/>
          <w:color w:val="000000" w:themeColor="text1"/>
          <w:highlight w:val="red"/>
          <w:lang w:eastAsia="zh-CN"/>
        </w:rPr>
        <w:t>”</w:t>
      </w:r>
      <w:r w:rsidRPr="00E97F44">
        <w:rPr>
          <w:rFonts w:eastAsiaTheme="minorEastAsia"/>
          <w:color w:val="000000" w:themeColor="text1"/>
          <w:highlight w:val="red"/>
          <w:lang w:eastAsia="zh-CN"/>
        </w:rPr>
        <w:t>至少要在文字中给出物理或几何意义解释</w:t>
      </w:r>
    </w:p>
    <w:p w14:paraId="19C2A4C0" w14:textId="6F938EC6"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m:t>
            </m:r>
          </m:sub>
        </m:sSub>
      </m:oMath>
      <w:r w:rsidRPr="00E97F44">
        <w:rPr>
          <w:rFonts w:eastAsiaTheme="minorEastAsia"/>
          <w:color w:val="000000" w:themeColor="text1"/>
          <w:lang w:eastAsia="zh-CN"/>
        </w:rPr>
        <w:t>以及通过策略生成的中介点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，构造两个分别对应于</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的超椭球体知情子集。与传统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w:t>
      </w:r>
      <w:proofErr w:type="gramStart"/>
      <w:r w:rsidRPr="00E97F44">
        <w:rPr>
          <w:rFonts w:eastAsiaTheme="minorEastAsia"/>
          <w:color w:val="000000" w:themeColor="text1"/>
          <w:lang w:eastAsia="zh-CN"/>
        </w:rPr>
        <w:t>体并非</w:t>
      </w:r>
      <w:proofErr w:type="gramEnd"/>
      <w:r w:rsidRPr="00E97F44">
        <w:rPr>
          <w:rFonts w:eastAsiaTheme="minorEastAsia"/>
          <w:color w:val="000000" w:themeColor="text1"/>
          <w:lang w:eastAsia="zh-CN"/>
        </w:rPr>
        <w:t>固定形状，其几何参数由</w:t>
      </w:r>
      <w:r w:rsidRPr="00E97F44">
        <w:rPr>
          <w:rFonts w:eastAsiaTheme="minorEastAsia"/>
          <w:color w:val="000000" w:themeColor="text1"/>
          <w:lang w:eastAsia="zh-CN"/>
        </w:rPr>
        <w:t xml:space="preserve"> PID </w:t>
      </w:r>
      <w:r w:rsidRPr="00E97F44">
        <w:rPr>
          <w:rFonts w:eastAsiaTheme="minorEastAsia"/>
          <w:color w:val="000000" w:themeColor="text1"/>
          <w:lang w:eastAsia="zh-CN"/>
        </w:rPr>
        <w:t>控制器在线调节，可根据搜索过程中的路径代价变化与扩展状态自适应地进行伸缩，从而在保证潜在最优路径覆盖性的同时，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p>
    <w:p w14:paraId="5B372BB8" w14:textId="37BB0A6E"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在采样与扩展阶段，分别从起点与终点同时生成两棵随机树，并在各自对应的超椭球体约束下向中介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w:t>
      </w:r>
      <w:r w:rsidRPr="00E97F44">
        <w:rPr>
          <w:rFonts w:eastAsiaTheme="minorEastAsia"/>
          <w:color w:val="000000" w:themeColor="text1"/>
          <w:lang w:eastAsia="zh-CN"/>
        </w:rPr>
        <w:lastRenderedPageBreak/>
        <w:t>索震荡现象。当两棵树在中介区域内满足连接条件时，即可完成路径的快速构建。</w:t>
      </w:r>
    </w:p>
    <w:p w14:paraId="4B5FD070" w14:textId="43227D5D" w:rsidR="004F5E5B" w:rsidRPr="00AF4685" w:rsidRDefault="00E97F44" w:rsidP="00D66F69">
      <w:pPr>
        <w:spacing w:line="300" w:lineRule="auto"/>
        <w:ind w:firstLine="486"/>
        <w:rPr>
          <w:rFonts w:eastAsiaTheme="minorEastAsia"/>
          <w:highlight w:val="red"/>
          <w:lang w:eastAsia="zh-CN"/>
        </w:rPr>
      </w:pPr>
      <w:r w:rsidRPr="00E97F44">
        <w:rPr>
          <w:rFonts w:eastAsiaTheme="minorEastAsia"/>
          <w:color w:val="000000" w:themeColor="text1"/>
          <w:lang w:eastAsia="zh-CN"/>
        </w:rPr>
        <w:t>该双向超椭球体约束采样机制通过将采样空间限制在动态更新的知情子集中，显著降低了冗余采样与无效扩展的比例，同时兼顾搜索初期的探索能力与后期的收敛效率，为复杂环境下的快速路径规划提供了一种有效的解决思路。</w:t>
      </w:r>
    </w:p>
    <w:p w14:paraId="450CC2EB" w14:textId="29C80817" w:rsidR="003C64F5" w:rsidRPr="00E97F44" w:rsidRDefault="003C64F5" w:rsidP="00E97F44">
      <w:pPr>
        <w:pStyle w:val="11"/>
        <w:numPr>
          <w:ilvl w:val="1"/>
          <w:numId w:val="5"/>
        </w:numPr>
        <w:tabs>
          <w:tab w:val="left" w:pos="474"/>
        </w:tabs>
        <w:spacing w:before="109"/>
        <w:rPr>
          <w:rFonts w:ascii="Times New Roman" w:hAnsi="Times New Roman" w:cs="Times New Roman"/>
          <w:spacing w:val="-2"/>
          <w:w w:val="110"/>
        </w:rPr>
      </w:pPr>
      <w:r w:rsidRPr="00E97F44">
        <w:rPr>
          <w:rFonts w:ascii="Times New Roman" w:hAnsi="Times New Roman" w:cs="Times New Roman"/>
          <w:spacing w:val="-2"/>
          <w:w w:val="110"/>
        </w:rPr>
        <w:t>Notation</w:t>
      </w:r>
    </w:p>
    <w:p w14:paraId="7F2FFF0A" w14:textId="19471E3A" w:rsidR="00EB108E" w:rsidRPr="00EB108E" w:rsidRDefault="00EB108E" w:rsidP="00EB108E">
      <w:pPr>
        <w:spacing w:line="300" w:lineRule="auto"/>
        <w:ind w:firstLine="233"/>
        <w:jc w:val="both"/>
        <w:rPr>
          <w:lang w:eastAsia="zh-CN"/>
        </w:rPr>
      </w:pPr>
      <w:r w:rsidRPr="00345D87">
        <w:rPr>
          <w:rFonts w:eastAsiaTheme="minorEastAsia"/>
          <w:lang w:eastAsia="zh-CN"/>
        </w:rPr>
        <w:t>为构建路径规划问题的数学模型</w:t>
      </w:r>
      <w:r>
        <w:rPr>
          <w:rFonts w:eastAsiaTheme="minorEastAsia" w:hint="eastAsia"/>
          <w:lang w:eastAsia="zh-CN"/>
        </w:rPr>
        <w:t>,</w:t>
      </w:r>
      <w:r w:rsidRPr="00345D87">
        <w:rPr>
          <w:rFonts w:eastAsiaTheme="minorEastAsia"/>
          <w:lang w:eastAsia="zh-CN"/>
        </w:rPr>
        <w:t>本文定义以下两个核心空间：</w:t>
      </w:r>
      <w:r>
        <w:rPr>
          <w:rFonts w:eastAsiaTheme="minorEastAsia" w:hint="eastAsia"/>
          <w:lang w:eastAsia="zh-CN"/>
        </w:rPr>
        <w:t>工作空间</w:t>
      </w:r>
      <m:oMath>
        <m:r>
          <m:rPr>
            <m:sty m:val="p"/>
          </m:rPr>
          <w:rPr>
            <w:rFonts w:ascii="Cambria Math" w:eastAsiaTheme="minorEastAsia" w:hAnsi="Cambria Math"/>
            <w:lang w:eastAsia="zh-CN"/>
          </w:rPr>
          <m:t>W</m:t>
        </m:r>
      </m:oMath>
      <w:r w:rsidRPr="00345D87">
        <w:rPr>
          <w:rFonts w:eastAsiaTheme="minorEastAsia"/>
          <w:lang w:eastAsia="zh-CN"/>
        </w:rPr>
        <w:t> </w:t>
      </w:r>
      <w:r>
        <w:rPr>
          <w:rFonts w:eastAsiaTheme="minorEastAsia" w:hint="eastAsia"/>
          <w:lang w:eastAsia="zh-CN"/>
        </w:rPr>
        <w:t xml:space="preserve"> </w:t>
      </w:r>
      <w:r w:rsidRPr="00736C29">
        <w:rPr>
          <w:rFonts w:ascii="Cambria Math" w:eastAsiaTheme="minorEastAsia" w:hAnsi="Cambria Math" w:cs="Cambria Math"/>
          <w:lang w:eastAsia="zh-CN"/>
        </w:rPr>
        <w:t>⊆</w:t>
      </w:r>
      <w:r>
        <w:rPr>
          <w:rFonts w:ascii="Cambria Math" w:eastAsiaTheme="minorEastAsia" w:hAnsi="Cambria Math" w:cs="Cambria Math" w:hint="eastAsia"/>
          <w:lang w:eastAsia="zh-CN"/>
        </w:rPr>
        <w:t xml:space="preserve"> </w:t>
      </w:r>
      <w:r w:rsidRPr="00736C29">
        <w:rPr>
          <w:rFonts w:eastAsiaTheme="minorEastAsia"/>
          <w:lang w:eastAsia="zh-CN"/>
        </w:rPr>
        <w:t>R</w:t>
      </w:r>
      <w:r w:rsidRPr="00736C29">
        <w:rPr>
          <w:rFonts w:eastAsiaTheme="minorEastAsia"/>
          <w:vertAlign w:val="superscript"/>
          <w:lang w:eastAsia="zh-CN"/>
        </w:rPr>
        <w:t>m</w:t>
      </w:r>
      <w:r w:rsidRPr="00736C29">
        <w:rPr>
          <w:rFonts w:eastAsiaTheme="minorEastAsia"/>
          <w:lang w:eastAsia="zh-CN"/>
        </w:rPr>
        <w:t>与构型空间</w:t>
      </w:r>
      <w:r w:rsidRPr="00345D87">
        <w:rPr>
          <w:rFonts w:eastAsiaTheme="minorEastAsia"/>
          <w:lang w:eastAsia="zh-CN"/>
        </w:rPr>
        <w:t> </w:t>
      </w:r>
      <m:oMath>
        <m:r>
          <m:rPr>
            <m:sty m:val="p"/>
          </m:rPr>
          <w:rPr>
            <w:rFonts w:ascii="Cambria Math" w:eastAsiaTheme="minorEastAsia" w:hAnsi="Cambria Math"/>
            <w:lang w:eastAsia="zh-CN"/>
          </w:rPr>
          <m:t>C</m:t>
        </m:r>
      </m:oMath>
      <w:r w:rsidRPr="00345D87">
        <w:rPr>
          <w:rFonts w:eastAsiaTheme="minorEastAsia"/>
          <w:lang w:eastAsia="zh-CN"/>
        </w:rPr>
        <w:t> </w:t>
      </w:r>
      <w:r w:rsidRPr="00736C29">
        <w:rPr>
          <w:rFonts w:ascii="Cambria Math" w:eastAsiaTheme="minorEastAsia" w:hAnsi="Cambria Math" w:cs="Cambria Math"/>
          <w:lang w:eastAsia="zh-CN"/>
        </w:rPr>
        <w:t xml:space="preserve"> ⊆</w:t>
      </w:r>
      <w:r w:rsidRPr="00345D87">
        <w:rPr>
          <w:rFonts w:eastAsiaTheme="minorEastAsia"/>
          <w:lang w:eastAsia="zh-CN"/>
        </w:rPr>
        <w:t xml:space="preserve"> </w:t>
      </w:r>
      <w:r w:rsidRPr="00736C29">
        <w:rPr>
          <w:rFonts w:eastAsiaTheme="minorEastAsia"/>
          <w:lang w:eastAsia="zh-CN"/>
        </w:rPr>
        <w:t>R</w:t>
      </w:r>
      <w:r w:rsidRPr="00736C29">
        <w:rPr>
          <w:rFonts w:eastAsiaTheme="minorEastAsia"/>
          <w:vertAlign w:val="superscript"/>
          <w:lang w:eastAsia="zh-CN"/>
        </w:rPr>
        <w:t>n</w:t>
      </w:r>
      <w:r w:rsidRPr="00736C29">
        <w:rPr>
          <w:rFonts w:eastAsiaTheme="minorEastAsia"/>
          <w:lang w:eastAsia="zh-CN"/>
        </w:rPr>
        <w:t xml:space="preserve"> </w:t>
      </w:r>
      <w:r>
        <w:rPr>
          <w:rFonts w:eastAsiaTheme="minorEastAsia" w:hint="eastAsia"/>
          <w:lang w:eastAsia="zh-CN"/>
        </w:rPr>
        <w:t>,</w:t>
      </w:r>
      <w:r w:rsidRPr="00345D87">
        <w:rPr>
          <w:rFonts w:eastAsiaTheme="minorEastAsia" w:hint="eastAsia"/>
          <w:lang w:eastAsia="zh-CN"/>
        </w:rPr>
        <w:t xml:space="preserve"> </w:t>
      </w:r>
      <w:r w:rsidRPr="00345D87">
        <w:rPr>
          <w:rFonts w:eastAsiaTheme="minorEastAsia"/>
          <w:lang w:eastAsia="zh-CN"/>
        </w:rPr>
        <w:t>其中</w:t>
      </w:r>
      <w:r w:rsidRPr="00345D87">
        <w:rPr>
          <w:rFonts w:eastAsiaTheme="minorEastAsia"/>
          <w:lang w:eastAsia="zh-CN"/>
        </w:rPr>
        <w:t> </w:t>
      </w:r>
      <m:oMath>
        <m:r>
          <w:rPr>
            <w:rFonts w:ascii="Cambria Math" w:eastAsiaTheme="minorEastAsia" w:hAnsi="Cambria Math"/>
            <w:lang w:eastAsia="zh-CN"/>
          </w:rPr>
          <m:t>m</m:t>
        </m:r>
      </m:oMath>
      <w:r w:rsidRPr="00345D87">
        <w:rPr>
          <w:rFonts w:eastAsiaTheme="minorEastAsia"/>
          <w:lang w:eastAsia="zh-CN"/>
        </w:rPr>
        <w:t> </w:t>
      </w:r>
      <w:r w:rsidRPr="00345D87">
        <w:rPr>
          <w:rFonts w:eastAsiaTheme="minorEastAsia"/>
          <w:lang w:eastAsia="zh-CN"/>
        </w:rPr>
        <w:t>与</w:t>
      </w:r>
      <w:r w:rsidRPr="00345D87">
        <w:rPr>
          <w:rFonts w:eastAsiaTheme="minorEastAsia"/>
          <w:lang w:eastAsia="zh-CN"/>
        </w:rPr>
        <w:t> </w:t>
      </w:r>
      <m:oMath>
        <m:r>
          <w:rPr>
            <w:rFonts w:ascii="Cambria Math" w:eastAsiaTheme="minorEastAsia" w:hAnsi="Cambria Math"/>
            <w:lang w:eastAsia="zh-CN"/>
          </w:rPr>
          <m:t>n</m:t>
        </m:r>
      </m:oMath>
      <w:r w:rsidRPr="00345D87">
        <w:rPr>
          <w:rFonts w:eastAsiaTheme="minorEastAsia"/>
          <w:lang w:eastAsia="zh-CN"/>
        </w:rPr>
        <w:t> </w:t>
      </w:r>
      <w:r w:rsidRPr="00345D87">
        <w:rPr>
          <w:rFonts w:eastAsiaTheme="minorEastAsia"/>
          <w:lang w:eastAsia="zh-CN"/>
        </w:rPr>
        <w:t>分别表示</w:t>
      </w:r>
      <w:proofErr w:type="gramStart"/>
      <w:r w:rsidRPr="00345D87">
        <w:rPr>
          <w:rFonts w:eastAsiaTheme="minorEastAsia"/>
          <w:lang w:eastAsia="zh-CN"/>
        </w:rPr>
        <w:t>两空间</w:t>
      </w:r>
      <w:proofErr w:type="gramEnd"/>
      <w:r w:rsidRPr="00345D87">
        <w:rPr>
          <w:rFonts w:eastAsiaTheme="minorEastAsia"/>
          <w:lang w:eastAsia="zh-CN"/>
        </w:rPr>
        <w:t>的维度。</w:t>
      </w:r>
      <m:oMath>
        <m:r>
          <w:rPr>
            <w:rFonts w:ascii="Cambria Math" w:eastAsiaTheme="minorEastAsia" w:hAnsi="Cambria Math"/>
            <w:lang w:eastAsia="zh-CN"/>
          </w:rPr>
          <m:t>W</m:t>
        </m:r>
      </m:oMath>
      <w:r w:rsidRPr="00345D87">
        <w:rPr>
          <w:rFonts w:eastAsiaTheme="minorEastAsia"/>
          <w:lang w:eastAsia="zh-CN"/>
        </w:rPr>
        <w:t> </w:t>
      </w:r>
      <w:r>
        <w:rPr>
          <w:rFonts w:eastAsiaTheme="minorEastAsia" w:hint="eastAsia"/>
          <w:lang w:eastAsia="zh-CN"/>
        </w:rPr>
        <w:t>描述</w:t>
      </w:r>
      <w:r w:rsidRPr="00345D87">
        <w:rPr>
          <w:rFonts w:eastAsiaTheme="minorEastAsia"/>
          <w:lang w:eastAsia="zh-CN"/>
        </w:rPr>
        <w:t>机器人实际运动的笛卡尔空间，而</w:t>
      </w:r>
      <w:bookmarkStart w:id="7" w:name="OLE_LINK3"/>
      <m:oMath>
        <m:r>
          <w:rPr>
            <w:rFonts w:ascii="Cambria Math" w:eastAsiaTheme="minorEastAsia" w:hAnsi="Cambria Math"/>
            <w:lang w:eastAsia="zh-CN"/>
          </w:rPr>
          <m:t>C</m:t>
        </m:r>
      </m:oMath>
      <w:r w:rsidRPr="00345D87">
        <w:rPr>
          <w:rFonts w:eastAsiaTheme="minorEastAsia"/>
          <w:lang w:eastAsia="zh-CN"/>
        </w:rPr>
        <w:t> </w:t>
      </w:r>
      <w:bookmarkEnd w:id="7"/>
      <w:r w:rsidRPr="00345D87">
        <w:rPr>
          <w:rFonts w:eastAsiaTheme="minorEastAsia"/>
          <w:lang w:eastAsia="zh-CN"/>
        </w:rPr>
        <w:t>则描述机器人所有可能的构型</w:t>
      </w:r>
      <w:r>
        <w:rPr>
          <w:rFonts w:eastAsiaTheme="minorEastAsia" w:hint="eastAsia"/>
          <w:lang w:eastAsia="zh-CN"/>
        </w:rPr>
        <w:t>空间</w:t>
      </w:r>
      <w:r w:rsidRPr="00345D87">
        <w:rPr>
          <w:rFonts w:eastAsiaTheme="minorEastAsia"/>
          <w:lang w:eastAsia="zh-CN"/>
        </w:rPr>
        <w:t>。两者在环境</w:t>
      </w:r>
      <w:r>
        <w:rPr>
          <w:rFonts w:eastAsiaTheme="minorEastAsia" w:hint="eastAsia"/>
          <w:lang w:eastAsia="zh-CN"/>
        </w:rPr>
        <w:t>b</w:t>
      </w:r>
      <w:r>
        <w:rPr>
          <w:rFonts w:eastAsiaTheme="minorEastAsia" w:hint="eastAsia"/>
          <w:lang w:eastAsia="zh-CN"/>
        </w:rPr>
        <w:t>表达层面</w:t>
      </w:r>
      <w:r w:rsidRPr="00345D87">
        <w:rPr>
          <w:rFonts w:eastAsiaTheme="minorEastAsia"/>
          <w:lang w:eastAsia="zh-CN"/>
        </w:rPr>
        <w:t>上具有等价性，均完整</w:t>
      </w:r>
      <w:r>
        <w:rPr>
          <w:rFonts w:eastAsiaTheme="minorEastAsia" w:hint="eastAsia"/>
          <w:lang w:eastAsia="zh-CN"/>
        </w:rPr>
        <w:t>描述</w:t>
      </w:r>
      <w:r w:rsidRPr="00345D87">
        <w:rPr>
          <w:rFonts w:eastAsiaTheme="minorEastAsia"/>
          <w:lang w:eastAsia="zh-CN"/>
        </w:rPr>
        <w:t>自由区域、障碍物</w:t>
      </w:r>
      <w:r>
        <w:rPr>
          <w:rFonts w:eastAsiaTheme="minorEastAsia" w:hint="eastAsia"/>
          <w:lang w:eastAsia="zh-CN"/>
        </w:rPr>
        <w:t>分布</w:t>
      </w:r>
      <w:r w:rsidRPr="00345D87">
        <w:rPr>
          <w:rFonts w:eastAsiaTheme="minorEastAsia"/>
          <w:lang w:eastAsia="zh-CN"/>
        </w:rPr>
        <w:t>及环境边界信息。为</w:t>
      </w:r>
      <w:r>
        <w:rPr>
          <w:rFonts w:eastAsiaTheme="minorEastAsia" w:hint="eastAsia"/>
          <w:lang w:eastAsia="zh-CN"/>
        </w:rPr>
        <w:t>便于描述</w:t>
      </w:r>
      <w:r w:rsidRPr="00345D87">
        <w:rPr>
          <w:rFonts w:eastAsiaTheme="minorEastAsia"/>
          <w:lang w:eastAsia="zh-CN"/>
        </w:rPr>
        <w:t>，下文将主要基于工作空间</w:t>
      </w:r>
      <w:r>
        <w:rPr>
          <w:rFonts w:eastAsiaTheme="minorEastAsia" w:hint="eastAsia"/>
          <w:lang w:eastAsia="zh-CN"/>
        </w:rPr>
        <w:t>展开讨论</w:t>
      </w:r>
      <w:r w:rsidRPr="00345D87">
        <w:rPr>
          <w:rFonts w:eastAsiaTheme="minorEastAsia"/>
          <w:lang w:eastAsia="zh-CN"/>
        </w:rPr>
        <w:t>，但所有论述</w:t>
      </w:r>
      <w:r>
        <w:rPr>
          <w:rFonts w:eastAsiaTheme="minorEastAsia" w:hint="eastAsia"/>
          <w:lang w:eastAsia="zh-CN"/>
        </w:rPr>
        <w:t>同样</w:t>
      </w:r>
      <w:r w:rsidRPr="00345D87">
        <w:rPr>
          <w:rFonts w:eastAsiaTheme="minorEastAsia"/>
          <w:lang w:eastAsia="zh-CN"/>
        </w:rPr>
        <w:t>适用于构型空间。</w:t>
      </w:r>
    </w:p>
    <w:p w14:paraId="6F582A66" w14:textId="02CF572F" w:rsidR="00EB108E" w:rsidRPr="00AF4685" w:rsidRDefault="00EB108E" w:rsidP="00EB108E">
      <w:pPr>
        <w:spacing w:line="300" w:lineRule="auto"/>
        <w:ind w:firstLine="486"/>
        <w:jc w:val="both"/>
        <w:rPr>
          <w:rFonts w:eastAsiaTheme="minorEastAsia"/>
          <w:highlight w:val="yellow"/>
          <w:lang w:eastAsia="zh-CN"/>
        </w:rPr>
      </w:pPr>
      <w:r w:rsidRPr="00AF4685">
        <w:rPr>
          <w:rFonts w:eastAsiaTheme="minorEastAsia" w:hint="eastAsia"/>
          <w:highlight w:val="yellow"/>
          <w:lang w:eastAsia="zh-CN"/>
        </w:rPr>
        <w:t>定义</w:t>
      </w:r>
      <w:r w:rsidRPr="00AF4685">
        <w:rPr>
          <w:rFonts w:eastAsiaTheme="minorEastAsia"/>
          <w:highlight w:val="yellow"/>
          <w:lang w:eastAsia="zh-CN"/>
        </w:rPr>
        <w:t> </w:t>
      </w:r>
      <m:oMath>
        <m:r>
          <w:rPr>
            <w:rFonts w:ascii="Cambria Math" w:eastAsiaTheme="minorEastAsia" w:hAnsi="Cambria Math"/>
            <w:highlight w:val="yellow"/>
            <w:lang w:eastAsia="zh-CN"/>
          </w:rPr>
          <m:t>x</m:t>
        </m:r>
        <m:r>
          <m:rPr>
            <m:scr m:val="script"/>
            <m:sty m:val="p"/>
          </m:rPr>
          <w:rPr>
            <w:rFonts w:ascii="Cambria Math" w:eastAsiaTheme="minorEastAsia" w:hAnsi="Cambria Math"/>
            <w:highlight w:val="yellow"/>
            <w:lang w:eastAsia="zh-CN"/>
          </w:rPr>
          <m:t>∈W</m:t>
        </m:r>
      </m:oMath>
      <w:r w:rsidRPr="00AF4685">
        <w:rPr>
          <w:rFonts w:eastAsiaTheme="minorEastAsia"/>
          <w:highlight w:val="yellow"/>
          <w:lang w:eastAsia="zh-CN"/>
        </w:rPr>
        <w:t> </w:t>
      </w:r>
      <w:r w:rsidRPr="00AF4685">
        <w:rPr>
          <w:rFonts w:eastAsiaTheme="minorEastAsia" w:hint="eastAsia"/>
          <w:highlight w:val="yellow"/>
          <w:lang w:eastAsia="zh-CN"/>
        </w:rPr>
        <w:t>为工作空间中的一个状态。将整个空间划分为无碰撞区域</w:t>
      </w:r>
      <w:bookmarkStart w:id="8" w:name="OLE_LINK5"/>
      <m:oMath>
        <m:sSub>
          <m:sSubPr>
            <m:ctrlPr>
              <w:rPr>
                <w:rFonts w:ascii="Cambria Math" w:eastAsiaTheme="minorEastAsia" w:hAnsi="Cambria Math"/>
                <w:highlight w:val="yellow"/>
                <w:lang w:eastAsia="zh-CN"/>
              </w:rPr>
            </m:ctrlPr>
          </m:sSubPr>
          <m:e>
            <m:r>
              <m:rPr>
                <m:sty m:val="p"/>
              </m:rPr>
              <w:rPr>
                <w:rFonts w:ascii="Cambria Math" w:eastAsiaTheme="minorEastAsia" w:hAnsi="Cambria Math"/>
                <w:highlight w:val="yellow"/>
                <w:lang w:eastAsia="zh-CN"/>
              </w:rPr>
              <m:t>W</m:t>
            </m:r>
          </m:e>
          <m:sub>
            <m:r>
              <m:rPr>
                <m:nor/>
              </m:rPr>
              <w:rPr>
                <w:rFonts w:eastAsiaTheme="minorEastAsia"/>
                <w:highlight w:val="yellow"/>
                <w:lang w:eastAsia="zh-CN"/>
              </w:rPr>
              <m:t>free</m:t>
            </m:r>
          </m:sub>
        </m:sSub>
      </m:oMath>
      <w:bookmarkEnd w:id="8"/>
      <w:r w:rsidRPr="00AF4685">
        <w:rPr>
          <w:rFonts w:eastAsiaTheme="minorEastAsia"/>
          <w:highlight w:val="yellow"/>
          <w:lang w:eastAsia="zh-CN"/>
        </w:rPr>
        <w:t> </w:t>
      </w:r>
      <w:r w:rsidRPr="00AF4685">
        <w:rPr>
          <w:rFonts w:eastAsiaTheme="minorEastAsia" w:hint="eastAsia"/>
          <w:highlight w:val="yellow"/>
          <w:lang w:eastAsia="zh-CN"/>
        </w:rPr>
        <w:t>与障碍区域</w:t>
      </w:r>
      <w:r w:rsidRPr="00AF4685">
        <w:rPr>
          <w:rFonts w:eastAsiaTheme="minorEastAsia"/>
          <w:highlight w:val="yellow"/>
          <w:lang w:eastAsia="zh-CN"/>
        </w:rPr>
        <w:t> </w:t>
      </w:r>
      <m:oMath>
        <m:sSub>
          <m:sSubPr>
            <m:ctrlPr>
              <w:rPr>
                <w:rFonts w:ascii="Cambria Math" w:eastAsiaTheme="minorEastAsia" w:hAnsi="Cambria Math"/>
                <w:highlight w:val="yellow"/>
                <w:lang w:eastAsia="zh-CN"/>
              </w:rPr>
            </m:ctrlPr>
          </m:sSubPr>
          <m:e>
            <m:r>
              <m:rPr>
                <m:sty m:val="p"/>
              </m:rPr>
              <w:rPr>
                <w:rFonts w:ascii="Cambria Math" w:eastAsiaTheme="minorEastAsia" w:hAnsi="Cambria Math"/>
                <w:highlight w:val="yellow"/>
                <w:lang w:eastAsia="zh-CN"/>
              </w:rPr>
              <m:t>W</m:t>
            </m:r>
          </m:e>
          <m:sub>
            <m:r>
              <m:rPr>
                <m:nor/>
              </m:rPr>
              <w:rPr>
                <w:rFonts w:eastAsiaTheme="minorEastAsia"/>
                <w:highlight w:val="yellow"/>
                <w:lang w:eastAsia="zh-CN"/>
              </w:rPr>
              <m:t>obs</m:t>
            </m:r>
          </m:sub>
        </m:sSub>
      </m:oMath>
      <w:r w:rsidRPr="00AF4685">
        <w:rPr>
          <w:rFonts w:eastAsiaTheme="minorEastAsia" w:hint="eastAsia"/>
          <w:highlight w:val="yellow"/>
          <w:lang w:eastAsia="zh-CN"/>
        </w:rPr>
        <w:t>,</w:t>
      </w:r>
      <w:r w:rsidRPr="00AF4685">
        <w:rPr>
          <w:rFonts w:eastAsiaTheme="minorEastAsia" w:hint="eastAsia"/>
          <w:highlight w:val="yellow"/>
          <w:lang w:eastAsia="zh-CN"/>
        </w:rPr>
        <w:t>满足</w:t>
      </w:r>
      <w:r w:rsidRPr="00AF4685">
        <w:rPr>
          <w:rFonts w:eastAsiaTheme="minorEastAsia"/>
          <w:highlight w:val="yellow"/>
          <w:lang w:eastAsia="zh-CN"/>
        </w:rPr>
        <w:t> </w:t>
      </w:r>
      <m:oMath>
        <m:r>
          <m:rPr>
            <m:sty m:val="p"/>
          </m:rPr>
          <w:rPr>
            <w:rFonts w:ascii="Cambria Math" w:eastAsiaTheme="minorEastAsia" w:hAnsi="Cambria Math"/>
            <w:highlight w:val="yellow"/>
            <w:lang w:eastAsia="zh-CN"/>
          </w:rPr>
          <m:t>W=</m:t>
        </m:r>
        <m:sSub>
          <m:sSubPr>
            <m:ctrlPr>
              <w:rPr>
                <w:rFonts w:ascii="Cambria Math" w:eastAsiaTheme="minorEastAsia" w:hAnsi="Cambria Math"/>
                <w:highlight w:val="yellow"/>
                <w:lang w:eastAsia="zh-CN"/>
              </w:rPr>
            </m:ctrlPr>
          </m:sSubPr>
          <m:e>
            <m:r>
              <m:rPr>
                <m:sty m:val="p"/>
              </m:rPr>
              <w:rPr>
                <w:rFonts w:ascii="Cambria Math" w:eastAsiaTheme="minorEastAsia" w:hAnsi="Cambria Math"/>
                <w:highlight w:val="yellow"/>
                <w:lang w:eastAsia="zh-CN"/>
              </w:rPr>
              <m:t>W</m:t>
            </m:r>
          </m:e>
          <m:sub>
            <m:r>
              <m:rPr>
                <m:nor/>
              </m:rPr>
              <w:rPr>
                <w:rFonts w:eastAsiaTheme="minorEastAsia"/>
                <w:highlight w:val="yellow"/>
                <w:lang w:eastAsia="zh-CN"/>
              </w:rPr>
              <m:t>free</m:t>
            </m:r>
          </m:sub>
        </m:sSub>
        <m:r>
          <m:rPr>
            <m:sty m:val="p"/>
          </m:rPr>
          <w:rPr>
            <w:rFonts w:ascii="Cambria Math" w:eastAsiaTheme="minorEastAsia" w:hAnsi="Cambria Math"/>
            <w:highlight w:val="yellow"/>
            <w:lang w:eastAsia="zh-CN"/>
          </w:rPr>
          <m:t>∪</m:t>
        </m:r>
        <m:sSub>
          <m:sSubPr>
            <m:ctrlPr>
              <w:rPr>
                <w:rFonts w:ascii="Cambria Math" w:eastAsiaTheme="minorEastAsia" w:hAnsi="Cambria Math"/>
                <w:highlight w:val="yellow"/>
                <w:lang w:eastAsia="zh-CN"/>
              </w:rPr>
            </m:ctrlPr>
          </m:sSubPr>
          <m:e>
            <m:r>
              <m:rPr>
                <m:sty m:val="p"/>
              </m:rPr>
              <w:rPr>
                <w:rFonts w:ascii="Cambria Math" w:eastAsiaTheme="minorEastAsia" w:hAnsi="Cambria Math"/>
                <w:highlight w:val="yellow"/>
                <w:lang w:eastAsia="zh-CN"/>
              </w:rPr>
              <m:t>W</m:t>
            </m:r>
          </m:e>
          <m:sub>
            <m:r>
              <m:rPr>
                <m:nor/>
              </m:rPr>
              <w:rPr>
                <w:rFonts w:eastAsiaTheme="minorEastAsia"/>
                <w:highlight w:val="yellow"/>
                <w:lang w:eastAsia="zh-CN"/>
              </w:rPr>
              <m:t>obs</m:t>
            </m:r>
          </m:sub>
        </m:sSub>
      </m:oMath>
      <w:r w:rsidRPr="00AF4685">
        <w:rPr>
          <w:rFonts w:eastAsiaTheme="minorEastAsia" w:hint="eastAsia"/>
          <w:highlight w:val="yellow"/>
          <w:lang w:eastAsia="zh-CN"/>
        </w:rPr>
        <w:t>。路径规划的起点与终点与中介点分别记为</w:t>
      </w:r>
      <w:r w:rsidRPr="00AF4685">
        <w:rPr>
          <w:rFonts w:eastAsiaTheme="minorEastAsia"/>
          <w:highlight w:val="yellow"/>
          <w:lang w:eastAsia="zh-CN"/>
        </w:rPr>
        <w:t> </w:t>
      </w:r>
      <m:oMath>
        <m:sSub>
          <m:sSubPr>
            <m:ctrlPr>
              <w:rPr>
                <w:rFonts w:ascii="Cambria Math" w:eastAsiaTheme="minorEastAsia" w:hAnsi="Cambria Math"/>
                <w:highlight w:val="yellow"/>
                <w:lang w:eastAsia="zh-CN"/>
              </w:rPr>
            </m:ctrlPr>
          </m:sSubPr>
          <m:e>
            <m:r>
              <w:rPr>
                <w:rFonts w:ascii="Cambria Math" w:eastAsiaTheme="minorEastAsia" w:hAnsi="Cambria Math"/>
                <w:highlight w:val="yellow"/>
                <w:lang w:eastAsia="zh-CN"/>
              </w:rPr>
              <m:t>x</m:t>
            </m:r>
          </m:e>
          <m:sub>
            <m:r>
              <w:rPr>
                <w:rFonts w:ascii="Cambria Math" w:eastAsiaTheme="minorEastAsia" w:hAnsi="Cambria Math"/>
                <w:highlight w:val="yellow"/>
                <w:lang w:eastAsia="zh-CN"/>
              </w:rPr>
              <m:t>s</m:t>
            </m:r>
          </m:sub>
        </m:sSub>
      </m:oMath>
      <w:r w:rsidRPr="00AF4685">
        <w:rPr>
          <w:rFonts w:eastAsiaTheme="minorEastAsia"/>
          <w:highlight w:val="yellow"/>
          <w:lang w:eastAsia="zh-CN"/>
        </w:rPr>
        <w:t> </w:t>
      </w:r>
      <w:r w:rsidRPr="00AF4685">
        <w:rPr>
          <w:rFonts w:eastAsiaTheme="minorEastAsia" w:hint="eastAsia"/>
          <w:highlight w:val="yellow"/>
          <w:lang w:eastAsia="zh-CN"/>
        </w:rPr>
        <w:t>,</w:t>
      </w:r>
      <w:bookmarkStart w:id="9" w:name="OLE_LINK4"/>
      <m:oMath>
        <m:sSub>
          <m:sSubPr>
            <m:ctrlPr>
              <w:rPr>
                <w:rFonts w:ascii="Cambria Math" w:eastAsiaTheme="minorEastAsia" w:hAnsi="Cambria Math"/>
                <w:highlight w:val="yellow"/>
                <w:lang w:eastAsia="zh-CN"/>
              </w:rPr>
            </m:ctrlPr>
          </m:sSubPr>
          <m:e>
            <m:r>
              <w:rPr>
                <w:rFonts w:ascii="Cambria Math" w:eastAsiaTheme="minorEastAsia" w:hAnsi="Cambria Math"/>
                <w:highlight w:val="yellow"/>
                <w:lang w:eastAsia="zh-CN"/>
              </w:rPr>
              <m:t>x</m:t>
            </m:r>
          </m:e>
          <m:sub>
            <m:r>
              <w:rPr>
                <w:rFonts w:ascii="Cambria Math" w:eastAsiaTheme="minorEastAsia" w:hAnsi="Cambria Math"/>
                <w:highlight w:val="yellow"/>
                <w:lang w:eastAsia="zh-CN"/>
              </w:rPr>
              <m:t>g</m:t>
            </m:r>
          </m:sub>
        </m:sSub>
      </m:oMath>
      <w:bookmarkEnd w:id="9"/>
      <w:r w:rsidRPr="00AF4685">
        <w:rPr>
          <w:rFonts w:eastAsiaTheme="minorEastAsia" w:hint="eastAsia"/>
          <w:highlight w:val="yellow"/>
          <w:lang w:eastAsia="zh-CN"/>
        </w:rPr>
        <w:t>，</w:t>
      </w:r>
      <m:oMath>
        <m:sSub>
          <m:sSubPr>
            <m:ctrlPr>
              <w:rPr>
                <w:rFonts w:ascii="Cambria Math" w:eastAsiaTheme="minorEastAsia" w:hAnsi="Cambria Math"/>
                <w:highlight w:val="yellow"/>
                <w:lang w:eastAsia="zh-CN"/>
              </w:rPr>
            </m:ctrlPr>
          </m:sSubPr>
          <m:e>
            <m:r>
              <w:rPr>
                <w:rFonts w:ascii="Cambria Math" w:eastAsiaTheme="minorEastAsia" w:hAnsi="Cambria Math"/>
                <w:highlight w:val="yellow"/>
                <w:lang w:eastAsia="zh-CN"/>
              </w:rPr>
              <m:t>x</m:t>
            </m:r>
          </m:e>
          <m:sub>
            <m:r>
              <w:rPr>
                <w:rFonts w:ascii="Cambria Math" w:eastAsiaTheme="minorEastAsia" w:hAnsi="Cambria Math" w:hint="eastAsia"/>
                <w:highlight w:val="yellow"/>
                <w:lang w:eastAsia="zh-CN"/>
              </w:rPr>
              <m:t>mid</m:t>
            </m:r>
          </m:sub>
        </m:sSub>
      </m:oMath>
      <w:r w:rsidRPr="00AF4685">
        <w:rPr>
          <w:rFonts w:eastAsiaTheme="minorEastAsia" w:hint="eastAsia"/>
          <w:highlight w:val="yellow"/>
          <w:lang w:eastAsia="zh-CN"/>
        </w:rPr>
        <w:t>,</w:t>
      </w:r>
      <w:r w:rsidRPr="00AF4685">
        <w:rPr>
          <w:rFonts w:eastAsiaTheme="minorEastAsia" w:hint="eastAsia"/>
          <w:highlight w:val="yellow"/>
          <w:lang w:eastAsia="zh-CN"/>
        </w:rPr>
        <w:t>且</w:t>
      </w:r>
      <w:r w:rsidRPr="00AF4685">
        <w:rPr>
          <w:rFonts w:eastAsiaTheme="minorEastAsia"/>
          <w:highlight w:val="yellow"/>
          <w:lang w:eastAsia="zh-CN"/>
        </w:rPr>
        <w:t> </w:t>
      </w:r>
      <m:oMath>
        <m:sSub>
          <m:sSubPr>
            <m:ctrlPr>
              <w:rPr>
                <w:rFonts w:ascii="Cambria Math" w:eastAsiaTheme="minorEastAsia" w:hAnsi="Cambria Math"/>
                <w:highlight w:val="yellow"/>
                <w:lang w:eastAsia="zh-CN"/>
              </w:rPr>
            </m:ctrlPr>
          </m:sSubPr>
          <m:e>
            <m:r>
              <w:rPr>
                <w:rFonts w:ascii="Cambria Math" w:eastAsiaTheme="minorEastAsia" w:hAnsi="Cambria Math"/>
                <w:highlight w:val="yellow"/>
                <w:lang w:eastAsia="zh-CN"/>
              </w:rPr>
              <m:t>x</m:t>
            </m:r>
          </m:e>
          <m:sub>
            <m:r>
              <w:rPr>
                <w:rFonts w:ascii="Cambria Math" w:eastAsiaTheme="minorEastAsia" w:hAnsi="Cambria Math"/>
                <w:highlight w:val="yellow"/>
                <w:lang w:eastAsia="zh-CN"/>
              </w:rPr>
              <m:t>s</m:t>
            </m:r>
          </m:sub>
        </m:sSub>
        <m:r>
          <m:rPr>
            <m:sty m:val="p"/>
          </m:rPr>
          <w:rPr>
            <w:rFonts w:ascii="Cambria Math" w:eastAsiaTheme="minorEastAsia" w:hAnsi="Cambria Math"/>
            <w:highlight w:val="yellow"/>
            <w:lang w:eastAsia="zh-CN"/>
          </w:rPr>
          <m:t>,</m:t>
        </m:r>
        <m:sSub>
          <m:sSubPr>
            <m:ctrlPr>
              <w:rPr>
                <w:rFonts w:ascii="Cambria Math" w:eastAsiaTheme="minorEastAsia" w:hAnsi="Cambria Math"/>
                <w:highlight w:val="yellow"/>
                <w:lang w:eastAsia="zh-CN"/>
              </w:rPr>
            </m:ctrlPr>
          </m:sSubPr>
          <m:e>
            <m:r>
              <w:rPr>
                <w:rFonts w:ascii="Cambria Math" w:eastAsiaTheme="minorEastAsia" w:hAnsi="Cambria Math"/>
                <w:highlight w:val="yellow"/>
                <w:lang w:eastAsia="zh-CN"/>
              </w:rPr>
              <m:t>x</m:t>
            </m:r>
          </m:e>
          <m:sub>
            <m:r>
              <w:rPr>
                <w:rFonts w:ascii="Cambria Math" w:eastAsiaTheme="minorEastAsia" w:hAnsi="Cambria Math"/>
                <w:highlight w:val="yellow"/>
                <w:lang w:eastAsia="zh-CN"/>
              </w:rPr>
              <m:t>g</m:t>
            </m:r>
          </m:sub>
        </m:sSub>
        <m:r>
          <m:rPr>
            <m:sty m:val="p"/>
          </m:rPr>
          <w:rPr>
            <w:rFonts w:ascii="Cambria Math" w:eastAsiaTheme="minorEastAsia" w:hAnsi="Cambria Math"/>
            <w:highlight w:val="yellow"/>
            <w:lang w:eastAsia="zh-CN"/>
          </w:rPr>
          <m:t>,</m:t>
        </m:r>
        <m:sSub>
          <m:sSubPr>
            <m:ctrlPr>
              <w:rPr>
                <w:rFonts w:ascii="Cambria Math" w:eastAsiaTheme="minorEastAsia" w:hAnsi="Cambria Math"/>
                <w:highlight w:val="yellow"/>
                <w:lang w:eastAsia="zh-CN"/>
              </w:rPr>
            </m:ctrlPr>
          </m:sSubPr>
          <m:e>
            <m:r>
              <w:rPr>
                <w:rFonts w:ascii="Cambria Math" w:eastAsiaTheme="minorEastAsia" w:hAnsi="Cambria Math"/>
                <w:highlight w:val="yellow"/>
                <w:lang w:eastAsia="zh-CN"/>
              </w:rPr>
              <m:t>x</m:t>
            </m:r>
          </m:e>
          <m:sub>
            <m:r>
              <w:rPr>
                <w:rFonts w:ascii="Cambria Math" w:eastAsiaTheme="minorEastAsia" w:hAnsi="Cambria Math" w:hint="eastAsia"/>
                <w:highlight w:val="yellow"/>
                <w:lang w:eastAsia="zh-CN"/>
              </w:rPr>
              <m:t>mid</m:t>
            </m:r>
          </m:sub>
        </m:sSub>
        <m:r>
          <m:rPr>
            <m:sty m:val="p"/>
          </m:rPr>
          <w:rPr>
            <w:rFonts w:ascii="Cambria Math" w:eastAsiaTheme="minorEastAsia" w:hAnsi="Cambria Math"/>
            <w:highlight w:val="yellow"/>
            <w:lang w:eastAsia="zh-CN"/>
          </w:rPr>
          <m:t>∈</m:t>
        </m:r>
        <m:sSub>
          <m:sSubPr>
            <m:ctrlPr>
              <w:rPr>
                <w:rFonts w:ascii="Cambria Math" w:eastAsiaTheme="minorEastAsia" w:hAnsi="Cambria Math"/>
                <w:highlight w:val="yellow"/>
                <w:lang w:eastAsia="zh-CN"/>
              </w:rPr>
            </m:ctrlPr>
          </m:sSubPr>
          <m:e>
            <m:r>
              <m:rPr>
                <m:sty m:val="p"/>
              </m:rPr>
              <w:rPr>
                <w:rFonts w:ascii="Cambria Math" w:eastAsiaTheme="minorEastAsia" w:hAnsi="Cambria Math"/>
                <w:highlight w:val="yellow"/>
                <w:lang w:eastAsia="zh-CN"/>
              </w:rPr>
              <m:t>W</m:t>
            </m:r>
          </m:e>
          <m:sub>
            <m:r>
              <m:rPr>
                <m:nor/>
              </m:rPr>
              <w:rPr>
                <w:rFonts w:eastAsiaTheme="minorEastAsia"/>
                <w:highlight w:val="yellow"/>
                <w:lang w:eastAsia="zh-CN"/>
              </w:rPr>
              <m:t>free</m:t>
            </m:r>
          </m:sub>
        </m:sSub>
      </m:oMath>
      <w:r w:rsidRPr="00AF4685">
        <w:rPr>
          <w:rFonts w:eastAsiaTheme="minorEastAsia" w:hint="eastAsia"/>
          <w:highlight w:val="yellow"/>
          <w:lang w:eastAsia="zh-CN"/>
        </w:rPr>
        <w:t>,</w:t>
      </w:r>
      <w:r w:rsidRPr="00AF4685">
        <w:rPr>
          <w:rFonts w:eastAsiaTheme="minorEastAsia" w:hint="eastAsia"/>
          <w:highlight w:val="yellow"/>
          <w:lang w:eastAsia="zh-CN"/>
        </w:rPr>
        <w:t>令</w:t>
      </w:r>
      <m:oMath>
        <m:r>
          <m:rPr>
            <m:sty m:val="p"/>
          </m:rPr>
          <w:rPr>
            <w:rFonts w:ascii="Cambria Math" w:eastAsiaTheme="minorEastAsia" w:hAnsi="Cambria Math"/>
            <w:highlight w:val="yellow"/>
            <w:lang w:eastAsia="zh-CN"/>
          </w:rPr>
          <m:t>Π</m:t>
        </m:r>
      </m:oMath>
      <w:r w:rsidRPr="00AF4685">
        <w:rPr>
          <w:rFonts w:eastAsiaTheme="minorEastAsia"/>
          <w:highlight w:val="yellow"/>
          <w:lang w:eastAsia="zh-CN"/>
        </w:rPr>
        <w:t> </w:t>
      </w:r>
      <w:r w:rsidRPr="00AF4685">
        <w:rPr>
          <w:rFonts w:eastAsiaTheme="minorEastAsia" w:hint="eastAsia"/>
          <w:highlight w:val="yellow"/>
          <w:lang w:eastAsia="zh-CN"/>
        </w:rPr>
        <w:t>表示所有路径的集合，</w:t>
      </w:r>
      <m:oMath>
        <m:sSub>
          <m:sSubPr>
            <m:ctrlPr>
              <w:rPr>
                <w:rFonts w:ascii="Cambria Math" w:eastAsiaTheme="minorEastAsia" w:hAnsi="Cambria Math"/>
                <w:highlight w:val="yellow"/>
                <w:lang w:eastAsia="zh-CN"/>
              </w:rPr>
            </m:ctrlPr>
          </m:sSubPr>
          <m:e>
            <m:r>
              <m:rPr>
                <m:sty m:val="p"/>
              </m:rPr>
              <w:rPr>
                <w:rFonts w:ascii="Cambria Math" w:eastAsiaTheme="minorEastAsia" w:hAnsi="Cambria Math"/>
                <w:highlight w:val="yellow"/>
                <w:lang w:eastAsia="zh-CN"/>
              </w:rPr>
              <m:t>Π</m:t>
            </m:r>
          </m:e>
          <m:sub>
            <m:r>
              <m:rPr>
                <m:nor/>
              </m:rPr>
              <w:rPr>
                <w:rFonts w:eastAsiaTheme="minorEastAsia"/>
                <w:highlight w:val="yellow"/>
                <w:lang w:eastAsia="zh-CN"/>
              </w:rPr>
              <m:t>free</m:t>
            </m:r>
          </m:sub>
        </m:sSub>
      </m:oMath>
      <w:r w:rsidRPr="00AF4685">
        <w:rPr>
          <w:rFonts w:eastAsiaTheme="minorEastAsia"/>
          <w:highlight w:val="yellow"/>
          <w:lang w:eastAsia="zh-CN"/>
        </w:rPr>
        <w:t> </w:t>
      </w:r>
      <w:r w:rsidRPr="00AF4685">
        <w:rPr>
          <w:rFonts w:eastAsiaTheme="minorEastAsia" w:hint="eastAsia"/>
          <w:highlight w:val="yellow"/>
          <w:lang w:eastAsia="zh-CN"/>
        </w:rPr>
        <w:t>则表示所有无碰撞路径的集合。一条</w:t>
      </w:r>
      <w:r>
        <w:rPr>
          <w:rFonts w:eastAsiaTheme="minorEastAsia" w:hint="eastAsia"/>
          <w:highlight w:val="yellow"/>
          <w:lang w:eastAsia="zh-CN"/>
        </w:rPr>
        <w:t>可行</w:t>
      </w:r>
      <w:r w:rsidRPr="00AF4685">
        <w:rPr>
          <w:rFonts w:eastAsiaTheme="minorEastAsia" w:hint="eastAsia"/>
          <w:highlight w:val="yellow"/>
          <w:lang w:eastAsia="zh-CN"/>
        </w:rPr>
        <w:t>路径可定义为</w:t>
      </w:r>
    </w:p>
    <w:p w14:paraId="245F905B" w14:textId="77777777" w:rsidR="00EB108E" w:rsidRPr="00AF4685" w:rsidRDefault="00EB108E" w:rsidP="00EB108E">
      <w:pPr>
        <w:pStyle w:val="ac"/>
        <w:keepNext/>
        <w:jc w:val="right"/>
        <w:rPr>
          <w:highlight w:val="yellow"/>
        </w:rPr>
      </w:pPr>
      <w:r w:rsidRPr="00AF4685">
        <w:rPr>
          <w:rFonts w:hint="eastAsia"/>
          <w:position w:val="-16"/>
          <w:highlight w:val="yellow"/>
        </w:rPr>
        <w:object w:dxaOrig="9600" w:dyaOrig="460" w14:anchorId="2D55F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79.8pt;height:22.45pt" o:ole="">
            <v:imagedata r:id="rId14" o:title=""/>
          </v:shape>
          <o:OLEObject Type="Embed" ProgID="Equation.DSMT4" ShapeID="_x0000_i1028" DrawAspect="Content" ObjectID="_1830534785" r:id="rId15"/>
        </w:object>
      </w:r>
    </w:p>
    <w:p w14:paraId="0131ABEF" w14:textId="3A32381A" w:rsidR="00EB108E" w:rsidRPr="00AF4685" w:rsidRDefault="00EB108E" w:rsidP="00EB108E">
      <w:pPr>
        <w:spacing w:line="300" w:lineRule="auto"/>
        <w:ind w:firstLine="486"/>
        <w:jc w:val="both"/>
        <w:rPr>
          <w:rFonts w:eastAsiaTheme="minorEastAsia"/>
          <w:highlight w:val="yellow"/>
          <w:lang w:eastAsia="zh-CN"/>
        </w:rPr>
      </w:pPr>
      <w:r w:rsidRPr="00AF4685">
        <w:rPr>
          <w:rFonts w:eastAsiaTheme="minorEastAsia" w:hint="eastAsia"/>
          <w:highlight w:val="yellow"/>
          <w:lang w:eastAsia="zh-CN"/>
        </w:rPr>
        <w:t>式中</w:t>
      </w:r>
      <w:r w:rsidRPr="00AF4685">
        <w:rPr>
          <w:rFonts w:hint="eastAsia"/>
          <w:position w:val="-14"/>
          <w:highlight w:val="yellow"/>
        </w:rPr>
        <w:object w:dxaOrig="840" w:dyaOrig="360" w14:anchorId="55CBB591">
          <v:shape id="_x0000_i1029" type="#_x0000_t75" style="width:42.05pt;height:17.85pt" o:ole="">
            <v:imagedata r:id="rId16" o:title=""/>
          </v:shape>
          <o:OLEObject Type="Embed" ProgID="Equation.DSMT4" ShapeID="_x0000_i1029" DrawAspect="Content" ObjectID="_1830534786" r:id="rId17"/>
        </w:object>
      </w:r>
      <w:r w:rsidRPr="00AF4685">
        <w:rPr>
          <w:rFonts w:ascii="宋体" w:eastAsia="宋体" w:hAnsi="宋体" w:cs="宋体" w:hint="eastAsia"/>
          <w:highlight w:val="yellow"/>
          <w:lang w:eastAsia="zh-CN"/>
        </w:rPr>
        <w:t>表示生成的可行路径，且任意</w:t>
      </w:r>
      <w:r w:rsidRPr="00AF4685">
        <w:rPr>
          <w:rFonts w:hint="eastAsia"/>
          <w:position w:val="-10"/>
          <w:highlight w:val="yellow"/>
        </w:rPr>
        <w:object w:dxaOrig="780" w:dyaOrig="300" w14:anchorId="03016BC6">
          <v:shape id="_x0000_i1030" type="#_x0000_t75" style="width:39.15pt;height:15pt" o:ole="">
            <v:imagedata r:id="rId18" o:title=""/>
          </v:shape>
          <o:OLEObject Type="Embed" ProgID="Equation.DSMT4" ShapeID="_x0000_i1030" DrawAspect="Content" ObjectID="_1830534787" r:id="rId19"/>
        </w:object>
      </w:r>
      <w:r w:rsidRPr="00AF4685">
        <w:rPr>
          <w:rFonts w:ascii="宋体" w:eastAsia="宋体" w:hAnsi="宋体" w:cs="宋体" w:hint="eastAsia"/>
          <w:highlight w:val="yellow"/>
          <w:lang w:eastAsia="zh-CN"/>
        </w:rPr>
        <w:t>均满足</w:t>
      </w:r>
      <w:r w:rsidRPr="00AF4685">
        <w:rPr>
          <w:rFonts w:hint="eastAsia"/>
          <w:position w:val="-14"/>
          <w:highlight w:val="yellow"/>
        </w:rPr>
        <w:object w:dxaOrig="1020" w:dyaOrig="360" w14:anchorId="68903437">
          <v:shape id="_x0000_i1031" type="#_x0000_t75" style="width:51.25pt;height:17.85pt" o:ole="">
            <v:imagedata r:id="rId20" o:title=""/>
          </v:shape>
          <o:OLEObject Type="Embed" ProgID="Equation.DSMT4" ShapeID="_x0000_i1031" DrawAspect="Content" ObjectID="_1830534788" r:id="rId21"/>
        </w:object>
      </w:r>
      <w:r w:rsidRPr="00AF4685">
        <w:rPr>
          <w:rFonts w:ascii="宋体" w:eastAsia="宋体" w:hAnsi="宋体" w:cs="宋体" w:hint="eastAsia"/>
          <w:highlight w:val="yellow"/>
          <w:lang w:eastAsia="zh-CN"/>
        </w:rPr>
        <w:t>，在上述数学模型的基础上，</w:t>
      </w:r>
      <w:r w:rsidRPr="00AF4685">
        <w:rPr>
          <w:rFonts w:eastAsiaTheme="minorEastAsia"/>
          <w:highlight w:val="yellow"/>
          <w:lang w:eastAsia="zh-CN"/>
        </w:rPr>
        <w:t>路径规划的核心目标</w:t>
      </w:r>
      <w:r w:rsidRPr="00AF4685">
        <w:rPr>
          <w:rFonts w:eastAsiaTheme="minorEastAsia" w:hint="eastAsia"/>
          <w:highlight w:val="yellow"/>
          <w:lang w:eastAsia="zh-CN"/>
        </w:rPr>
        <w:t>是在有限的时间内于</w:t>
      </w:r>
      <w:r w:rsidRPr="00AF4685">
        <w:rPr>
          <w:rFonts w:eastAsiaTheme="minorEastAsia"/>
          <w:highlight w:val="yellow"/>
          <w:lang w:eastAsia="zh-CN"/>
        </w:rPr>
        <w:t>复杂的工作空间</w:t>
      </w:r>
      <m:oMath>
        <m:r>
          <m:rPr>
            <m:sty m:val="p"/>
          </m:rPr>
          <w:rPr>
            <w:rFonts w:ascii="Cambria Math" w:eastAsiaTheme="minorEastAsia" w:hAnsi="Cambria Math"/>
            <w:highlight w:val="yellow"/>
            <w:lang w:eastAsia="zh-CN"/>
          </w:rPr>
          <m:t>W</m:t>
        </m:r>
      </m:oMath>
      <w:r w:rsidRPr="00AF4685">
        <w:rPr>
          <w:rFonts w:eastAsiaTheme="minorEastAsia"/>
          <w:highlight w:val="yellow"/>
          <w:lang w:eastAsia="zh-CN"/>
        </w:rPr>
        <w:t>中构建一棵从起点</w:t>
      </w:r>
      <m:oMath>
        <m:sSub>
          <m:sSubPr>
            <m:ctrlPr>
              <w:rPr>
                <w:rFonts w:ascii="Cambria Math" w:eastAsiaTheme="minorEastAsia" w:hAnsi="Cambria Math"/>
                <w:highlight w:val="yellow"/>
                <w:lang w:eastAsia="zh-CN"/>
              </w:rPr>
            </m:ctrlPr>
          </m:sSubPr>
          <m:e>
            <m:r>
              <w:rPr>
                <w:rFonts w:ascii="Cambria Math" w:eastAsiaTheme="minorEastAsia" w:hAnsi="Cambria Math"/>
                <w:highlight w:val="yellow"/>
                <w:lang w:eastAsia="zh-CN"/>
              </w:rPr>
              <m:t>x</m:t>
            </m:r>
          </m:e>
          <m:sub>
            <m:r>
              <w:rPr>
                <w:rFonts w:ascii="Cambria Math" w:eastAsiaTheme="minorEastAsia" w:hAnsi="Cambria Math"/>
                <w:highlight w:val="yellow"/>
                <w:lang w:eastAsia="zh-CN"/>
              </w:rPr>
              <m:t>s</m:t>
            </m:r>
          </m:sub>
        </m:sSub>
      </m:oMath>
      <w:r w:rsidRPr="00AF4685">
        <w:rPr>
          <w:rFonts w:eastAsiaTheme="minorEastAsia" w:hint="eastAsia"/>
          <w:highlight w:val="yellow"/>
          <w:lang w:eastAsia="zh-CN"/>
        </w:rPr>
        <w:t>扩展</w:t>
      </w:r>
      <w:r w:rsidRPr="00AF4685">
        <w:rPr>
          <w:rFonts w:eastAsiaTheme="minorEastAsia"/>
          <w:highlight w:val="yellow"/>
          <w:lang w:eastAsia="zh-CN"/>
        </w:rPr>
        <w:t>到</w:t>
      </w:r>
      <w:r w:rsidR="007543F5">
        <w:rPr>
          <w:rFonts w:eastAsiaTheme="minorEastAsia" w:hint="eastAsia"/>
          <w:highlight w:val="yellow"/>
          <w:lang w:eastAsia="zh-CN"/>
        </w:rPr>
        <w:t>中介点</w:t>
      </w:r>
      <w:proofErr w:type="spellStart"/>
      <w:r w:rsidR="007543F5">
        <w:rPr>
          <w:rFonts w:eastAsiaTheme="minorEastAsia" w:hint="eastAsia"/>
          <w:highlight w:val="yellow"/>
          <w:lang w:eastAsia="zh-CN"/>
        </w:rPr>
        <w:t>x</w:t>
      </w:r>
      <w:r w:rsidR="007543F5" w:rsidRPr="007543F5">
        <w:rPr>
          <w:rFonts w:eastAsiaTheme="minorEastAsia" w:hint="eastAsia"/>
          <w:highlight w:val="yellow"/>
          <w:vertAlign w:val="subscript"/>
          <w:lang w:eastAsia="zh-CN"/>
        </w:rPr>
        <w:t>mid</w:t>
      </w:r>
      <w:proofErr w:type="spellEnd"/>
      <w:r w:rsidRPr="00AF4685">
        <w:rPr>
          <w:rFonts w:eastAsiaTheme="minorEastAsia"/>
          <w:highlight w:val="yellow"/>
          <w:lang w:eastAsia="zh-CN"/>
        </w:rPr>
        <w:t>的随机树，</w:t>
      </w:r>
      <w:r w:rsidR="007543F5">
        <w:rPr>
          <w:rFonts w:eastAsiaTheme="minorEastAsia" w:hint="eastAsia"/>
          <w:highlight w:val="yellow"/>
          <w:lang w:eastAsia="zh-CN"/>
        </w:rPr>
        <w:t>以及终点侧发起向中介点</w:t>
      </w:r>
      <w:proofErr w:type="spellStart"/>
      <w:r w:rsidR="007543F5">
        <w:rPr>
          <w:rFonts w:eastAsiaTheme="minorEastAsia" w:hint="eastAsia"/>
          <w:highlight w:val="yellow"/>
          <w:lang w:eastAsia="zh-CN"/>
        </w:rPr>
        <w:t>x</w:t>
      </w:r>
      <w:r w:rsidR="007543F5" w:rsidRPr="007543F5">
        <w:rPr>
          <w:rFonts w:eastAsiaTheme="minorEastAsia" w:hint="eastAsia"/>
          <w:highlight w:val="yellow"/>
          <w:vertAlign w:val="subscript"/>
          <w:lang w:eastAsia="zh-CN"/>
        </w:rPr>
        <w:t>mid</w:t>
      </w:r>
      <w:proofErr w:type="spellEnd"/>
      <w:r w:rsidR="007543F5">
        <w:rPr>
          <w:rFonts w:eastAsiaTheme="minorEastAsia" w:hint="eastAsia"/>
          <w:highlight w:val="yellow"/>
          <w:lang w:eastAsia="zh-CN"/>
        </w:rPr>
        <w:t>的随机树，</w:t>
      </w:r>
      <w:r w:rsidRPr="00AF4685">
        <w:rPr>
          <w:rFonts w:eastAsiaTheme="minorEastAsia"/>
          <w:highlight w:val="yellow"/>
          <w:lang w:eastAsia="zh-CN"/>
        </w:rPr>
        <w:t>以寻找一条满足无碰撞约束的可行路径</w:t>
      </w:r>
      <w:r w:rsidRPr="00AF4685">
        <w:rPr>
          <w:rFonts w:eastAsiaTheme="minorEastAsia" w:hint="eastAsia"/>
          <w:highlight w:val="yellow"/>
          <w:lang w:eastAsia="zh-CN"/>
        </w:rPr>
        <w:t>。针对</w:t>
      </w:r>
      <w:r w:rsidR="007543F5">
        <w:rPr>
          <w:rFonts w:eastAsiaTheme="minorEastAsia" w:hint="eastAsia"/>
          <w:highlight w:val="yellow"/>
          <w:lang w:eastAsia="zh-CN"/>
        </w:rPr>
        <w:t>该</w:t>
      </w:r>
      <w:r w:rsidRPr="00AF4685">
        <w:rPr>
          <w:rFonts w:eastAsiaTheme="minorEastAsia"/>
          <w:highlight w:val="yellow"/>
          <w:lang w:eastAsia="zh-CN"/>
        </w:rPr>
        <w:t>问题，采样式</w:t>
      </w:r>
      <w:r w:rsidR="007543F5">
        <w:rPr>
          <w:rFonts w:eastAsiaTheme="minorEastAsia" w:hint="eastAsia"/>
          <w:highlight w:val="yellow"/>
          <w:lang w:eastAsia="zh-CN"/>
        </w:rPr>
        <w:t>路径</w:t>
      </w:r>
      <w:r w:rsidRPr="00AF4685">
        <w:rPr>
          <w:rFonts w:eastAsiaTheme="minorEastAsia"/>
          <w:highlight w:val="yellow"/>
          <w:lang w:eastAsia="zh-CN"/>
        </w:rPr>
        <w:t>规划算法因其对高维空间的良好适应性与对障碍环境的鲁棒性，成为目前最具代表性的解决</w:t>
      </w:r>
      <w:r w:rsidR="007543F5">
        <w:rPr>
          <w:rFonts w:eastAsiaTheme="minorEastAsia" w:hint="eastAsia"/>
          <w:highlight w:val="yellow"/>
          <w:lang w:eastAsia="zh-CN"/>
        </w:rPr>
        <w:t>方法</w:t>
      </w:r>
      <w:r w:rsidRPr="00AF4685">
        <w:rPr>
          <w:rFonts w:eastAsiaTheme="minorEastAsia"/>
          <w:highlight w:val="yellow"/>
          <w:lang w:eastAsia="zh-CN"/>
        </w:rPr>
        <w:t>之一。</w:t>
      </w:r>
    </w:p>
    <w:p w14:paraId="1F34BC63" w14:textId="77777777" w:rsidR="00302F26" w:rsidRDefault="007543F5" w:rsidP="00EB108E">
      <w:pPr>
        <w:spacing w:line="300" w:lineRule="auto"/>
        <w:ind w:firstLine="486"/>
        <w:jc w:val="both"/>
        <w:rPr>
          <w:rFonts w:eastAsiaTheme="minorEastAsia"/>
          <w:lang w:eastAsia="zh-CN"/>
        </w:rPr>
      </w:pPr>
      <w:r>
        <w:rPr>
          <w:rFonts w:eastAsiaTheme="minorEastAsia" w:hint="eastAsia"/>
          <w:lang w:eastAsia="zh-CN"/>
        </w:rPr>
        <w:t>为便于后续对</w:t>
      </w:r>
      <w:r>
        <w:rPr>
          <w:rFonts w:eastAsiaTheme="minorEastAsia" w:hint="eastAsia"/>
          <w:lang w:eastAsia="zh-CN"/>
        </w:rPr>
        <w:t>SC-RRT</w:t>
      </w:r>
      <w:r>
        <w:rPr>
          <w:rFonts w:eastAsiaTheme="minorEastAsia" w:hint="eastAsia"/>
          <w:lang w:eastAsia="zh-CN"/>
        </w:rPr>
        <w:t>算法的描述，本文引入</w:t>
      </w:r>
      <w:r w:rsidR="00EB108E" w:rsidRPr="00283EA7">
        <w:rPr>
          <w:rFonts w:eastAsiaTheme="minorEastAsia" w:hint="eastAsia"/>
          <w:lang w:eastAsia="zh-CN"/>
        </w:rPr>
        <w:t>以下</w:t>
      </w:r>
      <w:r>
        <w:rPr>
          <w:rFonts w:eastAsiaTheme="minorEastAsia" w:hint="eastAsia"/>
          <w:lang w:eastAsia="zh-CN"/>
        </w:rPr>
        <w:t>关键定义</w:t>
      </w:r>
    </w:p>
    <w:p w14:paraId="4156F74E" w14:textId="77777777" w:rsidR="00302F26" w:rsidRDefault="00302F26" w:rsidP="00EB108E">
      <w:pPr>
        <w:spacing w:line="300" w:lineRule="auto"/>
        <w:ind w:firstLine="486"/>
        <w:jc w:val="both"/>
        <w:rPr>
          <w:rFonts w:eastAsiaTheme="minorEastAsia"/>
          <w:lang w:eastAsia="zh-CN"/>
        </w:rPr>
      </w:pPr>
    </w:p>
    <w:p w14:paraId="524070CD" w14:textId="452BEE04" w:rsidR="00EB108E" w:rsidRPr="00EB108E" w:rsidRDefault="00EB108E" w:rsidP="00EB108E">
      <w:pPr>
        <w:spacing w:line="300" w:lineRule="auto"/>
        <w:ind w:firstLine="486"/>
        <w:jc w:val="both"/>
        <w:rPr>
          <w:rFonts w:eastAsiaTheme="minorEastAsia"/>
          <w:lang w:eastAsia="zh-CN"/>
        </w:rPr>
      </w:pPr>
      <w:r w:rsidRPr="00283EA7">
        <w:rPr>
          <w:rFonts w:eastAsiaTheme="minorEastAsia" w:hint="eastAsia"/>
          <w:lang w:eastAsia="zh-CN"/>
        </w:rPr>
        <w:t>。</w:t>
      </w:r>
    </w:p>
    <w:p w14:paraId="0023F337" w14:textId="77777777" w:rsidR="003C64F5" w:rsidRDefault="003C64F5" w:rsidP="003C64F5">
      <w:pPr>
        <w:spacing w:line="300" w:lineRule="auto"/>
        <w:jc w:val="both"/>
        <w:rPr>
          <w:rFonts w:eastAsiaTheme="minorEastAsia"/>
          <w:highlight w:val="red"/>
          <w:lang w:eastAsia="zh-CN"/>
        </w:rPr>
      </w:pPr>
      <w:r>
        <w:rPr>
          <w:rFonts w:eastAsiaTheme="minorEastAsia"/>
          <w:lang w:eastAsia="zh-CN"/>
        </w:rPr>
        <w:tab/>
      </w:r>
      <w:bookmarkStart w:id="10" w:name="OLE_LINK7"/>
      <w:r w:rsidRPr="00EA69D0">
        <w:rPr>
          <w:rFonts w:eastAsiaTheme="minorEastAsia"/>
          <w:highlight w:val="red"/>
          <w:lang w:eastAsia="zh-CN"/>
        </w:rPr>
        <w:t>注：记得修改，对齐加入</w:t>
      </w:r>
      <w:r w:rsidRPr="00EA69D0">
        <w:rPr>
          <w:rFonts w:eastAsiaTheme="minorEastAsia" w:hint="eastAsia"/>
          <w:highlight w:val="red"/>
          <w:lang w:eastAsia="zh-CN"/>
        </w:rPr>
        <w:t>PID</w:t>
      </w:r>
      <w:r w:rsidRPr="00EA69D0">
        <w:rPr>
          <w:rFonts w:eastAsiaTheme="minorEastAsia" w:hint="eastAsia"/>
          <w:highlight w:val="red"/>
          <w:lang w:eastAsia="zh-CN"/>
        </w:rPr>
        <w:t>控制的优化</w:t>
      </w:r>
    </w:p>
    <w:p w14:paraId="7E362472" w14:textId="026A447A" w:rsidR="003C64F5" w:rsidRPr="006E3D83" w:rsidRDefault="003C64F5" w:rsidP="006E3D83">
      <w:pPr>
        <w:pStyle w:val="a6"/>
        <w:numPr>
          <w:ilvl w:val="0"/>
          <w:numId w:val="9"/>
        </w:numPr>
        <w:spacing w:line="300" w:lineRule="auto"/>
        <w:rPr>
          <w:rFonts w:eastAsiaTheme="minorEastAsia"/>
          <w:highlight w:val="yellow"/>
          <w:lang w:eastAsia="zh-CN"/>
        </w:rPr>
      </w:pPr>
      <w:r w:rsidRPr="00302F26">
        <w:rPr>
          <w:rFonts w:eastAsiaTheme="minorEastAsia" w:hint="eastAsia"/>
          <w:highlight w:val="yellow"/>
          <w:lang w:eastAsia="zh-CN"/>
        </w:rPr>
        <w:t>路径代价预估函数</w:t>
      </w:r>
      <w:bookmarkEnd w:id="10"/>
      <w:proofErr w:type="spellStart"/>
      <w:r w:rsidRPr="00302F26">
        <w:rPr>
          <w:rFonts w:eastAsiaTheme="minorEastAsia"/>
          <w:highlight w:val="yellow"/>
          <w:lang w:eastAsia="zh-CN"/>
        </w:rPr>
        <w:t>HeurCost</w:t>
      </w:r>
      <w:proofErr w:type="spellEnd"/>
      <w:r w:rsidRPr="00302F26">
        <w:rPr>
          <w:rFonts w:eastAsiaTheme="minorEastAsia" w:hint="eastAsia"/>
          <w:highlight w:val="yellow"/>
          <w:lang w:eastAsia="zh-CN"/>
        </w:rPr>
        <w:t>(</w:t>
      </w:r>
      <w:r w:rsidRPr="00302F26">
        <w:rPr>
          <w:rFonts w:eastAsiaTheme="minorEastAsia"/>
          <w:highlight w:val="yellow"/>
          <w:lang w:eastAsia="zh-CN"/>
        </w:rPr>
        <w:t>Heuristic Cost</w:t>
      </w:r>
      <w:r w:rsidRPr="00302F26">
        <w:rPr>
          <w:rFonts w:eastAsiaTheme="minorEastAsia" w:hint="eastAsia"/>
          <w:highlight w:val="yellow"/>
          <w:lang w:eastAsia="zh-CN"/>
        </w:rPr>
        <w:t>)</w:t>
      </w:r>
      <w:r w:rsidRPr="006E3D83">
        <w:rPr>
          <w:rFonts w:eastAsiaTheme="minorEastAsia" w:hint="eastAsia"/>
          <w:lang w:eastAsia="zh-CN"/>
        </w:rPr>
        <w:t>：</w:t>
      </w:r>
      <w:r w:rsidR="00302F26" w:rsidRPr="006E3D83">
        <w:rPr>
          <w:rFonts w:eastAsiaTheme="minorEastAsia"/>
          <w:lang w:eastAsia="zh-CN"/>
        </w:rPr>
        <w:t>为提高局部扩展阶段的路径质量评估精度，本文定义路径代价预估函数</w:t>
      </w:r>
      <w:proofErr w:type="spellStart"/>
      <w:r w:rsidR="00302F26" w:rsidRPr="006E3D83">
        <w:rPr>
          <w:rFonts w:eastAsiaTheme="minorEastAsia" w:hint="eastAsia"/>
          <w:lang w:eastAsia="zh-CN"/>
        </w:rPr>
        <w:t>HeurCost</w:t>
      </w:r>
      <w:proofErr w:type="spellEnd"/>
      <w:r w:rsidR="00302F26" w:rsidRPr="006E3D83">
        <w:rPr>
          <w:rFonts w:eastAsiaTheme="minorEastAsia" w:hint="eastAsia"/>
          <w:lang w:eastAsia="zh-CN"/>
        </w:rPr>
        <w:t>()</w:t>
      </w:r>
      <w:r w:rsidR="00302F26" w:rsidRPr="006E3D83">
        <w:rPr>
          <w:rFonts w:eastAsiaTheme="minorEastAsia" w:hint="eastAsia"/>
          <w:lang w:eastAsia="zh-CN"/>
        </w:rPr>
        <w:t>，用于估计从局部起点</w:t>
      </w:r>
      <w:proofErr w:type="spellStart"/>
      <w:r w:rsidR="00302F26" w:rsidRPr="006E3D83">
        <w:rPr>
          <w:rFonts w:eastAsiaTheme="minorEastAsia" w:hint="eastAsia"/>
          <w:lang w:eastAsia="zh-CN"/>
        </w:rPr>
        <w:t>x</w:t>
      </w:r>
      <w:r w:rsidR="00302F26" w:rsidRPr="006E3D83">
        <w:rPr>
          <w:rFonts w:eastAsiaTheme="minorEastAsia" w:hint="eastAsia"/>
          <w:vertAlign w:val="subscript"/>
          <w:lang w:eastAsia="zh-CN"/>
        </w:rPr>
        <w:t>start</w:t>
      </w:r>
      <w:proofErr w:type="spellEnd"/>
      <w:r w:rsidR="00302F26" w:rsidRPr="006E3D83">
        <w:rPr>
          <w:rFonts w:eastAsiaTheme="minorEastAsia" w:hint="eastAsia"/>
          <w:lang w:eastAsia="zh-CN"/>
        </w:rPr>
        <w:t>到中介点</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mid</m:t>
            </m:r>
          </m:sub>
        </m:sSub>
      </m:oMath>
      <w:r w:rsidR="00302F26" w:rsidRPr="006E3D83">
        <w:rPr>
          <w:rFonts w:eastAsiaTheme="minorEastAsia"/>
          <w:lang w:eastAsia="zh-CN"/>
        </w:rPr>
        <w:t>的路径代价。该函数基于当扩展过程中已生成的节点信息，对路径长度进行快速近似评估。中介点</w:t>
      </w:r>
      <w:r w:rsidR="00302F26" w:rsidRPr="006E3D83">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mid</m:t>
            </m:r>
          </m:sub>
        </m:sSub>
      </m:oMath>
      <w:r w:rsidR="00302F26" w:rsidRPr="006E3D83">
        <w:rPr>
          <w:rFonts w:eastAsiaTheme="minorEastAsia"/>
          <w:lang w:eastAsia="zh-CN"/>
        </w:rPr>
        <w:t>以固定迭代间隔</w:t>
      </w:r>
      <w:r w:rsidR="00302F26" w:rsidRPr="006E3D83">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T</m:t>
            </m:r>
          </m:e>
          <m:sub>
            <m:r>
              <w:rPr>
                <w:rFonts w:ascii="Cambria Math" w:eastAsiaTheme="minorEastAsia" w:hAnsi="Cambria Math"/>
                <w:lang w:eastAsia="zh-CN"/>
              </w:rPr>
              <m:t>mid</m:t>
            </m:r>
          </m:sub>
        </m:sSub>
      </m:oMath>
      <w:r w:rsidR="00302F26" w:rsidRPr="006E3D83">
        <w:rPr>
          <w:rFonts w:eastAsiaTheme="minorEastAsia"/>
          <w:lang w:eastAsia="zh-CN"/>
        </w:rPr>
        <w:t>进行更新，以避免频繁切换引起的搜索不稳定性。该预估代价被用于自适应确定超椭球体采样区域的主轴尺度，从而约束知情采样范围。</w:t>
      </w:r>
    </w:p>
    <w:p w14:paraId="71E1DC97" w14:textId="7D58F15D" w:rsidR="003C64F5" w:rsidRPr="003C64F5" w:rsidRDefault="003C64F5" w:rsidP="006E3D83">
      <w:pPr>
        <w:pStyle w:val="a6"/>
        <w:numPr>
          <w:ilvl w:val="0"/>
          <w:numId w:val="9"/>
        </w:numPr>
        <w:spacing w:line="300" w:lineRule="auto"/>
        <w:rPr>
          <w:lang w:eastAsia="zh-CN"/>
        </w:rPr>
      </w:pPr>
      <w:r w:rsidRPr="00EB0124">
        <w:rPr>
          <w:rFonts w:eastAsiaTheme="minorEastAsia" w:hint="eastAsia"/>
          <w:highlight w:val="yellow"/>
          <w:lang w:eastAsia="zh-CN"/>
        </w:rPr>
        <w:t>帕累托最优支配节点选择函数</w:t>
      </w:r>
      <w:proofErr w:type="spellStart"/>
      <w:r w:rsidRPr="00EB0124">
        <w:rPr>
          <w:rFonts w:eastAsiaTheme="minorEastAsia"/>
          <w:highlight w:val="yellow"/>
          <w:lang w:eastAsia="zh-CN"/>
        </w:rPr>
        <w:t>ParetoModule</w:t>
      </w:r>
      <w:proofErr w:type="spellEnd"/>
      <w:r>
        <w:rPr>
          <w:rFonts w:eastAsiaTheme="minorEastAsia" w:hint="eastAsia"/>
          <w:lang w:eastAsia="zh-CN"/>
        </w:rPr>
        <w:t>：</w:t>
      </w:r>
      <w:r w:rsidR="006E3D83">
        <w:rPr>
          <w:rFonts w:eastAsiaTheme="minorEastAsia" w:hint="eastAsia"/>
          <w:lang w:eastAsia="zh-CN"/>
        </w:rPr>
        <w:t>本文算法中，节点的选择不再</w:t>
      </w:r>
      <w:r w:rsidRPr="00EB0124">
        <w:rPr>
          <w:rFonts w:eastAsiaTheme="minorEastAsia"/>
          <w:lang w:eastAsia="zh-CN"/>
        </w:rPr>
        <w:t>基于单一目标如路径长度或启发式代价选择节点，而</w:t>
      </w:r>
      <w:r w:rsidR="006E3D83" w:rsidRPr="006E3D83">
        <w:rPr>
          <w:rFonts w:eastAsiaTheme="minorEastAsia"/>
          <w:lang w:eastAsia="zh-CN"/>
        </w:rPr>
        <w:t>被建模为多目标优化问题。每次扩展时，综合考虑以下三类信息：</w:t>
      </w:r>
      <w:r w:rsidR="006E3D83">
        <w:rPr>
          <w:rFonts w:eastAsiaTheme="minorEastAsia" w:hint="eastAsia"/>
          <w:lang w:eastAsia="zh-CN"/>
        </w:rPr>
        <w:t>1</w:t>
      </w:r>
      <w:r w:rsidR="006E3D83">
        <w:rPr>
          <w:rFonts w:eastAsiaTheme="minorEastAsia" w:hint="eastAsia"/>
          <w:lang w:eastAsia="zh-CN"/>
        </w:rPr>
        <w:t>、</w:t>
      </w:r>
      <w:r w:rsidR="006E3D83" w:rsidRPr="006E3D83">
        <w:rPr>
          <w:rFonts w:eastAsiaTheme="minorEastAsia"/>
          <w:lang w:eastAsia="zh-CN"/>
        </w:rPr>
        <w:t>节点在搜索树中</w:t>
      </w:r>
      <w:proofErr w:type="gramStart"/>
      <w:r w:rsidR="006E3D83" w:rsidRPr="006E3D83">
        <w:rPr>
          <w:rFonts w:eastAsiaTheme="minorEastAsia"/>
          <w:lang w:eastAsia="zh-CN"/>
        </w:rPr>
        <w:t>的</w:t>
      </w:r>
      <w:r w:rsidR="006E3D83">
        <w:rPr>
          <w:rFonts w:eastAsiaTheme="minorEastAsia" w:hint="eastAsia"/>
          <w:lang w:eastAsia="zh-CN"/>
        </w:rPr>
        <w:t>出度</w:t>
      </w:r>
      <w:proofErr w:type="gramEnd"/>
      <w:r w:rsidR="006E3D83" w:rsidRPr="003C64F5">
        <w:rPr>
          <w:rFonts w:hint="eastAsia"/>
          <w:position w:val="-10"/>
        </w:rPr>
        <w:object w:dxaOrig="460" w:dyaOrig="300" w14:anchorId="4A129167">
          <v:shape id="_x0000_i1032" type="#_x0000_t75" style="width:22.45pt;height:15pt" o:ole="">
            <v:imagedata r:id="rId22" o:title=""/>
          </v:shape>
          <o:OLEObject Type="Embed" ProgID="Equation.DSMT4" ShapeID="_x0000_i1032" DrawAspect="Content" ObjectID="_1830534789" r:id="rId23"/>
        </w:object>
      </w:r>
      <w:r w:rsidR="006E3D83" w:rsidRPr="006E3D83">
        <w:rPr>
          <w:rFonts w:eastAsiaTheme="minorEastAsia" w:hint="eastAsia"/>
          <w:lang w:eastAsia="zh-CN"/>
        </w:rPr>
        <w:t>，</w:t>
      </w:r>
      <w:r w:rsidR="006E3D83" w:rsidRPr="006E3D83">
        <w:rPr>
          <w:rFonts w:eastAsiaTheme="minorEastAsia" w:hint="eastAsia"/>
          <w:lang w:eastAsia="zh-CN"/>
        </w:rPr>
        <w:t>2</w:t>
      </w:r>
      <w:r w:rsidR="006E3D83" w:rsidRPr="006E3D83">
        <w:rPr>
          <w:rFonts w:eastAsiaTheme="minorEastAsia" w:hint="eastAsia"/>
          <w:lang w:eastAsia="zh-CN"/>
        </w:rPr>
        <w:t>、</w:t>
      </w:r>
      <w:r w:rsidR="006E3D83" w:rsidRPr="006E3D83">
        <w:rPr>
          <w:rFonts w:eastAsiaTheme="minorEastAsia"/>
          <w:lang w:eastAsia="zh-CN"/>
        </w:rPr>
        <w:t>节点到目标区域的启发式代价估计</w:t>
      </w:r>
      <w:r w:rsidR="006E3D83" w:rsidRPr="006E3D83">
        <w:rPr>
          <w:rFonts w:hint="eastAsia"/>
          <w:position w:val="-10"/>
        </w:rPr>
        <w:object w:dxaOrig="740" w:dyaOrig="360" w14:anchorId="1C081801">
          <v:shape id="_x0000_i1033" type="#_x0000_t75" style="width:31.7pt;height:15pt" o:ole="">
            <v:imagedata r:id="rId24" o:title=""/>
          </v:shape>
          <o:OLEObject Type="Embed" ProgID="Equation.DSMT4" ShapeID="_x0000_i1033" DrawAspect="Content" ObjectID="_1830534790" r:id="rId25"/>
        </w:object>
      </w:r>
      <w:r w:rsidR="006E3D83" w:rsidRPr="006E3D83">
        <w:rPr>
          <w:rFonts w:eastAsiaTheme="minorEastAsia" w:hint="eastAsia"/>
          <w:lang w:eastAsia="zh-CN"/>
        </w:rPr>
        <w:t>，</w:t>
      </w:r>
      <w:r w:rsidR="006E3D83" w:rsidRPr="006E3D83">
        <w:rPr>
          <w:rFonts w:eastAsiaTheme="minorEastAsia" w:hint="eastAsia"/>
          <w:lang w:eastAsia="zh-CN"/>
        </w:rPr>
        <w:t>3</w:t>
      </w:r>
      <w:r w:rsidR="006E3D83" w:rsidRPr="006E3D83">
        <w:rPr>
          <w:rFonts w:eastAsiaTheme="minorEastAsia" w:hint="eastAsia"/>
          <w:lang w:eastAsia="zh-CN"/>
        </w:rPr>
        <w:t>、</w:t>
      </w:r>
      <w:r w:rsidR="006E3D83" w:rsidRPr="006E3D83">
        <w:rPr>
          <w:rFonts w:eastAsiaTheme="minorEastAsia"/>
          <w:lang w:eastAsia="zh-CN"/>
        </w:rPr>
        <w:t>路径质量指标</w:t>
      </w:r>
      <w:r w:rsidR="006E3D83" w:rsidRPr="003C64F5">
        <w:rPr>
          <w:rFonts w:hint="eastAsia"/>
          <w:position w:val="-10"/>
        </w:rPr>
        <w:object w:dxaOrig="480" w:dyaOrig="300" w14:anchorId="2901D28E">
          <v:shape id="_x0000_i1034" type="#_x0000_t75" style="width:24.2pt;height:15pt" o:ole="">
            <v:imagedata r:id="rId26" o:title=""/>
          </v:shape>
          <o:OLEObject Type="Embed" ProgID="Equation.DSMT4" ShapeID="_x0000_i1034" DrawAspect="Content" ObjectID="_1830534791" r:id="rId27"/>
        </w:object>
      </w:r>
      <w:r w:rsidRPr="006E3D83">
        <w:rPr>
          <w:rFonts w:eastAsiaTheme="minorEastAsia" w:hint="eastAsia"/>
          <w:lang w:eastAsia="zh-CN"/>
        </w:rPr>
        <w:t>，</w:t>
      </w:r>
      <w:r w:rsidR="006E3D83" w:rsidRPr="006E3D83">
        <w:rPr>
          <w:rFonts w:eastAsiaTheme="minorEastAsia"/>
          <w:lang w:eastAsia="zh-CN"/>
        </w:rPr>
        <w:t>通过帕累托支配准则</w:t>
      </w:r>
      <w:proofErr w:type="gramStart"/>
      <w:r w:rsidR="006E3D83" w:rsidRPr="006E3D83">
        <w:rPr>
          <w:rFonts w:eastAsiaTheme="minorEastAsia"/>
          <w:lang w:eastAsia="zh-CN"/>
        </w:rPr>
        <w:t>筛选非</w:t>
      </w:r>
      <w:proofErr w:type="gramEnd"/>
      <w:r w:rsidR="006E3D83" w:rsidRPr="006E3D83">
        <w:rPr>
          <w:rFonts w:eastAsiaTheme="minorEastAsia"/>
          <w:lang w:eastAsia="zh-CN"/>
        </w:rPr>
        <w:t>支配节点集合，并在该集合中随机选择扩展节点，以在搜索过程中平衡探索性与利用性，从而提升路径质量的稳定性与搜索效率。</w:t>
      </w:r>
    </w:p>
    <w:p w14:paraId="72956EE3" w14:textId="16E529A4" w:rsidR="005B7F8E" w:rsidRPr="006E3D83" w:rsidRDefault="003C64F5" w:rsidP="006E3D83">
      <w:pPr>
        <w:pStyle w:val="a6"/>
        <w:numPr>
          <w:ilvl w:val="0"/>
          <w:numId w:val="9"/>
        </w:numPr>
        <w:spacing w:line="300" w:lineRule="auto"/>
        <w:rPr>
          <w:rFonts w:eastAsiaTheme="minorEastAsia"/>
          <w:lang w:eastAsia="zh-CN"/>
        </w:rPr>
      </w:pPr>
      <w:r w:rsidRPr="00C24F20">
        <w:rPr>
          <w:rFonts w:eastAsiaTheme="minorEastAsia" w:hint="eastAsia"/>
          <w:highlight w:val="yellow"/>
          <w:lang w:eastAsia="zh-CN"/>
        </w:rPr>
        <w:t>超椭球体采样函数</w:t>
      </w:r>
      <w:r w:rsidRPr="00C24F20">
        <w:rPr>
          <w:rFonts w:eastAsiaTheme="minorEastAsia" w:hint="eastAsia"/>
          <w:highlight w:val="yellow"/>
          <w:lang w:eastAsia="zh-CN"/>
        </w:rPr>
        <w:t>Sample Ellipsoid</w:t>
      </w:r>
      <w:r w:rsidRPr="00C24F20">
        <w:rPr>
          <w:rFonts w:eastAsiaTheme="minorEastAsia" w:hint="eastAsia"/>
          <w:lang w:eastAsia="zh-CN"/>
        </w:rPr>
        <w:t>:</w:t>
      </w:r>
      <w:r w:rsidRPr="00B21FA7">
        <w:rPr>
          <w:lang w:eastAsia="zh-CN"/>
        </w:rPr>
        <w:t xml:space="preserve"> </w:t>
      </w:r>
      <w:r w:rsidRPr="00C24F20">
        <w:rPr>
          <w:rFonts w:eastAsiaTheme="minorEastAsia"/>
          <w:lang w:eastAsia="zh-CN"/>
        </w:rPr>
        <w:t>为克服原始代价估计偏差导致的超椭球尺寸误判问题</w:t>
      </w:r>
      <w:r w:rsidRPr="00C24F20">
        <w:rPr>
          <w:rFonts w:eastAsiaTheme="minorEastAsia" w:hint="eastAsia"/>
          <w:lang w:eastAsia="zh-CN"/>
        </w:rPr>
        <w:t>，</w:t>
      </w:r>
      <w:r w:rsidRPr="00C24F20">
        <w:rPr>
          <w:rFonts w:eastAsiaTheme="minorEastAsia"/>
          <w:lang w:eastAsia="zh-CN"/>
        </w:rPr>
        <w:t>本文</w:t>
      </w:r>
      <w:r w:rsidR="006E3D83" w:rsidRPr="006E3D83">
        <w:rPr>
          <w:rFonts w:eastAsiaTheme="minorEastAsia"/>
          <w:lang w:eastAsia="zh-CN"/>
        </w:rPr>
        <w:t>引入基于反馈修正的超椭球体约束采样机制</w:t>
      </w:r>
      <w:r w:rsidRPr="00C24F20">
        <w:rPr>
          <w:rFonts w:eastAsiaTheme="minorEastAsia" w:hint="eastAsia"/>
          <w:lang w:eastAsia="zh-CN"/>
        </w:rPr>
        <w:t>，</w:t>
      </w:r>
      <w:r w:rsidR="006E3D83" w:rsidRPr="006E3D83">
        <w:rPr>
          <w:rFonts w:eastAsiaTheme="minorEastAsia"/>
          <w:lang w:eastAsia="zh-CN"/>
        </w:rPr>
        <w:t>通过结合在线代价估计与</w:t>
      </w:r>
      <w:r w:rsidR="006E3D83" w:rsidRPr="006E3D83">
        <w:rPr>
          <w:rFonts w:eastAsiaTheme="minorEastAsia"/>
          <w:lang w:eastAsia="zh-CN"/>
        </w:rPr>
        <w:t xml:space="preserve"> PID </w:t>
      </w:r>
      <w:r w:rsidR="006E3D83" w:rsidRPr="006E3D83">
        <w:rPr>
          <w:rFonts w:eastAsiaTheme="minorEastAsia"/>
          <w:lang w:eastAsia="zh-CN"/>
        </w:rPr>
        <w:t>控制策略，自适应调节超椭球体的几何参数。</w:t>
      </w:r>
      <w:r w:rsidRPr="00C24F20">
        <w:rPr>
          <w:rFonts w:eastAsiaTheme="minorEastAsia" w:hint="eastAsia"/>
          <w:lang w:eastAsia="zh-CN"/>
        </w:rPr>
        <w:t>结合</w:t>
      </w:r>
      <w:r w:rsidR="006E3D83" w:rsidRPr="006E3D83">
        <w:rPr>
          <w:rFonts w:eastAsiaTheme="minorEastAsia"/>
          <w:lang w:eastAsia="zh-CN"/>
        </w:rPr>
        <w:t>RRT-Connect</w:t>
      </w:r>
      <w:r w:rsidRPr="00C24F20">
        <w:rPr>
          <w:rFonts w:eastAsiaTheme="minorEastAsia" w:hint="eastAsia"/>
          <w:lang w:eastAsia="zh-CN"/>
        </w:rPr>
        <w:t>的双向</w:t>
      </w:r>
      <w:r w:rsidR="006E3D83">
        <w:rPr>
          <w:rFonts w:eastAsiaTheme="minorEastAsia" w:hint="eastAsia"/>
          <w:lang w:eastAsia="zh-CN"/>
        </w:rPr>
        <w:t>搜索思想</w:t>
      </w:r>
      <w:r w:rsidRPr="00C24F20">
        <w:rPr>
          <w:rFonts w:eastAsiaTheme="minorEastAsia" w:hint="eastAsia"/>
          <w:lang w:eastAsia="zh-CN"/>
        </w:rPr>
        <w:t>同时在起点</w:t>
      </w:r>
      <w:r w:rsidR="006E3D83">
        <w:rPr>
          <w:rFonts w:eastAsiaTheme="minorEastAsia" w:hint="eastAsia"/>
          <w:lang w:eastAsia="zh-CN"/>
        </w:rPr>
        <w:t>侧</w:t>
      </w:r>
      <w:r w:rsidRPr="00C24F20">
        <w:rPr>
          <w:rFonts w:eastAsiaTheme="minorEastAsia" w:hint="eastAsia"/>
          <w:lang w:eastAsia="zh-CN"/>
        </w:rPr>
        <w:t>与</w:t>
      </w:r>
      <w:r w:rsidR="006E3D83">
        <w:rPr>
          <w:rFonts w:eastAsiaTheme="minorEastAsia" w:hint="eastAsia"/>
          <w:lang w:eastAsia="zh-CN"/>
        </w:rPr>
        <w:t>终点侧向</w:t>
      </w:r>
      <w:r w:rsidRPr="00C24F20">
        <w:rPr>
          <w:rFonts w:eastAsiaTheme="minorEastAsia" w:hint="eastAsia"/>
          <w:lang w:eastAsia="zh-CN"/>
        </w:rPr>
        <w:t>选定</w:t>
      </w:r>
      <w:r w:rsidR="007F7EEF" w:rsidRPr="00C24F20">
        <w:rPr>
          <w:rFonts w:eastAsiaTheme="minorEastAsia" w:hint="eastAsia"/>
          <w:lang w:eastAsia="zh-CN"/>
        </w:rPr>
        <w:t>的汇合</w:t>
      </w:r>
      <w:r w:rsidRPr="00C24F20">
        <w:rPr>
          <w:rFonts w:eastAsiaTheme="minorEastAsia" w:hint="eastAsia"/>
          <w:lang w:eastAsia="zh-CN"/>
        </w:rPr>
        <w:t>点</w:t>
      </w:r>
      <w:r w:rsidR="006E3D83">
        <w:rPr>
          <w:rFonts w:eastAsiaTheme="minorEastAsia" w:hint="eastAsia"/>
          <w:lang w:eastAsia="zh-CN"/>
        </w:rPr>
        <w:t>的两个路径区间内</w:t>
      </w:r>
      <w:r w:rsidR="006E3D83" w:rsidRPr="006E3D83">
        <w:rPr>
          <w:rFonts w:eastAsiaTheme="minorEastAsia"/>
          <w:lang w:eastAsia="zh-CN"/>
        </w:rPr>
        <w:t>构建独立的知情超椭球体，从而在双向扩展过程中有效限制采样范围并提高收敛效率。</w:t>
      </w:r>
    </w:p>
    <w:p w14:paraId="0D002C65" w14:textId="13F36887" w:rsidR="004204A8" w:rsidRPr="00E97F44" w:rsidRDefault="004204A8" w:rsidP="00E97F44">
      <w:pPr>
        <w:pStyle w:val="11"/>
        <w:numPr>
          <w:ilvl w:val="0"/>
          <w:numId w:val="5"/>
        </w:numPr>
        <w:tabs>
          <w:tab w:val="left" w:pos="474"/>
        </w:tabs>
        <w:spacing w:before="109"/>
        <w:rPr>
          <w:rFonts w:ascii="Times New Roman" w:hAnsi="Times New Roman" w:cs="Times New Roman"/>
          <w:spacing w:val="-2"/>
          <w:w w:val="110"/>
        </w:rPr>
      </w:pPr>
      <w:r w:rsidRPr="00E97F44">
        <w:rPr>
          <w:rFonts w:ascii="Times New Roman" w:hAnsi="Times New Roman" w:cs="Times New Roman"/>
          <w:spacing w:val="-2"/>
          <w:w w:val="110"/>
        </w:rPr>
        <w:t>Proposed</w:t>
      </w:r>
      <w:r w:rsidR="00724B6B">
        <w:rPr>
          <w:rFonts w:ascii="Times New Roman" w:eastAsiaTheme="minorEastAsia" w:hAnsi="Times New Roman" w:cs="Times New Roman" w:hint="eastAsia"/>
          <w:spacing w:val="-2"/>
          <w:w w:val="110"/>
          <w:lang w:eastAsia="zh-CN"/>
        </w:rPr>
        <w:t xml:space="preserve"> </w:t>
      </w:r>
      <w:proofErr w:type="gramStart"/>
      <w:r w:rsidRPr="00E97F44">
        <w:rPr>
          <w:rFonts w:ascii="Times New Roman" w:hAnsi="Times New Roman" w:cs="Times New Roman"/>
          <w:spacing w:val="-2"/>
          <w:w w:val="110"/>
        </w:rPr>
        <w:t>method</w:t>
      </w:r>
      <w:r w:rsidRPr="00E97F44">
        <w:rPr>
          <w:rFonts w:ascii="Times New Roman" w:hAnsi="Times New Roman" w:cs="Times New Roman" w:hint="eastAsia"/>
          <w:spacing w:val="-2"/>
          <w:w w:val="110"/>
        </w:rPr>
        <w:t xml:space="preserve"> </w:t>
      </w:r>
      <w:r w:rsidR="00AF4685" w:rsidRPr="00E97F44">
        <w:rPr>
          <w:rFonts w:ascii="Times New Roman" w:hAnsi="Times New Roman" w:cs="Times New Roman" w:hint="eastAsia"/>
          <w:spacing w:val="-2"/>
          <w:w w:val="110"/>
        </w:rPr>
        <w:t xml:space="preserve"> </w:t>
      </w:r>
      <w:r w:rsidR="00AF4685" w:rsidRPr="00E97F44">
        <w:rPr>
          <w:rFonts w:ascii="宋体" w:eastAsia="宋体" w:hAnsi="宋体" w:cs="宋体" w:hint="eastAsia"/>
          <w:spacing w:val="-2"/>
          <w:w w:val="110"/>
        </w:rPr>
        <w:t>（</w:t>
      </w:r>
      <w:proofErr w:type="gramEnd"/>
      <w:r w:rsidR="00AF4685" w:rsidRPr="00E97F44">
        <w:rPr>
          <w:rFonts w:ascii="宋体" w:eastAsia="宋体" w:hAnsi="宋体" w:cs="宋体" w:hint="eastAsia"/>
          <w:spacing w:val="-2"/>
          <w:w w:val="110"/>
        </w:rPr>
        <w:t>首先介绍思想，</w:t>
      </w:r>
      <w:r w:rsidR="00AF4685" w:rsidRPr="00E97F44">
        <w:rPr>
          <w:rFonts w:ascii="Times New Roman" w:hAnsi="Times New Roman" w:cs="Times New Roman" w:hint="eastAsia"/>
          <w:spacing w:val="-2"/>
          <w:w w:val="110"/>
        </w:rPr>
        <w:t>1.12.</w:t>
      </w:r>
      <w:proofErr w:type="gramStart"/>
      <w:r w:rsidR="00AF4685" w:rsidRPr="00E97F44">
        <w:rPr>
          <w:rFonts w:ascii="Times New Roman" w:hAnsi="Times New Roman" w:cs="Times New Roman" w:hint="eastAsia"/>
          <w:spacing w:val="-2"/>
          <w:w w:val="110"/>
        </w:rPr>
        <w:t>23.</w:t>
      </w:r>
      <w:r w:rsidR="00AF4685" w:rsidRPr="00E97F44">
        <w:rPr>
          <w:rFonts w:ascii="宋体" w:eastAsia="宋体" w:hAnsi="宋体" w:cs="宋体" w:hint="eastAsia"/>
          <w:spacing w:val="-2"/>
          <w:w w:val="110"/>
        </w:rPr>
        <w:t>，</w:t>
      </w:r>
      <w:proofErr w:type="gramEnd"/>
      <w:r w:rsidR="00AF4685" w:rsidRPr="00E97F44">
        <w:rPr>
          <w:rFonts w:ascii="宋体" w:eastAsia="宋体" w:hAnsi="宋体" w:cs="宋体" w:hint="eastAsia"/>
          <w:spacing w:val="-2"/>
          <w:w w:val="110"/>
        </w:rPr>
        <w:t>）</w:t>
      </w:r>
    </w:p>
    <w:p w14:paraId="39F9D4E1" w14:textId="556FDD71" w:rsidR="00EF5B1C" w:rsidRPr="00EF5B1C" w:rsidRDefault="004204A8" w:rsidP="006E3D83">
      <w:pPr>
        <w:ind w:firstLine="219"/>
        <w:rPr>
          <w:rFonts w:eastAsiaTheme="minorEastAsia"/>
          <w:lang w:eastAsia="zh-CN"/>
        </w:rPr>
      </w:pPr>
      <w:r w:rsidRPr="00EB0124">
        <w:rPr>
          <w:rFonts w:eastAsiaTheme="minorEastAsia"/>
          <w:lang w:eastAsia="zh-CN"/>
        </w:rPr>
        <w:t>本节主要详细介绍</w:t>
      </w:r>
      <w:r w:rsidRPr="00EB0124">
        <w:rPr>
          <w:rFonts w:eastAsiaTheme="minorEastAsia" w:hint="eastAsia"/>
          <w:lang w:eastAsia="zh-CN"/>
        </w:rPr>
        <w:t>SC-RRT</w:t>
      </w:r>
      <w:r w:rsidRPr="00EB0124">
        <w:rPr>
          <w:rFonts w:eastAsiaTheme="minorEastAsia"/>
          <w:lang w:eastAsia="zh-CN"/>
        </w:rPr>
        <w:t>算法，</w:t>
      </w:r>
      <w:r w:rsidRPr="00EB0124">
        <w:rPr>
          <w:rFonts w:eastAsiaTheme="minorEastAsia" w:hint="eastAsia"/>
          <w:lang w:eastAsia="zh-CN"/>
        </w:rPr>
        <w:t>3.1</w:t>
      </w:r>
      <w:r w:rsidR="00C64B99" w:rsidRPr="00EB0124">
        <w:rPr>
          <w:rFonts w:eastAsiaTheme="minorEastAsia"/>
          <w:lang w:eastAsia="zh-CN"/>
        </w:rPr>
        <w:t>通过对帕累托最优支配节点的优化进行</w:t>
      </w:r>
      <w:r w:rsidR="00C76A6C">
        <w:rPr>
          <w:rFonts w:eastAsiaTheme="minorEastAsia" w:hint="eastAsia"/>
          <w:lang w:eastAsia="zh-CN"/>
        </w:rPr>
        <w:t>详细</w:t>
      </w:r>
      <w:r w:rsidR="00C64B99" w:rsidRPr="00EB0124">
        <w:rPr>
          <w:rFonts w:eastAsiaTheme="minorEastAsia"/>
          <w:lang w:eastAsia="zh-CN"/>
        </w:rPr>
        <w:t>描述</w:t>
      </w:r>
      <w:r w:rsidRPr="00EB0124">
        <w:rPr>
          <w:rFonts w:eastAsiaTheme="minorEastAsia" w:hint="eastAsia"/>
          <w:lang w:eastAsia="zh-CN"/>
        </w:rPr>
        <w:t>。</w:t>
      </w:r>
      <w:r w:rsidRPr="00EB0124">
        <w:rPr>
          <w:rFonts w:eastAsiaTheme="minorEastAsia" w:hint="eastAsia"/>
          <w:lang w:eastAsia="zh-CN"/>
        </w:rPr>
        <w:t>3.2</w:t>
      </w:r>
      <w:r w:rsidR="00C64B99" w:rsidRPr="00EB0124">
        <w:rPr>
          <w:rFonts w:eastAsiaTheme="minorEastAsia" w:hint="eastAsia"/>
          <w:lang w:eastAsia="zh-CN"/>
        </w:rPr>
        <w:t>介绍了通过</w:t>
      </w:r>
      <w:proofErr w:type="gramStart"/>
      <w:r w:rsidR="00C64B99" w:rsidRPr="00EB0124">
        <w:rPr>
          <w:rFonts w:eastAsiaTheme="minorEastAsia" w:hint="eastAsia"/>
          <w:lang w:eastAsia="zh-CN"/>
        </w:rPr>
        <w:t>对价总预估</w:t>
      </w:r>
      <w:proofErr w:type="gramEnd"/>
      <w:r w:rsidR="00C64B99" w:rsidRPr="00EB0124">
        <w:rPr>
          <w:rFonts w:eastAsiaTheme="minorEastAsia" w:hint="eastAsia"/>
          <w:lang w:eastAsia="zh-CN"/>
        </w:rPr>
        <w:t>的在线学习框架进行改进，用于启发式自适应地限制采样范围实现提高采样点质量</w:t>
      </w:r>
      <w:r w:rsidR="00C76A6C" w:rsidRPr="00EB0124">
        <w:rPr>
          <w:rFonts w:eastAsiaTheme="minorEastAsia" w:hint="eastAsia"/>
          <w:lang w:eastAsia="zh-CN"/>
        </w:rPr>
        <w:t>。</w:t>
      </w:r>
      <w:r w:rsidR="00C76A6C" w:rsidRPr="00EB0124">
        <w:rPr>
          <w:rFonts w:eastAsiaTheme="minorEastAsia" w:hint="eastAsia"/>
          <w:lang w:eastAsia="zh-CN"/>
        </w:rPr>
        <w:t>3.</w:t>
      </w:r>
      <w:r w:rsidR="00C76A6C">
        <w:rPr>
          <w:rFonts w:eastAsiaTheme="minorEastAsia" w:hint="eastAsia"/>
          <w:lang w:eastAsia="zh-CN"/>
        </w:rPr>
        <w:t>3</w:t>
      </w:r>
      <w:r w:rsidR="00C76A6C">
        <w:rPr>
          <w:rFonts w:eastAsiaTheme="minorEastAsia" w:hint="eastAsia"/>
          <w:lang w:eastAsia="zh-CN"/>
        </w:rPr>
        <w:t>针对双向</w:t>
      </w:r>
      <w:r w:rsidR="00C76A6C">
        <w:rPr>
          <w:rFonts w:eastAsiaTheme="minorEastAsia" w:hint="eastAsia"/>
          <w:lang w:eastAsia="zh-CN"/>
        </w:rPr>
        <w:lastRenderedPageBreak/>
        <w:t>搜索树并行路径规划策略进行说明。</w:t>
      </w:r>
      <w:r w:rsidRPr="00EB0124">
        <w:rPr>
          <w:rFonts w:eastAsiaTheme="minorEastAsia"/>
          <w:lang w:eastAsia="zh-CN"/>
        </w:rPr>
        <w:t>最后在</w:t>
      </w:r>
      <w:r w:rsidRPr="00EB0124">
        <w:rPr>
          <w:rFonts w:eastAsiaTheme="minorEastAsia" w:hint="eastAsia"/>
          <w:lang w:eastAsia="zh-CN"/>
        </w:rPr>
        <w:t>3.</w:t>
      </w:r>
      <w:r w:rsidR="00892236">
        <w:rPr>
          <w:rFonts w:eastAsiaTheme="minorEastAsia" w:hint="eastAsia"/>
          <w:lang w:eastAsia="zh-CN"/>
        </w:rPr>
        <w:t>4</w:t>
      </w:r>
      <w:r w:rsidRPr="00EB0124">
        <w:rPr>
          <w:rFonts w:eastAsiaTheme="minorEastAsia" w:hint="eastAsia"/>
          <w:lang w:eastAsia="zh-CN"/>
        </w:rPr>
        <w:t>节中给出</w:t>
      </w:r>
      <w:r w:rsidRPr="00EB0124">
        <w:rPr>
          <w:rFonts w:eastAsiaTheme="minorEastAsia" w:hint="eastAsia"/>
          <w:lang w:eastAsia="zh-CN"/>
        </w:rPr>
        <w:t>SC-RRT</w:t>
      </w:r>
      <w:r w:rsidRPr="00EB0124">
        <w:rPr>
          <w:rFonts w:eastAsiaTheme="minorEastAsia" w:hint="eastAsia"/>
          <w:lang w:eastAsia="zh-CN"/>
        </w:rPr>
        <w:t>算</w:t>
      </w:r>
      <w:r w:rsidRPr="00EB0124">
        <w:rPr>
          <w:rFonts w:eastAsiaTheme="minorEastAsia"/>
          <w:lang w:eastAsia="zh-CN"/>
        </w:rPr>
        <w:t>法的伪代码，并给出简要总结</w:t>
      </w:r>
      <w:r w:rsidR="00EF5B1C">
        <w:rPr>
          <w:rFonts w:eastAsiaTheme="minorEastAsia" w:hint="eastAsia"/>
          <w:lang w:eastAsia="zh-CN"/>
        </w:rPr>
        <w:t>。</w:t>
      </w:r>
    </w:p>
    <w:p w14:paraId="28DC8BD5" w14:textId="77777777" w:rsidR="00EF5B1C" w:rsidRPr="00E97F44" w:rsidRDefault="00EF5B1C" w:rsidP="00E97F44">
      <w:pPr>
        <w:pStyle w:val="11"/>
        <w:numPr>
          <w:ilvl w:val="1"/>
          <w:numId w:val="5"/>
        </w:numPr>
        <w:tabs>
          <w:tab w:val="left" w:pos="474"/>
        </w:tabs>
        <w:spacing w:before="109"/>
        <w:rPr>
          <w:rFonts w:ascii="Times New Roman" w:hAnsi="Times New Roman" w:cs="Times New Roman"/>
          <w:spacing w:val="-2"/>
          <w:w w:val="110"/>
          <w:lang w:eastAsia="zh-CN"/>
        </w:rPr>
      </w:pPr>
      <w:r w:rsidRPr="00E97F44">
        <w:rPr>
          <w:rFonts w:ascii="宋体" w:eastAsia="宋体" w:hAnsi="宋体" w:cs="宋体" w:hint="eastAsia"/>
          <w:spacing w:val="-2"/>
          <w:w w:val="110"/>
          <w:lang w:eastAsia="zh-CN"/>
        </w:rPr>
        <w:t>启发式自适应采样范围约束</w:t>
      </w:r>
    </w:p>
    <w:p w14:paraId="2DED4C8E" w14:textId="77777777" w:rsidR="0059054C" w:rsidRDefault="00EF5B1C" w:rsidP="007675FE">
      <w:pPr>
        <w:ind w:firstLineChars="200" w:firstLine="440"/>
        <w:rPr>
          <w:rFonts w:eastAsiaTheme="minorEastAsia"/>
          <w:lang w:eastAsia="zh-CN"/>
        </w:rPr>
      </w:pPr>
      <w:r w:rsidRPr="00EC4E46">
        <w:rPr>
          <w:rFonts w:eastAsiaTheme="minorEastAsia"/>
          <w:lang w:eastAsia="zh-CN"/>
        </w:rPr>
        <w:t>传统的</w:t>
      </w:r>
      <w:r w:rsidR="0059054C">
        <w:rPr>
          <w:rFonts w:eastAsiaTheme="minorEastAsia" w:hint="eastAsia"/>
          <w:lang w:eastAsia="zh-CN"/>
        </w:rPr>
        <w:t>RRT</w:t>
      </w:r>
      <w:r w:rsidR="0059054C">
        <w:rPr>
          <w:rFonts w:eastAsiaTheme="minorEastAsia" w:hint="eastAsia"/>
          <w:lang w:eastAsia="zh-CN"/>
        </w:rPr>
        <w:t>系列算法采用</w:t>
      </w:r>
      <w:r w:rsidRPr="00EC4E46">
        <w:rPr>
          <w:rFonts w:eastAsiaTheme="minorEastAsia"/>
          <w:lang w:eastAsia="zh-CN"/>
        </w:rPr>
        <w:t>均匀随机采样</w:t>
      </w:r>
      <w:r w:rsidR="0059054C">
        <w:rPr>
          <w:rFonts w:eastAsiaTheme="minorEastAsia" w:hint="eastAsia"/>
          <w:lang w:eastAsia="zh-CN"/>
        </w:rPr>
        <w:t>,</w:t>
      </w:r>
      <w:r w:rsidR="0059054C" w:rsidRPr="0059054C">
        <w:rPr>
          <w:rFonts w:eastAsiaTheme="minorEastAsia"/>
          <w:lang w:eastAsia="zh-CN"/>
        </w:rPr>
        <w:t>在高维或障碍密集环境中会产生大量无效采样点</w:t>
      </w:r>
      <w:r w:rsidRPr="00EC4E46">
        <w:rPr>
          <w:rFonts w:eastAsiaTheme="minorEastAsia"/>
          <w:lang w:eastAsia="zh-CN"/>
        </w:rPr>
        <w:t>，严重降低算法效率。</w:t>
      </w:r>
      <w:r w:rsidRPr="00EC4E46">
        <w:rPr>
          <w:rFonts w:eastAsiaTheme="minorEastAsia"/>
          <w:lang w:eastAsia="zh-CN"/>
        </w:rPr>
        <w:t>Informed RRT</w:t>
      </w:r>
      <w:r w:rsidRPr="00EC4E46">
        <w:rPr>
          <w:rFonts w:eastAsiaTheme="minorEastAsia"/>
          <w:lang w:eastAsia="zh-CN"/>
        </w:rPr>
        <w:t>通过单一</w:t>
      </w:r>
      <w:r w:rsidRPr="00EC4E46">
        <w:rPr>
          <w:rFonts w:eastAsiaTheme="minorEastAsia" w:hint="eastAsia"/>
          <w:lang w:eastAsia="zh-CN"/>
        </w:rPr>
        <w:t>知情子集</w:t>
      </w:r>
      <w:r w:rsidRPr="00EC4E46">
        <w:rPr>
          <w:rFonts w:eastAsiaTheme="minorEastAsia"/>
          <w:lang w:eastAsia="zh-CN"/>
        </w:rPr>
        <w:t>约束</w:t>
      </w:r>
      <w:r w:rsidRPr="00EC4E46">
        <w:rPr>
          <w:rFonts w:eastAsiaTheme="minorEastAsia" w:hint="eastAsia"/>
          <w:lang w:eastAsia="zh-CN"/>
        </w:rPr>
        <w:t>的方式控制</w:t>
      </w:r>
      <w:r w:rsidRPr="00EC4E46">
        <w:rPr>
          <w:rFonts w:eastAsiaTheme="minorEastAsia"/>
          <w:lang w:eastAsia="zh-CN"/>
        </w:rPr>
        <w:t>采样范围，</w:t>
      </w:r>
      <w:r w:rsidR="0059054C" w:rsidRPr="0059054C">
        <w:rPr>
          <w:rFonts w:eastAsiaTheme="minorEastAsia"/>
          <w:lang w:eastAsia="zh-CN"/>
        </w:rPr>
        <w:t>但其性能高度依赖启发式代价估计的准确性</w:t>
      </w:r>
      <w:r w:rsidR="0059054C">
        <w:rPr>
          <w:rFonts w:eastAsiaTheme="minorEastAsia" w:hint="eastAsia"/>
          <w:lang w:eastAsia="zh-CN"/>
        </w:rPr>
        <w:t>，</w:t>
      </w:r>
      <w:r w:rsidR="0059054C" w:rsidRPr="0059054C">
        <w:rPr>
          <w:rFonts w:eastAsiaTheme="minorEastAsia"/>
          <w:lang w:eastAsia="zh-CN"/>
        </w:rPr>
        <w:t>当代价被高估时，超椭球体过大，导致无效采样增多；当代价被低估时，采样空间过早收缩，算法易陷入局部最优</w:t>
      </w:r>
      <w:r w:rsidR="0059054C">
        <w:rPr>
          <w:rFonts w:eastAsiaTheme="minorEastAsia" w:hint="eastAsia"/>
          <w:lang w:eastAsia="zh-CN"/>
        </w:rPr>
        <w:t>。</w:t>
      </w:r>
    </w:p>
    <w:p w14:paraId="5B2D9261" w14:textId="3A9C3749" w:rsidR="007675FE" w:rsidRDefault="0059054C" w:rsidP="007675FE">
      <w:pPr>
        <w:ind w:firstLineChars="200" w:firstLine="440"/>
        <w:rPr>
          <w:rFonts w:eastAsiaTheme="minorEastAsia"/>
          <w:lang w:eastAsia="zh-CN"/>
        </w:rPr>
      </w:pPr>
      <w:r w:rsidRPr="0059054C">
        <w:rPr>
          <w:rFonts w:eastAsiaTheme="minorEastAsia"/>
          <w:lang w:eastAsia="zh-CN"/>
        </w:rPr>
        <w:t>为解决上述问题，本文引入基于</w:t>
      </w:r>
      <w:r w:rsidRPr="0059054C">
        <w:rPr>
          <w:rFonts w:eastAsiaTheme="minorEastAsia"/>
          <w:lang w:eastAsia="zh-CN"/>
        </w:rPr>
        <w:t xml:space="preserve"> PID </w:t>
      </w:r>
      <w:r w:rsidRPr="0059054C">
        <w:rPr>
          <w:rFonts w:eastAsiaTheme="minorEastAsia"/>
          <w:lang w:eastAsia="zh-CN"/>
        </w:rPr>
        <w:t>控制的在线学习机制，对路径总代价估计进行误差反馈修正。</w:t>
      </w:r>
      <w:r w:rsidRPr="00FF471C">
        <w:rPr>
          <w:rFonts w:eastAsiaTheme="minorEastAsia"/>
          <w:highlight w:val="green"/>
          <w:lang w:eastAsia="zh-CN"/>
        </w:rPr>
        <w:t>PID</w:t>
      </w:r>
      <w:r w:rsidRPr="00FF471C">
        <w:rPr>
          <w:rFonts w:eastAsiaTheme="minorEastAsia"/>
          <w:highlight w:val="green"/>
          <w:lang w:eastAsia="zh-CN"/>
        </w:rPr>
        <w:t>控制并非用于直接优化路径</w:t>
      </w:r>
      <w:r w:rsidRPr="00FF471C">
        <w:rPr>
          <w:rFonts w:eastAsiaTheme="minorEastAsia" w:hint="eastAsia"/>
          <w:highlight w:val="green"/>
          <w:lang w:eastAsia="zh-CN"/>
        </w:rPr>
        <w:t>而</w:t>
      </w:r>
      <w:r w:rsidRPr="00FF471C">
        <w:rPr>
          <w:rFonts w:eastAsiaTheme="minorEastAsia"/>
          <w:highlight w:val="green"/>
          <w:lang w:eastAsia="zh-CN"/>
        </w:rPr>
        <w:t>是</w:t>
      </w:r>
      <w:r w:rsidRPr="00FF471C">
        <w:rPr>
          <w:rFonts w:eastAsiaTheme="minorEastAsia" w:hint="eastAsia"/>
          <w:highlight w:val="green"/>
          <w:lang w:eastAsia="zh-CN"/>
        </w:rPr>
        <w:t>用于调节采样偏置与收敛速度</w:t>
      </w:r>
      <w:r w:rsidRPr="00FF471C">
        <w:rPr>
          <w:rFonts w:eastAsiaTheme="minorEastAsia"/>
          <w:highlight w:val="green"/>
          <w:lang w:eastAsia="zh-CN"/>
        </w:rPr>
        <w:t>，主要影响首次可行</w:t>
      </w:r>
      <w:r w:rsidRPr="00FF471C">
        <w:rPr>
          <w:rFonts w:eastAsiaTheme="minorEastAsia" w:hint="eastAsia"/>
          <w:highlight w:val="green"/>
          <w:lang w:eastAsia="zh-CN"/>
        </w:rPr>
        <w:t>解</w:t>
      </w:r>
      <w:r w:rsidRPr="00FF471C">
        <w:rPr>
          <w:rFonts w:eastAsiaTheme="minorEastAsia"/>
          <w:highlight w:val="green"/>
          <w:lang w:eastAsia="zh-CN"/>
        </w:rPr>
        <w:t>的获得</w:t>
      </w:r>
      <w:r w:rsidRPr="00FF471C">
        <w:rPr>
          <w:rFonts w:eastAsiaTheme="minorEastAsia" w:hint="eastAsia"/>
          <w:highlight w:val="green"/>
          <w:lang w:eastAsia="zh-CN"/>
        </w:rPr>
        <w:t>效率。</w:t>
      </w:r>
      <w:r w:rsidR="007675FE" w:rsidRPr="00A37489">
        <w:rPr>
          <w:rFonts w:eastAsiaTheme="minorEastAsia" w:hint="eastAsia"/>
          <w:lang w:eastAsia="zh-CN"/>
        </w:rPr>
        <w:t>通过</w:t>
      </w:r>
      <w:r>
        <w:rPr>
          <w:rFonts w:eastAsiaTheme="minorEastAsia" w:hint="eastAsia"/>
          <w:lang w:eastAsia="zh-CN"/>
        </w:rPr>
        <w:t>PID</w:t>
      </w:r>
      <w:r w:rsidR="007675FE" w:rsidRPr="00A37489">
        <w:rPr>
          <w:rFonts w:eastAsiaTheme="minorEastAsia" w:hint="eastAsia"/>
          <w:lang w:eastAsia="zh-CN"/>
        </w:rPr>
        <w:t>环节的协同，得到最终修正后的路径总代价预估</w:t>
      </w:r>
      <w:r w:rsidR="007675FE" w:rsidRPr="00A37489">
        <w:rPr>
          <w:rFonts w:eastAsiaTheme="minorEastAsia" w:hint="eastAsia"/>
          <w:lang w:eastAsia="zh-CN"/>
        </w:rPr>
        <w:t>F</w:t>
      </w:r>
      <w:r w:rsidR="007675FE" w:rsidRPr="00AF4685">
        <w:rPr>
          <w:rFonts w:eastAsiaTheme="minorEastAsia" w:hint="eastAsia"/>
          <w:vertAlign w:val="subscript"/>
          <w:lang w:eastAsia="zh-CN"/>
        </w:rPr>
        <w:t>PID</w:t>
      </w:r>
      <w:r w:rsidR="007675FE" w:rsidRPr="00A37489">
        <w:rPr>
          <w:rFonts w:eastAsiaTheme="minorEastAsia" w:hint="eastAsia"/>
          <w:lang w:eastAsia="zh-CN"/>
        </w:rPr>
        <w:t>(c)</w:t>
      </w:r>
      <w:r w:rsidR="007675FE" w:rsidRPr="00A37489">
        <w:rPr>
          <w:rFonts w:eastAsiaTheme="minorEastAsia" w:hint="eastAsia"/>
          <w:lang w:eastAsia="zh-CN"/>
        </w:rPr>
        <w:t>，直接避免代价预估不准导致的超椭球体“虚大”或“过小”</w:t>
      </w:r>
      <w:r>
        <w:rPr>
          <w:rFonts w:eastAsiaTheme="minorEastAsia" w:hint="eastAsia"/>
          <w:lang w:eastAsia="zh-CN"/>
        </w:rPr>
        <w:t>从而</w:t>
      </w:r>
      <w:r w:rsidR="007675FE" w:rsidRPr="00A37489">
        <w:rPr>
          <w:rFonts w:eastAsiaTheme="minorEastAsia" w:hint="eastAsia"/>
          <w:lang w:eastAsia="zh-CN"/>
        </w:rPr>
        <w:t>避免预估偏差导致的无效采样。</w:t>
      </w:r>
      <w:r w:rsidR="007675FE">
        <w:rPr>
          <w:rFonts w:eastAsiaTheme="minorEastAsia" w:hint="eastAsia"/>
          <w:lang w:eastAsia="zh-CN"/>
        </w:rPr>
        <w:t>同时为了防止</w:t>
      </w:r>
      <w:r w:rsidR="007675FE">
        <w:rPr>
          <w:rFonts w:eastAsiaTheme="minorEastAsia" w:hint="eastAsia"/>
          <w:lang w:eastAsia="zh-CN"/>
        </w:rPr>
        <w:t>F</w:t>
      </w:r>
      <w:r w:rsidR="007675FE" w:rsidRPr="00BA5297">
        <w:rPr>
          <w:rFonts w:eastAsiaTheme="minorEastAsia" w:hint="eastAsia"/>
          <w:vertAlign w:val="subscript"/>
          <w:lang w:eastAsia="zh-CN"/>
        </w:rPr>
        <w:t>PID</w:t>
      </w:r>
      <w:r w:rsidR="007675FE">
        <w:rPr>
          <w:rFonts w:eastAsiaTheme="minorEastAsia" w:hint="eastAsia"/>
          <w:lang w:eastAsia="zh-CN"/>
        </w:rPr>
        <w:t>(c)</w:t>
      </w:r>
      <w:r w:rsidR="007675FE">
        <w:rPr>
          <w:rFonts w:eastAsiaTheme="minorEastAsia" w:hint="eastAsia"/>
          <w:lang w:eastAsia="zh-CN"/>
        </w:rPr>
        <w:t>突变导致采样区域突增或骤减，对其做上下界限制</w:t>
      </w:r>
      <w:r w:rsidR="007675FE">
        <w:rPr>
          <w:rFonts w:eastAsiaTheme="minorEastAsia" w:hint="eastAsia"/>
          <w:lang w:eastAsia="zh-CN"/>
        </w:rPr>
        <w:t>:</w:t>
      </w:r>
    </w:p>
    <w:p w14:paraId="7E5580DB" w14:textId="77777777" w:rsidR="007675FE" w:rsidRPr="006F3810" w:rsidRDefault="007675FE" w:rsidP="007675FE">
      <w:pPr>
        <w:spacing w:line="300" w:lineRule="auto"/>
        <w:ind w:firstLine="440"/>
        <w:jc w:val="right"/>
        <w:rPr>
          <w:lang w:eastAsia="zh-CN"/>
        </w:rPr>
      </w:pPr>
      <w:r w:rsidRPr="00B639BF">
        <w:rPr>
          <w:rFonts w:hint="eastAsia"/>
          <w:position w:val="-16"/>
        </w:rPr>
        <w:object w:dxaOrig="7540" w:dyaOrig="460" w14:anchorId="1920DD11">
          <v:shape id="_x0000_i1035" type="#_x0000_t75" style="width:376.7pt;height:23.6pt" o:ole="">
            <v:imagedata r:id="rId28" o:title=""/>
          </v:shape>
          <o:OLEObject Type="Embed" ProgID="Equation.DSMT4" ShapeID="_x0000_i1035" DrawAspect="Content" ObjectID="_1830534792" r:id="rId29"/>
        </w:object>
      </w:r>
    </w:p>
    <w:p w14:paraId="373F5487" w14:textId="77777777" w:rsidR="00FF471C" w:rsidRDefault="00FF471C" w:rsidP="00FF471C">
      <w:pPr>
        <w:wordWrap w:val="0"/>
        <w:spacing w:line="300" w:lineRule="auto"/>
        <w:rPr>
          <w:rFonts w:ascii="宋体" w:eastAsia="宋体" w:hAnsi="宋体" w:cs="宋体" w:hint="eastAsia"/>
          <w:lang w:eastAsia="zh-CN"/>
        </w:rPr>
      </w:pPr>
      <w:r w:rsidRPr="00FF471C">
        <w:rPr>
          <w:rFonts w:ascii="宋体" w:eastAsia="宋体" w:hAnsi="宋体" w:cs="宋体"/>
          <w:lang w:eastAsia="zh-CN"/>
        </w:rPr>
        <w:t>最终，PID 修正后的代价估计被用于定义超椭球体的长轴参数，从而实现对采样范围的自适应调节。</w:t>
      </w:r>
    </w:p>
    <w:p w14:paraId="2740E4D0" w14:textId="4279019A" w:rsidR="00EF5B1C" w:rsidRPr="00EF5B1C" w:rsidRDefault="00EF5B1C" w:rsidP="00FF471C">
      <w:pPr>
        <w:wordWrap w:val="0"/>
        <w:spacing w:line="300" w:lineRule="auto"/>
        <w:rPr>
          <w:rFonts w:eastAsiaTheme="minorEastAsia"/>
          <w:lang w:eastAsia="zh-CN"/>
        </w:rPr>
      </w:pPr>
      <w:r w:rsidRPr="006F3810">
        <w:rPr>
          <w:rFonts w:ascii="宋体" w:eastAsia="宋体" w:hAnsi="宋体" w:cs="宋体"/>
          <w:highlight w:val="red"/>
          <w:lang w:eastAsia="zh-CN"/>
        </w:rPr>
        <w:t>在实验里要呈现 PID 学习曲线（误差随迭代的收敛），并把参数敏感性作为附表。</w:t>
      </w:r>
    </w:p>
    <w:p w14:paraId="406183FB" w14:textId="583D67FF" w:rsidR="004204A8" w:rsidRPr="00E97F44" w:rsidRDefault="003774A1" w:rsidP="00E97F44">
      <w:pPr>
        <w:pStyle w:val="11"/>
        <w:numPr>
          <w:ilvl w:val="1"/>
          <w:numId w:val="5"/>
        </w:numPr>
        <w:tabs>
          <w:tab w:val="left" w:pos="474"/>
        </w:tabs>
        <w:spacing w:before="109"/>
        <w:rPr>
          <w:rFonts w:ascii="宋体" w:eastAsia="宋体" w:hAnsi="宋体" w:cs="宋体" w:hint="eastAsia"/>
          <w:spacing w:val="-2"/>
          <w:w w:val="110"/>
          <w:lang w:eastAsia="zh-CN"/>
        </w:rPr>
      </w:pPr>
      <w:r w:rsidRPr="00E97F44">
        <w:rPr>
          <w:rFonts w:ascii="宋体" w:eastAsia="宋体" w:hAnsi="宋体" w:cs="宋体" w:hint="eastAsia"/>
          <w:spacing w:val="-2"/>
          <w:w w:val="110"/>
          <w:lang w:eastAsia="zh-CN"/>
        </w:rPr>
        <w:t>帕累托最</w:t>
      </w:r>
      <w:r w:rsidRPr="00E97F44">
        <w:rPr>
          <w:rFonts w:ascii="宋体" w:eastAsia="宋体" w:hAnsi="宋体" w:cs="宋体"/>
          <w:spacing w:val="-2"/>
          <w:w w:val="110"/>
          <w:lang w:eastAsia="zh-CN"/>
        </w:rPr>
        <w:t>优</w:t>
      </w:r>
      <w:r w:rsidRPr="00E97F44">
        <w:rPr>
          <w:rFonts w:ascii="宋体" w:eastAsia="宋体" w:hAnsi="宋体" w:cs="宋体" w:hint="eastAsia"/>
          <w:spacing w:val="-2"/>
          <w:w w:val="110"/>
          <w:lang w:eastAsia="zh-CN"/>
        </w:rPr>
        <w:t>支配节点三维度</w:t>
      </w:r>
      <w:r w:rsidR="00B95694" w:rsidRPr="00E97F44">
        <w:rPr>
          <w:rFonts w:ascii="宋体" w:eastAsia="宋体" w:hAnsi="宋体" w:cs="宋体" w:hint="eastAsia"/>
          <w:spacing w:val="-2"/>
          <w:w w:val="110"/>
          <w:lang w:eastAsia="zh-CN"/>
        </w:rPr>
        <w:t>选择</w:t>
      </w:r>
      <w:r w:rsidRPr="00E97F44">
        <w:rPr>
          <w:rFonts w:ascii="宋体" w:eastAsia="宋体" w:hAnsi="宋体" w:cs="宋体" w:hint="eastAsia"/>
          <w:spacing w:val="-2"/>
          <w:w w:val="110"/>
          <w:lang w:eastAsia="zh-CN"/>
        </w:rPr>
        <w:t>优化策略</w:t>
      </w:r>
      <w:r w:rsidR="00AF4685" w:rsidRPr="00E97F44">
        <w:rPr>
          <w:rFonts w:ascii="宋体" w:eastAsia="宋体" w:hAnsi="宋体" w:cs="宋体" w:hint="eastAsia"/>
          <w:spacing w:val="-2"/>
          <w:w w:val="110"/>
          <w:lang w:eastAsia="zh-CN"/>
        </w:rPr>
        <w:t>2.2.2</w:t>
      </w:r>
    </w:p>
    <w:p w14:paraId="4A88ADF3" w14:textId="781117C3" w:rsidR="005B7F8E" w:rsidRDefault="004204A8" w:rsidP="004204A8">
      <w:pPr>
        <w:spacing w:line="300" w:lineRule="auto"/>
        <w:ind w:firstLine="486"/>
        <w:jc w:val="both"/>
        <w:rPr>
          <w:rFonts w:eastAsiaTheme="minorEastAsia"/>
          <w:lang w:eastAsia="zh-CN"/>
        </w:rPr>
      </w:pPr>
      <w:r w:rsidRPr="00EB0124">
        <w:rPr>
          <w:rFonts w:eastAsiaTheme="minorEastAsia"/>
          <w:lang w:eastAsia="zh-CN"/>
        </w:rPr>
        <w:t>在</w:t>
      </w:r>
      <w:r w:rsidRPr="00EB0124">
        <w:rPr>
          <w:rFonts w:eastAsiaTheme="minorEastAsia" w:hint="eastAsia"/>
          <w:lang w:eastAsia="zh-CN"/>
        </w:rPr>
        <w:t>SC-</w:t>
      </w:r>
      <w:r w:rsidRPr="00EB0124">
        <w:rPr>
          <w:rFonts w:eastAsiaTheme="minorEastAsia"/>
          <w:lang w:eastAsia="zh-CN"/>
        </w:rPr>
        <w:t>RRT</w:t>
      </w:r>
      <w:r w:rsidRPr="00EB0124">
        <w:rPr>
          <w:rFonts w:eastAsiaTheme="minorEastAsia"/>
          <w:lang w:eastAsia="zh-CN"/>
        </w:rPr>
        <w:t>算法中，每次需要选择一个节点作为扩展的起点。传统方法通常基于单一目标（如路径长度或启发式代价）选择节点，而帕累托最优策略将节点选择问题建模为</w:t>
      </w:r>
      <w:proofErr w:type="gramStart"/>
      <w:r w:rsidRPr="00EB0124">
        <w:rPr>
          <w:rFonts w:eastAsiaTheme="minorEastAsia"/>
          <w:lang w:eastAsia="zh-CN"/>
        </w:rPr>
        <w:t>三目标</w:t>
      </w:r>
      <w:proofErr w:type="gramEnd"/>
      <w:r w:rsidRPr="00EB0124">
        <w:rPr>
          <w:rFonts w:eastAsiaTheme="minorEastAsia"/>
          <w:lang w:eastAsia="zh-CN"/>
        </w:rPr>
        <w:t>优化问题，同时考虑：结构信息</w:t>
      </w:r>
      <w:r w:rsidRPr="00EB0124">
        <w:rPr>
          <w:rFonts w:eastAsiaTheme="minorEastAsia" w:hint="eastAsia"/>
          <w:lang w:eastAsia="zh-CN"/>
        </w:rPr>
        <w:t>、</w:t>
      </w:r>
      <w:r w:rsidRPr="00EB0124">
        <w:rPr>
          <w:rFonts w:eastAsiaTheme="minorEastAsia"/>
          <w:lang w:eastAsia="zh-CN"/>
        </w:rPr>
        <w:t>代价估计</w:t>
      </w:r>
      <w:r w:rsidRPr="00EB0124">
        <w:rPr>
          <w:rFonts w:eastAsiaTheme="minorEastAsia" w:hint="eastAsia"/>
          <w:lang w:eastAsia="zh-CN"/>
        </w:rPr>
        <w:t>、</w:t>
      </w:r>
      <w:r w:rsidRPr="00EB0124">
        <w:rPr>
          <w:rFonts w:eastAsiaTheme="minorEastAsia"/>
          <w:lang w:eastAsia="zh-CN"/>
        </w:rPr>
        <w:t>路径质量</w:t>
      </w:r>
      <w:r w:rsidRPr="00EB0124">
        <w:rPr>
          <w:rFonts w:eastAsiaTheme="minorEastAsia" w:hint="eastAsia"/>
          <w:lang w:eastAsia="zh-CN"/>
        </w:rPr>
        <w:t>。</w:t>
      </w:r>
      <w:r w:rsidRPr="00EB0124">
        <w:rPr>
          <w:rFonts w:eastAsiaTheme="minorEastAsia"/>
          <w:lang w:eastAsia="zh-CN"/>
        </w:rPr>
        <w:t>通过帕累托前沿（</w:t>
      </w:r>
      <w:r w:rsidRPr="00EB0124">
        <w:rPr>
          <w:rFonts w:eastAsiaTheme="minorEastAsia"/>
          <w:lang w:eastAsia="zh-CN"/>
        </w:rPr>
        <w:t>Pareto Front</w:t>
      </w:r>
      <w:r w:rsidRPr="00EB0124">
        <w:rPr>
          <w:rFonts w:eastAsiaTheme="minorEastAsia"/>
          <w:lang w:eastAsia="zh-CN"/>
        </w:rPr>
        <w:t>）筛选出非支配解集合，然后在该集合中随机选择，以此平衡探索（</w:t>
      </w:r>
      <w:r w:rsidRPr="00EB0124">
        <w:rPr>
          <w:rFonts w:eastAsiaTheme="minorEastAsia"/>
          <w:lang w:eastAsia="zh-CN"/>
        </w:rPr>
        <w:t>exploration</w:t>
      </w:r>
      <w:r w:rsidRPr="00EB0124">
        <w:rPr>
          <w:rFonts w:eastAsiaTheme="minorEastAsia"/>
          <w:lang w:eastAsia="zh-CN"/>
        </w:rPr>
        <w:t>）与利用（</w:t>
      </w:r>
      <w:r w:rsidRPr="00EB0124">
        <w:rPr>
          <w:rFonts w:eastAsiaTheme="minorEastAsia"/>
          <w:lang w:eastAsia="zh-CN"/>
        </w:rPr>
        <w:t>exploitation</w:t>
      </w:r>
      <w:r w:rsidRPr="00EB0124">
        <w:rPr>
          <w:rFonts w:eastAsiaTheme="minorEastAsia"/>
          <w:lang w:eastAsia="zh-CN"/>
        </w:rPr>
        <w:t>）。基于帕累托最优的节点选择策略，将节点度、自适应启发式代价和</w:t>
      </w:r>
      <w:r w:rsidRPr="00EB0124">
        <w:rPr>
          <w:rFonts w:eastAsiaTheme="minorEastAsia" w:hint="eastAsia"/>
          <w:lang w:eastAsia="zh-CN"/>
        </w:rPr>
        <w:t>进行</w:t>
      </w:r>
      <w:r w:rsidRPr="00EB0124">
        <w:rPr>
          <w:rFonts w:eastAsiaTheme="minorEastAsia"/>
          <w:lang w:eastAsia="zh-CN"/>
        </w:rPr>
        <w:t>归一化</w:t>
      </w:r>
      <w:r w:rsidRPr="00EB0124">
        <w:rPr>
          <w:rFonts w:eastAsiaTheme="minorEastAsia" w:hint="eastAsia"/>
          <w:lang w:eastAsia="zh-CN"/>
        </w:rPr>
        <w:t>后的路径</w:t>
      </w:r>
      <w:r w:rsidRPr="00EB0124">
        <w:rPr>
          <w:rFonts w:eastAsiaTheme="minorEastAsia"/>
          <w:lang w:eastAsia="zh-CN"/>
        </w:rPr>
        <w:t>曲折度作为三个优化目标，通过支配关系筛选出非支配解集合（</w:t>
      </w:r>
      <w:r w:rsidRPr="00EB0124">
        <w:rPr>
          <w:rFonts w:eastAsiaTheme="minorEastAsia"/>
          <w:lang w:eastAsia="zh-CN"/>
        </w:rPr>
        <w:t>Pareto</w:t>
      </w:r>
      <w:r w:rsidRPr="00EB0124">
        <w:rPr>
          <w:rFonts w:eastAsiaTheme="minorEastAsia"/>
          <w:lang w:eastAsia="zh-CN"/>
        </w:rPr>
        <w:t>前沿），并结合随机探索机制（概率</w:t>
      </w:r>
      <m:oMath>
        <m:r>
          <w:rPr>
            <w:rFonts w:ascii="Cambria Math" w:eastAsiaTheme="minorEastAsia" w:hAnsi="Cambria Math"/>
            <w:lang w:eastAsia="zh-CN"/>
          </w:rPr>
          <m:t>p</m:t>
        </m:r>
        <m:r>
          <m:rPr>
            <m:sty m:val="p"/>
          </m:rPr>
          <w:rPr>
            <w:rFonts w:ascii="Cambria Math" w:eastAsiaTheme="minorEastAsia" w:hAnsi="Cambria Math"/>
            <w:lang w:eastAsia="zh-CN"/>
          </w:rPr>
          <m:t>=0.1</m:t>
        </m:r>
      </m:oMath>
      <w:r w:rsidRPr="00EB0124">
        <w:rPr>
          <w:rFonts w:eastAsiaTheme="minorEastAsia"/>
          <w:lang w:eastAsia="zh-CN"/>
        </w:rPr>
        <w:t>选择非前沿节点）实现探索与利用的自然平衡。</w:t>
      </w:r>
    </w:p>
    <w:p w14:paraId="08C7641B" w14:textId="720D019C" w:rsidR="00CB57AD" w:rsidRDefault="004204A8" w:rsidP="00CB57AD">
      <w:pPr>
        <w:spacing w:line="300" w:lineRule="auto"/>
        <w:ind w:firstLine="486"/>
        <w:rPr>
          <w:lang w:eastAsia="zh-CN"/>
        </w:rPr>
      </w:pPr>
      <w:r w:rsidRPr="00F54D9B">
        <w:rPr>
          <w:rFonts w:eastAsiaTheme="minorEastAsia" w:hint="eastAsia"/>
          <w:lang w:eastAsia="zh-CN"/>
        </w:rPr>
        <w:t>帕累托支配最优节点的选择策略优化</w:t>
      </w:r>
      <w:r w:rsidRPr="0000600D">
        <w:rPr>
          <w:rFonts w:eastAsiaTheme="minorEastAsia" w:hint="eastAsia"/>
          <w:lang w:eastAsia="zh-CN"/>
        </w:rPr>
        <w:t>：</w:t>
      </w:r>
      <w:r>
        <w:rPr>
          <w:rFonts w:eastAsiaTheme="minorEastAsia" w:hint="eastAsia"/>
          <w:lang w:eastAsia="zh-CN"/>
        </w:rPr>
        <w:t>通过对帕累托最优支配节点的选择策略进行优化，引入改进后的路径预估代价</w:t>
      </w:r>
      <w:r>
        <w:rPr>
          <w:rFonts w:eastAsiaTheme="minorEastAsia" w:hint="eastAsia"/>
          <w:lang w:eastAsia="zh-CN"/>
        </w:rPr>
        <w:t>F</w:t>
      </w:r>
      <w:r w:rsidRPr="00E66D53">
        <w:rPr>
          <w:rFonts w:eastAsiaTheme="minorEastAsia" w:hint="eastAsia"/>
          <w:vertAlign w:val="subscript"/>
          <w:lang w:eastAsia="zh-CN"/>
        </w:rPr>
        <w:t>PID</w:t>
      </w:r>
      <w:r>
        <w:rPr>
          <w:rFonts w:eastAsiaTheme="minorEastAsia" w:hint="eastAsia"/>
          <w:lang w:eastAsia="zh-CN"/>
        </w:rPr>
        <w:t>(c)</w:t>
      </w:r>
      <w:r>
        <w:rPr>
          <w:rFonts w:eastAsiaTheme="minorEastAsia" w:hint="eastAsia"/>
          <w:lang w:eastAsia="zh-CN"/>
        </w:rPr>
        <w:t>以及</w:t>
      </w:r>
      <w:r w:rsidRPr="003A789E">
        <w:rPr>
          <w:rFonts w:eastAsiaTheme="minorEastAsia"/>
          <w:lang w:eastAsia="zh-CN"/>
        </w:rPr>
        <w:t>路径曲折度</w:t>
      </w:r>
      <w:r w:rsidR="0090586C" w:rsidRPr="00E66D53">
        <w:rPr>
          <w:rFonts w:hint="eastAsia"/>
          <w:position w:val="-10"/>
        </w:rPr>
        <w:object w:dxaOrig="480" w:dyaOrig="300" w14:anchorId="03F1CC80">
          <v:shape id="_x0000_i1036" type="#_x0000_t75" style="width:24.2pt;height:15pt" o:ole="">
            <v:imagedata r:id="rId30" o:title=""/>
          </v:shape>
          <o:OLEObject Type="Embed" ProgID="Equation.DSMT4" ShapeID="_x0000_i1036" DrawAspect="Content" ObjectID="_1830534793" r:id="rId31"/>
        </w:object>
      </w:r>
      <w:r>
        <w:rPr>
          <w:rFonts w:eastAsiaTheme="minorEastAsia" w:hint="eastAsia"/>
          <w:lang w:eastAsia="zh-CN"/>
        </w:rPr>
        <w:t>作为第二第</w:t>
      </w:r>
      <w:proofErr w:type="gramStart"/>
      <w:r>
        <w:rPr>
          <w:rFonts w:eastAsiaTheme="minorEastAsia" w:hint="eastAsia"/>
          <w:lang w:eastAsia="zh-CN"/>
        </w:rPr>
        <w:t>三维度帕累</w:t>
      </w:r>
      <w:proofErr w:type="gramEnd"/>
      <w:r>
        <w:rPr>
          <w:rFonts w:eastAsiaTheme="minorEastAsia" w:hint="eastAsia"/>
          <w:lang w:eastAsia="zh-CN"/>
        </w:rPr>
        <w:t>托向量，通过直接量化</w:t>
      </w:r>
      <w:r w:rsidRPr="003A789E">
        <w:rPr>
          <w:rFonts w:eastAsiaTheme="minorEastAsia"/>
          <w:lang w:eastAsia="zh-CN"/>
        </w:rPr>
        <w:t>路径曲折度</w:t>
      </w:r>
      <w:r>
        <w:rPr>
          <w:rFonts w:eastAsiaTheme="minorEastAsia" w:hint="eastAsia"/>
          <w:lang w:eastAsia="zh-CN"/>
        </w:rPr>
        <w:t>，环境自适应权重调整实现“探索效率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环境适应性”多目标平衡，使其在复杂场景中更精准的筛选最优节点。</w:t>
      </w:r>
    </w:p>
    <w:bookmarkStart w:id="11" w:name="OLE_LINK10"/>
    <w:p w14:paraId="6E61C2DC" w14:textId="2A0334C9" w:rsidR="00CB57AD" w:rsidRDefault="002C1900" w:rsidP="00CB57AD">
      <w:pPr>
        <w:pStyle w:val="ac"/>
        <w:keepNext/>
        <w:jc w:val="right"/>
      </w:pPr>
      <w:r w:rsidRPr="00BA5BEF">
        <w:rPr>
          <w:rFonts w:hint="eastAsia"/>
          <w:position w:val="-68"/>
        </w:rPr>
        <w:object w:dxaOrig="7740" w:dyaOrig="1520" w14:anchorId="11C718C0">
          <v:shape id="_x0000_i1037" type="#_x0000_t75" style="width:325.45pt;height:63.95pt" o:ole="">
            <v:imagedata r:id="rId32" o:title=""/>
          </v:shape>
          <o:OLEObject Type="Embed" ProgID="Equation.DSMT4" ShapeID="_x0000_i1037" DrawAspect="Content" ObjectID="_1830534794" r:id="rId33"/>
        </w:object>
      </w:r>
      <w:bookmarkEnd w:id="11"/>
    </w:p>
    <w:p w14:paraId="377D5401" w14:textId="77777777" w:rsidR="00CB57AD" w:rsidRDefault="00CB57AD" w:rsidP="00CB57AD">
      <w:pPr>
        <w:rPr>
          <w:rFonts w:eastAsiaTheme="minorEastAsia"/>
          <w:lang w:eastAsia="zh-CN"/>
        </w:rPr>
      </w:pPr>
      <w:r>
        <w:rPr>
          <w:rFonts w:eastAsiaTheme="minorEastAsia" w:hint="eastAsia"/>
          <w:lang w:eastAsia="zh-CN"/>
        </w:rPr>
        <w:t>式中，</w:t>
      </w:r>
      <m:oMath>
        <m:r>
          <w:rPr>
            <w:rFonts w:ascii="Cambria Math" w:eastAsiaTheme="minorEastAsia" w:hAnsi="Cambria Math"/>
            <w:lang w:eastAsia="zh-CN"/>
          </w:rPr>
          <m:t>o</m:t>
        </m:r>
        <m:r>
          <m:rPr>
            <m:sty m:val="p"/>
          </m:rPr>
          <w:rPr>
            <w:rFonts w:ascii="Cambria Math" w:eastAsiaTheme="minorEastAsia" w:hAnsi="Cambria Math"/>
            <w:lang w:eastAsia="zh-CN"/>
          </w:rPr>
          <m:t>(</m:t>
        </m:r>
        <m:r>
          <w:rPr>
            <w:rFonts w:ascii="Cambria Math" w:eastAsiaTheme="minorEastAsia" w:hAnsi="Cambria Math"/>
            <w:lang w:eastAsia="zh-CN"/>
          </w:rPr>
          <m:t>x</m:t>
        </m:r>
        <m:r>
          <m:rPr>
            <m:sty m:val="p"/>
          </m:rPr>
          <w:rPr>
            <w:rFonts w:ascii="Cambria Math" w:eastAsiaTheme="minorEastAsia" w:hAnsi="Cambria Math"/>
            <w:lang w:eastAsia="zh-CN"/>
          </w:rPr>
          <m:t>)</m:t>
        </m:r>
      </m:oMath>
      <w:r>
        <w:rPr>
          <w:rFonts w:eastAsiaTheme="minorEastAsia" w:hint="eastAsia"/>
          <w:lang w:eastAsia="zh-CN"/>
        </w:rPr>
        <w:t>为可支配节点的数量，为适配</w:t>
      </w:r>
      <w:r>
        <w:rPr>
          <w:rFonts w:eastAsiaTheme="minorEastAsia" w:hint="eastAsia"/>
          <w:lang w:eastAsia="zh-CN"/>
        </w:rPr>
        <w:t>Pareto</w:t>
      </w:r>
      <w:r>
        <w:rPr>
          <w:rFonts w:eastAsiaTheme="minorEastAsia" w:hint="eastAsia"/>
          <w:lang w:eastAsia="zh-CN"/>
        </w:rPr>
        <w:t>最小化原则取负号，通过</w:t>
      </w:r>
      <w:proofErr w:type="gramStart"/>
      <w:r>
        <w:rPr>
          <w:rFonts w:eastAsiaTheme="minorEastAsia" w:hint="eastAsia"/>
          <w:lang w:eastAsia="zh-CN"/>
        </w:rPr>
        <w:t>最大化出度来</w:t>
      </w:r>
      <w:proofErr w:type="gramEnd"/>
      <w:r>
        <w:rPr>
          <w:rFonts w:eastAsiaTheme="minorEastAsia" w:hint="eastAsia"/>
          <w:lang w:eastAsia="zh-CN"/>
        </w:rPr>
        <w:t>选择探索潜力更大的节点，</w:t>
      </w:r>
      <w:r w:rsidRPr="00A37489">
        <w:rPr>
          <w:rFonts w:eastAsiaTheme="minorEastAsia" w:hint="eastAsia"/>
          <w:lang w:eastAsia="zh-CN"/>
        </w:rPr>
        <w:t>F</w:t>
      </w:r>
      <w:r w:rsidRPr="00E66D53">
        <w:rPr>
          <w:rFonts w:eastAsiaTheme="minorEastAsia" w:hint="eastAsia"/>
          <w:vertAlign w:val="subscript"/>
          <w:lang w:eastAsia="zh-CN"/>
        </w:rPr>
        <w:t>PID</w:t>
      </w:r>
      <w:r w:rsidRPr="00A37489">
        <w:rPr>
          <w:rFonts w:eastAsiaTheme="minorEastAsia" w:hint="eastAsia"/>
          <w:lang w:eastAsia="zh-CN"/>
        </w:rPr>
        <w:t>(c)</w:t>
      </w:r>
      <w:r>
        <w:rPr>
          <w:rFonts w:eastAsiaTheme="minorEastAsia" w:hint="eastAsia"/>
          <w:lang w:eastAsia="zh-CN"/>
        </w:rPr>
        <w:t>是</w:t>
      </w:r>
      <w:r>
        <w:rPr>
          <w:rFonts w:eastAsiaTheme="minorEastAsia" w:hint="eastAsia"/>
          <w:lang w:eastAsia="zh-CN"/>
        </w:rPr>
        <w:t>PID</w:t>
      </w:r>
      <w:r>
        <w:rPr>
          <w:rFonts w:eastAsiaTheme="minorEastAsia" w:hint="eastAsia"/>
          <w:lang w:eastAsia="zh-CN"/>
        </w:rPr>
        <w:t>调整后的预估路径总代价</w:t>
      </w:r>
      <w:r w:rsidRPr="005A3A2C">
        <w:rPr>
          <w:rFonts w:eastAsiaTheme="minorEastAsia" w:hint="eastAsia"/>
          <w:lang w:eastAsia="zh-CN"/>
        </w:rPr>
        <w:t>预测值</w:t>
      </w:r>
      <w:r>
        <w:rPr>
          <w:rFonts w:eastAsiaTheme="minorEastAsia" w:hint="eastAsia"/>
          <w:lang w:eastAsia="zh-CN"/>
        </w:rPr>
        <w:t>，通过最小化路径总代价预估实现选择成本最低的路径，</w:t>
      </w:r>
      <w:r w:rsidRPr="00E66D53">
        <w:rPr>
          <w:rFonts w:hint="eastAsia"/>
          <w:lang w:eastAsia="zh-CN"/>
        </w:rPr>
        <w:t xml:space="preserve"> </w:t>
      </w:r>
      <w:r w:rsidRPr="00E66D53">
        <w:rPr>
          <w:rFonts w:hint="eastAsia"/>
          <w:position w:val="-10"/>
        </w:rPr>
        <w:object w:dxaOrig="480" w:dyaOrig="300" w14:anchorId="1E0D28B0">
          <v:shape id="_x0000_i1038" type="#_x0000_t75" style="width:24.2pt;height:15pt" o:ole="">
            <v:imagedata r:id="rId30" o:title=""/>
          </v:shape>
          <o:OLEObject Type="Embed" ProgID="Equation.DSMT4" ShapeID="_x0000_i1038" DrawAspect="Content" ObjectID="_1830534795" r:id="rId34"/>
        </w:object>
      </w:r>
      <w:r>
        <w:rPr>
          <w:rFonts w:ascii="宋体" w:eastAsia="宋体" w:hAnsi="宋体" w:cs="宋体" w:hint="eastAsia"/>
          <w:lang w:eastAsia="zh-CN"/>
        </w:rPr>
        <w:t>是</w:t>
      </w:r>
      <w:r w:rsidRPr="003A789E">
        <w:rPr>
          <w:rFonts w:ascii="宋体" w:eastAsia="宋体" w:hAnsi="宋体" w:cs="宋体"/>
          <w:lang w:eastAsia="zh-CN"/>
        </w:rPr>
        <w:t>路径曲折度</w:t>
      </w:r>
      <w:r>
        <w:rPr>
          <w:rFonts w:ascii="宋体" w:eastAsia="宋体" w:hAnsi="宋体" w:cs="宋体" w:hint="eastAsia"/>
          <w:lang w:eastAsia="zh-CN"/>
        </w:rPr>
        <w:t>，直接</w:t>
      </w:r>
      <w:r w:rsidRPr="003A789E">
        <w:rPr>
          <w:rFonts w:ascii="宋体" w:eastAsia="宋体" w:hAnsi="宋体" w:cs="宋体"/>
          <w:lang w:eastAsia="zh-CN"/>
        </w:rPr>
        <w:t>过滤掉曲折路径，优先选择接近直线的高效路径</w:t>
      </w:r>
      <w:r>
        <w:rPr>
          <w:rFonts w:ascii="宋体" w:eastAsia="宋体" w:hAnsi="宋体" w:cs="宋体" w:hint="eastAsia"/>
          <w:lang w:eastAsia="zh-CN"/>
        </w:rPr>
        <w:t>，当</w:t>
      </w:r>
      <w:bookmarkStart w:id="12" w:name="OLE_LINK17"/>
      <w:r w:rsidRPr="00E66D53">
        <w:rPr>
          <w:rFonts w:hint="eastAsia"/>
          <w:position w:val="-10"/>
        </w:rPr>
        <w:object w:dxaOrig="480" w:dyaOrig="300" w14:anchorId="79DE9E7B">
          <v:shape id="_x0000_i1039" type="#_x0000_t75" style="width:24.2pt;height:15pt" o:ole="">
            <v:imagedata r:id="rId30" o:title=""/>
          </v:shape>
          <o:OLEObject Type="Embed" ProgID="Equation.DSMT4" ShapeID="_x0000_i1039" DrawAspect="Content" ObjectID="_1830534796" r:id="rId35"/>
        </w:object>
      </w:r>
      <w:bookmarkEnd w:id="12"/>
      <w:r w:rsidRPr="003A789E">
        <w:rPr>
          <w:rFonts w:ascii="宋体" w:eastAsia="宋体" w:hAnsi="宋体" w:cs="宋体"/>
          <w:lang w:eastAsia="zh-CN"/>
        </w:rPr>
        <w:t>越大表示路径越曲折</w:t>
      </w:r>
      <w:r>
        <w:rPr>
          <w:rFonts w:eastAsiaTheme="minorEastAsia" w:hint="eastAsia"/>
          <w:lang w:eastAsia="zh-CN"/>
        </w:rPr>
        <w:t>。</w:t>
      </w:r>
    </w:p>
    <w:p w14:paraId="5E0C7B5C" w14:textId="547E292C" w:rsidR="00CB57AD" w:rsidRDefault="000E27E7" w:rsidP="00CB57AD">
      <w:pPr>
        <w:pStyle w:val="ac"/>
        <w:keepNext/>
        <w:jc w:val="right"/>
      </w:pPr>
      <w:r w:rsidRPr="003A789E">
        <w:rPr>
          <w:rFonts w:hint="eastAsia"/>
          <w:position w:val="-44"/>
        </w:rPr>
        <w:object w:dxaOrig="8559" w:dyaOrig="960" w14:anchorId="6C72DDE0">
          <v:shape id="_x0000_i1040" type="#_x0000_t75" style="width:5in;height:40.3pt" o:ole="">
            <v:imagedata r:id="rId36" o:title=""/>
          </v:shape>
          <o:OLEObject Type="Embed" ProgID="Equation.DSMT4" ShapeID="_x0000_i1040" DrawAspect="Content" ObjectID="_1830534797" r:id="rId37"/>
        </w:object>
      </w:r>
    </w:p>
    <w:p w14:paraId="1FE55FD3" w14:textId="77777777" w:rsidR="00CB57AD" w:rsidRPr="00D979FB" w:rsidRDefault="00CB57AD" w:rsidP="00CB57AD">
      <w:pPr>
        <w:rPr>
          <w:lang w:eastAsia="zh-CN"/>
        </w:rPr>
      </w:pPr>
      <w:r>
        <w:rPr>
          <w:rFonts w:eastAsiaTheme="minorEastAsia" w:hint="eastAsia"/>
          <w:lang w:eastAsia="zh-CN"/>
        </w:rPr>
        <w:t>但此时</w:t>
      </w:r>
      <w:r w:rsidRPr="00294849">
        <w:rPr>
          <w:rFonts w:hint="eastAsia"/>
          <w:position w:val="-12"/>
        </w:rPr>
        <w:object w:dxaOrig="1719" w:dyaOrig="400" w14:anchorId="0DB6CAB2">
          <v:shape id="_x0000_i1041" type="#_x0000_t75" style="width:1in;height:16.7pt" o:ole="">
            <v:imagedata r:id="rId38" o:title=""/>
          </v:shape>
          <o:OLEObject Type="Embed" ProgID="Equation.DSMT4" ShapeID="_x0000_i1041" DrawAspect="Content" ObjectID="_1830534798" r:id="rId39"/>
        </w:object>
      </w:r>
      <w:r>
        <w:rPr>
          <w:rFonts w:ascii="宋体" w:eastAsia="宋体" w:hAnsi="宋体" w:cs="宋体" w:hint="eastAsia"/>
          <w:lang w:eastAsia="zh-CN"/>
        </w:rPr>
        <w:t>，</w:t>
      </w:r>
      <w:r>
        <w:rPr>
          <w:rFonts w:eastAsiaTheme="minorEastAsia" w:hint="eastAsia"/>
          <w:lang w:eastAsia="zh-CN"/>
        </w:rPr>
        <w:t>为了避免</w:t>
      </w:r>
      <w:r w:rsidRPr="00E66D53">
        <w:rPr>
          <w:rFonts w:hint="eastAsia"/>
          <w:position w:val="-10"/>
        </w:rPr>
        <w:object w:dxaOrig="480" w:dyaOrig="300" w14:anchorId="388ACCEE">
          <v:shape id="_x0000_i1042" type="#_x0000_t75" style="width:24.2pt;height:15pt" o:ole="">
            <v:imagedata r:id="rId30" o:title=""/>
          </v:shape>
          <o:OLEObject Type="Embed" ProgID="Equation.DSMT4" ShapeID="_x0000_i1042" DrawAspect="Content" ObjectID="_1830534799" r:id="rId40"/>
        </w:object>
      </w:r>
      <w:r>
        <w:rPr>
          <w:rFonts w:eastAsiaTheme="minorEastAsia" w:hint="eastAsia"/>
          <w:lang w:eastAsia="zh-CN"/>
        </w:rPr>
        <w:t>范围不固定，难以</w:t>
      </w:r>
      <w:proofErr w:type="gramStart"/>
      <w:r>
        <w:rPr>
          <w:rFonts w:eastAsiaTheme="minorEastAsia" w:hint="eastAsia"/>
          <w:lang w:eastAsia="zh-CN"/>
        </w:rPr>
        <w:t>与其他维度</w:t>
      </w:r>
      <w:proofErr w:type="gramEnd"/>
      <w:r>
        <w:rPr>
          <w:rFonts w:eastAsiaTheme="minorEastAsia" w:hint="eastAsia"/>
          <w:lang w:eastAsia="zh-CN"/>
        </w:rPr>
        <w:t>比较，对其进行归一化，归一化后的路径曲折度为：</w:t>
      </w:r>
    </w:p>
    <w:p w14:paraId="3D99EE9B" w14:textId="77777777" w:rsidR="00CB57AD" w:rsidRDefault="00CB57AD" w:rsidP="00CB57AD">
      <w:pPr>
        <w:pStyle w:val="ac"/>
        <w:keepNext/>
        <w:jc w:val="right"/>
      </w:pPr>
      <w:r w:rsidRPr="006A71C7">
        <w:rPr>
          <w:rFonts w:hint="eastAsia"/>
          <w:position w:val="-40"/>
        </w:rPr>
        <w:object w:dxaOrig="8880" w:dyaOrig="980" w14:anchorId="3FE49E21">
          <v:shape id="_x0000_i1043" type="#_x0000_t75" style="width:373.25pt;height:40.9pt" o:ole="">
            <v:imagedata r:id="rId41" o:title=""/>
          </v:shape>
          <o:OLEObject Type="Embed" ProgID="Equation.DSMT4" ShapeID="_x0000_i1043" DrawAspect="Content" ObjectID="_1830534800" r:id="rId42"/>
        </w:object>
      </w:r>
    </w:p>
    <w:p w14:paraId="5E1BD93B" w14:textId="43543AB6" w:rsidR="00CB57AD" w:rsidRPr="00CB57AD" w:rsidRDefault="00CB57AD" w:rsidP="004B6CE5">
      <w:pPr>
        <w:rPr>
          <w:rFonts w:eastAsiaTheme="minorEastAsia"/>
          <w:lang w:eastAsia="zh-CN"/>
        </w:rPr>
      </w:pPr>
      <w:r>
        <w:rPr>
          <w:rFonts w:eastAsiaTheme="minorEastAsia" w:hint="eastAsia"/>
          <w:lang w:eastAsia="zh-CN"/>
        </w:rPr>
        <w:t>此时</w:t>
      </w:r>
      <w:bookmarkStart w:id="13" w:name="OLE_LINK16"/>
      <w:r w:rsidRPr="00294849">
        <w:rPr>
          <w:rFonts w:hint="eastAsia"/>
          <w:position w:val="-12"/>
        </w:rPr>
        <w:object w:dxaOrig="1600" w:dyaOrig="400" w14:anchorId="40931F65">
          <v:shape id="_x0000_i1044" type="#_x0000_t75" style="width:67.4pt;height:16.7pt" o:ole="">
            <v:imagedata r:id="rId43" o:title=""/>
          </v:shape>
          <o:OLEObject Type="Embed" ProgID="Equation.DSMT4" ShapeID="_x0000_i1044" DrawAspect="Content" ObjectID="_1830534801" r:id="rId44"/>
        </w:object>
      </w:r>
      <w:bookmarkEnd w:id="13"/>
      <w:r>
        <w:rPr>
          <w:rFonts w:eastAsiaTheme="minorEastAsia" w:hint="eastAsia"/>
          <w:lang w:eastAsia="zh-CN"/>
        </w:rPr>
        <w:t>通过标准化区间，直观表示路径偏离直线的程度</w:t>
      </w:r>
      <w:bookmarkStart w:id="14" w:name="OLE_LINK18"/>
      <w:r>
        <w:rPr>
          <w:rFonts w:eastAsiaTheme="minorEastAsia" w:hint="eastAsia"/>
          <w:lang w:eastAsia="zh-CN"/>
        </w:rPr>
        <w:t>，</w:t>
      </w:r>
      <w:bookmarkEnd w:id="14"/>
      <w:r w:rsidRPr="00E66D53">
        <w:rPr>
          <w:rFonts w:hint="eastAsia"/>
          <w:lang w:eastAsia="zh-CN"/>
        </w:rPr>
        <w:t xml:space="preserve"> </w:t>
      </w:r>
      <w:r w:rsidRPr="00E9478D">
        <w:rPr>
          <w:rFonts w:hint="eastAsia"/>
          <w:position w:val="-6"/>
        </w:rPr>
        <w:object w:dxaOrig="1120" w:dyaOrig="420" w14:anchorId="67284380">
          <v:shape id="_x0000_i1045" type="#_x0000_t75" style="width:46.65pt;height:17.85pt" o:ole="">
            <v:imagedata r:id="rId45" o:title=""/>
          </v:shape>
          <o:OLEObject Type="Embed" ProgID="Equation.DSMT4" ShapeID="_x0000_i1045" DrawAspect="Content" ObjectID="_1830534802" r:id="rId46"/>
        </w:object>
      </w:r>
      <w:r>
        <w:rPr>
          <w:rFonts w:eastAsiaTheme="minorEastAsia" w:hint="eastAsia"/>
          <w:lang w:eastAsia="zh-CN"/>
        </w:rPr>
        <w:t>为</w:t>
      </w:r>
      <w:r w:rsidRPr="00870347">
        <w:rPr>
          <w:rFonts w:eastAsiaTheme="minorEastAsia"/>
          <w:lang w:eastAsia="zh-CN"/>
        </w:rPr>
        <w:t>数值稳定项</w:t>
      </w:r>
      <w:r>
        <w:rPr>
          <w:rFonts w:eastAsiaTheme="minorEastAsia"/>
          <w:lang w:eastAsia="zh-CN"/>
        </w:rPr>
        <w:t>，</w:t>
      </w:r>
      <w:proofErr w:type="gramStart"/>
      <w:r>
        <w:rPr>
          <w:rFonts w:eastAsiaTheme="minorEastAsia" w:hint="eastAsia"/>
          <w:lang w:eastAsia="zh-CN"/>
        </w:rPr>
        <w:t>防</w:t>
      </w:r>
      <w:r w:rsidRPr="00010807">
        <w:rPr>
          <w:rFonts w:eastAsiaTheme="minorEastAsia"/>
          <w:lang w:eastAsia="zh-CN"/>
        </w:rPr>
        <w:t>止除零</w:t>
      </w:r>
      <w:r w:rsidRPr="00010807">
        <w:rPr>
          <w:rFonts w:eastAsiaTheme="minorEastAsia"/>
          <w:lang w:eastAsia="zh-CN"/>
        </w:rPr>
        <w:lastRenderedPageBreak/>
        <w:t>错误</w:t>
      </w:r>
      <w:proofErr w:type="gramEnd"/>
      <w:r>
        <w:rPr>
          <w:rFonts w:eastAsiaTheme="minorEastAsia" w:hint="eastAsia"/>
          <w:lang w:eastAsia="zh-CN"/>
        </w:rPr>
        <w:t>。避免</w:t>
      </w:r>
      <w:r w:rsidRPr="00693B1D">
        <w:rPr>
          <w:rFonts w:eastAsiaTheme="minorEastAsia"/>
          <w:lang w:eastAsia="zh-CN"/>
        </w:rPr>
        <w:t>搜索树中的某个节点</w:t>
      </w:r>
      <w:r>
        <w:rPr>
          <w:rFonts w:eastAsiaTheme="minorEastAsia" w:hint="eastAsia"/>
          <w:lang w:eastAsia="zh-CN"/>
        </w:rPr>
        <w:t>作为</w:t>
      </w:r>
      <w:r w:rsidRPr="00010807">
        <w:rPr>
          <w:rFonts w:eastAsiaTheme="minorEastAsia"/>
          <w:lang w:eastAsia="zh-CN"/>
        </w:rPr>
        <w:t>当</w:t>
      </w:r>
      <w:r>
        <w:rPr>
          <w:rFonts w:eastAsiaTheme="minorEastAsia" w:hint="eastAsia"/>
          <w:lang w:eastAsia="zh-CN"/>
        </w:rPr>
        <w:t>前</w:t>
      </w:r>
      <w:r w:rsidRPr="00010807">
        <w:rPr>
          <w:rFonts w:eastAsiaTheme="minorEastAsia"/>
          <w:lang w:eastAsia="zh-CN"/>
        </w:rPr>
        <w:t>节点</w:t>
      </w:r>
      <w:bookmarkStart w:id="15" w:name="OLE_LINK19"/>
      <w:proofErr w:type="spellStart"/>
      <w:r w:rsidRPr="00010807">
        <w:rPr>
          <w:rFonts w:eastAsiaTheme="minorEastAsia"/>
          <w:lang w:eastAsia="zh-CN"/>
        </w:rPr>
        <w:t>x</w:t>
      </w:r>
      <w:r w:rsidRPr="00383FD7">
        <w:rPr>
          <w:rFonts w:eastAsiaTheme="minorEastAsia" w:hint="eastAsia"/>
          <w:vertAlign w:val="subscript"/>
          <w:lang w:eastAsia="zh-CN"/>
        </w:rPr>
        <w:t>cur</w:t>
      </w:r>
      <w:bookmarkEnd w:id="15"/>
      <w:proofErr w:type="spellEnd"/>
      <w:r w:rsidRPr="00010807">
        <w:rPr>
          <w:rFonts w:eastAsiaTheme="minorEastAsia"/>
          <w:lang w:eastAsia="zh-CN"/>
        </w:rPr>
        <w:t>极度接近起点时确保</w:t>
      </w:r>
      <w:r>
        <w:rPr>
          <w:rFonts w:eastAsiaTheme="minorEastAsia" w:hint="eastAsia"/>
          <w:lang w:eastAsia="zh-CN"/>
        </w:rPr>
        <w:t>其</w:t>
      </w:r>
      <w:r w:rsidRPr="00010807">
        <w:rPr>
          <w:rFonts w:eastAsiaTheme="minorEastAsia"/>
          <w:lang w:eastAsia="zh-CN"/>
        </w:rPr>
        <w:t>不为零</w:t>
      </w:r>
      <w:r>
        <w:rPr>
          <w:rFonts w:eastAsiaTheme="minorEastAsia" w:hint="eastAsia"/>
          <w:lang w:eastAsia="zh-CN"/>
        </w:rPr>
        <w:t>。</w:t>
      </w:r>
      <w:r>
        <w:rPr>
          <w:rFonts w:eastAsiaTheme="minorEastAsia" w:hint="eastAsia"/>
          <w:lang w:eastAsia="zh-CN"/>
        </w:rPr>
        <w:t>G(x)</w:t>
      </w:r>
      <w:r>
        <w:rPr>
          <w:rFonts w:eastAsiaTheme="minorEastAsia" w:hint="eastAsia"/>
          <w:lang w:eastAsia="zh-CN"/>
        </w:rPr>
        <w:t>是起点到</w:t>
      </w:r>
      <w:r w:rsidRPr="00010807">
        <w:rPr>
          <w:rFonts w:eastAsiaTheme="minorEastAsia"/>
          <w:lang w:eastAsia="zh-CN"/>
        </w:rPr>
        <w:t>当</w:t>
      </w:r>
      <w:r>
        <w:rPr>
          <w:rFonts w:eastAsiaTheme="minorEastAsia" w:hint="eastAsia"/>
          <w:lang w:eastAsia="zh-CN"/>
        </w:rPr>
        <w:t>前</w:t>
      </w:r>
      <w:r w:rsidRPr="00010807">
        <w:rPr>
          <w:rFonts w:eastAsiaTheme="minorEastAsia"/>
          <w:lang w:eastAsia="zh-CN"/>
        </w:rPr>
        <w:t>节点</w:t>
      </w:r>
      <w:proofErr w:type="spellStart"/>
      <w:r w:rsidRPr="00010807">
        <w:rPr>
          <w:rFonts w:eastAsiaTheme="minorEastAsia"/>
          <w:lang w:eastAsia="zh-CN"/>
        </w:rPr>
        <w:t>x</w:t>
      </w:r>
      <w:r w:rsidRPr="00383FD7">
        <w:rPr>
          <w:rFonts w:eastAsiaTheme="minorEastAsia" w:hint="eastAsia"/>
          <w:vertAlign w:val="subscript"/>
          <w:lang w:eastAsia="zh-CN"/>
        </w:rPr>
        <w:t>cur</w:t>
      </w:r>
      <w:proofErr w:type="spellEnd"/>
      <w:r>
        <w:rPr>
          <w:rFonts w:eastAsiaTheme="minorEastAsia" w:hint="eastAsia"/>
          <w:lang w:eastAsia="zh-CN"/>
        </w:rPr>
        <w:t>的</w:t>
      </w:r>
      <w:r w:rsidRPr="00870347">
        <w:rPr>
          <w:rFonts w:eastAsiaTheme="minorEastAsia"/>
          <w:lang w:eastAsia="zh-CN"/>
        </w:rPr>
        <w:t>实际路径长度</w:t>
      </w:r>
      <w:r>
        <w:rPr>
          <w:rFonts w:eastAsiaTheme="minorEastAsia" w:hint="eastAsia"/>
          <w:lang w:eastAsia="zh-CN"/>
        </w:rPr>
        <w:t>即实际累积代价，</w:t>
      </w:r>
      <w:r>
        <w:rPr>
          <w:rFonts w:eastAsiaTheme="minorEastAsia" w:hint="eastAsia"/>
          <w:lang w:eastAsia="zh-CN"/>
        </w:rPr>
        <w:t xml:space="preserve"> </w:t>
      </w:r>
      <w:proofErr w:type="spellStart"/>
      <w:r w:rsidRPr="00010807">
        <w:rPr>
          <w:rFonts w:eastAsiaTheme="minorEastAsia"/>
          <w:lang w:eastAsia="zh-CN"/>
        </w:rPr>
        <w:t>x</w:t>
      </w:r>
      <w:r w:rsidRPr="00383FD7">
        <w:rPr>
          <w:rFonts w:eastAsiaTheme="minorEastAsia" w:hint="eastAsia"/>
          <w:vertAlign w:val="subscript"/>
          <w:lang w:eastAsia="zh-CN"/>
        </w:rPr>
        <w:t>cur</w:t>
      </w:r>
      <w:proofErr w:type="spellEnd"/>
      <w:r>
        <w:rPr>
          <w:rFonts w:eastAsiaTheme="minorEastAsia" w:hint="eastAsia"/>
          <w:lang w:eastAsia="zh-CN"/>
        </w:rPr>
        <w:t>是</w:t>
      </w:r>
      <w:r w:rsidRPr="00010807">
        <w:rPr>
          <w:rFonts w:eastAsiaTheme="minorEastAsia"/>
          <w:lang w:eastAsia="zh-CN"/>
        </w:rPr>
        <w:t>当</w:t>
      </w:r>
      <w:r>
        <w:rPr>
          <w:rFonts w:eastAsiaTheme="minorEastAsia" w:hint="eastAsia"/>
          <w:lang w:eastAsia="zh-CN"/>
        </w:rPr>
        <w:t>前</w:t>
      </w:r>
      <w:r w:rsidRPr="00010807">
        <w:rPr>
          <w:rFonts w:eastAsiaTheme="minorEastAsia"/>
          <w:lang w:eastAsia="zh-CN"/>
        </w:rPr>
        <w:t>节点</w:t>
      </w:r>
      <w:r>
        <w:rPr>
          <w:rFonts w:eastAsiaTheme="minorEastAsia" w:hint="eastAsia"/>
          <w:lang w:eastAsia="zh-CN"/>
        </w:rPr>
        <w:t>的空间坐标，</w:t>
      </w:r>
      <w:proofErr w:type="spellStart"/>
      <w:r>
        <w:rPr>
          <w:rFonts w:eastAsiaTheme="minorEastAsia" w:hint="eastAsia"/>
          <w:lang w:eastAsia="zh-CN"/>
        </w:rPr>
        <w:t>x</w:t>
      </w:r>
      <w:r w:rsidRPr="00971E11">
        <w:rPr>
          <w:rFonts w:eastAsiaTheme="minorEastAsia" w:hint="eastAsia"/>
          <w:vertAlign w:val="subscript"/>
          <w:lang w:eastAsia="zh-CN"/>
        </w:rPr>
        <w:t>start</w:t>
      </w:r>
      <w:proofErr w:type="spellEnd"/>
      <w:r>
        <w:rPr>
          <w:rFonts w:eastAsiaTheme="minorEastAsia" w:hint="eastAsia"/>
          <w:lang w:eastAsia="zh-CN"/>
        </w:rPr>
        <w:t>是起点坐标。</w:t>
      </w:r>
    </w:p>
    <w:p w14:paraId="2084C01B" w14:textId="3214AC1E" w:rsidR="00C64B99" w:rsidRDefault="004204A8" w:rsidP="00CB57AD">
      <w:pPr>
        <w:ind w:firstLine="360"/>
        <w:rPr>
          <w:rFonts w:eastAsiaTheme="minorEastAsia"/>
          <w:lang w:eastAsia="zh-CN"/>
        </w:rPr>
      </w:pPr>
      <w:r w:rsidRPr="00BC572B">
        <w:rPr>
          <w:rFonts w:eastAsiaTheme="minorEastAsia"/>
          <w:lang w:eastAsia="zh-CN"/>
        </w:rPr>
        <w:t>通过帕累托最优策略对</w:t>
      </w:r>
      <w:r>
        <w:rPr>
          <w:rFonts w:eastAsiaTheme="minorEastAsia" w:hint="eastAsia"/>
          <w:lang w:eastAsia="zh-CN"/>
        </w:rPr>
        <w:t>搜索树中某</w:t>
      </w:r>
      <w:r w:rsidRPr="00BC572B">
        <w:rPr>
          <w:rFonts w:eastAsiaTheme="minorEastAsia"/>
          <w:lang w:eastAsia="zh-CN"/>
        </w:rPr>
        <w:t>节点进行决策，从而实现</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Pr>
          <w:rFonts w:eastAsiaTheme="minorEastAsia" w:hint="eastAsia"/>
          <w:lang w:eastAsia="zh-CN"/>
        </w:rPr>
        <w:t>，</w:t>
      </w:r>
      <w:r w:rsidRPr="00A73294">
        <w:rPr>
          <w:lang w:eastAsia="zh-CN"/>
        </w:rPr>
        <w:t xml:space="preserve"> </w:t>
      </w:r>
      <w:r w:rsidRPr="00A73294">
        <w:rPr>
          <w:rFonts w:eastAsiaTheme="minorEastAsia"/>
          <w:lang w:eastAsia="zh-CN"/>
        </w:rPr>
        <w:t>使算法在复杂场景中更精确地筛选最佳扩展方向，实现探索与利用的平衡。</w:t>
      </w:r>
      <w:r w:rsidR="00C64B99">
        <w:rPr>
          <w:rFonts w:eastAsiaTheme="minorEastAsia" w:hint="eastAsia"/>
          <w:lang w:eastAsia="zh-CN"/>
        </w:rPr>
        <w:t xml:space="preserve"> </w:t>
      </w:r>
    </w:p>
    <w:p w14:paraId="2C1B5E74" w14:textId="77777777" w:rsidR="008340F8" w:rsidRPr="00E97F44" w:rsidRDefault="000B231D" w:rsidP="00E97F44">
      <w:pPr>
        <w:pStyle w:val="11"/>
        <w:numPr>
          <w:ilvl w:val="1"/>
          <w:numId w:val="5"/>
        </w:numPr>
        <w:tabs>
          <w:tab w:val="left" w:pos="474"/>
        </w:tabs>
        <w:spacing w:before="109"/>
        <w:rPr>
          <w:rFonts w:ascii="宋体" w:eastAsia="宋体" w:hAnsi="宋体" w:cs="宋体" w:hint="eastAsia"/>
          <w:spacing w:val="-2"/>
          <w:w w:val="110"/>
          <w:lang w:eastAsia="zh-CN"/>
        </w:rPr>
      </w:pPr>
      <w:r w:rsidRPr="00E97F44">
        <w:rPr>
          <w:rFonts w:ascii="宋体" w:eastAsia="宋体" w:hAnsi="宋体" w:cs="宋体" w:hint="eastAsia"/>
          <w:spacing w:val="-2"/>
          <w:w w:val="110"/>
          <w:lang w:eastAsia="zh-CN"/>
        </w:rPr>
        <w:t>双向超椭球体约束采样增加采样效率</w:t>
      </w:r>
      <w:r w:rsidR="008340F8" w:rsidRPr="00E97F44">
        <w:rPr>
          <w:rFonts w:ascii="宋体" w:eastAsia="宋体" w:hAnsi="宋体" w:cs="宋体" w:hint="eastAsia"/>
          <w:spacing w:val="-2"/>
          <w:w w:val="110"/>
          <w:lang w:eastAsia="zh-CN"/>
        </w:rPr>
        <w:t>：</w:t>
      </w:r>
    </w:p>
    <w:p w14:paraId="6D5580CC" w14:textId="73694F68" w:rsidR="00E34F27" w:rsidRDefault="00210918" w:rsidP="00E34F27">
      <w:pPr>
        <w:ind w:firstLine="360"/>
        <w:rPr>
          <w:lang w:eastAsia="zh-CN"/>
        </w:rPr>
      </w:pPr>
      <w:r>
        <w:rPr>
          <w:rFonts w:eastAsiaTheme="minorEastAsia" w:hint="eastAsia"/>
          <w:lang w:eastAsia="zh-CN"/>
        </w:rPr>
        <w:t>在过往研究中</w:t>
      </w:r>
      <w:r w:rsidRPr="00210918">
        <w:rPr>
          <w:rFonts w:eastAsiaTheme="minorEastAsia"/>
          <w:lang w:eastAsia="zh-CN"/>
        </w:rPr>
        <w:t xml:space="preserve">Informed RRT* </w:t>
      </w:r>
      <w:r w:rsidRPr="00210918">
        <w:rPr>
          <w:rFonts w:eastAsiaTheme="minorEastAsia"/>
          <w:lang w:eastAsia="zh-CN"/>
        </w:rPr>
        <w:t>使用单一</w:t>
      </w:r>
      <w:r>
        <w:rPr>
          <w:rFonts w:eastAsiaTheme="minorEastAsia" w:hint="eastAsia"/>
          <w:lang w:eastAsia="zh-CN"/>
        </w:rPr>
        <w:t>知情子集约束的方式控制采样范围，而本研究中路径规划算法采用</w:t>
      </w:r>
      <w:r w:rsidR="00DF519A" w:rsidRPr="008340F8">
        <w:rPr>
          <w:rFonts w:eastAsiaTheme="minorEastAsia" w:hint="eastAsia"/>
          <w:lang w:eastAsia="zh-CN"/>
        </w:rPr>
        <w:t>双向规划的策略将其应用在知情子集约束</w:t>
      </w:r>
      <w:r>
        <w:rPr>
          <w:rFonts w:eastAsiaTheme="minorEastAsia" w:hint="eastAsia"/>
          <w:lang w:eastAsia="zh-CN"/>
        </w:rPr>
        <w:t>，</w:t>
      </w:r>
      <w:r w:rsidR="00DF519A" w:rsidRPr="008340F8">
        <w:rPr>
          <w:rFonts w:eastAsiaTheme="minorEastAsia" w:hint="eastAsia"/>
          <w:lang w:eastAsia="zh-CN"/>
        </w:rPr>
        <w:t>采样时双向同时进行规划的过程中，</w:t>
      </w:r>
      <w:r>
        <w:rPr>
          <w:rFonts w:eastAsiaTheme="minorEastAsia" w:hint="eastAsia"/>
          <w:lang w:eastAsia="zh-CN"/>
        </w:rPr>
        <w:t>且对</w:t>
      </w:r>
      <w:proofErr w:type="gramStart"/>
      <w:r>
        <w:rPr>
          <w:rFonts w:eastAsiaTheme="minorEastAsia" w:hint="eastAsia"/>
          <w:lang w:eastAsia="zh-CN"/>
        </w:rPr>
        <w:t>两侧超</w:t>
      </w:r>
      <w:proofErr w:type="gramEnd"/>
      <w:r>
        <w:rPr>
          <w:rFonts w:eastAsiaTheme="minorEastAsia" w:hint="eastAsia"/>
          <w:lang w:eastAsia="zh-CN"/>
        </w:rPr>
        <w:t>椭球体约束采样范围实现了尺寸独立的设定，当树</w:t>
      </w:r>
      <w:r>
        <w:rPr>
          <w:rFonts w:eastAsiaTheme="minorEastAsia" w:hint="eastAsia"/>
          <w:lang w:eastAsia="zh-CN"/>
        </w:rPr>
        <w:t>A</w:t>
      </w:r>
      <w:r>
        <w:rPr>
          <w:rFonts w:eastAsiaTheme="minorEastAsia" w:hint="eastAsia"/>
          <w:lang w:eastAsia="zh-CN"/>
        </w:rPr>
        <w:t>生长受阻即遇到密集障碍时，主动扩大采样空间</w:t>
      </w:r>
      <w:proofErr w:type="spellStart"/>
      <w:r>
        <w:rPr>
          <w:rFonts w:eastAsiaTheme="minorEastAsia" w:hint="eastAsia"/>
          <w:lang w:eastAsia="zh-CN"/>
        </w:rPr>
        <w:t>c</w:t>
      </w:r>
      <w:r w:rsidRPr="00210918">
        <w:rPr>
          <w:rFonts w:eastAsiaTheme="minorEastAsia" w:hint="eastAsia"/>
          <w:vertAlign w:val="subscript"/>
          <w:lang w:eastAsia="zh-CN"/>
        </w:rPr>
        <w:t>best</w:t>
      </w:r>
      <w:proofErr w:type="spellEnd"/>
      <w:r>
        <w:rPr>
          <w:rFonts w:eastAsiaTheme="minorEastAsia" w:hint="eastAsia"/>
          <w:lang w:eastAsia="zh-CN"/>
        </w:rPr>
        <w:t>(A)</w:t>
      </w:r>
      <w:r>
        <w:rPr>
          <w:rFonts w:eastAsiaTheme="minorEastAsia" w:hint="eastAsia"/>
          <w:lang w:eastAsia="zh-CN"/>
        </w:rPr>
        <w:t>，</w:t>
      </w:r>
      <w:proofErr w:type="gramStart"/>
      <w:r>
        <w:rPr>
          <w:rFonts w:eastAsiaTheme="minorEastAsia" w:hint="eastAsia"/>
          <w:lang w:eastAsia="zh-CN"/>
        </w:rPr>
        <w:t>若树</w:t>
      </w:r>
      <w:proofErr w:type="gramEnd"/>
      <w:r>
        <w:rPr>
          <w:rFonts w:eastAsiaTheme="minorEastAsia" w:hint="eastAsia"/>
          <w:lang w:eastAsia="zh-CN"/>
        </w:rPr>
        <w:t>B</w:t>
      </w:r>
      <w:r>
        <w:rPr>
          <w:rFonts w:eastAsiaTheme="minorEastAsia" w:hint="eastAsia"/>
          <w:lang w:eastAsia="zh-CN"/>
        </w:rPr>
        <w:t>生长顺利，则</w:t>
      </w:r>
      <w:proofErr w:type="spellStart"/>
      <w:r>
        <w:rPr>
          <w:rFonts w:eastAsiaTheme="minorEastAsia" w:hint="eastAsia"/>
          <w:lang w:eastAsia="zh-CN"/>
        </w:rPr>
        <w:t>c</w:t>
      </w:r>
      <w:r w:rsidRPr="00210918">
        <w:rPr>
          <w:rFonts w:eastAsiaTheme="minorEastAsia" w:hint="eastAsia"/>
          <w:vertAlign w:val="subscript"/>
          <w:lang w:eastAsia="zh-CN"/>
        </w:rPr>
        <w:t>best</w:t>
      </w:r>
      <w:proofErr w:type="spellEnd"/>
      <w:r>
        <w:rPr>
          <w:rFonts w:eastAsiaTheme="minorEastAsia" w:hint="eastAsia"/>
          <w:lang w:eastAsia="zh-CN"/>
        </w:rPr>
        <w:t>(B)</w:t>
      </w:r>
      <w:r>
        <w:rPr>
          <w:rFonts w:eastAsiaTheme="minorEastAsia" w:hint="eastAsia"/>
          <w:lang w:eastAsia="zh-CN"/>
        </w:rPr>
        <w:t>主动收缩，提高采样精度。</w:t>
      </w:r>
      <w:r w:rsidR="008B7C60" w:rsidRPr="008340F8">
        <w:rPr>
          <w:rFonts w:eastAsiaTheme="minorEastAsia" w:hint="eastAsia"/>
          <w:lang w:eastAsia="zh-CN"/>
        </w:rPr>
        <w:t>该</w:t>
      </w:r>
      <w:r w:rsidR="00DF519A" w:rsidRPr="008340F8">
        <w:rPr>
          <w:rFonts w:eastAsiaTheme="minorEastAsia" w:hint="eastAsia"/>
          <w:lang w:eastAsia="zh-CN"/>
        </w:rPr>
        <w:t>实现不仅</w:t>
      </w:r>
      <w:r w:rsidR="008B7C60" w:rsidRPr="008340F8">
        <w:rPr>
          <w:rFonts w:eastAsiaTheme="minorEastAsia"/>
          <w:lang w:eastAsia="zh-CN"/>
        </w:rPr>
        <w:t>保证高效搜索的范围约束</w:t>
      </w:r>
      <w:r w:rsidR="00DF519A" w:rsidRPr="008340F8">
        <w:rPr>
          <w:rFonts w:eastAsiaTheme="minorEastAsia" w:hint="eastAsia"/>
          <w:lang w:eastAsia="zh-CN"/>
        </w:rPr>
        <w:t>也做到了快速进行</w:t>
      </w:r>
      <w:r w:rsidR="008B7C60" w:rsidRPr="008340F8">
        <w:rPr>
          <w:rFonts w:eastAsiaTheme="minorEastAsia" w:hint="eastAsia"/>
          <w:lang w:eastAsia="zh-CN"/>
        </w:rPr>
        <w:t>全局</w:t>
      </w:r>
      <w:r w:rsidR="00DF519A" w:rsidRPr="008340F8">
        <w:rPr>
          <w:rFonts w:eastAsiaTheme="minorEastAsia" w:hint="eastAsia"/>
          <w:lang w:eastAsia="zh-CN"/>
        </w:rPr>
        <w:t>路径规划的效率</w:t>
      </w:r>
      <w:r w:rsidR="001957F9" w:rsidRPr="008340F8">
        <w:rPr>
          <w:rFonts w:eastAsiaTheme="minorEastAsia" w:hint="eastAsia"/>
          <w:lang w:eastAsia="zh-CN"/>
        </w:rPr>
        <w:t>提升</w:t>
      </w:r>
      <w:r>
        <w:rPr>
          <w:rFonts w:eastAsiaTheme="minorEastAsia" w:hint="eastAsia"/>
          <w:lang w:eastAsia="zh-CN"/>
        </w:rPr>
        <w:t>且避免采样过程中陷入局部最优解的情况</w:t>
      </w:r>
      <w:r w:rsidR="00DF519A" w:rsidRPr="008340F8">
        <w:rPr>
          <w:rFonts w:eastAsiaTheme="minorEastAsia" w:hint="eastAsia"/>
          <w:lang w:eastAsia="zh-CN"/>
        </w:rPr>
        <w:t>。</w:t>
      </w:r>
    </w:p>
    <w:p w14:paraId="0670BDA4" w14:textId="77777777" w:rsidR="00E34F27" w:rsidRDefault="00E34F27" w:rsidP="00E34F27">
      <w:pPr>
        <w:ind w:firstLineChars="200" w:firstLine="440"/>
        <w:rPr>
          <w:rFonts w:eastAsiaTheme="minorEastAsia"/>
          <w:lang w:eastAsia="zh-CN"/>
        </w:rPr>
      </w:pPr>
      <w:r w:rsidRPr="00EC4E46">
        <w:rPr>
          <w:rFonts w:eastAsiaTheme="minorEastAsia"/>
          <w:lang w:eastAsia="zh-CN"/>
        </w:rPr>
        <w:t>在双向搜索场景下</w:t>
      </w:r>
      <w:r w:rsidRPr="00EC4E46">
        <w:rPr>
          <w:rFonts w:eastAsiaTheme="minorEastAsia" w:hint="eastAsia"/>
          <w:lang w:eastAsia="zh-CN"/>
        </w:rPr>
        <w:t>并</w:t>
      </w:r>
      <w:r w:rsidRPr="00EC4E46">
        <w:rPr>
          <w:rFonts w:eastAsiaTheme="minorEastAsia"/>
          <w:lang w:eastAsia="zh-CN"/>
        </w:rPr>
        <w:t>无法充分利用两棵树的增长状态信息</w:t>
      </w:r>
      <w:r w:rsidRPr="00EC4E46">
        <w:rPr>
          <w:rFonts w:eastAsiaTheme="minorEastAsia" w:hint="eastAsia"/>
          <w:lang w:eastAsia="zh-CN"/>
        </w:rPr>
        <w:t>进行有效约束，本文</w:t>
      </w:r>
      <w:r w:rsidRPr="00EC4E46">
        <w:rPr>
          <w:rFonts w:eastAsiaTheme="minorEastAsia"/>
          <w:lang w:eastAsia="zh-CN"/>
        </w:rPr>
        <w:t>在双向快速扩展随机树</w:t>
      </w:r>
      <w:r w:rsidRPr="00EC4E46">
        <w:rPr>
          <w:rFonts w:eastAsiaTheme="minorEastAsia" w:hint="eastAsia"/>
          <w:lang w:eastAsia="zh-CN"/>
        </w:rPr>
        <w:t>SC-RRT</w:t>
      </w:r>
      <w:r w:rsidRPr="00EC4E46">
        <w:rPr>
          <w:rFonts w:eastAsiaTheme="minorEastAsia"/>
          <w:lang w:eastAsia="zh-CN"/>
        </w:rPr>
        <w:t>算法中</w:t>
      </w:r>
      <w:r w:rsidRPr="00EC4E46">
        <w:rPr>
          <w:rFonts w:eastAsiaTheme="minorEastAsia" w:hint="eastAsia"/>
          <w:lang w:eastAsia="zh-CN"/>
        </w:rPr>
        <w:t>，</w:t>
      </w:r>
      <w:r w:rsidRPr="00EC4E46">
        <w:rPr>
          <w:rFonts w:eastAsiaTheme="minorEastAsia"/>
          <w:lang w:eastAsia="zh-CN"/>
        </w:rPr>
        <w:t>提出一种非对称双椭球体约束采样策略，该策略具有以下核心特征：</w:t>
      </w:r>
      <w:r w:rsidRPr="00EC4E46">
        <w:rPr>
          <w:rFonts w:eastAsiaTheme="minorEastAsia" w:hint="eastAsia"/>
          <w:lang w:eastAsia="zh-CN"/>
        </w:rPr>
        <w:t>1</w:t>
      </w:r>
      <w:r>
        <w:rPr>
          <w:rFonts w:eastAsiaTheme="minorEastAsia" w:hint="eastAsia"/>
          <w:lang w:eastAsia="zh-CN"/>
        </w:rPr>
        <w:t>）</w:t>
      </w:r>
      <w:r w:rsidRPr="00EC4E46">
        <w:rPr>
          <w:rFonts w:eastAsiaTheme="minorEastAsia"/>
          <w:lang w:eastAsia="zh-CN"/>
        </w:rPr>
        <w:t>动态会合点机制</w:t>
      </w:r>
      <w:r w:rsidRPr="00EC4E46">
        <w:rPr>
          <w:rFonts w:eastAsiaTheme="minorEastAsia" w:hint="eastAsia"/>
          <w:lang w:eastAsia="zh-CN"/>
        </w:rPr>
        <w:t>，</w:t>
      </w:r>
      <w:proofErr w:type="gramStart"/>
      <w:r>
        <w:rPr>
          <w:rFonts w:eastAsiaTheme="minorEastAsia" w:hint="eastAsia"/>
          <w:lang w:eastAsia="zh-CN"/>
        </w:rPr>
        <w:t>基于</w:t>
      </w:r>
      <w:r w:rsidRPr="00CD4364">
        <w:rPr>
          <w:rFonts w:eastAsiaTheme="minorEastAsia"/>
          <w:lang w:eastAsia="zh-CN"/>
        </w:rPr>
        <w:t>势场法实时</w:t>
      </w:r>
      <w:proofErr w:type="gramEnd"/>
      <w:r w:rsidRPr="00CD4364">
        <w:rPr>
          <w:rFonts w:eastAsiaTheme="minorEastAsia"/>
          <w:lang w:eastAsia="zh-CN"/>
        </w:rPr>
        <w:t>计算两棵树的理想汇合位置；</w:t>
      </w:r>
      <w:r w:rsidRPr="00EC4E46">
        <w:rPr>
          <w:rFonts w:eastAsiaTheme="minorEastAsia" w:hint="eastAsia"/>
          <w:lang w:eastAsia="zh-CN"/>
        </w:rPr>
        <w:t>2</w:t>
      </w:r>
      <w:r w:rsidRPr="00EC4E46">
        <w:rPr>
          <w:rFonts w:eastAsiaTheme="minorEastAsia" w:hint="eastAsia"/>
          <w:lang w:eastAsia="zh-CN"/>
        </w:rPr>
        <w:t>）</w:t>
      </w:r>
      <w:r w:rsidRPr="00EC4E46">
        <w:rPr>
          <w:rFonts w:eastAsiaTheme="minorEastAsia"/>
          <w:lang w:eastAsia="zh-CN"/>
        </w:rPr>
        <w:t>非对称椭球体尺寸：根据树的生长状态独立调整两个椭球的大小；</w:t>
      </w:r>
      <w:r>
        <w:rPr>
          <w:rFonts w:eastAsiaTheme="minorEastAsia" w:hint="eastAsia"/>
          <w:lang w:eastAsia="zh-CN"/>
        </w:rPr>
        <w:t>3</w:t>
      </w:r>
      <w:r>
        <w:rPr>
          <w:rFonts w:eastAsiaTheme="minorEastAsia" w:hint="eastAsia"/>
          <w:lang w:eastAsia="zh-CN"/>
        </w:rPr>
        <w:t>）</w:t>
      </w:r>
      <w:r w:rsidRPr="00EC4E46">
        <w:rPr>
          <w:rFonts w:eastAsiaTheme="minorEastAsia"/>
          <w:lang w:eastAsia="zh-CN"/>
        </w:rPr>
        <w:t>自适应缓冲因子：防止椭球过早收缩导致搜索停滞；</w:t>
      </w:r>
      <w:r w:rsidRPr="00EC4E46">
        <w:rPr>
          <w:rFonts w:eastAsiaTheme="minorEastAsia"/>
          <w:lang w:eastAsia="zh-CN"/>
        </w:rPr>
        <w:t xml:space="preserve"> </w:t>
      </w:r>
    </w:p>
    <w:p w14:paraId="2E27E8CA" w14:textId="77777777" w:rsidR="00E34F27" w:rsidRDefault="00E34F27" w:rsidP="00E34F27">
      <w:pPr>
        <w:ind w:firstLineChars="200" w:firstLine="440"/>
        <w:rPr>
          <w:lang w:eastAsia="zh-CN"/>
        </w:rPr>
      </w:pPr>
      <w:r>
        <w:rPr>
          <w:rFonts w:eastAsiaTheme="minorEastAsia" w:hint="eastAsia"/>
          <w:lang w:eastAsia="zh-CN"/>
        </w:rPr>
        <w:t>首先通过设定动态汇合点</w:t>
      </w:r>
    </w:p>
    <w:p w14:paraId="4C1A5E4C" w14:textId="77777777" w:rsidR="00E34F27" w:rsidRDefault="00E34F27" w:rsidP="00E34F27">
      <w:pPr>
        <w:pStyle w:val="ac"/>
        <w:keepNext/>
        <w:jc w:val="right"/>
      </w:pPr>
      <w:r w:rsidRPr="00401299">
        <w:rPr>
          <w:rFonts w:hint="eastAsia"/>
          <w:position w:val="-14"/>
        </w:rPr>
        <w:object w:dxaOrig="7540" w:dyaOrig="499" w14:anchorId="672CA1E5">
          <v:shape id="_x0000_i1046" type="#_x0000_t75" style="width:316.8pt;height:20.75pt" o:ole="">
            <v:imagedata r:id="rId47" o:title=""/>
          </v:shape>
          <o:OLEObject Type="Embed" ProgID="Equation.DSMT4" ShapeID="_x0000_i1046" DrawAspect="Content" ObjectID="_1830534803" r:id="rId48"/>
        </w:object>
      </w:r>
    </w:p>
    <w:p w14:paraId="2AA05ACC" w14:textId="77777777" w:rsidR="00E34F27" w:rsidRDefault="00E34F27" w:rsidP="00E34F27">
      <w:pPr>
        <w:pStyle w:val="ac"/>
        <w:keepNext/>
        <w:jc w:val="both"/>
        <w:rPr>
          <w:lang w:eastAsia="zh-CN"/>
        </w:rPr>
      </w:pPr>
      <w:r w:rsidRPr="00F1577C">
        <w:rPr>
          <w:rFonts w:ascii="Times New Roman" w:eastAsiaTheme="minorEastAsia" w:hAnsi="Times New Roman" w:cs="Times New Roman" w:hint="eastAsia"/>
          <w:sz w:val="22"/>
          <w:szCs w:val="22"/>
          <w:lang w:eastAsia="zh-CN"/>
        </w:rPr>
        <w:t>其中</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的归一化规模权重，</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的质心，通过交叉加权的方式实现帮助双方树之间的生长，避免马太效应。</w:t>
      </w:r>
    </w:p>
    <w:p w14:paraId="64C80359" w14:textId="77777777" w:rsidR="00E34F27" w:rsidRDefault="00E34F27" w:rsidP="00E34F27">
      <w:pPr>
        <w:pStyle w:val="ac"/>
        <w:keepNext/>
        <w:ind w:right="800"/>
        <w:rPr>
          <w:rFonts w:ascii="Times New Roman" w:eastAsiaTheme="minorEastAsia" w:hAnsi="Times New Roman" w:cs="Times New Roman"/>
          <w:sz w:val="22"/>
          <w:szCs w:val="22"/>
          <w:lang w:eastAsia="zh-CN"/>
        </w:rPr>
      </w:pPr>
    </w:p>
    <w:p w14:paraId="683552DC" w14:textId="77777777" w:rsidR="00E34F27" w:rsidRPr="00451B88" w:rsidRDefault="00E34F27" w:rsidP="00E34F27">
      <w:pPr>
        <w:pStyle w:val="ac"/>
        <w:keepNext/>
        <w:ind w:right="800"/>
        <w:rPr>
          <w:rFonts w:ascii="Times New Roman" w:eastAsiaTheme="minorEastAsia" w:hAnsi="Times New Roman" w:cs="Times New Roman"/>
          <w:sz w:val="22"/>
          <w:szCs w:val="22"/>
          <w:lang w:eastAsia="zh-CN"/>
        </w:rPr>
      </w:pPr>
      <w:r w:rsidRPr="00451B88">
        <w:rPr>
          <w:rFonts w:ascii="Times New Roman" w:eastAsiaTheme="minorEastAsia" w:hAnsi="Times New Roman" w:cs="Times New Roman" w:hint="eastAsia"/>
          <w:sz w:val="22"/>
          <w:szCs w:val="22"/>
          <w:lang w:eastAsia="zh-CN"/>
        </w:rPr>
        <w:t>权重的配置是：</w:t>
      </w:r>
    </w:p>
    <w:p w14:paraId="60B8A07B" w14:textId="77777777" w:rsidR="00E34F27" w:rsidRDefault="00E34F27" w:rsidP="00E34F27">
      <w:pPr>
        <w:pStyle w:val="ac"/>
        <w:keepNext/>
        <w:jc w:val="right"/>
        <w:rPr>
          <w:lang w:eastAsia="zh-CN"/>
        </w:rPr>
      </w:pPr>
      <w:r w:rsidRPr="00451B88">
        <w:rPr>
          <w:rFonts w:hint="eastAsia"/>
          <w:position w:val="-40"/>
        </w:rPr>
        <w:object w:dxaOrig="8360" w:dyaOrig="920" w14:anchorId="364BC315">
          <v:shape id="_x0000_i1047" type="#_x0000_t75" style="width:351.35pt;height:38.6pt" o:ole="">
            <v:imagedata r:id="rId49" o:title=""/>
          </v:shape>
          <o:OLEObject Type="Embed" ProgID="Equation.DSMT4" ShapeID="_x0000_i1047" DrawAspect="Content" ObjectID="_1830534804" r:id="rId50"/>
        </w:object>
      </w:r>
    </w:p>
    <w:p w14:paraId="25F1715E" w14:textId="77777777" w:rsidR="00E34F27" w:rsidRPr="00EC525B" w:rsidRDefault="00E34F27" w:rsidP="00E34F27">
      <w:pPr>
        <w:pStyle w:val="ac"/>
        <w:keepNext/>
        <w:ind w:right="800"/>
        <w:jc w:val="both"/>
        <w:rPr>
          <w:rFonts w:eastAsiaTheme="minorEastAsia"/>
          <w:lang w:eastAsia="zh-CN"/>
        </w:rPr>
      </w:pPr>
      <w:r w:rsidRPr="00F1577C">
        <w:rPr>
          <w:rFonts w:ascii="Times New Roman" w:eastAsiaTheme="minorEastAsia" w:hAnsi="Times New Roman" w:cs="Times New Roman" w:hint="eastAsia"/>
          <w:sz w:val="22"/>
          <w:szCs w:val="22"/>
          <w:lang w:eastAsia="zh-CN"/>
        </w:rPr>
        <w:t>N</w:t>
      </w:r>
      <w:r w:rsidRPr="00F1577C">
        <w:rPr>
          <w:rFonts w:ascii="Times New Roman" w:eastAsiaTheme="minorEastAsia" w:hAnsi="Times New Roman" w:cs="Times New Roman" w:hint="eastAsia"/>
          <w:sz w:val="22"/>
          <w:szCs w:val="22"/>
          <w:vertAlign w:val="subscript"/>
          <w:lang w:eastAsia="zh-CN"/>
        </w:rPr>
        <w:t>A</w:t>
      </w:r>
      <w:r w:rsidRPr="00F1577C">
        <w:rPr>
          <w:rFonts w:ascii="Times New Roman" w:eastAsiaTheme="minorEastAsia" w:hAnsi="Times New Roman" w:cs="Times New Roman" w:hint="eastAsia"/>
          <w:sz w:val="22"/>
          <w:szCs w:val="22"/>
          <w:lang w:eastAsia="zh-CN"/>
        </w:rPr>
        <w:t>是</w:t>
      </w:r>
      <w:r w:rsidRPr="00F1577C">
        <w:rPr>
          <w:rFonts w:ascii="Times New Roman" w:eastAsiaTheme="minorEastAsia" w:hAnsi="Times New Roman" w:cs="Times New Roman"/>
          <w:sz w:val="22"/>
          <w:szCs w:val="22"/>
          <w:lang w:eastAsia="zh-CN"/>
        </w:rPr>
        <w:t>正向树</w:t>
      </w:r>
      <w:r w:rsidRPr="00F1577C">
        <w:rPr>
          <w:rFonts w:ascii="Times New Roman" w:eastAsiaTheme="minorEastAsia" w:hAnsi="Times New Roman" w:cs="Times New Roman" w:hint="eastAsia"/>
          <w:sz w:val="22"/>
          <w:szCs w:val="22"/>
          <w:lang w:eastAsia="zh-CN"/>
        </w:rPr>
        <w:t>即</w:t>
      </w:r>
      <w:r w:rsidRPr="00F1577C">
        <w:rPr>
          <w:rFonts w:ascii="Times New Roman" w:eastAsiaTheme="minorEastAsia" w:hAnsi="Times New Roman" w:cs="Times New Roman"/>
          <w:sz w:val="22"/>
          <w:szCs w:val="22"/>
          <w:lang w:eastAsia="zh-CN"/>
        </w:rPr>
        <w:t>从起点生长的当前节点总数</w:t>
      </w:r>
      <w:r w:rsidRPr="00F1577C">
        <w:rPr>
          <w:rFonts w:ascii="Times New Roman" w:eastAsiaTheme="minorEastAsia" w:hAnsi="Times New Roman" w:cs="Times New Roman" w:hint="eastAsia"/>
          <w:sz w:val="22"/>
          <w:szCs w:val="22"/>
          <w:lang w:eastAsia="zh-CN"/>
        </w:rPr>
        <w:t>，</w:t>
      </w:r>
      <w:r w:rsidRPr="00F1577C">
        <w:rPr>
          <w:rFonts w:ascii="Times New Roman" w:eastAsiaTheme="minorEastAsia" w:hAnsi="Times New Roman" w:cs="Times New Roman" w:hint="eastAsia"/>
          <w:sz w:val="22"/>
          <w:szCs w:val="22"/>
          <w:lang w:eastAsia="zh-CN"/>
        </w:rPr>
        <w:t>N</w:t>
      </w:r>
      <w:r w:rsidRPr="00F94C6D">
        <w:rPr>
          <w:rFonts w:ascii="Times New Roman" w:eastAsiaTheme="minorEastAsia" w:hAnsi="Times New Roman" w:cs="Times New Roman" w:hint="eastAsia"/>
          <w:sz w:val="22"/>
          <w:szCs w:val="22"/>
          <w:vertAlign w:val="subscript"/>
          <w:lang w:eastAsia="zh-CN"/>
        </w:rPr>
        <w:t>B</w:t>
      </w:r>
      <w:r w:rsidRPr="00F1577C">
        <w:rPr>
          <w:rFonts w:ascii="Times New Roman" w:eastAsiaTheme="minorEastAsia" w:hAnsi="Times New Roman" w:cs="Times New Roman" w:hint="eastAsia"/>
          <w:sz w:val="22"/>
          <w:szCs w:val="22"/>
          <w:lang w:eastAsia="zh-CN"/>
        </w:rPr>
        <w:t>是</w:t>
      </w:r>
      <w:proofErr w:type="gramStart"/>
      <w:r w:rsidRPr="00F1577C">
        <w:rPr>
          <w:rFonts w:ascii="Times New Roman" w:eastAsiaTheme="minorEastAsia" w:hAnsi="Times New Roman" w:cs="Times New Roman"/>
          <w:sz w:val="22"/>
          <w:szCs w:val="22"/>
          <w:lang w:eastAsia="zh-CN"/>
        </w:rPr>
        <w:t>反向树</w:t>
      </w:r>
      <w:proofErr w:type="gramEnd"/>
      <w:r w:rsidRPr="00F1577C">
        <w:rPr>
          <w:rFonts w:ascii="Times New Roman" w:eastAsiaTheme="minorEastAsia" w:hAnsi="Times New Roman" w:cs="Times New Roman"/>
          <w:sz w:val="22"/>
          <w:szCs w:val="22"/>
          <w:lang w:eastAsia="zh-CN"/>
        </w:rPr>
        <w:t>从终点生长的当前节点总数</w:t>
      </w:r>
      <w:r w:rsidRPr="00F1577C">
        <w:rPr>
          <w:rFonts w:ascii="Times New Roman" w:eastAsiaTheme="minorEastAsia" w:hAnsi="Times New Roman" w:cs="Times New Roman" w:hint="eastAsia"/>
          <w:sz w:val="22"/>
          <w:szCs w:val="22"/>
          <w:lang w:eastAsia="zh-CN"/>
        </w:rPr>
        <w:t>，</w:t>
      </w:r>
      <w:r w:rsidRPr="00F1577C">
        <w:rPr>
          <w:rFonts w:ascii="Times New Roman" w:eastAsiaTheme="minorEastAsia" w:hAnsi="Times New Roman" w:cs="Times New Roman" w:hint="eastAsia"/>
          <w:sz w:val="22"/>
          <w:szCs w:val="22"/>
          <w:lang w:eastAsia="zh-CN"/>
        </w:rPr>
        <w:t>N</w:t>
      </w:r>
      <w:r w:rsidRPr="00A40569">
        <w:rPr>
          <w:rFonts w:ascii="Times New Roman" w:eastAsiaTheme="minorEastAsia" w:hAnsi="Times New Roman" w:cs="Times New Roman" w:hint="eastAsia"/>
          <w:sz w:val="22"/>
          <w:szCs w:val="22"/>
          <w:vertAlign w:val="subscript"/>
          <w:lang w:eastAsia="zh-CN"/>
        </w:rPr>
        <w:t>A</w:t>
      </w:r>
      <w:r w:rsidRPr="00F1577C">
        <w:rPr>
          <w:rFonts w:ascii="Times New Roman" w:eastAsiaTheme="minorEastAsia" w:hAnsi="Times New Roman" w:cs="Times New Roman" w:hint="eastAsia"/>
          <w:sz w:val="22"/>
          <w:szCs w:val="22"/>
          <w:lang w:eastAsia="zh-CN"/>
        </w:rPr>
        <w:t>N</w:t>
      </w:r>
      <w:r w:rsidRPr="00EC525B">
        <w:rPr>
          <w:rFonts w:ascii="Times New Roman" w:eastAsiaTheme="minorEastAsia" w:hAnsi="Times New Roman" w:cs="Times New Roman" w:hint="eastAsia"/>
          <w:sz w:val="22"/>
          <w:szCs w:val="22"/>
          <w:vertAlign w:val="subscript"/>
          <w:lang w:eastAsia="zh-CN"/>
        </w:rPr>
        <w:t>B</w:t>
      </w:r>
      <w:r w:rsidRPr="00F1577C">
        <w:rPr>
          <w:rFonts w:ascii="Times New Roman" w:eastAsiaTheme="minorEastAsia" w:hAnsi="Times New Roman" w:cs="Times New Roman" w:hint="eastAsia"/>
          <w:sz w:val="22"/>
          <w:szCs w:val="22"/>
          <w:lang w:eastAsia="zh-CN"/>
        </w:rPr>
        <w:t>直接反应两棵树的生长规模</w:t>
      </w:r>
      <w:r>
        <w:rPr>
          <w:rFonts w:ascii="Times New Roman" w:eastAsiaTheme="minorEastAsia" w:hAnsi="Times New Roman" w:cs="Times New Roman" w:hint="eastAsia"/>
          <w:sz w:val="22"/>
          <w:szCs w:val="22"/>
          <w:lang w:eastAsia="zh-CN"/>
        </w:rPr>
        <w:t>，</w:t>
      </w:r>
      <w:r w:rsidRPr="00EC525B">
        <w:rPr>
          <w:rFonts w:ascii="Times New Roman" w:eastAsiaTheme="minorEastAsia" w:hAnsi="Times New Roman" w:cs="Times New Roman"/>
          <w:sz w:val="22"/>
          <w:szCs w:val="22"/>
          <w:lang w:eastAsia="zh-CN"/>
        </w:rPr>
        <w:t>表示该树在整体搜索中的贡献占比</w:t>
      </w:r>
      <w:r>
        <w:rPr>
          <w:rFonts w:eastAsiaTheme="minorEastAsia" w:hint="eastAsia"/>
          <w:lang w:eastAsia="zh-CN"/>
        </w:rPr>
        <w:t>。</w:t>
      </w:r>
    </w:p>
    <w:p w14:paraId="3A96DF17" w14:textId="77777777" w:rsidR="00E34F27" w:rsidRDefault="00E34F27" w:rsidP="00E34F27">
      <w:pPr>
        <w:spacing w:line="300" w:lineRule="auto"/>
        <w:ind w:firstLine="440"/>
        <w:jc w:val="both"/>
        <w:rPr>
          <w:rFonts w:eastAsiaTheme="minorEastAsia"/>
          <w:lang w:eastAsia="zh-CN"/>
        </w:rPr>
      </w:pPr>
      <w:r>
        <w:rPr>
          <w:rFonts w:eastAsiaTheme="minorEastAsia" w:hint="eastAsia"/>
          <w:lang w:eastAsia="zh-CN"/>
        </w:rPr>
        <w:t>关于</w:t>
      </w:r>
      <w:r w:rsidRPr="00EC4E46">
        <w:rPr>
          <w:rFonts w:eastAsiaTheme="minorEastAsia"/>
          <w:lang w:eastAsia="zh-CN"/>
        </w:rPr>
        <w:t>非对称双椭球体约束采样</w:t>
      </w:r>
      <w:r>
        <w:rPr>
          <w:rFonts w:eastAsiaTheme="minorEastAsia" w:hint="eastAsia"/>
          <w:lang w:eastAsia="zh-CN"/>
        </w:rPr>
        <w:t>范围的绘制，其椭球标准方程是：</w:t>
      </w:r>
    </w:p>
    <w:p w14:paraId="48F95B2F" w14:textId="77777777" w:rsidR="00E34F27" w:rsidRDefault="00E34F27" w:rsidP="00E34F27">
      <w:pPr>
        <w:pStyle w:val="ac"/>
        <w:keepNext/>
        <w:jc w:val="right"/>
      </w:pPr>
      <w:r w:rsidRPr="00A3273F">
        <w:rPr>
          <w:rFonts w:hint="eastAsia"/>
          <w:position w:val="-14"/>
        </w:rPr>
        <w:object w:dxaOrig="8700" w:dyaOrig="499" w14:anchorId="1387BDE5">
          <v:shape id="_x0000_i1048" type="#_x0000_t75" style="width:365.75pt;height:20.75pt" o:ole="">
            <v:imagedata r:id="rId51" o:title=""/>
          </v:shape>
          <o:OLEObject Type="Embed" ProgID="Equation.DSMT4" ShapeID="_x0000_i1048" DrawAspect="Content" ObjectID="_1830534805" r:id="rId52"/>
        </w:object>
      </w:r>
    </w:p>
    <w:p w14:paraId="376CE226" w14:textId="17109D25" w:rsidR="00E34F27" w:rsidRPr="00E34F27" w:rsidRDefault="00E34F27" w:rsidP="00E34F27">
      <w:pPr>
        <w:rPr>
          <w:rFonts w:eastAsiaTheme="minorEastAsia"/>
          <w:lang w:eastAsia="zh-CN"/>
        </w:rPr>
      </w:pPr>
      <w:r>
        <w:rPr>
          <w:rFonts w:eastAsiaTheme="minorEastAsia" w:hint="eastAsia"/>
          <w:lang w:eastAsia="zh-CN"/>
        </w:rPr>
        <w:t>其中</w:t>
      </w:r>
      <w:proofErr w:type="spellStart"/>
      <w:r>
        <w:rPr>
          <w:rFonts w:eastAsiaTheme="minorEastAsia" w:hint="eastAsia"/>
          <w:lang w:eastAsia="zh-CN"/>
        </w:rPr>
        <w:t>c</w:t>
      </w:r>
      <w:r w:rsidRPr="00296567">
        <w:rPr>
          <w:rFonts w:eastAsiaTheme="minorEastAsia" w:hint="eastAsia"/>
          <w:vertAlign w:val="subscript"/>
          <w:lang w:eastAsia="zh-CN"/>
        </w:rPr>
        <w:t>best</w:t>
      </w:r>
      <w:proofErr w:type="spellEnd"/>
      <w:r w:rsidRPr="00296567">
        <w:rPr>
          <w:rFonts w:eastAsiaTheme="minorEastAsia"/>
          <w:lang w:eastAsia="zh-CN"/>
        </w:rPr>
        <w:t>椭球</w:t>
      </w:r>
      <w:r w:rsidRPr="00296567">
        <w:rPr>
          <w:rFonts w:eastAsiaTheme="minorEastAsia"/>
          <w:lang w:eastAsia="zh-CN"/>
        </w:rPr>
        <w:t>A</w:t>
      </w:r>
      <w:r>
        <w:rPr>
          <w:rFonts w:eastAsiaTheme="minorEastAsia" w:hint="eastAsia"/>
          <w:lang w:eastAsia="zh-CN"/>
        </w:rPr>
        <w:t>或</w:t>
      </w:r>
      <w:r>
        <w:rPr>
          <w:rFonts w:eastAsiaTheme="minorEastAsia" w:hint="eastAsia"/>
          <w:lang w:eastAsia="zh-CN"/>
        </w:rPr>
        <w:t>B</w:t>
      </w:r>
      <w:r w:rsidRPr="00296567">
        <w:rPr>
          <w:rFonts w:eastAsiaTheme="minorEastAsia"/>
          <w:lang w:eastAsia="zh-CN"/>
        </w:rPr>
        <w:t>的长轴长度</w:t>
      </w:r>
      <w:r w:rsidRPr="00296567">
        <w:rPr>
          <w:rFonts w:eastAsiaTheme="minorEastAsia" w:hint="eastAsia"/>
          <w:lang w:eastAsia="zh-CN"/>
        </w:rPr>
        <w:t>，</w:t>
      </w:r>
      <w:r>
        <w:rPr>
          <w:rFonts w:eastAsiaTheme="minorEastAsia" w:hint="eastAsia"/>
          <w:lang w:eastAsia="zh-CN"/>
        </w:rPr>
        <w:t>椭球焦距</w:t>
      </w:r>
      <w:r w:rsidRPr="00F961C9">
        <w:rPr>
          <w:rFonts w:hint="eastAsia"/>
          <w:position w:val="-16"/>
        </w:rPr>
        <w:object w:dxaOrig="1540" w:dyaOrig="400" w14:anchorId="598CB5AF">
          <v:shape id="_x0000_i1049" type="#_x0000_t75" style="width:65.1pt;height:16.7pt" o:ole="">
            <v:imagedata r:id="rId53" o:title=""/>
          </v:shape>
          <o:OLEObject Type="Embed" ProgID="Equation.DSMT4" ShapeID="_x0000_i1049" DrawAspect="Content" ObjectID="_1830534806" r:id="rId54"/>
        </w:object>
      </w:r>
      <w:r>
        <w:rPr>
          <w:rFonts w:eastAsiaTheme="minorEastAsia" w:hint="eastAsia"/>
          <w:lang w:eastAsia="zh-CN"/>
        </w:rPr>
        <w:t>,</w:t>
      </w:r>
      <w:r>
        <w:rPr>
          <w:rFonts w:eastAsiaTheme="minorEastAsia" w:hint="eastAsia"/>
          <w:lang w:eastAsia="zh-CN"/>
        </w:rPr>
        <w:t>半长轴</w:t>
      </w:r>
      <w:r w:rsidRPr="00F961C9">
        <w:rPr>
          <w:rFonts w:hint="eastAsia"/>
          <w:position w:val="-26"/>
        </w:rPr>
        <w:object w:dxaOrig="1040" w:dyaOrig="680" w14:anchorId="0622DCF5">
          <v:shape id="_x0000_i1050" type="#_x0000_t75" style="width:43.8pt;height:29.4pt" o:ole="">
            <v:imagedata r:id="rId55" o:title=""/>
          </v:shape>
          <o:OLEObject Type="Embed" ProgID="Equation.DSMT4" ShapeID="_x0000_i1050" DrawAspect="Content" ObjectID="_1830534807" r:id="rId56"/>
        </w:object>
      </w:r>
      <w:r>
        <w:rPr>
          <w:rFonts w:eastAsiaTheme="minorEastAsia" w:hint="eastAsia"/>
          <w:lang w:eastAsia="zh-CN"/>
        </w:rPr>
        <w:t>,</w:t>
      </w:r>
      <w:r w:rsidRPr="00C14EA2">
        <w:rPr>
          <w:rFonts w:eastAsiaTheme="minorEastAsia"/>
          <w:lang w:eastAsia="zh-CN"/>
        </w:rPr>
        <w:t>半短轴</w:t>
      </w:r>
      <w:r w:rsidRPr="00E325BC">
        <w:rPr>
          <w:rFonts w:hint="eastAsia"/>
          <w:position w:val="-14"/>
        </w:rPr>
        <w:object w:dxaOrig="1359" w:dyaOrig="440" w14:anchorId="02836971">
          <v:shape id="_x0000_i1051" type="#_x0000_t75" style="width:57pt;height:19pt" o:ole="">
            <v:imagedata r:id="rId57" o:title=""/>
          </v:shape>
          <o:OLEObject Type="Embed" ProgID="Equation.DSMT4" ShapeID="_x0000_i1051" DrawAspect="Content" ObjectID="_1830534808" r:id="rId58"/>
        </w:object>
      </w:r>
    </w:p>
    <w:p w14:paraId="27DCE801" w14:textId="219AA063" w:rsidR="004537AD" w:rsidRDefault="004537AD" w:rsidP="00A37489">
      <w:pPr>
        <w:spacing w:line="300" w:lineRule="auto"/>
        <w:ind w:firstLineChars="200" w:firstLine="440"/>
        <w:rPr>
          <w:rFonts w:eastAsiaTheme="minorEastAsia"/>
          <w:lang w:eastAsia="zh-CN"/>
        </w:rPr>
      </w:pPr>
      <w:r>
        <w:rPr>
          <w:rFonts w:eastAsiaTheme="minorEastAsia" w:hint="eastAsia"/>
          <w:lang w:eastAsia="zh-CN"/>
        </w:rPr>
        <w:t>当前的启发式代价约束节点集合：</w:t>
      </w:r>
    </w:p>
    <w:p w14:paraId="782C80FE" w14:textId="790A687B" w:rsidR="004537AD" w:rsidRDefault="00210967" w:rsidP="004537AD">
      <w:pPr>
        <w:pStyle w:val="ac"/>
        <w:keepNext/>
        <w:jc w:val="right"/>
      </w:pPr>
      <w:r w:rsidRPr="004537AD">
        <w:rPr>
          <w:rFonts w:hint="eastAsia"/>
          <w:position w:val="-18"/>
        </w:rPr>
        <w:object w:dxaOrig="9840" w:dyaOrig="520" w14:anchorId="695FA034">
          <v:shape id="_x0000_i1052" type="#_x0000_t75" style="width:413.55pt;height:21.9pt" o:ole="">
            <v:imagedata r:id="rId59" o:title=""/>
          </v:shape>
          <o:OLEObject Type="Embed" ProgID="Equation.DSMT4" ShapeID="_x0000_i1052" DrawAspect="Content" ObjectID="_1830534809" r:id="rId60"/>
        </w:object>
      </w:r>
    </w:p>
    <w:p w14:paraId="01F57C19" w14:textId="53576452" w:rsidR="004537AD" w:rsidRPr="00122769" w:rsidRDefault="004537AD" w:rsidP="004537AD">
      <w:pPr>
        <w:rPr>
          <w:rFonts w:ascii="宋体" w:eastAsia="宋体" w:hAnsi="宋体" w:cs="宋体" w:hint="eastAsia"/>
          <w:b/>
          <w:bCs/>
          <w:lang w:eastAsia="zh-CN"/>
        </w:rPr>
      </w:pPr>
      <w:r>
        <w:rPr>
          <w:rFonts w:eastAsiaTheme="minorEastAsia"/>
          <w:lang w:eastAsia="zh-CN"/>
        </w:rPr>
        <w:sym w:font="Symbol" w:char="F07A"/>
      </w:r>
      <w:r>
        <w:rPr>
          <w:rFonts w:eastAsiaTheme="minorEastAsia" w:hint="eastAsia"/>
          <w:lang w:eastAsia="zh-CN"/>
        </w:rPr>
        <w:t>(x)</w:t>
      </w:r>
      <w:r>
        <w:rPr>
          <w:rFonts w:eastAsiaTheme="minorEastAsia" w:hint="eastAsia"/>
          <w:lang w:eastAsia="zh-CN"/>
        </w:rPr>
        <w:t>是</w:t>
      </w:r>
      <w:r w:rsidR="00294455" w:rsidRPr="00294455">
        <w:rPr>
          <w:rFonts w:eastAsiaTheme="minorEastAsia" w:hint="eastAsia"/>
          <w:lang w:eastAsia="zh-CN"/>
        </w:rPr>
        <w:t>满足以</w:t>
      </w:r>
      <w:r w:rsidR="00912D60">
        <w:rPr>
          <w:rFonts w:eastAsiaTheme="minorEastAsia" w:hint="eastAsia"/>
          <w:lang w:eastAsia="zh-CN"/>
        </w:rPr>
        <w:t xml:space="preserve">  </w:t>
      </w:r>
      <w:proofErr w:type="gramStart"/>
      <w:r w:rsidR="00294455" w:rsidRPr="00294455">
        <w:rPr>
          <w:rFonts w:eastAsiaTheme="minorEastAsia" w:hint="eastAsia"/>
          <w:lang w:eastAsia="zh-CN"/>
        </w:rPr>
        <w:t>下条件</w:t>
      </w:r>
      <w:proofErr w:type="gramEnd"/>
      <w:r w:rsidR="00294455" w:rsidRPr="00294455">
        <w:rPr>
          <w:rFonts w:eastAsiaTheme="minorEastAsia" w:hint="eastAsia"/>
          <w:lang w:eastAsia="zh-CN"/>
        </w:rPr>
        <w:t>的节点集合：节点</w:t>
      </w:r>
      <w:r w:rsidR="00294455" w:rsidRPr="00294455">
        <w:rPr>
          <w:rFonts w:eastAsiaTheme="minorEastAsia"/>
          <w:lang w:eastAsia="zh-CN"/>
        </w:rPr>
        <w:t xml:space="preserve"> x </w:t>
      </w:r>
      <w:r w:rsidR="00294455" w:rsidRPr="00294455">
        <w:rPr>
          <w:rFonts w:eastAsiaTheme="minorEastAsia" w:hint="eastAsia"/>
          <w:lang w:eastAsia="zh-CN"/>
        </w:rPr>
        <w:t>属于自由空间</w:t>
      </w:r>
      <w:proofErr w:type="spellStart"/>
      <w:r w:rsidR="00294455">
        <w:rPr>
          <w:rFonts w:eastAsiaTheme="minorEastAsia" w:hint="eastAsia"/>
          <w:lang w:eastAsia="zh-CN"/>
        </w:rPr>
        <w:t>W</w:t>
      </w:r>
      <w:r w:rsidR="00294455" w:rsidRPr="00294455">
        <w:rPr>
          <w:rFonts w:eastAsiaTheme="minorEastAsia"/>
          <w:vertAlign w:val="subscript"/>
          <w:lang w:eastAsia="zh-CN"/>
        </w:rPr>
        <w:t>free</w:t>
      </w:r>
      <w:proofErr w:type="spellEnd"/>
      <w:r w:rsidR="00294455" w:rsidRPr="00294455">
        <w:rPr>
          <w:rFonts w:eastAsiaTheme="minorEastAsia" w:hint="eastAsia"/>
          <w:lang w:eastAsia="zh-CN"/>
        </w:rPr>
        <w:t>，且该节点的三维</w:t>
      </w:r>
      <w:r w:rsidR="00294455" w:rsidRPr="00294455">
        <w:rPr>
          <w:rFonts w:eastAsiaTheme="minorEastAsia"/>
          <w:lang w:eastAsia="zh-CN"/>
        </w:rPr>
        <w:t>Pareto</w:t>
      </w:r>
      <w:r w:rsidR="00294455" w:rsidRPr="00294455">
        <w:rPr>
          <w:rFonts w:eastAsiaTheme="minorEastAsia" w:hint="eastAsia"/>
          <w:lang w:eastAsia="zh-CN"/>
        </w:rPr>
        <w:t>向量</w:t>
      </w:r>
      <w:r w:rsidR="00294455" w:rsidRPr="00294455">
        <w:rPr>
          <w:rFonts w:eastAsiaTheme="minorEastAsia"/>
          <w:lang w:eastAsia="zh-CN"/>
        </w:rPr>
        <w:t xml:space="preserve"> V(x) </w:t>
      </w:r>
      <w:r w:rsidR="00294455" w:rsidRPr="00294455">
        <w:rPr>
          <w:rFonts w:eastAsiaTheme="minorEastAsia" w:hint="eastAsia"/>
          <w:lang w:eastAsia="zh-CN"/>
        </w:rPr>
        <w:t>不被树中任何已有节点</w:t>
      </w:r>
      <w:r w:rsidR="00294455" w:rsidRPr="00294455">
        <w:rPr>
          <w:rFonts w:eastAsiaTheme="minorEastAsia"/>
          <w:lang w:eastAsia="zh-CN"/>
        </w:rPr>
        <w:t>Pareto</w:t>
      </w:r>
      <w:r w:rsidR="00294455" w:rsidRPr="00294455">
        <w:rPr>
          <w:rFonts w:eastAsiaTheme="minorEastAsia" w:hint="eastAsia"/>
          <w:lang w:eastAsia="zh-CN"/>
        </w:rPr>
        <w:t>支配，同时节点在</w:t>
      </w:r>
      <w:r w:rsidR="00E239F4" w:rsidRPr="00E239F4">
        <w:rPr>
          <w:rFonts w:eastAsiaTheme="minorEastAsia"/>
          <w:lang w:eastAsia="zh-CN"/>
        </w:rPr>
        <w:t>几何中心</w:t>
      </w:r>
      <w:r w:rsidR="00E239F4" w:rsidRPr="00E239F4">
        <w:rPr>
          <w:rFonts w:eastAsiaTheme="minorEastAsia"/>
          <w:lang w:eastAsia="zh-CN"/>
        </w:rPr>
        <w:t xml:space="preserve"> </w:t>
      </w:r>
      <w:proofErr w:type="spellStart"/>
      <w:r w:rsidR="00E239F4" w:rsidRPr="00E239F4">
        <w:rPr>
          <w:rFonts w:eastAsiaTheme="minorEastAsia"/>
          <w:lang w:eastAsia="zh-CN"/>
        </w:rPr>
        <w:t>x</w:t>
      </w:r>
      <w:r w:rsidR="00E239F4" w:rsidRPr="00C771B3">
        <w:rPr>
          <w:rFonts w:eastAsiaTheme="minorEastAsia"/>
          <w:vertAlign w:val="subscript"/>
          <w:lang w:eastAsia="zh-CN"/>
        </w:rPr>
        <w:t>center</w:t>
      </w:r>
      <w:proofErr w:type="spellEnd"/>
      <w:r w:rsidR="00E239F4" w:rsidRPr="00E239F4">
        <w:rPr>
          <w:rFonts w:eastAsiaTheme="minorEastAsia"/>
          <w:lang w:eastAsia="zh-CN"/>
        </w:rPr>
        <w:t xml:space="preserve"> </w:t>
      </w:r>
      <w:r w:rsidR="00E239F4" w:rsidRPr="00E239F4">
        <w:rPr>
          <w:rFonts w:eastAsiaTheme="minorEastAsia"/>
          <w:lang w:eastAsia="zh-CN"/>
        </w:rPr>
        <w:t>为中心的超椭球约束范围内</w:t>
      </w:r>
      <w:r w:rsidR="00294455" w:rsidRPr="00294455">
        <w:rPr>
          <w:rFonts w:eastAsiaTheme="minorEastAsia" w:hint="eastAsia"/>
          <w:lang w:eastAsia="zh-CN"/>
        </w:rPr>
        <w:t>（即从椭球中心到</w:t>
      </w:r>
      <w:r w:rsidR="00294455" w:rsidRPr="00294455">
        <w:rPr>
          <w:rFonts w:eastAsiaTheme="minorEastAsia"/>
          <w:lang w:eastAsia="zh-CN"/>
        </w:rPr>
        <w:t xml:space="preserve"> x </w:t>
      </w:r>
      <w:r w:rsidR="00294455" w:rsidRPr="00294455">
        <w:rPr>
          <w:rFonts w:eastAsiaTheme="minorEastAsia" w:hint="eastAsia"/>
          <w:lang w:eastAsia="zh-CN"/>
        </w:rPr>
        <w:t>的</w:t>
      </w:r>
      <w:r w:rsidR="00294455" w:rsidRPr="00294455">
        <w:rPr>
          <w:rFonts w:eastAsiaTheme="minorEastAsia"/>
          <w:lang w:eastAsia="zh-CN"/>
        </w:rPr>
        <w:t xml:space="preserve"> L-</w:t>
      </w:r>
      <w:r w:rsidR="00294455" w:rsidRPr="00294455">
        <w:rPr>
          <w:rFonts w:eastAsiaTheme="minorEastAsia" w:hint="eastAsia"/>
          <w:lang w:eastAsia="zh-CN"/>
        </w:rPr>
        <w:t>范数距离小于等于</w:t>
      </w:r>
      <w:r w:rsidR="00294455" w:rsidRPr="00294455">
        <w:rPr>
          <w:rFonts w:eastAsiaTheme="minorEastAsia"/>
          <w:lang w:eastAsia="zh-CN"/>
        </w:rPr>
        <w:t>1</w:t>
      </w:r>
      <w:r w:rsidR="00294455" w:rsidRPr="00294455">
        <w:rPr>
          <w:rFonts w:eastAsiaTheme="minorEastAsia" w:hint="eastAsia"/>
          <w:lang w:eastAsia="zh-CN"/>
        </w:rPr>
        <w:t>）</w:t>
      </w:r>
      <w:r>
        <w:rPr>
          <w:rFonts w:eastAsiaTheme="minorEastAsia" w:hint="eastAsia"/>
          <w:lang w:eastAsia="zh-CN"/>
        </w:rPr>
        <w:t>，</w:t>
      </w:r>
      <w:r w:rsidR="00122769">
        <w:rPr>
          <w:rFonts w:ascii="宋体" w:eastAsia="宋体" w:hAnsi="宋体" w:cs="宋体" w:hint="eastAsia"/>
          <w:lang w:eastAsia="zh-CN"/>
        </w:rPr>
        <w:t>下方为知情子集</w:t>
      </w:r>
      <w:r w:rsidR="00122769" w:rsidRPr="00122769">
        <w:rPr>
          <w:rFonts w:ascii="宋体" w:eastAsia="宋体" w:hAnsi="宋体" w:cs="宋体"/>
          <w:lang w:eastAsia="zh-CN"/>
        </w:rPr>
        <w:t>几何约束</w:t>
      </w:r>
    </w:p>
    <w:p w14:paraId="094EC374" w14:textId="5E1913D7" w:rsidR="004537AD" w:rsidRDefault="00950E52" w:rsidP="00950E52">
      <w:pPr>
        <w:pStyle w:val="ac"/>
        <w:keepNext/>
        <w:jc w:val="right"/>
      </w:pPr>
      <w:r w:rsidRPr="00122769">
        <w:rPr>
          <w:rFonts w:hint="eastAsia"/>
          <w:position w:val="-42"/>
        </w:rPr>
        <w:object w:dxaOrig="7460" w:dyaOrig="1020" w14:anchorId="2DACF995">
          <v:shape id="_x0000_i1053" type="#_x0000_t75" style="width:313.35pt;height:42.05pt" o:ole="">
            <v:imagedata r:id="rId61" o:title=""/>
          </v:shape>
          <o:OLEObject Type="Embed" ProgID="Equation.DSMT4" ShapeID="_x0000_i1053" DrawAspect="Content" ObjectID="_1830534810" r:id="rId62"/>
        </w:object>
      </w:r>
    </w:p>
    <w:p w14:paraId="3770C8F8" w14:textId="29D1C456" w:rsidR="00122769" w:rsidRDefault="00122769" w:rsidP="00122769">
      <w:pPr>
        <w:rPr>
          <w:rFonts w:eastAsiaTheme="minorEastAsia"/>
          <w:lang w:eastAsia="zh-CN"/>
        </w:rPr>
      </w:pPr>
      <w:r>
        <w:rPr>
          <w:rFonts w:eastAsiaTheme="minorEastAsia" w:hint="eastAsia"/>
          <w:lang w:eastAsia="zh-CN"/>
        </w:rPr>
        <w:t>其中</w:t>
      </w:r>
      <w:r w:rsidRPr="00122769">
        <w:rPr>
          <w:rFonts w:hint="eastAsia"/>
          <w:position w:val="-32"/>
        </w:rPr>
        <w:object w:dxaOrig="2640" w:dyaOrig="880" w14:anchorId="2CC06124">
          <v:shape id="_x0000_i1054" type="#_x0000_t75" style="width:111.15pt;height:36.85pt" o:ole="">
            <v:imagedata r:id="rId63" o:title=""/>
          </v:shape>
          <o:OLEObject Type="Embed" ProgID="Equation.DSMT4" ShapeID="_x0000_i1054" DrawAspect="Content" ObjectID="_1830534811" r:id="rId64"/>
        </w:object>
      </w:r>
      <w:r>
        <w:rPr>
          <w:rFonts w:eastAsiaTheme="minorEastAsia" w:hint="eastAsia"/>
          <w:lang w:eastAsia="zh-CN"/>
        </w:rPr>
        <w:t>为焦点中心</w:t>
      </w:r>
      <w:r w:rsidR="00950E52">
        <w:rPr>
          <w:rFonts w:eastAsiaTheme="minorEastAsia" w:hint="eastAsia"/>
          <w:lang w:eastAsia="zh-CN"/>
        </w:rPr>
        <w:t>，超椭球体绘制时所用参数：焦距</w:t>
      </w:r>
      <w:proofErr w:type="spellStart"/>
      <w:r w:rsidR="00950E52">
        <w:rPr>
          <w:rFonts w:eastAsiaTheme="minorEastAsia" w:hint="eastAsia"/>
          <w:lang w:eastAsia="zh-CN"/>
        </w:rPr>
        <w:t>Cmin</w:t>
      </w:r>
      <w:proofErr w:type="spellEnd"/>
      <w:r w:rsidR="00950E52">
        <w:rPr>
          <w:rFonts w:eastAsiaTheme="minorEastAsia" w:hint="eastAsia"/>
          <w:lang w:eastAsia="zh-CN"/>
        </w:rPr>
        <w:t>如式</w:t>
      </w:r>
      <w:r w:rsidR="00950E52">
        <w:rPr>
          <w:rFonts w:eastAsiaTheme="minorEastAsia" w:hint="eastAsia"/>
          <w:lang w:eastAsia="zh-CN"/>
        </w:rPr>
        <w:t>14</w:t>
      </w:r>
      <w:r w:rsidR="00DE3803">
        <w:rPr>
          <w:rFonts w:eastAsiaTheme="minorEastAsia" w:hint="eastAsia"/>
          <w:lang w:eastAsia="zh-CN"/>
        </w:rPr>
        <w:t>：</w:t>
      </w:r>
    </w:p>
    <w:bookmarkStart w:id="16" w:name="OLE_LINK20"/>
    <w:p w14:paraId="04B3CD41" w14:textId="4320C8BB" w:rsidR="00950E52" w:rsidRDefault="00950E52" w:rsidP="00950E52">
      <w:pPr>
        <w:pStyle w:val="ac"/>
        <w:keepNext/>
        <w:jc w:val="right"/>
      </w:pPr>
      <w:r w:rsidRPr="00950E52">
        <w:rPr>
          <w:rFonts w:hint="eastAsia"/>
          <w:position w:val="-40"/>
        </w:rPr>
        <w:object w:dxaOrig="9080" w:dyaOrig="1020" w14:anchorId="00D5DE68">
          <v:shape id="_x0000_i1055" type="#_x0000_t75" style="width:381.9pt;height:42.05pt" o:ole="">
            <v:imagedata r:id="rId65" o:title=""/>
          </v:shape>
          <o:OLEObject Type="Embed" ProgID="Equation.DSMT4" ShapeID="_x0000_i1055" DrawAspect="Content" ObjectID="_1830534812" r:id="rId66"/>
        </w:object>
      </w:r>
      <w:bookmarkEnd w:id="16"/>
    </w:p>
    <w:p w14:paraId="53A9CAEE" w14:textId="2E1F562B" w:rsidR="00DE3803" w:rsidRDefault="00DE3803" w:rsidP="00DE3803">
      <w:pPr>
        <w:rPr>
          <w:rFonts w:eastAsiaTheme="minorEastAsia"/>
          <w:lang w:eastAsia="zh-CN"/>
        </w:rPr>
      </w:pPr>
      <w:r>
        <w:rPr>
          <w:rFonts w:eastAsiaTheme="minorEastAsia" w:hint="eastAsia"/>
          <w:lang w:eastAsia="zh-CN"/>
        </w:rPr>
        <w:t>其中</w:t>
      </w:r>
      <w:r>
        <w:rPr>
          <w:rFonts w:eastAsiaTheme="minorEastAsia" w:hint="eastAsia"/>
          <w:lang w:eastAsia="zh-CN"/>
        </w:rPr>
        <w:t>m</w:t>
      </w:r>
      <w:r>
        <w:rPr>
          <w:rFonts w:eastAsiaTheme="minorEastAsia" w:hint="eastAsia"/>
          <w:lang w:eastAsia="zh-CN"/>
        </w:rPr>
        <w:t>是空间维度。</w:t>
      </w:r>
      <w:proofErr w:type="spellStart"/>
      <w:r>
        <w:rPr>
          <w:rFonts w:eastAsiaTheme="minorEastAsia" w:hint="eastAsia"/>
          <w:lang w:eastAsia="zh-CN"/>
        </w:rPr>
        <w:t>c</w:t>
      </w:r>
      <w:r w:rsidRPr="00DE3803">
        <w:rPr>
          <w:rFonts w:eastAsiaTheme="minorEastAsia" w:hint="eastAsia"/>
          <w:vertAlign w:val="subscript"/>
          <w:lang w:eastAsia="zh-CN"/>
        </w:rPr>
        <w:t>min</w:t>
      </w:r>
      <w:proofErr w:type="spellEnd"/>
      <w:r w:rsidRPr="00DE3803">
        <w:rPr>
          <w:rFonts w:eastAsiaTheme="minorEastAsia" w:hint="eastAsia"/>
          <w:lang w:eastAsia="zh-CN"/>
        </w:rPr>
        <w:t>主要</w:t>
      </w:r>
      <w:r>
        <w:rPr>
          <w:rFonts w:eastAsiaTheme="minorEastAsia" w:hint="eastAsia"/>
          <w:lang w:eastAsia="zh-CN"/>
        </w:rPr>
        <w:t>在动态收缩策略中作为最小边界，</w:t>
      </w:r>
      <w:r w:rsidR="00D3756B" w:rsidRPr="00E66D53">
        <w:rPr>
          <w:rFonts w:hint="eastAsia"/>
          <w:lang w:eastAsia="zh-CN"/>
        </w:rPr>
        <w:t xml:space="preserve"> </w:t>
      </w:r>
      <w:r w:rsidR="00D3756B" w:rsidRPr="00DE3803">
        <w:rPr>
          <w:rFonts w:hint="eastAsia"/>
          <w:position w:val="-14"/>
        </w:rPr>
        <w:object w:dxaOrig="3019" w:dyaOrig="440" w14:anchorId="1D5479EA">
          <v:shape id="_x0000_i1056" type="#_x0000_t75" style="width:127.3pt;height:18.45pt" o:ole="">
            <v:imagedata r:id="rId67" o:title=""/>
          </v:shape>
          <o:OLEObject Type="Embed" ProgID="Equation.DSMT4" ShapeID="_x0000_i1056" DrawAspect="Content" ObjectID="_1830534813" r:id="rId68"/>
        </w:object>
      </w:r>
      <w:r w:rsidR="00D3756B">
        <w:rPr>
          <w:rFonts w:eastAsiaTheme="minorEastAsia" w:hint="eastAsia"/>
          <w:lang w:eastAsia="zh-CN"/>
        </w:rPr>
        <w:t>确保超椭球</w:t>
      </w:r>
      <w:proofErr w:type="gramStart"/>
      <w:r w:rsidR="00D3756B">
        <w:rPr>
          <w:rFonts w:eastAsiaTheme="minorEastAsia" w:hint="eastAsia"/>
          <w:lang w:eastAsia="zh-CN"/>
        </w:rPr>
        <w:t>体不会</w:t>
      </w:r>
      <w:proofErr w:type="gramEnd"/>
      <w:r w:rsidR="00D3756B">
        <w:rPr>
          <w:rFonts w:eastAsiaTheme="minorEastAsia" w:hint="eastAsia"/>
          <w:lang w:eastAsia="zh-CN"/>
        </w:rPr>
        <w:t>退化成点或线段</w:t>
      </w:r>
      <w:r>
        <w:rPr>
          <w:rFonts w:ascii="宋体" w:eastAsia="宋体" w:hAnsi="宋体" w:cs="宋体" w:hint="eastAsia"/>
          <w:lang w:eastAsia="zh-CN"/>
        </w:rPr>
        <w:t>，</w:t>
      </w:r>
      <w:proofErr w:type="spellStart"/>
      <w:r w:rsidRPr="00DE3803">
        <w:rPr>
          <w:rFonts w:ascii="宋体" w:eastAsia="宋体" w:hAnsi="宋体" w:cs="宋体" w:hint="eastAsia"/>
          <w:sz w:val="32"/>
          <w:szCs w:val="32"/>
          <w:lang w:eastAsia="zh-CN"/>
        </w:rPr>
        <w:t>c</w:t>
      </w:r>
      <w:r w:rsidRPr="00DE3803">
        <w:rPr>
          <w:rFonts w:ascii="宋体" w:eastAsia="宋体" w:hAnsi="宋体" w:cs="宋体" w:hint="eastAsia"/>
          <w:sz w:val="32"/>
          <w:szCs w:val="32"/>
          <w:vertAlign w:val="subscript"/>
          <w:lang w:eastAsia="zh-CN"/>
        </w:rPr>
        <w:t>best</w:t>
      </w:r>
      <w:proofErr w:type="spellEnd"/>
      <w:r w:rsidRPr="00DE3803">
        <w:rPr>
          <w:rFonts w:eastAsiaTheme="minorEastAsia" w:hint="eastAsia"/>
          <w:lang w:eastAsia="zh-CN"/>
        </w:rPr>
        <w:t>是</w:t>
      </w:r>
      <w:r w:rsidR="00B46EFA">
        <w:rPr>
          <w:rFonts w:eastAsiaTheme="minorEastAsia" w:hint="eastAsia"/>
          <w:lang w:eastAsia="zh-CN"/>
        </w:rPr>
        <w:t>经过</w:t>
      </w:r>
      <w:r w:rsidR="00B46EFA">
        <w:rPr>
          <w:rFonts w:eastAsiaTheme="minorEastAsia" w:hint="eastAsia"/>
          <w:lang w:eastAsia="zh-CN"/>
        </w:rPr>
        <w:t>PID</w:t>
      </w:r>
      <w:r w:rsidR="00B46EFA">
        <w:rPr>
          <w:rFonts w:eastAsiaTheme="minorEastAsia" w:hint="eastAsia"/>
          <w:lang w:eastAsia="zh-CN"/>
        </w:rPr>
        <w:t>优化后的</w:t>
      </w:r>
      <w:r w:rsidRPr="00DE3803">
        <w:rPr>
          <w:rFonts w:eastAsiaTheme="minorEastAsia" w:hint="eastAsia"/>
          <w:lang w:eastAsia="zh-CN"/>
        </w:rPr>
        <w:t>有效最优</w:t>
      </w:r>
      <w:r w:rsidR="00B46EFA">
        <w:rPr>
          <w:rFonts w:eastAsiaTheme="minorEastAsia" w:hint="eastAsia"/>
          <w:lang w:eastAsia="zh-CN"/>
        </w:rPr>
        <w:t>实际路径</w:t>
      </w:r>
      <w:r w:rsidRPr="00DE3803">
        <w:rPr>
          <w:rFonts w:eastAsiaTheme="minorEastAsia" w:hint="eastAsia"/>
          <w:lang w:eastAsia="zh-CN"/>
        </w:rPr>
        <w:t>代价</w:t>
      </w:r>
      <w:r>
        <w:rPr>
          <w:rFonts w:eastAsiaTheme="minorEastAsia" w:hint="eastAsia"/>
          <w:lang w:eastAsia="zh-CN"/>
        </w:rPr>
        <w:t>如式</w:t>
      </w:r>
      <w:r>
        <w:rPr>
          <w:rFonts w:eastAsiaTheme="minorEastAsia" w:hint="eastAsia"/>
          <w:lang w:eastAsia="zh-CN"/>
        </w:rPr>
        <w:t>15</w:t>
      </w:r>
      <w:r>
        <w:rPr>
          <w:rFonts w:eastAsiaTheme="minorEastAsia" w:hint="eastAsia"/>
          <w:lang w:eastAsia="zh-CN"/>
        </w:rPr>
        <w:t>：</w:t>
      </w:r>
    </w:p>
    <w:p w14:paraId="070B38CD" w14:textId="382201BA" w:rsidR="00DE3803" w:rsidRDefault="00B46EFA" w:rsidP="00DE3803">
      <w:pPr>
        <w:pStyle w:val="ac"/>
        <w:keepNext/>
        <w:jc w:val="right"/>
      </w:pPr>
      <w:r w:rsidRPr="00B46EFA">
        <w:rPr>
          <w:rFonts w:hint="eastAsia"/>
          <w:position w:val="-24"/>
        </w:rPr>
        <w:object w:dxaOrig="7740" w:dyaOrig="560" w14:anchorId="548ED63B">
          <v:shape id="_x0000_i1057" type="#_x0000_t75" style="width:325.45pt;height:23.6pt" o:ole="">
            <v:imagedata r:id="rId69" o:title=""/>
          </v:shape>
          <o:OLEObject Type="Embed" ProgID="Equation.DSMT4" ShapeID="_x0000_i1057" DrawAspect="Content" ObjectID="_1830534814" r:id="rId70"/>
        </w:object>
      </w:r>
    </w:p>
    <w:p w14:paraId="37C8B4ED" w14:textId="510E0FF6" w:rsidR="00DE3803" w:rsidRPr="00B46EFA" w:rsidRDefault="00B46EFA" w:rsidP="00B46EFA">
      <w:pPr>
        <w:rPr>
          <w:lang w:eastAsia="zh-CN"/>
        </w:rPr>
      </w:pPr>
      <w:r>
        <w:rPr>
          <w:rFonts w:eastAsiaTheme="minorEastAsia" w:hint="eastAsia"/>
          <w:lang w:eastAsia="zh-CN"/>
        </w:rPr>
        <w:t>关于动态规划绘制的超椭球体绘制的主要依据参数即长轴</w:t>
      </w:r>
      <w:r w:rsidRPr="00B46EFA">
        <w:rPr>
          <w:rFonts w:hint="eastAsia"/>
          <w:position w:val="-14"/>
        </w:rPr>
        <w:object w:dxaOrig="1300" w:dyaOrig="440" w14:anchorId="73988D72">
          <v:shape id="_x0000_i1058" type="#_x0000_t75" style="width:55.3pt;height:18.45pt" o:ole="">
            <v:imagedata r:id="rId71" o:title=""/>
          </v:shape>
          <o:OLEObject Type="Embed" ProgID="Equation.DSMT4" ShapeID="_x0000_i1058" DrawAspect="Content" ObjectID="_1830534815" r:id="rId72"/>
        </w:object>
      </w:r>
      <w:r>
        <w:rPr>
          <w:rFonts w:ascii="宋体" w:eastAsia="宋体" w:hAnsi="宋体" w:cs="宋体" w:hint="eastAsia"/>
          <w:lang w:eastAsia="zh-CN"/>
        </w:rPr>
        <w:t>，短轴</w:t>
      </w:r>
      <w:r w:rsidR="001755C7" w:rsidRPr="001755C7">
        <w:rPr>
          <w:rFonts w:hint="eastAsia"/>
          <w:position w:val="-24"/>
        </w:rPr>
        <w:object w:dxaOrig="1780" w:dyaOrig="639" w14:anchorId="50285149">
          <v:shape id="_x0000_i1059" type="#_x0000_t75" style="width:74.9pt;height:26.5pt" o:ole="">
            <v:imagedata r:id="rId73" o:title=""/>
          </v:shape>
          <o:OLEObject Type="Embed" ProgID="Equation.DSMT4" ShapeID="_x0000_i1059" DrawAspect="Content" ObjectID="_1830534816" r:id="rId74"/>
        </w:object>
      </w:r>
      <w:r w:rsidR="00A35680">
        <w:rPr>
          <w:rFonts w:ascii="宋体" w:eastAsia="宋体" w:hAnsi="宋体" w:cs="宋体" w:hint="eastAsia"/>
          <w:lang w:eastAsia="zh-CN"/>
        </w:rPr>
        <w:t>。</w:t>
      </w:r>
    </w:p>
    <w:p w14:paraId="1DC2919B" w14:textId="2AF9511F" w:rsidR="005D5603" w:rsidRPr="00C25CE3" w:rsidRDefault="001E4E27" w:rsidP="00912D60">
      <w:pPr>
        <w:rPr>
          <w:rFonts w:eastAsia="黑体"/>
          <w:lang w:eastAsia="zh-CN"/>
        </w:rPr>
      </w:pPr>
      <w:r w:rsidRPr="001755C7">
        <w:rPr>
          <w:rFonts w:eastAsiaTheme="minorEastAsia"/>
          <w:lang w:eastAsia="zh-CN"/>
        </w:rPr>
        <w:t>综上</w:t>
      </w:r>
      <w:r w:rsidR="0083673C" w:rsidRPr="001755C7">
        <w:rPr>
          <w:rFonts w:eastAsiaTheme="minorEastAsia" w:hint="eastAsia"/>
          <w:lang w:eastAsia="zh-CN"/>
        </w:rPr>
        <w:t>，</w:t>
      </w:r>
      <w:r w:rsidR="0083673C" w:rsidRPr="001755C7">
        <w:rPr>
          <w:rFonts w:eastAsiaTheme="minorEastAsia" w:hint="eastAsia"/>
          <w:lang w:eastAsia="zh-CN"/>
        </w:rPr>
        <w:t>SC-RRT</w:t>
      </w:r>
      <w:r w:rsidR="0083673C" w:rsidRPr="001755C7">
        <w:rPr>
          <w:rFonts w:eastAsiaTheme="minorEastAsia" w:hint="eastAsia"/>
          <w:lang w:eastAsia="zh-CN"/>
        </w:rPr>
        <w:t>算法在</w:t>
      </w:r>
      <w:r w:rsidRPr="001755C7">
        <w:rPr>
          <w:rFonts w:eastAsiaTheme="minorEastAsia"/>
          <w:lang w:eastAsia="zh-CN"/>
        </w:rPr>
        <w:t>保</w:t>
      </w:r>
      <w:r w:rsidR="0083673C" w:rsidRPr="001755C7">
        <w:rPr>
          <w:rFonts w:eastAsiaTheme="minorEastAsia" w:hint="eastAsia"/>
          <w:lang w:eastAsia="zh-CN"/>
        </w:rPr>
        <w:t>留</w:t>
      </w:r>
      <w:r w:rsidRPr="001755C7">
        <w:rPr>
          <w:rFonts w:eastAsiaTheme="minorEastAsia"/>
          <w:lang w:eastAsia="zh-CN"/>
        </w:rPr>
        <w:t xml:space="preserve"> Informed-RRT* </w:t>
      </w:r>
      <w:r w:rsidRPr="001755C7">
        <w:rPr>
          <w:rFonts w:eastAsiaTheme="minorEastAsia"/>
          <w:lang w:eastAsia="zh-CN"/>
        </w:rPr>
        <w:t>渐近最优性的同时，</w:t>
      </w:r>
      <w:r w:rsidR="0051555C" w:rsidRPr="001755C7">
        <w:rPr>
          <w:rFonts w:eastAsiaTheme="minorEastAsia" w:hint="eastAsia"/>
          <w:lang w:eastAsia="zh-CN"/>
        </w:rPr>
        <w:t>引入了多级自适应机制，使其</w:t>
      </w:r>
      <w:r w:rsidR="0051555C" w:rsidRPr="001755C7">
        <w:rPr>
          <w:rFonts w:eastAsiaTheme="minorEastAsia"/>
          <w:lang w:eastAsia="zh-CN"/>
        </w:rPr>
        <w:t>在复杂环境下表现出更优的收敛特性与路径质量。首先，通过在线预测修正模型对代价误差进行动态补偿，使得节点扩展能够实时适配环境变化并抑制过度估计或低估所带来的路径偏差问题，从而提高代价评估的可信度。其次，利用帕累托支配准则对扩展节点实施多目标协同优化，使算法在探索效率、路径代价与环境规整性之间实现平衡，显著提升在障碍密集场景下的扩展精度。</w:t>
      </w:r>
      <w:r w:rsidR="00A725EC" w:rsidRPr="001755C7">
        <w:rPr>
          <w:rFonts w:eastAsiaTheme="minorEastAsia"/>
          <w:lang w:eastAsia="zh-CN"/>
        </w:rPr>
        <w:t>再次，通过引入双向树自适应约束策略，进一步提高搜索的连通效率，</w:t>
      </w:r>
      <w:proofErr w:type="gramStart"/>
      <w:r w:rsidR="00A725EC" w:rsidRPr="001755C7">
        <w:rPr>
          <w:rFonts w:eastAsiaTheme="minorEastAsia"/>
          <w:lang w:eastAsia="zh-CN"/>
        </w:rPr>
        <w:t>避免双树在</w:t>
      </w:r>
      <w:proofErr w:type="gramEnd"/>
      <w:r w:rsidR="00A725EC" w:rsidRPr="001755C7">
        <w:rPr>
          <w:rFonts w:eastAsiaTheme="minorEastAsia"/>
          <w:lang w:eastAsia="zh-CN"/>
        </w:rPr>
        <w:t>高密度区域过度细化，从而保持高效且稳定的扩展速度</w:t>
      </w:r>
      <w:r w:rsidR="00C25CE3">
        <w:rPr>
          <w:rFonts w:eastAsia="黑体" w:hint="eastAsia"/>
          <w:lang w:eastAsia="zh-CN"/>
        </w:rPr>
        <w:t>,</w:t>
      </w:r>
      <w:r w:rsidR="005D5603">
        <w:rPr>
          <w:rFonts w:ascii="宋体" w:eastAsia="宋体" w:hAnsi="宋体" w:cs="宋体" w:hint="eastAsia"/>
          <w:lang w:eastAsia="zh-CN"/>
        </w:rPr>
        <w:t>故在双向规划的框架中，对于任意一个方向（以起点侧为例），知情子集定义为：</w:t>
      </w:r>
    </w:p>
    <w:bookmarkStart w:id="17" w:name="OLE_LINK14"/>
    <w:p w14:paraId="4C58A25A" w14:textId="77777777" w:rsidR="005D5603" w:rsidRDefault="005D5603" w:rsidP="005D5603">
      <w:pPr>
        <w:pStyle w:val="ac"/>
        <w:keepNext/>
        <w:jc w:val="right"/>
      </w:pPr>
      <w:r w:rsidRPr="0020579E">
        <w:rPr>
          <w:rFonts w:hint="eastAsia"/>
          <w:position w:val="-22"/>
        </w:rPr>
        <w:object w:dxaOrig="8340" w:dyaOrig="600" w14:anchorId="05D8A12E">
          <v:shape id="_x0000_i1060" type="#_x0000_t75" style="width:350.8pt;height:24.75pt" o:ole="">
            <v:imagedata r:id="rId75" o:title=""/>
          </v:shape>
          <o:OLEObject Type="Embed" ProgID="Equation.DSMT4" ShapeID="_x0000_i1060" DrawAspect="Content" ObjectID="_1830534817" r:id="rId76"/>
        </w:object>
      </w:r>
      <w:bookmarkEnd w:id="17"/>
    </w:p>
    <w:p w14:paraId="7F5935A0" w14:textId="77777777" w:rsidR="005D5603" w:rsidRPr="00F6786D" w:rsidDel="0020579E" w:rsidRDefault="005D5603" w:rsidP="005D5603">
      <w:pPr>
        <w:numPr>
          <w:ilvl w:val="0"/>
          <w:numId w:val="7"/>
        </w:numPr>
        <w:rPr>
          <w:del w:id="18" w:author="兴雨 郭" w:date="2025-11-30T21:38:00Z" w16du:dateUtc="2025-11-30T13:38:00Z"/>
          <w:rFonts w:eastAsia="黑体"/>
          <w:lang w:eastAsia="zh-CN"/>
        </w:rPr>
      </w:pPr>
      <w:r w:rsidRPr="00F6786D">
        <w:rPr>
          <w:rFonts w:eastAsia="黑体"/>
          <w:lang w:eastAsia="zh-CN"/>
        </w:rPr>
        <w:t>其中</w:t>
      </w:r>
      <w:r>
        <w:rPr>
          <w:rFonts w:eastAsia="黑体" w:hint="eastAsia"/>
          <w:lang w:eastAsia="zh-CN"/>
        </w:rPr>
        <w:t>：</w:t>
      </w:r>
    </w:p>
    <w:p w14:paraId="1C6B40A6" w14:textId="77777777" w:rsidR="005D5603" w:rsidRPr="00A35680" w:rsidRDefault="005D5603" w:rsidP="005D5603">
      <w:pPr>
        <w:numPr>
          <w:ilvl w:val="0"/>
          <w:numId w:val="7"/>
        </w:numPr>
        <w:rPr>
          <w:rFonts w:eastAsiaTheme="minorEastAsia"/>
          <w:lang w:eastAsia="zh-CN"/>
        </w:rPr>
      </w:pPr>
      <w:r w:rsidRPr="00171B66">
        <w:rPr>
          <w:rFonts w:hint="eastAsia"/>
          <w:position w:val="-10"/>
        </w:rPr>
        <w:object w:dxaOrig="620" w:dyaOrig="320" w14:anchorId="62AC25E5">
          <v:shape id="_x0000_i1061" type="#_x0000_t75" style="width:31.1pt;height:16.15pt" o:ole="">
            <v:imagedata r:id="rId77" o:title=""/>
          </v:shape>
          <o:OLEObject Type="Embed" ProgID="Equation.DSMT4" ShapeID="_x0000_i1061" DrawAspect="Content" ObjectID="_1830534818" r:id="rId78"/>
        </w:object>
      </w:r>
      <w:r w:rsidRPr="00F6786D">
        <w:rPr>
          <w:rFonts w:eastAsia="黑体"/>
          <w:lang w:eastAsia="zh-CN"/>
        </w:rPr>
        <w:t>：</w:t>
      </w:r>
      <w:r w:rsidRPr="00A35680">
        <w:rPr>
          <w:rFonts w:eastAsiaTheme="minorEastAsia"/>
          <w:lang w:eastAsia="zh-CN"/>
        </w:rPr>
        <w:t>从起点</w:t>
      </w:r>
      <w:r w:rsidRPr="00A35680">
        <w:rPr>
          <w:rFonts w:eastAsiaTheme="minorEastAsia"/>
          <w:lang w:eastAsia="zh-CN"/>
        </w:rPr>
        <w:t xml:space="preserve"> </w:t>
      </w:r>
      <m:oMath>
        <m:r>
          <w:rPr>
            <w:rFonts w:ascii="Cambria Math" w:eastAsiaTheme="minorEastAsia" w:hAnsi="Cambria Math"/>
            <w:lang w:eastAsia="zh-CN"/>
          </w:rPr>
          <m:t>S</m:t>
        </m:r>
      </m:oMath>
      <w:r w:rsidRPr="00A35680">
        <w:rPr>
          <w:rFonts w:eastAsiaTheme="minorEastAsia"/>
          <w:lang w:eastAsia="zh-CN"/>
        </w:rPr>
        <w:t>到节点</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的启发式代价或累积路径代价；</w:t>
      </w:r>
    </w:p>
    <w:p w14:paraId="599BEE27" w14:textId="77777777" w:rsidR="005D5603" w:rsidRPr="0020579E" w:rsidRDefault="005D5603" w:rsidP="005D5603">
      <w:pPr>
        <w:numPr>
          <w:ilvl w:val="0"/>
          <w:numId w:val="7"/>
        </w:numPr>
        <w:rPr>
          <w:lang w:eastAsia="zh-CN"/>
        </w:rPr>
      </w:pPr>
      <w:r w:rsidRPr="00171B66">
        <w:rPr>
          <w:rFonts w:hint="eastAsia"/>
          <w:position w:val="-14"/>
        </w:rPr>
        <w:object w:dxaOrig="639" w:dyaOrig="360" w14:anchorId="0136A746">
          <v:shape id="_x0000_i1062" type="#_x0000_t75" style="width:27.05pt;height:15.55pt" o:ole="">
            <v:imagedata r:id="rId79" o:title=""/>
          </v:shape>
          <o:OLEObject Type="Embed" ProgID="Equation.DSMT4" ShapeID="_x0000_i1062" DrawAspect="Content" ObjectID="_1830534819" r:id="rId80"/>
        </w:object>
      </w:r>
      <w:r w:rsidRPr="00F6786D">
        <w:rPr>
          <w:rFonts w:eastAsia="黑体"/>
          <w:lang w:eastAsia="zh-CN"/>
        </w:rPr>
        <w:t>：</w:t>
      </w:r>
      <w:r w:rsidRPr="00A35680">
        <w:rPr>
          <w:rFonts w:eastAsiaTheme="minorEastAsia"/>
          <w:lang w:eastAsia="zh-CN"/>
        </w:rPr>
        <w:t>从</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到中介点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mid</m:t>
            </m:r>
          </m:sub>
        </m:sSub>
      </m:oMath>
      <w:r w:rsidRPr="00A35680">
        <w:rPr>
          <w:rFonts w:eastAsiaTheme="minorEastAsia"/>
          <w:lang w:eastAsia="zh-CN"/>
        </w:rPr>
        <w:t>的启发式代价；</w:t>
      </w:r>
    </w:p>
    <w:p w14:paraId="4E0C43CE" w14:textId="77777777" w:rsidR="005D5603" w:rsidRPr="00A35680" w:rsidRDefault="005D5603" w:rsidP="005D5603">
      <w:pPr>
        <w:pStyle w:val="a6"/>
        <w:numPr>
          <w:ilvl w:val="0"/>
          <w:numId w:val="7"/>
        </w:numPr>
        <w:rPr>
          <w:rFonts w:eastAsiaTheme="minorEastAsia"/>
          <w:lang w:eastAsia="zh-CN"/>
        </w:rPr>
      </w:pPr>
      <w:r w:rsidRPr="00171B66">
        <w:rPr>
          <w:rFonts w:hint="eastAsia"/>
          <w:position w:val="-10"/>
        </w:rPr>
        <w:object w:dxaOrig="960" w:dyaOrig="320" w14:anchorId="28BBDD2E">
          <v:shape id="_x0000_i1063" type="#_x0000_t75" style="width:40.3pt;height:13.25pt" o:ole="">
            <v:imagedata r:id="rId81" o:title=""/>
          </v:shape>
          <o:OLEObject Type="Embed" ProgID="Equation.DSMT4" ShapeID="_x0000_i1063" DrawAspect="Content" ObjectID="_1830534820" r:id="rId82"/>
        </w:object>
      </w:r>
      <w:r w:rsidRPr="0020579E">
        <w:rPr>
          <w:rFonts w:eastAsia="黑体"/>
          <w:lang w:eastAsia="zh-CN"/>
        </w:rPr>
        <w:t>：</w:t>
      </w:r>
      <w:r w:rsidRPr="00A35680">
        <w:rPr>
          <w:rFonts w:eastAsiaTheme="minorEastAsia"/>
          <w:lang w:eastAsia="zh-CN"/>
        </w:rPr>
        <w:t>从起点侧候选节点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Pr="00A35680">
        <w:rPr>
          <w:rFonts w:eastAsiaTheme="minorEastAsia"/>
          <w:lang w:eastAsia="zh-CN"/>
        </w:rPr>
        <w:t>得到的</w:t>
      </w:r>
      <w:r w:rsidRPr="00A35680">
        <w:rPr>
          <w:rFonts w:eastAsiaTheme="minorEastAsia"/>
          <w:lang w:eastAsia="zh-CN"/>
        </w:rPr>
        <w:t xml:space="preserve"> PID </w:t>
      </w:r>
      <w:r w:rsidRPr="00A35680">
        <w:rPr>
          <w:rFonts w:eastAsiaTheme="minorEastAsia"/>
          <w:lang w:eastAsia="zh-CN"/>
        </w:rPr>
        <w:t>修正后路径代价估计。</w:t>
      </w:r>
    </w:p>
    <w:p w14:paraId="4792166B" w14:textId="77777777" w:rsidR="005D5603" w:rsidRDefault="005D5603" w:rsidP="005D5603">
      <w:pPr>
        <w:rPr>
          <w:ins w:id="19" w:author="兴雨 郭" w:date="2025-11-30T22:08:00Z" w16du:dateUtc="2025-11-30T14:08:00Z"/>
          <w:rFonts w:ascii="宋体" w:eastAsia="宋体" w:hAnsi="宋体" w:cs="宋体" w:hint="eastAsia"/>
          <w:lang w:eastAsia="zh-CN"/>
        </w:rPr>
      </w:pPr>
      <w:r w:rsidRPr="0020579E">
        <w:rPr>
          <w:rFonts w:ascii="宋体" w:eastAsia="宋体" w:hAnsi="宋体" w:cs="宋体"/>
          <w:lang w:eastAsia="zh-CN"/>
        </w:rPr>
        <w:t>最终双向知情采样区域为两集合并：</w:t>
      </w:r>
    </w:p>
    <w:p w14:paraId="4A72E5E1" w14:textId="77777777" w:rsidR="005D5603" w:rsidRDefault="005D5603" w:rsidP="00821371">
      <w:pPr>
        <w:ind w:firstLine="232"/>
        <w:jc w:val="center"/>
        <w:rPr>
          <w:ins w:id="20" w:author="兴雨 郭" w:date="2025-11-30T22:08:00Z" w16du:dateUtc="2025-11-30T14:08:00Z"/>
          <w:rFonts w:eastAsiaTheme="minorEastAsia"/>
          <w:lang w:eastAsia="zh-CN"/>
        </w:rPr>
      </w:pPr>
      <w:r w:rsidRPr="0020579E">
        <w:rPr>
          <w:rFonts w:hint="eastAsia"/>
          <w:position w:val="-14"/>
        </w:rPr>
        <w:object w:dxaOrig="2860" w:dyaOrig="440" w14:anchorId="4A2102C1">
          <v:shape id="_x0000_i1064" type="#_x0000_t75" style="width:121.55pt;height:18.45pt" o:ole="">
            <v:imagedata r:id="rId83" o:title=""/>
          </v:shape>
          <o:OLEObject Type="Embed" ProgID="Equation.DSMT4" ShapeID="_x0000_i1064" DrawAspect="Content" ObjectID="_1830534821" r:id="rId84"/>
        </w:object>
      </w:r>
    </w:p>
    <w:p w14:paraId="34E9CEDE" w14:textId="77777777" w:rsidR="005D5603" w:rsidRDefault="005D5603" w:rsidP="00821371">
      <w:pPr>
        <w:rPr>
          <w:rFonts w:ascii="宋体" w:eastAsia="宋体" w:hAnsi="宋体" w:cs="宋体" w:hint="eastAsia"/>
          <w:lang w:eastAsia="zh-CN"/>
        </w:rPr>
      </w:pPr>
      <w:r w:rsidRPr="00171B66">
        <w:rPr>
          <w:rFonts w:ascii="宋体" w:eastAsia="宋体" w:hAnsi="宋体" w:cs="宋体" w:hint="eastAsia"/>
          <w:lang w:eastAsia="zh-CN"/>
        </w:rPr>
        <w:t>其几何形状对应为两个独立构建的</w:t>
      </w:r>
      <w:r w:rsidRPr="00171B66">
        <w:rPr>
          <w:rFonts w:ascii="宋体" w:eastAsia="宋体" w:hAnsi="宋体" w:cs="宋体"/>
          <w:lang w:eastAsia="zh-CN"/>
        </w:rPr>
        <w:t xml:space="preserve"> </w:t>
      </w:r>
      <w:bookmarkStart w:id="21" w:name="OLE_LINK15"/>
      <w:r w:rsidRPr="005B7F8E">
        <w:rPr>
          <w:rFonts w:eastAsia="宋体"/>
          <w:lang w:eastAsia="zh-CN"/>
        </w:rPr>
        <w:t xml:space="preserve">m </w:t>
      </w:r>
      <w:proofErr w:type="gramStart"/>
      <w:r w:rsidRPr="00171B66">
        <w:rPr>
          <w:rFonts w:ascii="宋体" w:eastAsia="宋体" w:hAnsi="宋体" w:cs="宋体" w:hint="eastAsia"/>
          <w:lang w:eastAsia="zh-CN"/>
        </w:rPr>
        <w:t>维超椭球</w:t>
      </w:r>
      <w:proofErr w:type="gramEnd"/>
      <w:r w:rsidRPr="00171B66">
        <w:rPr>
          <w:rFonts w:ascii="宋体" w:eastAsia="宋体" w:hAnsi="宋体" w:cs="宋体" w:hint="eastAsia"/>
          <w:lang w:eastAsia="zh-CN"/>
        </w:rPr>
        <w:t>体</w:t>
      </w:r>
      <w:bookmarkEnd w:id="21"/>
      <w:r>
        <w:rPr>
          <w:rFonts w:ascii="宋体" w:eastAsia="宋体" w:hAnsi="宋体" w:cs="宋体" w:hint="eastAsia"/>
          <w:lang w:eastAsia="zh-CN"/>
        </w:rPr>
        <w:t>,如下图</w:t>
      </w:r>
    </w:p>
    <w:p w14:paraId="08B1E43B" w14:textId="77777777" w:rsidR="005D5603" w:rsidRDefault="005D5603" w:rsidP="00821371">
      <w:pPr>
        <w:jc w:val="center"/>
        <w:rPr>
          <w:ins w:id="22" w:author="兴雨 郭" w:date="2025-11-30T22:10:00Z" w16du:dateUtc="2025-11-30T14:10:00Z"/>
          <w:rFonts w:eastAsia="黑体"/>
          <w:lang w:eastAsia="zh-CN"/>
        </w:rPr>
      </w:pPr>
      <w:r>
        <w:rPr>
          <w:rFonts w:ascii="宋体" w:eastAsia="宋体" w:hAnsi="宋体" w:cs="宋体"/>
          <w:noProof/>
          <w:lang w:eastAsia="zh-CN"/>
        </w:rPr>
        <w:drawing>
          <wp:inline distT="0" distB="0" distL="0" distR="0" wp14:anchorId="6BA109BE" wp14:editId="095826D9">
            <wp:extent cx="2441050" cy="1525177"/>
            <wp:effectExtent l="0" t="0" r="0" b="0"/>
            <wp:docPr id="19066708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54970" cy="1533874"/>
                    </a:xfrm>
                    <a:prstGeom prst="rect">
                      <a:avLst/>
                    </a:prstGeom>
                    <a:noFill/>
                    <a:ln>
                      <a:noFill/>
                    </a:ln>
                  </pic:spPr>
                </pic:pic>
              </a:graphicData>
            </a:graphic>
          </wp:inline>
        </w:drawing>
      </w:r>
    </w:p>
    <w:p w14:paraId="2B8D6D26" w14:textId="77777777" w:rsidR="005D5603" w:rsidRDefault="005D5603" w:rsidP="00821371">
      <w:pPr>
        <w:jc w:val="center"/>
        <w:rPr>
          <w:rFonts w:ascii="宋体" w:eastAsia="宋体" w:hAnsi="宋体" w:cs="宋体" w:hint="eastAsia"/>
          <w:lang w:eastAsia="zh-CN"/>
        </w:rPr>
      </w:pPr>
      <w:r>
        <w:rPr>
          <w:rFonts w:ascii="宋体" w:eastAsia="宋体" w:hAnsi="宋体" w:cs="宋体" w:hint="eastAsia"/>
          <w:lang w:eastAsia="zh-CN"/>
        </w:rPr>
        <w:t xml:space="preserve">图1 </w:t>
      </w:r>
      <w:r w:rsidRPr="00171B66">
        <w:rPr>
          <w:rFonts w:ascii="宋体" w:eastAsia="宋体" w:hAnsi="宋体" w:cs="宋体"/>
          <w:lang w:eastAsia="zh-CN"/>
        </w:rPr>
        <w:t xml:space="preserve">m </w:t>
      </w:r>
      <w:proofErr w:type="gramStart"/>
      <w:r w:rsidRPr="00171B66">
        <w:rPr>
          <w:rFonts w:ascii="宋体" w:eastAsia="宋体" w:hAnsi="宋体" w:cs="宋体" w:hint="eastAsia"/>
          <w:lang w:eastAsia="zh-CN"/>
        </w:rPr>
        <w:t>维超椭球</w:t>
      </w:r>
      <w:proofErr w:type="gramEnd"/>
      <w:r w:rsidRPr="00171B66">
        <w:rPr>
          <w:rFonts w:ascii="宋体" w:eastAsia="宋体" w:hAnsi="宋体" w:cs="宋体" w:hint="eastAsia"/>
          <w:lang w:eastAsia="zh-CN"/>
        </w:rPr>
        <w:t>体</w:t>
      </w:r>
    </w:p>
    <w:p w14:paraId="0E482341" w14:textId="77777777" w:rsidR="00161549" w:rsidRDefault="00161549" w:rsidP="005B7F8E">
      <w:pPr>
        <w:ind w:firstLine="720"/>
        <w:rPr>
          <w:rFonts w:eastAsiaTheme="minorEastAsia"/>
          <w:lang w:eastAsia="zh-CN"/>
        </w:rPr>
      </w:pPr>
    </w:p>
    <w:p w14:paraId="2449416A" w14:textId="5490B82C" w:rsidR="00B312B8" w:rsidRPr="009F4587" w:rsidRDefault="00B312B8" w:rsidP="00E97F44">
      <w:pPr>
        <w:pStyle w:val="11"/>
        <w:numPr>
          <w:ilvl w:val="1"/>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SC-RRT</w:t>
      </w:r>
      <w:r w:rsidR="00724B6B">
        <w:rPr>
          <w:rFonts w:ascii="Times New Roman" w:eastAsia="宋体" w:hAnsi="Times New Roman" w:cs="Times New Roman" w:hint="eastAsia"/>
          <w:spacing w:val="-2"/>
          <w:w w:val="110"/>
          <w:lang w:eastAsia="zh-CN"/>
        </w:rPr>
        <w:t>总结</w:t>
      </w:r>
    </w:p>
    <w:p w14:paraId="5E4C0713" w14:textId="36C9693A" w:rsidR="003B6AFF" w:rsidRDefault="00B312B8" w:rsidP="00EA01BF">
      <w:pPr>
        <w:ind w:firstLine="720"/>
        <w:rPr>
          <w:rFonts w:eastAsiaTheme="minorEastAsia"/>
          <w:lang w:eastAsia="zh-CN"/>
        </w:rPr>
      </w:pPr>
      <w:r w:rsidRPr="00B312B8">
        <w:rPr>
          <w:rFonts w:eastAsiaTheme="minorEastAsia" w:hint="eastAsia"/>
          <w:lang w:eastAsia="zh-CN"/>
        </w:rPr>
        <w:t>所提出的算法</w:t>
      </w:r>
      <w:r w:rsidR="00BD2749">
        <w:rPr>
          <w:rFonts w:eastAsiaTheme="minorEastAsia" w:hint="eastAsia"/>
          <w:lang w:eastAsia="zh-CN"/>
        </w:rPr>
        <w:t>通过对路径总代价预估中增加在线学习框架实现误差补偿后，以及增加帕累托支配最优解点优化实现路径曲折度量化标准，实现更精确的知情子集采样约束绘制，并将全局路径规划分为双向</w:t>
      </w:r>
      <w:proofErr w:type="gramStart"/>
      <w:r w:rsidR="00BD2749">
        <w:rPr>
          <w:rFonts w:eastAsiaTheme="minorEastAsia" w:hint="eastAsia"/>
          <w:lang w:eastAsia="zh-CN"/>
        </w:rPr>
        <w:t>树行为</w:t>
      </w:r>
      <w:proofErr w:type="gramEnd"/>
      <w:r w:rsidR="00BD2749">
        <w:rPr>
          <w:rFonts w:eastAsiaTheme="minorEastAsia" w:hint="eastAsia"/>
          <w:lang w:eastAsia="zh-CN"/>
        </w:rPr>
        <w:t>进行规划的过程，且</w:t>
      </w:r>
      <w:r w:rsidR="00D3098C" w:rsidRPr="00D3098C">
        <w:rPr>
          <w:rFonts w:hint="eastAsia"/>
          <w:position w:val="-16"/>
        </w:rPr>
        <w:object w:dxaOrig="1260" w:dyaOrig="460" w14:anchorId="3808C694">
          <v:shape id="_x0000_i1065" type="#_x0000_t75" style="width:53pt;height:19.6pt" o:ole="">
            <v:imagedata r:id="rId85" o:title=""/>
          </v:shape>
          <o:OLEObject Type="Embed" ProgID="Equation.DSMT4" ShapeID="_x0000_i1065" DrawAspect="Content" ObjectID="_1830534822" r:id="rId86"/>
        </w:object>
      </w:r>
      <w:r w:rsidR="00F627E0">
        <w:rPr>
          <w:rFonts w:ascii="宋体" w:eastAsia="宋体" w:hAnsi="宋体" w:cs="宋体" w:hint="eastAsia"/>
          <w:lang w:eastAsia="zh-CN"/>
        </w:rPr>
        <w:t>的关系</w:t>
      </w:r>
      <w:r w:rsidR="00F627E0" w:rsidRPr="00F627E0">
        <w:rPr>
          <w:rFonts w:ascii="宋体" w:eastAsia="宋体" w:hAnsi="宋体" w:cs="宋体"/>
          <w:lang w:eastAsia="zh-CN"/>
        </w:rPr>
        <w:t>非对称性使受阻方向获得更多采样，加速突破瓶颈</w:t>
      </w:r>
      <w:r w:rsidR="00F627E0">
        <w:rPr>
          <w:rFonts w:ascii="宋体" w:eastAsia="宋体" w:hAnsi="宋体" w:cs="宋体" w:hint="eastAsia"/>
          <w:lang w:eastAsia="zh-CN"/>
        </w:rPr>
        <w:t>，并基于质心与</w:t>
      </w:r>
      <w:r w:rsidR="00F627E0">
        <w:rPr>
          <w:rFonts w:eastAsiaTheme="minorEastAsia" w:hint="eastAsia"/>
          <w:lang w:eastAsia="zh-CN"/>
        </w:rPr>
        <w:t>规模权重的交叉权重选定汇合点后进行自适应双向超椭球体的绘制，称为</w:t>
      </w:r>
      <w:r w:rsidR="00F627E0">
        <w:rPr>
          <w:rFonts w:eastAsiaTheme="minorEastAsia" w:hint="eastAsia"/>
          <w:lang w:eastAsia="zh-CN"/>
        </w:rPr>
        <w:t>SC-RRT</w:t>
      </w:r>
      <w:r w:rsidR="00F627E0" w:rsidRPr="00B312B8">
        <w:rPr>
          <w:rFonts w:eastAsiaTheme="minorEastAsia" w:hint="eastAsia"/>
          <w:lang w:eastAsia="zh-CN"/>
        </w:rPr>
        <w:t>。</w:t>
      </w:r>
      <w:r w:rsidRPr="00B312B8">
        <w:rPr>
          <w:rFonts w:eastAsiaTheme="minorEastAsia" w:hint="eastAsia"/>
          <w:lang w:eastAsia="zh-CN"/>
        </w:rPr>
        <w:t>其伪代码见算法</w:t>
      </w:r>
      <w:r w:rsidR="00F627E0">
        <w:rPr>
          <w:rFonts w:eastAsiaTheme="minorEastAsia" w:hint="eastAsia"/>
          <w:lang w:eastAsia="zh-CN"/>
        </w:rPr>
        <w:t>1</w:t>
      </w:r>
      <w:r w:rsidRPr="00B312B8">
        <w:rPr>
          <w:rFonts w:eastAsiaTheme="minorEastAsia" w:hint="eastAsia"/>
          <w:lang w:eastAsia="zh-CN"/>
        </w:rPr>
        <w:t>。它的结构与</w:t>
      </w:r>
      <w:r w:rsidR="003B6AFF">
        <w:rPr>
          <w:rFonts w:eastAsiaTheme="minorEastAsia" w:hint="eastAsia"/>
          <w:lang w:eastAsia="zh-CN"/>
        </w:rPr>
        <w:t>Informed-</w:t>
      </w:r>
      <w:r w:rsidRPr="00B312B8">
        <w:rPr>
          <w:rFonts w:eastAsiaTheme="minorEastAsia"/>
          <w:lang w:eastAsia="zh-CN"/>
        </w:rPr>
        <w:t>RRT</w:t>
      </w:r>
      <w:r w:rsidRPr="00B312B8">
        <w:rPr>
          <w:rFonts w:eastAsiaTheme="minorEastAsia" w:hint="eastAsia"/>
          <w:lang w:eastAsia="zh-CN"/>
        </w:rPr>
        <w:t>相似，只是算法</w:t>
      </w:r>
      <w:r w:rsidR="003B6AFF">
        <w:rPr>
          <w:rFonts w:eastAsiaTheme="minorEastAsia" w:hint="eastAsia"/>
          <w:lang w:eastAsia="zh-CN"/>
        </w:rPr>
        <w:t>1</w:t>
      </w:r>
      <w:r w:rsidRPr="00B312B8">
        <w:rPr>
          <w:rFonts w:eastAsiaTheme="minorEastAsia" w:hint="eastAsia"/>
          <w:lang w:eastAsia="zh-CN"/>
        </w:rPr>
        <w:t>中增加了</w:t>
      </w:r>
      <w:r w:rsidR="003B6AFF">
        <w:rPr>
          <w:rFonts w:eastAsiaTheme="minorEastAsia" w:hint="eastAsia"/>
          <w:lang w:eastAsia="zh-CN"/>
        </w:rPr>
        <w:t>对路径代价预估的误差补偿，实现更为精确的双向知情子集绘制，避免采样范围虚大或过小导致陷入局部最优解。</w:t>
      </w:r>
      <w:r w:rsidRPr="00B312B8">
        <w:rPr>
          <w:rFonts w:eastAsiaTheme="minorEastAsia" w:hint="eastAsia"/>
          <w:lang w:eastAsia="zh-CN"/>
        </w:rPr>
        <w:t>与</w:t>
      </w:r>
      <w:r w:rsidRPr="00B312B8">
        <w:rPr>
          <w:rFonts w:eastAsiaTheme="minorEastAsia"/>
          <w:lang w:eastAsia="zh-CN"/>
        </w:rPr>
        <w:t xml:space="preserve"> RRT </w:t>
      </w:r>
      <w:r w:rsidRPr="00B312B8">
        <w:rPr>
          <w:rFonts w:eastAsiaTheme="minorEastAsia" w:hint="eastAsia"/>
          <w:lang w:eastAsia="zh-CN"/>
        </w:rPr>
        <w:t>和</w:t>
      </w:r>
      <w:r w:rsidRPr="00B312B8">
        <w:rPr>
          <w:rFonts w:eastAsiaTheme="minorEastAsia"/>
          <w:lang w:eastAsia="zh-CN"/>
        </w:rPr>
        <w:t xml:space="preserve"> Informed RRT* </w:t>
      </w:r>
      <w:r w:rsidRPr="00B312B8">
        <w:rPr>
          <w:rFonts w:eastAsiaTheme="minorEastAsia" w:hint="eastAsia"/>
          <w:lang w:eastAsia="zh-CN"/>
        </w:rPr>
        <w:t>不同，</w:t>
      </w:r>
      <w:r w:rsidR="003B6AFF">
        <w:rPr>
          <w:rFonts w:eastAsiaTheme="minorEastAsia" w:hint="eastAsia"/>
          <w:lang w:eastAsia="zh-CN"/>
        </w:rPr>
        <w:t>SC-</w:t>
      </w:r>
      <w:r w:rsidRPr="00B312B8">
        <w:rPr>
          <w:rFonts w:eastAsiaTheme="minorEastAsia"/>
          <w:lang w:eastAsia="zh-CN"/>
        </w:rPr>
        <w:t xml:space="preserve"> RRT </w:t>
      </w:r>
      <w:r w:rsidRPr="00B312B8">
        <w:rPr>
          <w:rFonts w:eastAsiaTheme="minorEastAsia" w:hint="eastAsia"/>
          <w:lang w:eastAsia="zh-CN"/>
        </w:rPr>
        <w:t>旨在生成路径，同时平衡收敛时间和路径长度，无需计算需精炼的初始路径。</w:t>
      </w:r>
      <w:r w:rsidR="003B6AFF" w:rsidRPr="00EB0124">
        <w:rPr>
          <w:rFonts w:eastAsiaTheme="minorEastAsia"/>
          <w:lang w:eastAsia="zh-CN"/>
        </w:rPr>
        <w:t>实现探索与利用的自然平衡。</w:t>
      </w:r>
    </w:p>
    <w:p w14:paraId="61F9170D" w14:textId="1BD83A10" w:rsidR="00D3098C" w:rsidRDefault="0047798F" w:rsidP="00D3098C">
      <w:pPr>
        <w:ind w:firstLine="720"/>
        <w:rPr>
          <w:rFonts w:ascii="宋体" w:eastAsia="宋体" w:hAnsi="宋体" w:cs="宋体" w:hint="eastAsia"/>
          <w:lang w:eastAsia="zh-CN"/>
        </w:rPr>
      </w:pPr>
      <w:r w:rsidRPr="0047798F">
        <w:rPr>
          <w:rFonts w:ascii="宋体" w:eastAsia="宋体" w:hAnsi="宋体" w:cs="宋体" w:hint="eastAsia"/>
          <w:lang w:eastAsia="zh-CN"/>
        </w:rPr>
        <w:t>本研究所提出的算法与现有方法不同，因为算</w:t>
      </w:r>
      <w:r w:rsidRPr="00FC2A26">
        <w:rPr>
          <w:rFonts w:eastAsiaTheme="minorEastAsia" w:hint="eastAsia"/>
          <w:lang w:eastAsia="zh-CN"/>
        </w:rPr>
        <w:t>法采用非对称双椭球体约束机制动态调整采样空间。具体而言，当迭代次数达到预设更新间隔时，系统</w:t>
      </w:r>
      <w:proofErr w:type="gramStart"/>
      <w:r w:rsidRPr="00FC2A26">
        <w:rPr>
          <w:rFonts w:eastAsiaTheme="minorEastAsia" w:hint="eastAsia"/>
          <w:lang w:eastAsia="zh-CN"/>
        </w:rPr>
        <w:t>通过势场驱动</w:t>
      </w:r>
      <w:proofErr w:type="gramEnd"/>
      <w:r w:rsidRPr="00FC2A26">
        <w:rPr>
          <w:rFonts w:eastAsiaTheme="minorEastAsia" w:hint="eastAsia"/>
          <w:lang w:eastAsia="zh-CN"/>
        </w:rPr>
        <w:t>的会合点计算模块（</w:t>
      </w:r>
      <w:proofErr w:type="spellStart"/>
      <w:r w:rsidRPr="00FC2A26">
        <w:rPr>
          <w:rFonts w:eastAsiaTheme="minorEastAsia"/>
          <w:lang w:eastAsia="zh-CN"/>
        </w:rPr>
        <w:t>calculatePotentialMeetPoint</w:t>
      </w:r>
      <w:proofErr w:type="spellEnd"/>
      <w:r w:rsidRPr="00FC2A26">
        <w:rPr>
          <w:rFonts w:eastAsiaTheme="minorEastAsia" w:hint="eastAsia"/>
          <w:lang w:eastAsia="zh-CN"/>
        </w:rPr>
        <w:t>）实时确定动态焦点</w:t>
      </w:r>
      <m:oMath>
        <m:sSub>
          <m:sSubPr>
            <m:ctrlPr>
              <w:rPr>
                <w:rFonts w:ascii="Cambria Math" w:hAnsi="Cambria Math"/>
                <w:lang w:eastAsia="zh-CN"/>
              </w:rPr>
            </m:ctrlPr>
          </m:sSubPr>
          <m:e>
            <m:r>
              <w:rPr>
                <w:rFonts w:ascii="Cambria Math" w:hAnsi="Cambria Math"/>
                <w:lang w:eastAsia="zh-CN"/>
              </w:rPr>
              <m:t>x</m:t>
            </m:r>
          </m:e>
          <m:sub>
            <m:r>
              <m:rPr>
                <m:nor/>
              </m:rPr>
              <w:rPr>
                <w:lang w:eastAsia="zh-CN"/>
              </w:rPr>
              <m:t>meet</m:t>
            </m:r>
          </m:sub>
        </m:sSub>
      </m:oMath>
      <w:r w:rsidRPr="0047798F">
        <w:rPr>
          <w:rFonts w:ascii="宋体" w:eastAsia="宋体" w:hAnsi="宋体" w:cs="宋体" w:hint="eastAsia"/>
          <w:lang w:eastAsia="zh-CN"/>
        </w:rPr>
        <w:t>。</w:t>
      </w:r>
      <w:r w:rsidRPr="0047798F">
        <w:rPr>
          <w:rFonts w:ascii="宋体" w:eastAsia="宋体" w:hAnsi="宋体" w:cs="宋体"/>
          <w:lang w:eastAsia="zh-CN"/>
        </w:rPr>
        <w:t>该模块基于两棵树的有效质心</w:t>
      </w:r>
      <m:oMath>
        <m:sSub>
          <m:sSubPr>
            <m:ctrlPr>
              <w:rPr>
                <w:rFonts w:ascii="Cambria Math" w:eastAsia="宋体" w:hAnsi="Cambria Math" w:cs="宋体"/>
                <w:lang w:eastAsia="zh-CN"/>
              </w:rPr>
            </m:ctrlPr>
          </m:sSubPr>
          <m:e>
            <m:r>
              <w:rPr>
                <w:rFonts w:ascii="Cambria Math" w:eastAsia="宋体" w:hAnsi="Cambria Math" w:cs="宋体"/>
                <w:lang w:eastAsia="zh-CN"/>
              </w:rPr>
              <m:t>c</m:t>
            </m:r>
          </m:e>
          <m:sub>
            <m:r>
              <w:rPr>
                <w:rFonts w:ascii="Cambria Math" w:eastAsia="宋体" w:hAnsi="Cambria Math" w:cs="宋体"/>
                <w:lang w:eastAsia="zh-CN"/>
              </w:rPr>
              <m:t>A</m:t>
            </m:r>
          </m:sub>
        </m:sSub>
      </m:oMath>
      <w:r w:rsidRPr="0047798F">
        <w:rPr>
          <w:rFonts w:ascii="宋体" w:eastAsia="宋体" w:hAnsi="宋体" w:cs="宋体"/>
          <w:lang w:eastAsia="zh-CN"/>
        </w:rPr>
        <w:t>和</w:t>
      </w:r>
      <m:oMath>
        <m:sSub>
          <m:sSubPr>
            <m:ctrlPr>
              <w:rPr>
                <w:rFonts w:ascii="Cambria Math" w:eastAsia="宋体" w:hAnsi="Cambria Math" w:cs="宋体"/>
                <w:lang w:eastAsia="zh-CN"/>
              </w:rPr>
            </m:ctrlPr>
          </m:sSubPr>
          <m:e>
            <m:r>
              <w:rPr>
                <w:rFonts w:ascii="Cambria Math" w:eastAsia="宋体" w:hAnsi="Cambria Math" w:cs="宋体"/>
                <w:lang w:eastAsia="zh-CN"/>
              </w:rPr>
              <m:t>c</m:t>
            </m:r>
          </m:e>
          <m:sub>
            <m:r>
              <w:rPr>
                <w:rFonts w:ascii="Cambria Math" w:eastAsia="宋体" w:hAnsi="Cambria Math" w:cs="宋体"/>
                <w:lang w:eastAsia="zh-CN"/>
              </w:rPr>
              <m:t>B</m:t>
            </m:r>
          </m:sub>
        </m:sSub>
      </m:oMath>
      <w:r w:rsidRPr="0047798F">
        <w:rPr>
          <w:rFonts w:ascii="宋体" w:eastAsia="宋体" w:hAnsi="宋体" w:cs="宋体"/>
          <w:lang w:eastAsia="zh-CN"/>
        </w:rPr>
        <w:t>，采用交叉加权策略计算会合点</w:t>
      </w:r>
      <w:r w:rsidRPr="0047798F">
        <w:rPr>
          <w:rFonts w:ascii="宋体" w:eastAsia="宋体" w:hAnsi="宋体" w:cs="宋体" w:hint="eastAsia"/>
          <w:lang w:eastAsia="zh-CN"/>
        </w:rPr>
        <w:t>。随后，通</w:t>
      </w:r>
      <w:r w:rsidRPr="00FC2A26">
        <w:rPr>
          <w:rFonts w:eastAsiaTheme="minorEastAsia" w:hint="eastAsia"/>
          <w:lang w:eastAsia="zh-CN"/>
        </w:rPr>
        <w:t>过双椭球参数计算模块（</w:t>
      </w:r>
      <w:proofErr w:type="spellStart"/>
      <w:r w:rsidRPr="00FC2A26">
        <w:rPr>
          <w:rFonts w:eastAsiaTheme="minorEastAsia"/>
          <w:lang w:eastAsia="zh-CN"/>
        </w:rPr>
        <w:t>calculateDualEllipsoidParams</w:t>
      </w:r>
      <w:proofErr w:type="spellEnd"/>
      <w:r w:rsidRPr="00FC2A26">
        <w:rPr>
          <w:rFonts w:eastAsiaTheme="minorEastAsia" w:hint="eastAsia"/>
          <w:lang w:eastAsia="zh-CN"/>
        </w:rPr>
        <w:t>）</w:t>
      </w:r>
      <w:proofErr w:type="gramStart"/>
      <w:r w:rsidRPr="00FC2A26">
        <w:rPr>
          <w:rFonts w:eastAsiaTheme="minorEastAsia" w:hint="eastAsia"/>
          <w:lang w:eastAsia="zh-CN"/>
        </w:rPr>
        <w:t>遍历树</w:t>
      </w:r>
      <w:proofErr w:type="gramEnd"/>
      <w:r w:rsidRPr="00FC2A26">
        <w:rPr>
          <w:rFonts w:eastAsiaTheme="minorEastAsia" w:hint="eastAsia"/>
          <w:lang w:eastAsia="zh-CN"/>
        </w:rPr>
        <w:t>节点，</w:t>
      </w:r>
      <w:r w:rsidR="00EA01BF" w:rsidRPr="00FC2A26">
        <w:rPr>
          <w:rFonts w:eastAsiaTheme="minorEastAsia" w:hint="eastAsia"/>
          <w:lang w:eastAsia="zh-CN"/>
        </w:rPr>
        <w:t>此外</w:t>
      </w:r>
      <w:r w:rsidR="00EA01BF">
        <w:rPr>
          <w:rFonts w:eastAsiaTheme="minorEastAsia" w:hint="eastAsia"/>
          <w:lang w:eastAsia="zh-CN"/>
        </w:rPr>
        <w:t>，通过采用</w:t>
      </w:r>
      <w:r w:rsidR="00EA01BF" w:rsidRPr="00EC4E46">
        <w:rPr>
          <w:rFonts w:eastAsiaTheme="minorEastAsia"/>
          <w:lang w:eastAsia="zh-CN"/>
        </w:rPr>
        <w:t>自适应缓冲因子</w:t>
      </w:r>
      <w:r w:rsidRPr="00FC2A26">
        <w:rPr>
          <w:rFonts w:eastAsiaTheme="minorEastAsia" w:hint="eastAsia"/>
          <w:lang w:eastAsia="zh-CN"/>
        </w:rPr>
        <w:t>计算椭球</w:t>
      </w:r>
      <w:r w:rsidRPr="00FC2A26">
        <w:rPr>
          <w:rFonts w:eastAsiaTheme="minorEastAsia"/>
          <w:lang w:eastAsia="zh-CN"/>
        </w:rPr>
        <w:t>A</w:t>
      </w:r>
      <w:r w:rsidRPr="00FC2A26">
        <w:rPr>
          <w:rFonts w:eastAsiaTheme="minorEastAsia" w:hint="eastAsia"/>
          <w:lang w:eastAsia="zh-CN"/>
        </w:rPr>
        <w:t>和椭球</w:t>
      </w:r>
      <w:r w:rsidRPr="00FC2A26">
        <w:rPr>
          <w:rFonts w:eastAsiaTheme="minorEastAsia"/>
          <w:lang w:eastAsia="zh-CN"/>
        </w:rPr>
        <w:t>B</w:t>
      </w:r>
      <w:r w:rsidRPr="00FC2A26">
        <w:rPr>
          <w:rFonts w:eastAsiaTheme="minorEastAsia" w:hint="eastAsia"/>
          <w:lang w:eastAsia="zh-CN"/>
        </w:rPr>
        <w:t>的长轴</w:t>
      </w:r>
      <w:r w:rsidRPr="0047798F">
        <w:rPr>
          <w:rFonts w:ascii="宋体" w:eastAsia="宋体" w:hAnsi="宋体" w:cs="宋体" w:hint="eastAsia"/>
          <w:lang w:eastAsia="zh-CN"/>
        </w:rPr>
        <w:t>长度</w:t>
      </w:r>
      <m:oMath>
        <m:sSubSup>
          <m:sSubSupPr>
            <m:ctrlPr>
              <w:rPr>
                <w:rFonts w:ascii="Cambria Math" w:hAnsi="Cambria Math"/>
              </w:rPr>
            </m:ctrlPr>
          </m:sSubSupPr>
          <m:e>
            <m:r>
              <w:rPr>
                <w:rFonts w:ascii="Cambria Math" w:hAnsi="Cambria Math"/>
                <w:lang w:eastAsia="zh-CN"/>
              </w:rPr>
              <m:t>c</m:t>
            </m:r>
          </m:e>
          <m:sub>
            <m:r>
              <m:rPr>
                <m:nor/>
              </m:rPr>
              <w:rPr>
                <w:lang w:eastAsia="zh-CN"/>
              </w:rPr>
              <m:t>best</m:t>
            </m:r>
          </m:sub>
          <m:sup>
            <m:r>
              <w:rPr>
                <w:rFonts w:ascii="Cambria Math" w:hAnsi="Cambria Math"/>
                <w:lang w:eastAsia="zh-CN"/>
              </w:rPr>
              <m:t>A</m:t>
            </m:r>
          </m:sup>
        </m:sSubSup>
      </m:oMath>
      <w:r w:rsidRPr="0047798F">
        <w:rPr>
          <w:rFonts w:ascii="宋体" w:eastAsia="宋体" w:hAnsi="宋体" w:cs="宋体" w:hint="eastAsia"/>
          <w:lang w:eastAsia="zh-CN"/>
        </w:rPr>
        <w:t>和</w:t>
      </w:r>
      <m:oMath>
        <m:sSubSup>
          <m:sSubSupPr>
            <m:ctrlPr>
              <w:rPr>
                <w:rFonts w:ascii="Cambria Math" w:hAnsi="Cambria Math"/>
              </w:rPr>
            </m:ctrlPr>
          </m:sSubSupPr>
          <m:e>
            <m:r>
              <w:rPr>
                <w:rFonts w:ascii="Cambria Math" w:hAnsi="Cambria Math"/>
                <w:lang w:eastAsia="zh-CN"/>
              </w:rPr>
              <m:t>c</m:t>
            </m:r>
          </m:e>
          <m:sub>
            <m:r>
              <m:rPr>
                <m:nor/>
              </m:rPr>
              <w:rPr>
                <w:lang w:eastAsia="zh-CN"/>
              </w:rPr>
              <m:t>best</m:t>
            </m:r>
          </m:sub>
          <m:sup>
            <m:r>
              <w:rPr>
                <w:rFonts w:ascii="Cambria Math" w:hAnsi="Cambria Math"/>
                <w:lang w:eastAsia="zh-CN"/>
              </w:rPr>
              <m:t>B</m:t>
            </m:r>
          </m:sup>
        </m:sSubSup>
      </m:oMath>
      <w:r w:rsidRPr="0047798F">
        <w:rPr>
          <w:rFonts w:ascii="宋体" w:eastAsia="宋体" w:hAnsi="宋体" w:cs="宋体" w:hint="eastAsia"/>
          <w:lang w:eastAsia="zh-CN"/>
        </w:rPr>
        <w:t>，</w:t>
      </w:r>
      <w:r w:rsidR="00D3098C" w:rsidRPr="00EC4E46">
        <w:rPr>
          <w:rFonts w:eastAsiaTheme="minorEastAsia"/>
          <w:lang w:eastAsia="zh-CN"/>
        </w:rPr>
        <w:t>防止椭球过早收缩导致搜索停滞</w:t>
      </w:r>
      <w:r w:rsidR="00D3098C">
        <w:rPr>
          <w:rFonts w:eastAsiaTheme="minorEastAsia" w:hint="eastAsia"/>
          <w:lang w:eastAsia="zh-CN"/>
        </w:rPr>
        <w:t>。</w:t>
      </w:r>
    </w:p>
    <w:p w14:paraId="4572DEB1" w14:textId="55281FA5" w:rsidR="0076352E" w:rsidRPr="00A857B7" w:rsidRDefault="0047798F" w:rsidP="00A857B7">
      <w:pPr>
        <w:ind w:firstLine="720"/>
        <w:rPr>
          <w:rFonts w:eastAsiaTheme="minorEastAsia"/>
          <w:lang w:eastAsia="zh-CN"/>
        </w:rPr>
        <w:sectPr w:rsidR="0076352E" w:rsidRPr="00A857B7" w:rsidSect="00927F8F">
          <w:headerReference w:type="even" r:id="rId87"/>
          <w:headerReference w:type="default" r:id="rId88"/>
          <w:pgSz w:w="11910" w:h="15820"/>
          <w:pgMar w:top="900" w:right="900" w:bottom="1120" w:left="800" w:header="616" w:footer="939" w:gutter="0"/>
          <w:pgNumType w:start="2"/>
          <w:cols w:space="708"/>
        </w:sectPr>
      </w:pPr>
      <w:r w:rsidRPr="0047798F">
        <w:rPr>
          <w:rFonts w:ascii="宋体" w:eastAsia="宋体" w:hAnsi="宋体" w:cs="宋体" w:hint="eastAsia"/>
          <w:lang w:eastAsia="zh-CN"/>
        </w:rPr>
        <w:t>因此，所</w:t>
      </w:r>
      <w:r w:rsidRPr="00FC2A26">
        <w:rPr>
          <w:rFonts w:eastAsiaTheme="minorEastAsia" w:hint="eastAsia"/>
          <w:lang w:eastAsia="zh-CN"/>
        </w:rPr>
        <w:t>提算法专注于通过从两个独立椭球体中采样来寻找新节点，使采样空间自适应树的生长状态，有效提升采样率。此外，算法维护了帕累托更新计数器，当该计数器达到预设间隔且当前</w:t>
      </w:r>
      <w:proofErr w:type="gramStart"/>
      <w:r w:rsidRPr="00FC2A26">
        <w:rPr>
          <w:rFonts w:eastAsiaTheme="minorEastAsia" w:hint="eastAsia"/>
          <w:lang w:eastAsia="zh-CN"/>
        </w:rPr>
        <w:t>树规模</w:t>
      </w:r>
      <w:proofErr w:type="gramEnd"/>
      <w:r w:rsidRPr="00FC2A26">
        <w:rPr>
          <w:rFonts w:eastAsiaTheme="minorEastAsia" w:hint="eastAsia"/>
          <w:lang w:eastAsia="zh-CN"/>
        </w:rPr>
        <w:t>满足条件时，</w:t>
      </w:r>
      <w:proofErr w:type="spellStart"/>
      <w:r w:rsidRPr="00FC2A26">
        <w:rPr>
          <w:rFonts w:eastAsiaTheme="minorEastAsia"/>
          <w:lang w:eastAsia="zh-CN"/>
        </w:rPr>
        <w:t>ParetoModule</w:t>
      </w:r>
      <w:proofErr w:type="spellEnd"/>
      <w:r w:rsidRPr="00FC2A26">
        <w:rPr>
          <w:rFonts w:eastAsiaTheme="minorEastAsia" w:hint="eastAsia"/>
          <w:lang w:eastAsia="zh-CN"/>
        </w:rPr>
        <w:t>过程将生效，基于节</w:t>
      </w:r>
      <w:r w:rsidRPr="0047798F">
        <w:rPr>
          <w:rFonts w:ascii="宋体" w:eastAsia="宋体" w:hAnsi="宋体" w:cs="宋体" w:hint="eastAsia"/>
          <w:lang w:eastAsia="zh-CN"/>
        </w:rPr>
        <w:t>点度</w:t>
      </w:r>
      <m:oMath>
        <m:r>
          <w:rPr>
            <w:rFonts w:ascii="Cambria Math" w:hAnsi="Cambria Math"/>
            <w:lang w:eastAsia="zh-CN"/>
          </w:rPr>
          <m:t>-</m:t>
        </m:r>
        <m:r>
          <m:rPr>
            <m:nor/>
          </m:rPr>
          <w:rPr>
            <w:rFonts w:eastAsiaTheme="minorEastAsia" w:hint="eastAsia"/>
            <w:lang w:eastAsia="zh-CN"/>
          </w:rPr>
          <m:t>o</m:t>
        </m:r>
        <m:r>
          <w:rPr>
            <w:rFonts w:ascii="Cambria Math" w:hAnsi="Cambria Math"/>
            <w:lang w:eastAsia="zh-CN"/>
          </w:rPr>
          <m:t>(x)</m:t>
        </m:r>
      </m:oMath>
      <w:r w:rsidRPr="0047798F">
        <w:rPr>
          <w:rFonts w:ascii="宋体" w:eastAsia="宋体" w:hAnsi="宋体" w:cs="宋体" w:hint="eastAsia"/>
          <w:lang w:eastAsia="zh-CN"/>
        </w:rPr>
        <w:t>、自适应启发式代价</w:t>
      </w:r>
      <m:oMath>
        <m:acc>
          <m:accPr>
            <m:ctrlPr>
              <w:rPr>
                <w:rFonts w:ascii="Cambria Math" w:hAnsi="Cambria Math"/>
              </w:rPr>
            </m:ctrlPr>
          </m:accPr>
          <m:e>
            <m:r>
              <w:rPr>
                <w:rFonts w:ascii="Cambria Math" w:hAnsi="Cambria Math"/>
                <w:lang w:eastAsia="zh-CN"/>
              </w:rPr>
              <m:t>F</m:t>
            </m:r>
          </m:e>
        </m:acc>
        <m:r>
          <w:rPr>
            <w:rFonts w:ascii="Cambria Math" w:hAnsi="Cambria Math"/>
            <w:lang w:eastAsia="zh-CN"/>
          </w:rPr>
          <m:t>(x)</m:t>
        </m:r>
      </m:oMath>
      <w:r w:rsidRPr="0047798F">
        <w:rPr>
          <w:rFonts w:ascii="宋体" w:eastAsia="宋体" w:hAnsi="宋体" w:cs="宋体" w:hint="eastAsia"/>
          <w:lang w:eastAsia="zh-CN"/>
        </w:rPr>
        <w:t>和归一化曲折度</w:t>
      </w:r>
      <m:oMath>
        <m:r>
          <w:rPr>
            <w:rFonts w:ascii="Cambria Math" w:eastAsiaTheme="minorEastAsia" w:hAnsi="Cambria Math" w:hint="eastAsia"/>
            <w:lang w:eastAsia="zh-CN"/>
          </w:rPr>
          <m:t>λ</m:t>
        </m:r>
        <m:r>
          <w:rPr>
            <w:rFonts w:ascii="Cambria Math" w:hAnsi="Cambria Math"/>
            <w:lang w:eastAsia="zh-CN"/>
          </w:rPr>
          <m:t>(x)</m:t>
        </m:r>
      </m:oMath>
      <w:r w:rsidRPr="0047798F">
        <w:rPr>
          <w:rFonts w:ascii="宋体" w:eastAsia="宋体" w:hAnsi="宋体" w:cs="宋体" w:hint="eastAsia"/>
          <w:lang w:eastAsia="zh-CN"/>
        </w:rPr>
        <w:t>三个目</w:t>
      </w:r>
      <w:r w:rsidRPr="0047798F">
        <w:rPr>
          <w:rFonts w:ascii="宋体" w:eastAsia="宋体" w:hAnsi="宋体" w:cs="宋体" w:hint="eastAsia"/>
          <w:lang w:eastAsia="zh-CN"/>
        </w:rPr>
        <w:lastRenderedPageBreak/>
        <w:t>标构建帕累托前沿，选择一个非支配节点作为动态起始节点，实现探索与利用的自然平衡</w:t>
      </w:r>
      <w:bookmarkEnd w:id="6"/>
    </w:p>
    <w:p w14:paraId="3714D2F9" w14:textId="77777777" w:rsidR="0076352E" w:rsidRPr="00B14659" w:rsidRDefault="0076352E">
      <w:pPr>
        <w:pStyle w:val="a3"/>
        <w:spacing w:before="11"/>
        <w:rPr>
          <w:rFonts w:eastAsiaTheme="minorEastAsia"/>
          <w:sz w:val="19"/>
          <w:lang w:eastAsia="zh-CN"/>
        </w:rPr>
      </w:pPr>
    </w:p>
    <w:p w14:paraId="34EE6D41" w14:textId="5F36108A" w:rsidR="0076352E" w:rsidRPr="009F4587" w:rsidRDefault="00EA01BF" w:rsidP="009F4587">
      <w:pPr>
        <w:pStyle w:val="11"/>
        <w:numPr>
          <w:ilvl w:val="0"/>
          <w:numId w:val="5"/>
        </w:numPr>
        <w:tabs>
          <w:tab w:val="left" w:pos="487"/>
        </w:tabs>
        <w:spacing w:before="109"/>
        <w:rPr>
          <w:rFonts w:ascii="Times New Roman" w:eastAsia="宋体" w:hAnsi="Times New Roman" w:cs="Times New Roman"/>
          <w:spacing w:val="-2"/>
          <w:w w:val="110"/>
        </w:rPr>
      </w:pPr>
      <w:bookmarkStart w:id="23" w:name="2_Problem_statement_and_notation"/>
      <w:bookmarkEnd w:id="23"/>
      <w:r w:rsidRPr="009F4587">
        <w:rPr>
          <w:rFonts w:ascii="Times New Roman" w:eastAsia="宋体" w:hAnsi="Times New Roman" w:cs="Times New Roman"/>
          <w:spacing w:val="-2"/>
          <w:w w:val="110"/>
        </w:rPr>
        <w:t>Simulation</w:t>
      </w:r>
    </w:p>
    <w:p w14:paraId="5F50F34D" w14:textId="6CFD96BA" w:rsidR="000D0EB4" w:rsidRPr="000D0EB4" w:rsidRDefault="000D0EB4" w:rsidP="000D0EB4">
      <w:pPr>
        <w:pStyle w:val="a3"/>
        <w:spacing w:line="261" w:lineRule="auto"/>
        <w:ind w:right="114" w:firstLine="360"/>
        <w:jc w:val="both"/>
        <w:rPr>
          <w:rFonts w:eastAsiaTheme="minorEastAsia"/>
          <w:lang w:eastAsia="zh-CN"/>
        </w:rPr>
      </w:pPr>
      <w:r w:rsidRPr="00A857B7">
        <w:rPr>
          <w:rFonts w:ascii="宋体" w:eastAsia="宋体" w:hAnsi="宋体" w:cs="宋体" w:hint="eastAsia"/>
          <w:lang w:eastAsia="zh-CN"/>
        </w:rPr>
        <w:t>本部分</w:t>
      </w:r>
      <w:r>
        <w:rPr>
          <w:rFonts w:ascii="宋体" w:eastAsia="宋体" w:hAnsi="宋体" w:cs="宋体" w:hint="eastAsia"/>
          <w:lang w:eastAsia="zh-CN"/>
        </w:rPr>
        <w:t>主要用于</w:t>
      </w:r>
      <w:r w:rsidRPr="00A857B7">
        <w:rPr>
          <w:rFonts w:ascii="宋体" w:eastAsia="宋体" w:hAnsi="宋体" w:cs="宋体" w:hint="eastAsia"/>
          <w:lang w:eastAsia="zh-CN"/>
        </w:rPr>
        <w:t>验证动态</w:t>
      </w:r>
      <w:r w:rsidRPr="00A857B7">
        <w:rPr>
          <w:lang w:eastAsia="zh-CN"/>
        </w:rPr>
        <w:t>RRT</w:t>
      </w:r>
      <w:r w:rsidRPr="00A857B7">
        <w:rPr>
          <w:rFonts w:ascii="宋体" w:eastAsia="宋体" w:hAnsi="宋体" w:cs="宋体" w:hint="eastAsia"/>
          <w:lang w:eastAsia="zh-CN"/>
        </w:rPr>
        <w:t>算法</w:t>
      </w:r>
      <w:r w:rsidRPr="00A857B7">
        <w:rPr>
          <w:rFonts w:eastAsiaTheme="minorEastAsia" w:hint="eastAsia"/>
          <w:sz w:val="22"/>
          <w:szCs w:val="22"/>
          <w:lang w:eastAsia="zh-CN"/>
        </w:rPr>
        <w:t>性能的仿真。首先，通过比较</w:t>
      </w:r>
      <w:r w:rsidRPr="00A857B7">
        <w:rPr>
          <w:rFonts w:eastAsiaTheme="minorEastAsia" w:hint="eastAsia"/>
          <w:sz w:val="22"/>
          <w:szCs w:val="22"/>
          <w:lang w:eastAsia="zh-CN"/>
        </w:rPr>
        <w:t>SC-</w:t>
      </w:r>
      <w:r w:rsidRPr="00A857B7">
        <w:rPr>
          <w:rFonts w:eastAsiaTheme="minorEastAsia"/>
          <w:sz w:val="22"/>
          <w:szCs w:val="22"/>
          <w:lang w:eastAsia="zh-CN"/>
        </w:rPr>
        <w:t>RRT</w:t>
      </w:r>
      <w:r w:rsidRPr="00A857B7">
        <w:rPr>
          <w:rFonts w:eastAsiaTheme="minorEastAsia" w:hint="eastAsia"/>
          <w:sz w:val="22"/>
          <w:szCs w:val="22"/>
          <w:lang w:eastAsia="zh-CN"/>
        </w:rPr>
        <w:t>在帕累托占优过程</w:t>
      </w:r>
      <w:r w:rsidRPr="00A857B7">
        <w:rPr>
          <w:rFonts w:ascii="宋体" w:eastAsia="宋体" w:hAnsi="宋体" w:cs="宋体" w:hint="eastAsia"/>
          <w:lang w:eastAsia="zh-CN"/>
        </w:rPr>
        <w:t>不同区间的性能，证实了</w:t>
      </w:r>
      <w:r w:rsidRPr="00A857B7">
        <w:rPr>
          <w:rFonts w:eastAsiaTheme="minorEastAsia" w:hint="eastAsia"/>
          <w:sz w:val="22"/>
          <w:szCs w:val="22"/>
          <w:lang w:eastAsia="zh-CN"/>
        </w:rPr>
        <w:t>SC-</w:t>
      </w:r>
      <w:r w:rsidRPr="00A857B7">
        <w:rPr>
          <w:rFonts w:eastAsiaTheme="minorEastAsia"/>
          <w:sz w:val="22"/>
          <w:szCs w:val="22"/>
          <w:lang w:eastAsia="zh-CN"/>
        </w:rPr>
        <w:t>RRT</w:t>
      </w:r>
      <w:r w:rsidRPr="00A857B7">
        <w:rPr>
          <w:rFonts w:ascii="宋体" w:eastAsia="宋体" w:hAnsi="宋体" w:cs="宋体" w:hint="eastAsia"/>
          <w:lang w:eastAsia="zh-CN"/>
        </w:rPr>
        <w:t>在收敛时间和路径长度之间取得了平衡。然后，在随机生成障碍物的环境中，将</w:t>
      </w:r>
      <w:r w:rsidRPr="00A857B7">
        <w:rPr>
          <w:rFonts w:eastAsiaTheme="minorEastAsia" w:hint="eastAsia"/>
          <w:sz w:val="22"/>
          <w:szCs w:val="22"/>
          <w:lang w:eastAsia="zh-CN"/>
        </w:rPr>
        <w:t>SC-</w:t>
      </w:r>
      <w:r w:rsidRPr="00A857B7">
        <w:rPr>
          <w:rFonts w:eastAsiaTheme="minorEastAsia"/>
          <w:sz w:val="22"/>
          <w:szCs w:val="22"/>
          <w:lang w:eastAsia="zh-CN"/>
        </w:rPr>
        <w:t>RRT</w:t>
      </w:r>
      <w:r w:rsidRPr="00A857B7">
        <w:rPr>
          <w:rFonts w:ascii="宋体" w:eastAsia="宋体" w:hAnsi="宋体" w:cs="宋体" w:hint="eastAsia"/>
          <w:lang w:eastAsia="zh-CN"/>
        </w:rPr>
        <w:t>与几种传统的和先进的</w:t>
      </w:r>
      <w:r w:rsidRPr="00A857B7">
        <w:rPr>
          <w:lang w:eastAsia="zh-CN"/>
        </w:rPr>
        <w:t>RRT</w:t>
      </w:r>
      <w:r w:rsidRPr="00A857B7">
        <w:rPr>
          <w:rFonts w:ascii="宋体" w:eastAsia="宋体" w:hAnsi="宋体" w:cs="宋体" w:hint="eastAsia"/>
          <w:lang w:eastAsia="zh-CN"/>
        </w:rPr>
        <w:t>变体进行对比，验证了其在不同环境中的稳定性和鲁棒性。</w:t>
      </w:r>
      <w:r w:rsidRPr="000D0EB4">
        <w:rPr>
          <w:rFonts w:ascii="宋体" w:eastAsia="宋体" w:hAnsi="宋体" w:cs="宋体" w:hint="eastAsia"/>
          <w:lang w:eastAsia="zh-CN"/>
        </w:rPr>
        <w:t>本研究所需的软硬件设备条件均已具备或易于获取，保障了研究的顺利实施。硬件上，核心设备搭载英特尔</w:t>
      </w:r>
      <w:r w:rsidRPr="000D0EB4">
        <w:rPr>
          <w:rFonts w:ascii="宋体" w:eastAsia="宋体" w:hAnsi="宋体" w:cs="宋体"/>
          <w:lang w:eastAsia="zh-CN"/>
        </w:rPr>
        <w:t xml:space="preserve"> i7-12800HX </w:t>
      </w:r>
      <w:r w:rsidRPr="000D0EB4">
        <w:rPr>
          <w:rFonts w:ascii="宋体" w:eastAsia="宋体" w:hAnsi="宋体" w:cs="宋体" w:hint="eastAsia"/>
          <w:lang w:eastAsia="zh-CN"/>
        </w:rPr>
        <w:t>十六核处理器与</w:t>
      </w:r>
      <w:r w:rsidRPr="000D0EB4">
        <w:rPr>
          <w:rFonts w:ascii="宋体" w:eastAsia="宋体" w:hAnsi="宋体" w:cs="宋体"/>
          <w:lang w:eastAsia="zh-CN"/>
        </w:rPr>
        <w:t xml:space="preserve"> NVIDIA RTX 4070 Laptop GPU</w:t>
      </w:r>
      <w:r w:rsidRPr="000D0EB4">
        <w:rPr>
          <w:rFonts w:ascii="宋体" w:eastAsia="宋体" w:hAnsi="宋体" w:cs="宋体" w:hint="eastAsia"/>
          <w:lang w:eastAsia="zh-CN"/>
        </w:rPr>
        <w:t>，配备</w:t>
      </w:r>
      <w:r w:rsidRPr="000D0EB4">
        <w:rPr>
          <w:rFonts w:ascii="宋体" w:eastAsia="宋体" w:hAnsi="宋体" w:cs="宋体"/>
          <w:lang w:eastAsia="zh-CN"/>
        </w:rPr>
        <w:t xml:space="preserve"> 32GB DDR5 </w:t>
      </w:r>
      <w:r w:rsidRPr="000D0EB4">
        <w:rPr>
          <w:rFonts w:ascii="宋体" w:eastAsia="宋体" w:hAnsi="宋体" w:cs="宋体" w:hint="eastAsia"/>
          <w:lang w:eastAsia="zh-CN"/>
        </w:rPr>
        <w:t>内存及双高速固态硬盘高性能计算平台，均为业界广泛使用的成熟产品，其性能、精度和开放性完全满足本研究对实时感知、计算与控制的需求。</w:t>
      </w:r>
    </w:p>
    <w:p w14:paraId="33C316D3" w14:textId="0F3350C3" w:rsidR="0076352E" w:rsidRPr="009F4587" w:rsidRDefault="00E92570" w:rsidP="009F4587">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SC-RRT</w:t>
      </w:r>
      <w:r w:rsidRPr="009F4587">
        <w:rPr>
          <w:rFonts w:ascii="Times New Roman" w:eastAsia="宋体" w:hAnsi="Times New Roman" w:cs="Times New Roman" w:hint="eastAsia"/>
          <w:spacing w:val="-2"/>
          <w:w w:val="110"/>
          <w:lang w:eastAsia="zh-CN"/>
        </w:rPr>
        <w:t>算法的性能仿真验证</w:t>
      </w:r>
    </w:p>
    <w:p w14:paraId="55070CED" w14:textId="0E838A4C" w:rsidR="00380798" w:rsidRPr="009F4587" w:rsidRDefault="00380798" w:rsidP="009F4587">
      <w:pPr>
        <w:pStyle w:val="11"/>
        <w:numPr>
          <w:ilvl w:val="1"/>
          <w:numId w:val="5"/>
        </w:numPr>
        <w:tabs>
          <w:tab w:val="left" w:pos="487"/>
        </w:tabs>
        <w:spacing w:before="109"/>
        <w:rPr>
          <w:rFonts w:ascii="Times New Roman" w:eastAsia="宋体" w:hAnsi="Times New Roman" w:cs="Times New Roman"/>
          <w:spacing w:val="-2"/>
          <w:w w:val="110"/>
        </w:rPr>
      </w:pPr>
      <w:bookmarkStart w:id="24" w:name="OLE_LINK21"/>
      <w:r w:rsidRPr="009F4587">
        <w:rPr>
          <w:rFonts w:ascii="Times New Roman" w:eastAsia="宋体" w:hAnsi="Times New Roman" w:cs="Times New Roman"/>
          <w:spacing w:val="-2"/>
          <w:w w:val="110"/>
        </w:rPr>
        <w:t>Configuration information</w:t>
      </w:r>
    </w:p>
    <w:bookmarkEnd w:id="24"/>
    <w:p w14:paraId="4E5117F1" w14:textId="4CEBB8D4" w:rsidR="0076352E" w:rsidRDefault="00D560A4" w:rsidP="00380798">
      <w:pPr>
        <w:pStyle w:val="a3"/>
        <w:spacing w:line="261" w:lineRule="auto"/>
        <w:ind w:right="114" w:firstLine="36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w:t>
      </w:r>
      <w:proofErr w:type="gramStart"/>
      <w:r w:rsidRPr="004B65D6">
        <w:rPr>
          <w:rFonts w:eastAsiaTheme="minorEastAsia"/>
          <w:sz w:val="22"/>
          <w:szCs w:val="22"/>
          <w:lang w:eastAsia="zh-CN"/>
        </w:rPr>
        <w:t>一致条件</w:t>
      </w:r>
      <w:proofErr w:type="gramEnd"/>
      <w:r w:rsidRPr="004B65D6">
        <w:rPr>
          <w:rFonts w:eastAsiaTheme="minorEastAsia"/>
          <w:sz w:val="22"/>
          <w:szCs w:val="22"/>
          <w:lang w:eastAsia="zh-CN"/>
        </w:rPr>
        <w:t>下的性能，本研究在不同维度及不同采样间隔下开展了一系列仿真实验（见表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r w:rsidRPr="004B65D6">
        <w:rPr>
          <w:rFonts w:eastAsiaTheme="minorEastAsia" w:hint="eastAsia"/>
          <w:sz w:val="22"/>
          <w:szCs w:val="22"/>
          <w:lang w:eastAsia="zh-CN"/>
        </w:rPr>
        <w:t>Table 1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5"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5"/>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7ADD88EA" w14:textId="1AC22053" w:rsidR="00912D60" w:rsidRPr="009F4587" w:rsidRDefault="00912D60" w:rsidP="009F4587">
      <w:pPr>
        <w:pStyle w:val="11"/>
        <w:numPr>
          <w:ilvl w:val="1"/>
          <w:numId w:val="5"/>
        </w:numPr>
        <w:tabs>
          <w:tab w:val="left" w:pos="487"/>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Simulation results</w:t>
      </w:r>
    </w:p>
    <w:p w14:paraId="751F6643" w14:textId="59324F71" w:rsidR="0060064D" w:rsidRPr="0060064D" w:rsidRDefault="00E64922" w:rsidP="004C3037">
      <w:pPr>
        <w:pStyle w:val="a6"/>
        <w:numPr>
          <w:ilvl w:val="0"/>
          <w:numId w:val="19"/>
        </w:numPr>
        <w:tabs>
          <w:tab w:val="left" w:pos="627"/>
        </w:tabs>
        <w:spacing w:before="229"/>
        <w:outlineLvl w:val="2"/>
        <w:rPr>
          <w:rFonts w:ascii="Arial" w:eastAsiaTheme="minorEastAsia" w:hAnsi="Arial" w:cs="Arial"/>
          <w:b/>
          <w:bCs/>
          <w:lang w:eastAsia="zh-CN"/>
        </w:rPr>
      </w:pPr>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003C0B15">
        <w:rPr>
          <w:rFonts w:eastAsiaTheme="minorEastAsia" w:hint="eastAsia"/>
          <w:lang w:eastAsia="zh-CN"/>
        </w:rPr>
        <w:t xml:space="preserve"> </w:t>
      </w:r>
      <w:r w:rsidR="000A1444" w:rsidRPr="000A1444">
        <w:rPr>
          <w:rFonts w:eastAsiaTheme="minorEastAsia"/>
          <w:color w:val="EE0000"/>
          <w:lang w:eastAsia="zh-CN"/>
        </w:rPr>
        <w:t>由于平滑模块具有较强的非线性特性且在部分情况下可能失效，后处理后的渐近路径长度未被采用为</w:t>
      </w:r>
      <w:r w:rsidR="000A1444" w:rsidRPr="000A1444">
        <w:rPr>
          <w:rFonts w:eastAsiaTheme="minorEastAsia"/>
          <w:color w:val="EE0000"/>
          <w:lang w:eastAsia="zh-CN"/>
        </w:rPr>
        <w:t xml:space="preserve"> PID </w:t>
      </w:r>
      <w:r w:rsidR="000A1444" w:rsidRPr="000A1444">
        <w:rPr>
          <w:rFonts w:eastAsiaTheme="minorEastAsia"/>
          <w:color w:val="EE0000"/>
          <w:lang w:eastAsia="zh-CN"/>
        </w:rPr>
        <w:t>参数调优的主要评价指标。相反，性能评估侧重</w:t>
      </w:r>
      <w:proofErr w:type="gramStart"/>
      <w:r w:rsidR="000A1444" w:rsidRPr="000A1444">
        <w:rPr>
          <w:rFonts w:eastAsiaTheme="minorEastAsia"/>
          <w:color w:val="EE0000"/>
          <w:lang w:eastAsia="zh-CN"/>
        </w:rPr>
        <w:t>于首次</w:t>
      </w:r>
      <w:proofErr w:type="gramEnd"/>
      <w:r w:rsidR="000A1444" w:rsidRPr="000A1444">
        <w:rPr>
          <w:rFonts w:eastAsiaTheme="minorEastAsia"/>
          <w:color w:val="EE0000"/>
          <w:lang w:eastAsia="zh-CN"/>
        </w:rPr>
        <w:t>可行路径的特性，因为这更能直接反映</w:t>
      </w:r>
      <w:r w:rsidR="000A1444" w:rsidRPr="000A1444">
        <w:rPr>
          <w:rFonts w:eastAsiaTheme="minorEastAsia"/>
          <w:color w:val="EE0000"/>
          <w:lang w:eastAsia="zh-CN"/>
        </w:rPr>
        <w:t xml:space="preserve"> PID </w:t>
      </w:r>
      <w:r w:rsidR="000A1444" w:rsidRPr="000A1444">
        <w:rPr>
          <w:rFonts w:eastAsiaTheme="minorEastAsia"/>
          <w:color w:val="EE0000"/>
          <w:lang w:eastAsia="zh-CN"/>
        </w:rPr>
        <w:t>对搜索动力学的影响。</w:t>
      </w:r>
      <w:r w:rsidR="000A1444">
        <w:rPr>
          <w:rFonts w:eastAsiaTheme="minorEastAsia" w:hint="eastAsia"/>
          <w:color w:val="EE0000"/>
          <w:lang w:eastAsia="zh-CN"/>
        </w:rPr>
        <w:t>(</w:t>
      </w:r>
      <w:r w:rsidR="000A1444">
        <w:rPr>
          <w:rFonts w:eastAsiaTheme="minorEastAsia" w:hint="eastAsia"/>
          <w:color w:val="EE0000"/>
          <w:lang w:eastAsia="zh-CN"/>
        </w:rPr>
        <w:t>免责声明</w:t>
      </w:r>
      <w:r w:rsidR="000A1444">
        <w:rPr>
          <w:rFonts w:eastAsiaTheme="minorEastAsia" w:hint="eastAsia"/>
          <w:color w:val="EE0000"/>
          <w:lang w:eastAsia="zh-CN"/>
        </w:rPr>
        <w:t>)</w:t>
      </w:r>
      <w:r w:rsidR="00912D60" w:rsidRPr="00916166">
        <w:rPr>
          <w:rFonts w:eastAsiaTheme="minorEastAsia" w:hint="eastAsia"/>
          <w:lang w:eastAsia="zh-CN"/>
        </w:rPr>
        <w:t>如图</w:t>
      </w:r>
      <w:r w:rsidR="00912D60" w:rsidRPr="00916166">
        <w:rPr>
          <w:rFonts w:eastAsiaTheme="minorEastAsia" w:hint="eastAsia"/>
          <w:lang w:eastAsia="zh-CN"/>
        </w:rPr>
        <w:t>9</w:t>
      </w:r>
      <w:r w:rsidR="00912D60" w:rsidRPr="00916166">
        <w:rPr>
          <w:rFonts w:eastAsiaTheme="minorEastAsia" w:hint="eastAsia"/>
          <w:lang w:eastAsia="zh-CN"/>
        </w:rPr>
        <w:t>所示，当</w:t>
      </w:r>
      <w:r w:rsidR="00912D60" w:rsidRPr="00916166">
        <w:rPr>
          <w:rFonts w:eastAsiaTheme="minorEastAsia" w:hint="eastAsia"/>
          <w:lang w:eastAsia="zh-CN"/>
        </w:rPr>
        <w:t>SC-RRT</w:t>
      </w:r>
      <w:r w:rsidR="00912D60" w:rsidRPr="00916166">
        <w:rPr>
          <w:rFonts w:eastAsiaTheme="minorEastAsia" w:hint="eastAsia"/>
          <w:lang w:eastAsia="zh-CN"/>
        </w:rPr>
        <w:t>算法运行的时候，不管是在三维</w:t>
      </w:r>
      <w:proofErr w:type="gramStart"/>
      <w:r w:rsidR="00912D60" w:rsidRPr="00916166">
        <w:rPr>
          <w:rFonts w:eastAsiaTheme="minorEastAsia" w:hint="eastAsia"/>
          <w:lang w:eastAsia="zh-CN"/>
        </w:rPr>
        <w:t>亦或</w:t>
      </w:r>
      <w:proofErr w:type="gramEnd"/>
      <w:r w:rsidR="00912D60" w:rsidRPr="00916166">
        <w:rPr>
          <w:rFonts w:eastAsiaTheme="minorEastAsia" w:hint="eastAsia"/>
          <w:lang w:eastAsia="zh-CN"/>
        </w:rPr>
        <w:t>者是在二维空间中，其生成的路径长度都随着</w:t>
      </w:r>
      <w:r w:rsidR="00912D60" w:rsidRPr="00916166">
        <w:rPr>
          <w:rFonts w:eastAsiaTheme="minorEastAsia" w:hint="eastAsia"/>
          <w:lang w:eastAsia="zh-CN"/>
        </w:rPr>
        <w:t>PID</w:t>
      </w:r>
      <w:r w:rsidR="00912D60" w:rsidRPr="00916166">
        <w:rPr>
          <w:rFonts w:eastAsiaTheme="minorEastAsia" w:hint="eastAsia"/>
          <w:lang w:eastAsia="zh-CN"/>
        </w:rPr>
        <w:t>在线学习框架的调控下采样效率更高，冗余产生的节点数量更少。此外，随着</w:t>
      </w:r>
      <w:r w:rsidR="000169A0" w:rsidRPr="00916166">
        <w:rPr>
          <w:rFonts w:eastAsiaTheme="minorEastAsia" w:hint="eastAsia"/>
          <w:lang w:eastAsia="zh-CN"/>
        </w:rPr>
        <w:t>知情子集约束下的采样范围更精确</w:t>
      </w:r>
      <w:r w:rsidR="00912D60" w:rsidRPr="00916166">
        <w:rPr>
          <w:rFonts w:eastAsiaTheme="minorEastAsia" w:hint="eastAsia"/>
          <w:lang w:eastAsia="zh-CN"/>
        </w:rPr>
        <w:t>，规划过程</w:t>
      </w:r>
      <w:r w:rsidR="000169A0" w:rsidRPr="00916166">
        <w:rPr>
          <w:rFonts w:eastAsiaTheme="minorEastAsia" w:hint="eastAsia"/>
          <w:lang w:eastAsia="zh-CN"/>
        </w:rPr>
        <w:t>的</w:t>
      </w:r>
      <w:r w:rsidR="00912D60" w:rsidRPr="00916166">
        <w:rPr>
          <w:rFonts w:eastAsiaTheme="minorEastAsia" w:hint="eastAsia"/>
          <w:lang w:eastAsia="zh-CN"/>
        </w:rPr>
        <w:t>收敛时间也随之减少，如表</w:t>
      </w:r>
      <w:r w:rsidR="00912D60" w:rsidRPr="00916166">
        <w:rPr>
          <w:rFonts w:eastAsiaTheme="minorEastAsia" w:hint="eastAsia"/>
          <w:lang w:eastAsia="zh-CN"/>
        </w:rPr>
        <w:t>2</w:t>
      </w:r>
      <w:r w:rsidR="000169A0" w:rsidRPr="00916166">
        <w:rPr>
          <w:rFonts w:eastAsiaTheme="minorEastAsia" w:hint="eastAsia"/>
          <w:lang w:eastAsia="zh-CN"/>
        </w:rPr>
        <w:t>,</w:t>
      </w:r>
      <w:r w:rsidR="000169A0" w:rsidRPr="00916166">
        <w:rPr>
          <w:rFonts w:eastAsiaTheme="minorEastAsia" w:hint="eastAsia"/>
          <w:lang w:eastAsia="zh-CN"/>
        </w:rPr>
        <w:t>但并不在</w:t>
      </w:r>
      <w:r w:rsidR="000169A0" w:rsidRPr="00916166">
        <w:rPr>
          <w:rFonts w:eastAsiaTheme="minorEastAsia" w:hint="eastAsia"/>
          <w:lang w:eastAsia="zh-CN"/>
        </w:rPr>
        <w:t>PID</w:t>
      </w:r>
      <w:r w:rsidR="000169A0" w:rsidRPr="00916166">
        <w:rPr>
          <w:rFonts w:eastAsiaTheme="minorEastAsia" w:hint="eastAsia"/>
          <w:lang w:eastAsia="zh-CN"/>
        </w:rPr>
        <w:t>中的优化控制中，并不是随意调节的，当参数区间超出某一特定接线时，并不能获得较好的路径，如图某，与</w:t>
      </w:r>
      <w:proofErr w:type="gramStart"/>
      <w:r w:rsidR="000169A0" w:rsidRPr="00916166">
        <w:rPr>
          <w:rFonts w:eastAsiaTheme="minorEastAsia" w:hint="eastAsia"/>
          <w:lang w:eastAsia="zh-CN"/>
        </w:rPr>
        <w:t>图某和图某</w:t>
      </w:r>
      <w:proofErr w:type="gramEnd"/>
      <w:r w:rsidR="0060064D" w:rsidRPr="00916166">
        <w:rPr>
          <w:rFonts w:eastAsiaTheme="minorEastAsia" w:hint="eastAsia"/>
          <w:lang w:eastAsia="zh-CN"/>
        </w:rPr>
        <w:t>相比，路径开始变得不平滑。此外在表</w:t>
      </w:r>
      <w:r w:rsidR="0060064D" w:rsidRPr="00916166">
        <w:rPr>
          <w:rFonts w:eastAsiaTheme="minorEastAsia" w:hint="eastAsia"/>
          <w:lang w:eastAsia="zh-CN"/>
        </w:rPr>
        <w:t>2</w:t>
      </w:r>
      <w:r w:rsidR="0060064D" w:rsidRPr="00916166">
        <w:rPr>
          <w:rFonts w:eastAsiaTheme="minorEastAsia" w:hint="eastAsia"/>
          <w:lang w:eastAsia="zh-CN"/>
        </w:rPr>
        <w:t>中可以看到，与其他情况相比，这些情况下所消耗的时间有所增加，因为当区间取过小的值，如</w:t>
      </w:r>
      <w:r w:rsidR="0060064D" w:rsidRPr="00916166">
        <w:rPr>
          <w:rFonts w:eastAsiaTheme="minorEastAsia" w:hint="eastAsia"/>
          <w:lang w:eastAsia="zh-CN"/>
        </w:rPr>
        <w:t>0.5</w:t>
      </w:r>
      <w:r w:rsidR="0060064D" w:rsidRPr="00916166">
        <w:rPr>
          <w:rFonts w:eastAsiaTheme="minorEastAsia" w:hint="eastAsia"/>
          <w:lang w:eastAsia="zh-CN"/>
        </w:rPr>
        <w:t>时，表现出搜索节点大幅度增多的现象，使得路径节点仅在这两个节点之间随机选择，导致无法充分利用双向超椭球体知情子集进行约束采样路径的效果。而当区间变大时，也会出现同样的问题。图</w:t>
      </w:r>
      <w:r w:rsidR="0060064D" w:rsidRPr="00916166">
        <w:rPr>
          <w:rFonts w:eastAsiaTheme="minorEastAsia"/>
          <w:lang w:eastAsia="zh-CN"/>
        </w:rPr>
        <w:t>8d</w:t>
      </w:r>
      <w:r w:rsidR="0060064D" w:rsidRPr="00916166">
        <w:rPr>
          <w:rFonts w:eastAsiaTheme="minorEastAsia" w:hint="eastAsia"/>
          <w:lang w:eastAsia="zh-CN"/>
        </w:rPr>
        <w:t>和</w:t>
      </w:r>
      <w:r w:rsidR="0060064D" w:rsidRPr="00916166">
        <w:rPr>
          <w:rFonts w:eastAsiaTheme="minorEastAsia"/>
          <w:lang w:eastAsia="zh-CN"/>
        </w:rPr>
        <w:t>h</w:t>
      </w:r>
      <w:r w:rsidR="0060064D" w:rsidRPr="00916166">
        <w:rPr>
          <w:rFonts w:eastAsiaTheme="minorEastAsia" w:hint="eastAsia"/>
          <w:lang w:eastAsia="zh-CN"/>
        </w:rPr>
        <w:t>说明了</w:t>
      </w:r>
      <w:r w:rsidR="0060064D" w:rsidRPr="00916166">
        <w:rPr>
          <w:rFonts w:eastAsiaTheme="minorEastAsia" w:hint="eastAsia"/>
          <w:lang w:eastAsia="zh-CN"/>
        </w:rPr>
        <w:t>PID</w:t>
      </w:r>
      <w:r w:rsidR="0060064D" w:rsidRPr="00916166">
        <w:rPr>
          <w:rFonts w:eastAsiaTheme="minorEastAsia" w:hint="eastAsia"/>
          <w:lang w:eastAsia="zh-CN"/>
        </w:rPr>
        <w:t>值为</w:t>
      </w:r>
      <w:r w:rsidR="0060064D" w:rsidRPr="00916166">
        <w:rPr>
          <w:rFonts w:eastAsiaTheme="minorEastAsia" w:hint="eastAsia"/>
          <w:lang w:eastAsia="zh-CN"/>
        </w:rPr>
        <w:t>0.7</w:t>
      </w:r>
      <w:r w:rsidR="0060064D"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0060064D" w:rsidRPr="00916166">
        <w:rPr>
          <w:rFonts w:eastAsiaTheme="minorEastAsia"/>
          <w:lang w:eastAsia="zh-CN"/>
        </w:rPr>
        <w:t>RRT</w:t>
      </w:r>
      <w:r w:rsidR="0060064D" w:rsidRPr="00916166">
        <w:rPr>
          <w:rFonts w:eastAsiaTheme="minorEastAsia" w:hint="eastAsia"/>
          <w:lang w:eastAsia="zh-CN"/>
        </w:rPr>
        <w:t>退化为直接从知情子集采样的</w:t>
      </w:r>
      <w:r w:rsidR="0060064D" w:rsidRPr="00916166">
        <w:rPr>
          <w:rFonts w:eastAsiaTheme="minorEastAsia"/>
          <w:lang w:eastAsia="zh-CN"/>
        </w:rPr>
        <w:t>RRT</w:t>
      </w:r>
      <w:r w:rsidR="0060064D" w:rsidRPr="00916166">
        <w:rPr>
          <w:rFonts w:eastAsiaTheme="minorEastAsia" w:hint="eastAsia"/>
          <w:lang w:eastAsia="zh-CN"/>
        </w:rPr>
        <w:t>。</w:t>
      </w:r>
      <w:r w:rsidR="0060064D" w:rsidRPr="00916166">
        <w:rPr>
          <w:rFonts w:eastAsiaTheme="minorEastAsia"/>
          <w:lang w:eastAsia="zh-CN"/>
        </w:rPr>
        <w:t xml:space="preserve"> </w:t>
      </w:r>
      <w:r w:rsidR="0060064D" w:rsidRPr="00916166">
        <w:rPr>
          <w:rFonts w:eastAsiaTheme="minorEastAsia" w:hint="eastAsia"/>
          <w:lang w:eastAsia="zh-CN"/>
        </w:rPr>
        <w:t>相应地，区间需要在合理的范围内选取。</w:t>
      </w:r>
    </w:p>
    <w:p w14:paraId="59ECEC5E" w14:textId="77777777" w:rsidR="00CE42D9" w:rsidRDefault="003E4579" w:rsidP="0060064D">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w:t>
      </w:r>
      <w:r w:rsidR="00CE42D9" w:rsidRPr="00916166">
        <w:rPr>
          <w:rFonts w:eastAsiaTheme="minorEastAsia" w:hint="eastAsia"/>
          <w:lang w:eastAsia="zh-CN"/>
        </w:rPr>
        <w:t>模拟了不同区间对路径成本和收敛时间的影响。结果见图</w:t>
      </w:r>
      <w:r w:rsidR="00CE42D9" w:rsidRPr="00916166">
        <w:rPr>
          <w:rFonts w:eastAsiaTheme="minorEastAsia" w:hint="eastAsia"/>
          <w:lang w:eastAsia="zh-CN"/>
        </w:rPr>
        <w:t>10</w:t>
      </w:r>
      <w:r w:rsidR="00CE42D9" w:rsidRPr="00916166">
        <w:rPr>
          <w:rFonts w:eastAsiaTheme="minorEastAsia" w:hint="eastAsia"/>
          <w:lang w:eastAsia="zh-CN"/>
        </w:rPr>
        <w:t>。从图</w:t>
      </w:r>
      <w:r w:rsidR="00CE42D9" w:rsidRPr="00916166">
        <w:rPr>
          <w:rFonts w:eastAsiaTheme="minorEastAsia" w:hint="eastAsia"/>
          <w:lang w:eastAsia="zh-CN"/>
        </w:rPr>
        <w:t>10</w:t>
      </w:r>
      <w:r w:rsidR="00CE42D9" w:rsidRPr="00916166">
        <w:rPr>
          <w:rFonts w:eastAsiaTheme="minorEastAsia"/>
          <w:lang w:eastAsia="zh-CN"/>
        </w:rPr>
        <w:t>a</w:t>
      </w:r>
      <w:r w:rsidR="00CE42D9" w:rsidRPr="00916166">
        <w:rPr>
          <w:rFonts w:eastAsiaTheme="minorEastAsia" w:hint="eastAsia"/>
          <w:lang w:eastAsia="zh-CN"/>
        </w:rPr>
        <w:t>中，一方面，我们可以看到当</w:t>
      </w:r>
      <w:r w:rsidR="00CE42D9" w:rsidRPr="00916166">
        <w:rPr>
          <w:rFonts w:eastAsiaTheme="minorEastAsia" w:hint="eastAsia"/>
          <w:lang w:eastAsia="zh-CN"/>
        </w:rPr>
        <w:t>P</w:t>
      </w:r>
      <w:r w:rsidR="00CE42D9" w:rsidRPr="00916166">
        <w:rPr>
          <w:rFonts w:eastAsiaTheme="minorEastAsia" w:hint="eastAsia"/>
          <w:lang w:eastAsia="zh-CN"/>
        </w:rPr>
        <w:t>值积分</w:t>
      </w:r>
      <w:proofErr w:type="gramStart"/>
      <w:r w:rsidR="00CE42D9" w:rsidRPr="00916166">
        <w:rPr>
          <w:rFonts w:eastAsiaTheme="minorEastAsia" w:hint="eastAsia"/>
          <w:lang w:eastAsia="zh-CN"/>
        </w:rPr>
        <w:t>项超过</w:t>
      </w:r>
      <w:proofErr w:type="gramEnd"/>
      <w:r w:rsidR="00CE42D9" w:rsidRPr="00916166">
        <w:rPr>
          <w:rFonts w:eastAsiaTheme="minorEastAsia"/>
          <w:lang w:eastAsia="zh-CN"/>
        </w:rPr>
        <w:t>80</w:t>
      </w:r>
      <w:r w:rsidR="00CE42D9" w:rsidRPr="00916166">
        <w:rPr>
          <w:rFonts w:eastAsiaTheme="minorEastAsia" w:hint="eastAsia"/>
          <w:lang w:eastAsia="zh-CN"/>
        </w:rPr>
        <w:t>的上界时，收敛时间几乎没有上升，这表明动态</w:t>
      </w:r>
      <w:r w:rsidR="00CE42D9" w:rsidRPr="00916166">
        <w:rPr>
          <w:rFonts w:eastAsiaTheme="minorEastAsia"/>
          <w:lang w:eastAsia="zh-CN"/>
        </w:rPr>
        <w:t>RRT</w:t>
      </w:r>
      <w:r w:rsidR="00CE42D9" w:rsidRPr="00916166">
        <w:rPr>
          <w:rFonts w:eastAsiaTheme="minorEastAsia" w:hint="eastAsia"/>
          <w:lang w:eastAsia="zh-CN"/>
        </w:rPr>
        <w:t>已经退化为从知情子集直接采样的</w:t>
      </w:r>
      <w:r w:rsidR="00CE42D9" w:rsidRPr="00916166">
        <w:rPr>
          <w:rFonts w:eastAsiaTheme="minorEastAsia"/>
          <w:lang w:eastAsia="zh-CN"/>
        </w:rPr>
        <w:t>RRT</w:t>
      </w:r>
      <w:r w:rsidR="00CE42D9" w:rsidRPr="00916166">
        <w:rPr>
          <w:rFonts w:eastAsiaTheme="minorEastAsia" w:hint="eastAsia"/>
          <w:lang w:eastAsia="zh-CN"/>
        </w:rPr>
        <w:t>，尽管路径成本仍然随机波动。另一方面，我们可以观察到当</w:t>
      </w:r>
      <w:r w:rsidR="00CE42D9" w:rsidRPr="00916166">
        <w:rPr>
          <w:rFonts w:eastAsiaTheme="minorEastAsia" w:hint="eastAsia"/>
          <w:lang w:eastAsia="zh-CN"/>
        </w:rPr>
        <w:t>I</w:t>
      </w:r>
      <w:r w:rsidR="00CE42D9" w:rsidRPr="00916166">
        <w:rPr>
          <w:rFonts w:eastAsiaTheme="minorEastAsia" w:hint="eastAsia"/>
          <w:lang w:eastAsia="zh-CN"/>
        </w:rPr>
        <w:t>值微分项区间小于</w:t>
      </w:r>
      <w:r w:rsidR="00CE42D9" w:rsidRPr="00916166">
        <w:rPr>
          <w:rFonts w:eastAsiaTheme="minorEastAsia"/>
          <w:lang w:eastAsia="zh-CN"/>
        </w:rPr>
        <w:t>4</w:t>
      </w:r>
      <w:r w:rsidR="00CE42D9" w:rsidRPr="00916166">
        <w:rPr>
          <w:rFonts w:eastAsiaTheme="minorEastAsia" w:hint="eastAsia"/>
          <w:lang w:eastAsia="zh-CN"/>
        </w:rPr>
        <w:t>的下界时，收敛时间开始上升，而路径成本仍然保持下降的趋势。这意味着通过继续减小</w:t>
      </w:r>
      <w:r w:rsidR="00CE42D9" w:rsidRPr="00916166">
        <w:rPr>
          <w:rFonts w:eastAsiaTheme="minorEastAsia"/>
          <w:lang w:eastAsia="zh-CN"/>
        </w:rPr>
        <w:t>4</w:t>
      </w:r>
      <w:r w:rsidR="00CE42D9" w:rsidRPr="00916166">
        <w:rPr>
          <w:rFonts w:eastAsiaTheme="minorEastAsia" w:hint="eastAsia"/>
          <w:lang w:eastAsia="zh-CN"/>
        </w:rPr>
        <w:t>以下的区间，我们仍然可以获得更好的路径，尽管图</w:t>
      </w:r>
      <w:r w:rsidR="00CE42D9" w:rsidRPr="00916166">
        <w:rPr>
          <w:rFonts w:eastAsiaTheme="minorEastAsia"/>
          <w:lang w:eastAsia="zh-CN"/>
        </w:rPr>
        <w:t>8a</w:t>
      </w:r>
      <w:r w:rsidR="00CE42D9" w:rsidRPr="00916166">
        <w:rPr>
          <w:rFonts w:eastAsiaTheme="minorEastAsia" w:hint="eastAsia"/>
          <w:lang w:eastAsia="zh-CN"/>
        </w:rPr>
        <w:t>和</w:t>
      </w:r>
      <w:r w:rsidR="00CE42D9" w:rsidRPr="00916166">
        <w:rPr>
          <w:rFonts w:eastAsiaTheme="minorEastAsia"/>
          <w:lang w:eastAsia="zh-CN"/>
        </w:rPr>
        <w:t>e</w:t>
      </w:r>
      <w:r w:rsidR="00CE42D9" w:rsidRPr="00916166">
        <w:rPr>
          <w:rFonts w:eastAsiaTheme="minorEastAsia" w:hint="eastAsia"/>
          <w:lang w:eastAsia="zh-CN"/>
        </w:rPr>
        <w:t>中描述的情况可能会出现。</w:t>
      </w:r>
      <w:r w:rsidR="00CE42D9" w:rsidRPr="00916166">
        <w:rPr>
          <w:rFonts w:eastAsiaTheme="minorEastAsia"/>
          <w:lang w:eastAsia="zh-CN"/>
        </w:rPr>
        <w:t xml:space="preserve"> </w:t>
      </w:r>
      <w:r w:rsidR="00CE42D9" w:rsidRPr="00916166">
        <w:rPr>
          <w:rFonts w:eastAsiaTheme="minorEastAsia" w:hint="eastAsia"/>
          <w:lang w:eastAsia="zh-CN"/>
        </w:rPr>
        <w:t>此外，在</w:t>
      </w:r>
      <w:r w:rsidR="00CE42D9" w:rsidRPr="00916166">
        <w:rPr>
          <w:rFonts w:eastAsiaTheme="minorEastAsia" w:hint="eastAsia"/>
          <w:lang w:eastAsia="zh-CN"/>
        </w:rPr>
        <w:t>D</w:t>
      </w:r>
      <w:r w:rsidR="00CE42D9"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00CE42D9" w:rsidRPr="00916166">
        <w:rPr>
          <w:rFonts w:eastAsiaTheme="minorEastAsia" w:hint="eastAsia"/>
          <w:lang w:eastAsia="zh-CN"/>
        </w:rPr>
        <w:t>P=</w:t>
      </w:r>
      <w:r w:rsidR="00CE42D9" w:rsidRPr="00916166">
        <w:rPr>
          <w:rFonts w:eastAsiaTheme="minorEastAsia"/>
          <w:lang w:eastAsia="zh-CN"/>
        </w:rPr>
        <w:t>4</w:t>
      </w:r>
      <w:r w:rsidR="00CE42D9" w:rsidRPr="00916166">
        <w:rPr>
          <w:rFonts w:eastAsiaTheme="minorEastAsia" w:hint="eastAsia"/>
          <w:lang w:eastAsia="zh-CN"/>
        </w:rPr>
        <w:t>,I=8,D=12</w:t>
      </w:r>
      <w:r w:rsidR="00CE42D9" w:rsidRPr="00916166">
        <w:rPr>
          <w:rFonts w:eastAsiaTheme="minorEastAsia" w:hint="eastAsia"/>
          <w:lang w:eastAsia="zh-CN"/>
        </w:rPr>
        <w:t>将导致收敛时间为</w:t>
      </w:r>
      <w:r w:rsidR="00CE42D9" w:rsidRPr="00916166">
        <w:rPr>
          <w:rFonts w:eastAsiaTheme="minorEastAsia"/>
          <w:lang w:eastAsia="zh-CN"/>
        </w:rPr>
        <w:t>0 . 034 s</w:t>
      </w:r>
      <w:r w:rsidR="00CE42D9" w:rsidRPr="00916166">
        <w:rPr>
          <w:rFonts w:eastAsiaTheme="minorEastAsia" w:hint="eastAsia"/>
          <w:lang w:eastAsia="zh-CN"/>
        </w:rPr>
        <w:t>，路径成本为</w:t>
      </w:r>
      <w:r w:rsidR="00CE42D9" w:rsidRPr="00916166">
        <w:rPr>
          <w:rFonts w:eastAsiaTheme="minorEastAsia"/>
          <w:lang w:eastAsia="zh-CN"/>
        </w:rPr>
        <w:t>1157 . 4 .</w:t>
      </w:r>
      <w:r w:rsidR="00CE42D9" w:rsidRPr="00916166">
        <w:rPr>
          <w:rFonts w:eastAsiaTheme="minorEastAsia" w:hint="eastAsia"/>
          <w:lang w:eastAsia="zh-CN"/>
        </w:rPr>
        <w:t>如果需要更短的路径，区间可以设置为</w:t>
      </w:r>
      <w:r w:rsidR="00CE42D9" w:rsidRPr="00916166">
        <w:rPr>
          <w:rFonts w:eastAsiaTheme="minorEastAsia"/>
          <w:lang w:eastAsia="zh-CN"/>
        </w:rPr>
        <w:t>2</w:t>
      </w:r>
      <w:r w:rsidR="00CE42D9" w:rsidRPr="00916166">
        <w:rPr>
          <w:rFonts w:eastAsiaTheme="minorEastAsia" w:hint="eastAsia"/>
          <w:lang w:eastAsia="zh-CN"/>
        </w:rPr>
        <w:t>或</w:t>
      </w:r>
      <w:r w:rsidR="00CE42D9" w:rsidRPr="00916166">
        <w:rPr>
          <w:rFonts w:eastAsiaTheme="minorEastAsia"/>
          <w:lang w:eastAsia="zh-CN"/>
        </w:rPr>
        <w:t>3</w:t>
      </w:r>
      <w:r w:rsidR="00CE42D9" w:rsidRPr="00916166">
        <w:rPr>
          <w:rFonts w:eastAsiaTheme="minorEastAsia" w:hint="eastAsia"/>
          <w:lang w:eastAsia="zh-CN"/>
        </w:rPr>
        <w:t>，代价是收敛时间的显著增加。</w:t>
      </w:r>
    </w:p>
    <w:p w14:paraId="5B69E9FE" w14:textId="77777777" w:rsidR="00CE42D9" w:rsidRPr="006064C8" w:rsidRDefault="00CE42D9" w:rsidP="00CE42D9">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4B65D6">
        <w:rPr>
          <w:rFonts w:eastAsiaTheme="minorEastAsia" w:hint="eastAsia"/>
          <w:sz w:val="22"/>
          <w:szCs w:val="22"/>
          <w:lang w:eastAsia="zh-CN"/>
        </w:rPr>
        <w:t xml:space="preserve"> </w:t>
      </w:r>
      <w:r>
        <w:rPr>
          <w:rFonts w:eastAsiaTheme="minorEastAsia" w:hint="eastAsia"/>
          <w:sz w:val="22"/>
          <w:szCs w:val="22"/>
          <w:lang w:eastAsia="zh-CN"/>
        </w:rPr>
        <w:t>不同</w:t>
      </w:r>
      <w:r>
        <w:rPr>
          <w:rFonts w:eastAsiaTheme="minorEastAsia" w:hint="eastAsia"/>
          <w:sz w:val="22"/>
          <w:szCs w:val="22"/>
          <w:lang w:eastAsia="zh-CN"/>
        </w:rPr>
        <w:t>PID</w:t>
      </w:r>
      <w:r>
        <w:rPr>
          <w:rFonts w:eastAsiaTheme="minorEastAsia" w:hint="eastAsia"/>
          <w:sz w:val="22"/>
          <w:szCs w:val="22"/>
          <w:lang w:eastAsia="zh-CN"/>
        </w:rPr>
        <w:t>参数控制下的结果显示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7"/>
      </w:tblGrid>
      <w:tr w:rsidR="00CE42D9" w14:paraId="7B319269" w14:textId="77777777" w:rsidTr="00427D70">
        <w:trPr>
          <w:jc w:val="center"/>
        </w:trPr>
        <w:tc>
          <w:tcPr>
            <w:tcW w:w="0" w:type="auto"/>
            <w:tcBorders>
              <w:top w:val="single" w:sz="6" w:space="0" w:color="auto"/>
              <w:bottom w:val="single" w:sz="12" w:space="0" w:color="auto"/>
            </w:tcBorders>
          </w:tcPr>
          <w:p w14:paraId="0942AA04" w14:textId="77777777" w:rsidR="00CE42D9" w:rsidRPr="004B65D6" w:rsidRDefault="00CE42D9" w:rsidP="00427D7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lastRenderedPageBreak/>
              <w:t>P</w:t>
            </w:r>
            <w:r w:rsidRPr="006064C8">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5D810EC7" w14:textId="77777777" w:rsidR="00CE42D9" w:rsidRPr="004B65D6" w:rsidRDefault="00CE42D9" w:rsidP="00427D7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I</w:t>
            </w:r>
            <w:r w:rsidRPr="006064C8">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3B20D264" w14:textId="77777777" w:rsidR="00CE42D9" w:rsidRPr="004B65D6" w:rsidRDefault="00CE42D9" w:rsidP="00427D7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D</w:t>
            </w:r>
            <w:r w:rsidRPr="006064C8">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753427F5"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6CEDD5D7"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CE42D9" w14:paraId="0A6510F6" w14:textId="77777777" w:rsidTr="00427D70">
        <w:trPr>
          <w:jc w:val="center"/>
        </w:trPr>
        <w:tc>
          <w:tcPr>
            <w:tcW w:w="0" w:type="auto"/>
            <w:tcBorders>
              <w:top w:val="single" w:sz="12" w:space="0" w:color="auto"/>
            </w:tcBorders>
          </w:tcPr>
          <w:p w14:paraId="37CAC958"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799B10E7"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CE46940"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71A6957D" w14:textId="77777777" w:rsidR="00CE42D9" w:rsidRPr="004B65D6" w:rsidRDefault="00CE42D9"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EC1C310" w14:textId="77777777" w:rsidR="00CE42D9" w:rsidRPr="004B65D6" w:rsidRDefault="00CE42D9"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CE42D9" w14:paraId="20B3E2D1" w14:textId="77777777" w:rsidTr="00427D70">
        <w:trPr>
          <w:jc w:val="center"/>
        </w:trPr>
        <w:tc>
          <w:tcPr>
            <w:tcW w:w="0" w:type="auto"/>
            <w:tcBorders>
              <w:bottom w:val="single" w:sz="6" w:space="0" w:color="auto"/>
            </w:tcBorders>
          </w:tcPr>
          <w:p w14:paraId="6248602B"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0D9E314F"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08D65575"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21990DFF" w14:textId="77777777" w:rsidR="00CE42D9" w:rsidRPr="004B65D6" w:rsidRDefault="00CE42D9"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07BAB4B9" w14:textId="77777777" w:rsidR="00CE42D9" w:rsidRPr="004B65D6" w:rsidRDefault="00CE42D9"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79F66A86" w14:textId="627C7CAD" w:rsidR="00CE42D9" w:rsidRPr="009F4587" w:rsidRDefault="00CE42D9" w:rsidP="009F4587">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不同</w:t>
      </w:r>
      <w:r w:rsidRPr="009F4587">
        <w:rPr>
          <w:rFonts w:ascii="Times New Roman" w:eastAsia="宋体" w:hAnsi="Times New Roman" w:cs="Times New Roman" w:hint="eastAsia"/>
          <w:spacing w:val="-2"/>
          <w:w w:val="110"/>
          <w:lang w:eastAsia="zh-CN"/>
        </w:rPr>
        <w:t>RRT</w:t>
      </w:r>
      <w:r w:rsidRPr="009F4587">
        <w:rPr>
          <w:rFonts w:ascii="Times New Roman" w:eastAsia="宋体" w:hAnsi="Times New Roman" w:cs="Times New Roman" w:hint="eastAsia"/>
          <w:spacing w:val="-2"/>
          <w:w w:val="110"/>
          <w:lang w:eastAsia="zh-CN"/>
        </w:rPr>
        <w:t>算法之间的对比实验</w:t>
      </w:r>
    </w:p>
    <w:p w14:paraId="3944A2C7" w14:textId="77777777" w:rsidR="00CE42D9" w:rsidRPr="009F4587" w:rsidRDefault="00CE42D9" w:rsidP="009F4587">
      <w:pPr>
        <w:pStyle w:val="11"/>
        <w:numPr>
          <w:ilvl w:val="2"/>
          <w:numId w:val="5"/>
        </w:numPr>
        <w:tabs>
          <w:tab w:val="left" w:pos="487"/>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Configuration information</w:t>
      </w:r>
    </w:p>
    <w:p w14:paraId="46CA2D45" w14:textId="4961B845" w:rsidR="0060064D" w:rsidRDefault="00CE42D9" w:rsidP="00552D76">
      <w:pPr>
        <w:ind w:firstLine="360"/>
        <w:rPr>
          <w:rFonts w:ascii="Arial" w:eastAsiaTheme="minorEastAsia" w:hAnsi="Arial" w:cs="Arial"/>
          <w:b/>
          <w:bCs/>
          <w:lang w:eastAsia="zh-CN"/>
        </w:rPr>
      </w:pPr>
      <w:r w:rsidRPr="00916166">
        <w:rPr>
          <w:rFonts w:eastAsiaTheme="minorEastAsia" w:hint="eastAsia"/>
          <w:lang w:eastAsia="zh-CN"/>
        </w:rPr>
        <w:t>根据对路径规划的过往研究中，选取了几个较为经典的</w:t>
      </w:r>
      <w:r w:rsidRPr="00916166">
        <w:rPr>
          <w:rFonts w:eastAsiaTheme="minorEastAsia" w:hint="eastAsia"/>
          <w:lang w:eastAsia="zh-CN"/>
        </w:rPr>
        <w:t>RRT</w:t>
      </w:r>
      <w:r w:rsidRPr="00916166">
        <w:rPr>
          <w:rFonts w:eastAsiaTheme="minorEastAsia" w:hint="eastAsia"/>
          <w:lang w:eastAsia="zh-CN"/>
        </w:rPr>
        <w:t>算法，以及相对前沿的</w:t>
      </w:r>
      <w:r w:rsidRPr="00916166">
        <w:rPr>
          <w:rFonts w:eastAsiaTheme="minorEastAsia" w:hint="eastAsia"/>
          <w:lang w:eastAsia="zh-CN"/>
        </w:rPr>
        <w:t>RRT</w:t>
      </w:r>
      <w:r w:rsidRPr="00916166">
        <w:rPr>
          <w:rFonts w:eastAsiaTheme="minorEastAsia" w:hint="eastAsia"/>
          <w:lang w:eastAsia="zh-CN"/>
        </w:rPr>
        <w:t>变体进行对比，验证</w:t>
      </w:r>
      <w:r w:rsidRPr="00916166">
        <w:rPr>
          <w:rFonts w:eastAsiaTheme="minorEastAsia" w:hint="eastAsia"/>
          <w:lang w:eastAsia="zh-CN"/>
        </w:rPr>
        <w:t>SC-RRT</w:t>
      </w:r>
      <w:r w:rsidRPr="00916166">
        <w:rPr>
          <w:rFonts w:eastAsiaTheme="minorEastAsia" w:hint="eastAsia"/>
          <w:lang w:eastAsia="zh-CN"/>
        </w:rPr>
        <w:t>在同时平衡</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sidR="00A2555F" w:rsidRPr="00916166">
        <w:rPr>
          <w:rFonts w:eastAsiaTheme="minorEastAsia" w:hint="eastAsia"/>
          <w:lang w:eastAsia="zh-CN"/>
        </w:rPr>
        <w:t>的性能和稳定性</w:t>
      </w:r>
      <w:r>
        <w:rPr>
          <w:rFonts w:eastAsiaTheme="minorEastAsia" w:hint="eastAsia"/>
          <w:lang w:eastAsia="zh-CN"/>
        </w:rPr>
        <w:t>，</w:t>
      </w:r>
      <w:r w:rsidR="00A2555F"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sidR="00A2555F">
        <w:rPr>
          <w:rFonts w:eastAsiaTheme="minorEastAsia" w:hint="eastAsia"/>
          <w:lang w:eastAsia="zh-CN"/>
        </w:rPr>
        <w:t>，以表</w:t>
      </w:r>
      <w:r w:rsidR="00A2555F">
        <w:rPr>
          <w:rFonts w:eastAsiaTheme="minorEastAsia" w:hint="eastAsia"/>
          <w:lang w:eastAsia="zh-CN"/>
        </w:rPr>
        <w:t>1</w:t>
      </w:r>
      <w:r w:rsidR="00A2555F">
        <w:rPr>
          <w:rFonts w:eastAsiaTheme="minorEastAsia" w:hint="eastAsia"/>
          <w:lang w:eastAsia="zh-CN"/>
        </w:rPr>
        <w:t>中规定的环境为例，采用收敛时间，路径长度与路径节点作为指标。在限定最大迭代次数五千次的情况下进行对比，我们在每种情况下都进行了</w:t>
      </w:r>
      <w:r w:rsidR="00A2555F">
        <w:rPr>
          <w:rFonts w:eastAsiaTheme="minorEastAsia" w:hint="eastAsia"/>
          <w:lang w:eastAsia="zh-CN"/>
        </w:rPr>
        <w:t>100</w:t>
      </w:r>
      <w:r w:rsidR="00A2555F">
        <w:rPr>
          <w:rFonts w:eastAsiaTheme="minorEastAsia" w:hint="eastAsia"/>
          <w:lang w:eastAsia="zh-CN"/>
        </w:rPr>
        <w:t>次运行。</w:t>
      </w:r>
    </w:p>
    <w:p w14:paraId="4E7E9D48" w14:textId="6B05956C" w:rsidR="0060064D" w:rsidRPr="009F4587" w:rsidRDefault="003C0688" w:rsidP="009F4587">
      <w:pPr>
        <w:pStyle w:val="11"/>
        <w:numPr>
          <w:ilvl w:val="2"/>
          <w:numId w:val="5"/>
        </w:numPr>
        <w:tabs>
          <w:tab w:val="left" w:pos="487"/>
        </w:tabs>
        <w:spacing w:before="109"/>
        <w:rPr>
          <w:rFonts w:ascii="Times New Roman" w:eastAsia="宋体" w:hAnsi="Times New Roman" w:cs="Times New Roman"/>
          <w:spacing w:val="-2"/>
          <w:w w:val="110"/>
        </w:rPr>
      </w:pPr>
      <w:r w:rsidRPr="009F4587">
        <w:rPr>
          <w:rFonts w:ascii="Times New Roman" w:eastAsia="宋体" w:hAnsi="Times New Roman" w:cs="Times New Roman" w:hint="eastAsia"/>
          <w:spacing w:val="-2"/>
          <w:w w:val="110"/>
        </w:rPr>
        <w:t>性能比较</w:t>
      </w:r>
    </w:p>
    <w:p w14:paraId="55A77329" w14:textId="1789DA91" w:rsidR="00552D76" w:rsidRPr="00916166" w:rsidRDefault="003C0688" w:rsidP="00916166">
      <w:pPr>
        <w:pStyle w:val="21"/>
        <w:tabs>
          <w:tab w:val="left" w:pos="627"/>
        </w:tabs>
        <w:spacing w:before="229"/>
        <w:ind w:left="720" w:firstLine="0"/>
        <w:rPr>
          <w:rFonts w:ascii="Times New Roman" w:eastAsiaTheme="minorEastAsia" w:hAnsi="Times New Roman" w:cs="Times New Roman"/>
          <w:b w:val="0"/>
          <w:bCs w:val="0"/>
          <w:lang w:eastAsia="zh-CN"/>
        </w:rPr>
      </w:pPr>
      <w:r w:rsidRPr="00916166">
        <w:rPr>
          <w:rFonts w:ascii="Times New Roman" w:eastAsiaTheme="minorEastAsia" w:hAnsi="Times New Roman" w:cs="Times New Roman" w:hint="eastAsia"/>
          <w:b w:val="0"/>
          <w:bCs w:val="0"/>
          <w:lang w:eastAsia="zh-CN"/>
        </w:rPr>
        <w:t>表</w:t>
      </w:r>
      <w:r w:rsidRPr="00916166">
        <w:rPr>
          <w:rFonts w:ascii="Times New Roman" w:eastAsiaTheme="minorEastAsia" w:hAnsi="Times New Roman" w:cs="Times New Roman" w:hint="eastAsia"/>
          <w:b w:val="0"/>
          <w:bCs w:val="0"/>
          <w:lang w:eastAsia="zh-CN"/>
        </w:rPr>
        <w:t>3</w:t>
      </w:r>
      <w:r w:rsidRPr="00916166">
        <w:rPr>
          <w:rFonts w:ascii="Times New Roman" w:eastAsiaTheme="minorEastAsia" w:hAnsi="Times New Roman" w:cs="Times New Roman" w:hint="eastAsia"/>
          <w:b w:val="0"/>
          <w:bCs w:val="0"/>
          <w:lang w:eastAsia="zh-CN"/>
        </w:rPr>
        <w:t>比较了</w:t>
      </w:r>
      <w:r w:rsidRPr="00916166">
        <w:rPr>
          <w:rFonts w:ascii="Times New Roman" w:eastAsiaTheme="minorEastAsia" w:hAnsi="Times New Roman" w:cs="Times New Roman" w:hint="eastAsia"/>
          <w:b w:val="0"/>
          <w:bCs w:val="0"/>
          <w:lang w:eastAsia="zh-CN"/>
        </w:rPr>
        <w:t>SC-RRT</w:t>
      </w:r>
      <w:r w:rsidRPr="00916166">
        <w:rPr>
          <w:rFonts w:ascii="Times New Roman" w:eastAsiaTheme="minorEastAsia" w:hAnsi="Times New Roman" w:cs="Times New Roman" w:hint="eastAsia"/>
          <w:b w:val="0"/>
          <w:bCs w:val="0"/>
          <w:lang w:eastAsia="zh-CN"/>
        </w:rPr>
        <w:t>与传统</w:t>
      </w:r>
      <w:r w:rsidRPr="00916166">
        <w:rPr>
          <w:rFonts w:ascii="Times New Roman" w:eastAsiaTheme="minorEastAsia" w:hAnsi="Times New Roman" w:cs="Times New Roman" w:hint="eastAsia"/>
          <w:b w:val="0"/>
          <w:bCs w:val="0"/>
          <w:lang w:eastAsia="zh-CN"/>
        </w:rPr>
        <w:t>RRT</w:t>
      </w:r>
      <w:r w:rsidRPr="00916166">
        <w:rPr>
          <w:rFonts w:ascii="Times New Roman" w:eastAsiaTheme="minorEastAsia" w:hAnsi="Times New Roman" w:cs="Times New Roman" w:hint="eastAsia"/>
          <w:b w:val="0"/>
          <w:bCs w:val="0"/>
          <w:lang w:eastAsia="zh-CN"/>
        </w:rPr>
        <w:t>算法及其变体的性能。从表</w:t>
      </w:r>
      <w:r w:rsidRPr="00916166">
        <w:rPr>
          <w:rFonts w:ascii="Times New Roman" w:eastAsiaTheme="minorEastAsia" w:hAnsi="Times New Roman" w:cs="Times New Roman"/>
          <w:b w:val="0"/>
          <w:bCs w:val="0"/>
          <w:lang w:eastAsia="zh-CN"/>
        </w:rPr>
        <w:t>3</w:t>
      </w:r>
      <w:r w:rsidRPr="00916166">
        <w:rPr>
          <w:rFonts w:ascii="Times New Roman" w:eastAsiaTheme="minorEastAsia" w:hAnsi="Times New Roman" w:cs="Times New Roman" w:hint="eastAsia"/>
          <w:b w:val="0"/>
          <w:bCs w:val="0"/>
          <w:lang w:eastAsia="zh-CN"/>
        </w:rPr>
        <w:t>可以看出，传统算法</w:t>
      </w:r>
      <w:r w:rsidRPr="00916166">
        <w:rPr>
          <w:rFonts w:ascii="Times New Roman" w:eastAsiaTheme="minorEastAsia" w:hAnsi="Times New Roman" w:cs="Times New Roman" w:hint="eastAsia"/>
          <w:b w:val="0"/>
          <w:bCs w:val="0"/>
          <w:lang w:eastAsia="zh-CN"/>
        </w:rPr>
        <w:t>RRT-star</w:t>
      </w:r>
      <w:r w:rsidRPr="00916166">
        <w:rPr>
          <w:rFonts w:ascii="Times New Roman" w:eastAsiaTheme="minorEastAsia" w:hAnsi="Times New Roman" w:cs="Times New Roman" w:hint="eastAsia"/>
          <w:b w:val="0"/>
          <w:bCs w:val="0"/>
          <w:lang w:eastAsia="zh-CN"/>
        </w:rPr>
        <w:t>在得到更多</w:t>
      </w:r>
    </w:p>
    <w:p w14:paraId="3006CED6" w14:textId="77777777" w:rsidR="00916166" w:rsidRDefault="00916166" w:rsidP="00916166">
      <w:pPr>
        <w:pStyle w:val="21"/>
        <w:tabs>
          <w:tab w:val="left" w:pos="627"/>
        </w:tabs>
        <w:spacing w:before="229"/>
        <w:ind w:left="219" w:firstLine="0"/>
        <w:rPr>
          <w:rFonts w:ascii="Times New Roman" w:eastAsiaTheme="minorEastAsia" w:hAnsi="Times New Roman" w:cs="Times New Roman"/>
          <w:b w:val="0"/>
          <w:bCs w:val="0"/>
          <w:lang w:eastAsia="zh-CN"/>
        </w:rPr>
      </w:pPr>
    </w:p>
    <w:p w14:paraId="0FBF0598" w14:textId="77777777" w:rsidR="00916166" w:rsidRDefault="00916166" w:rsidP="00916166">
      <w:pPr>
        <w:pStyle w:val="21"/>
        <w:tabs>
          <w:tab w:val="left" w:pos="627"/>
        </w:tabs>
        <w:spacing w:before="229"/>
        <w:ind w:left="219" w:firstLine="0"/>
        <w:rPr>
          <w:rFonts w:ascii="Times New Roman" w:eastAsiaTheme="minorEastAsia" w:hAnsi="Times New Roman" w:cs="Times New Roman"/>
          <w:b w:val="0"/>
          <w:bCs w:val="0"/>
          <w:lang w:eastAsia="zh-CN"/>
        </w:rPr>
      </w:pPr>
    </w:p>
    <w:p w14:paraId="64A56B14" w14:textId="1039AD6E" w:rsidR="0060064D" w:rsidRPr="00552D76" w:rsidRDefault="00552D76" w:rsidP="00916166">
      <w:pPr>
        <w:pStyle w:val="21"/>
        <w:tabs>
          <w:tab w:val="left" w:pos="627"/>
        </w:tabs>
        <w:spacing w:before="229"/>
        <w:ind w:left="219" w:firstLine="0"/>
        <w:rPr>
          <w:lang w:eastAsia="zh-CN"/>
        </w:rPr>
      </w:pPr>
      <w:r w:rsidRPr="00916166">
        <w:rPr>
          <w:rFonts w:ascii="Times New Roman" w:eastAsiaTheme="minorEastAsia" w:hAnsi="Times New Roman" w:cs="Times New Roman"/>
          <w:b w:val="0"/>
          <w:bCs w:val="0"/>
          <w:noProof/>
          <w:lang w:eastAsia="zh-CN"/>
        </w:rPr>
        <w:lastRenderedPageBreak/>
        <w:drawing>
          <wp:anchor distT="0" distB="0" distL="114300" distR="114300" simplePos="0" relativeHeight="251788288" behindDoc="0" locked="0" layoutInCell="1" allowOverlap="1" wp14:anchorId="766AED79" wp14:editId="37DDF517">
            <wp:simplePos x="0" y="0"/>
            <wp:positionH relativeFrom="column">
              <wp:posOffset>1586865</wp:posOffset>
            </wp:positionH>
            <wp:positionV relativeFrom="paragraph">
              <wp:posOffset>1982876</wp:posOffset>
            </wp:positionV>
            <wp:extent cx="3720465" cy="6467475"/>
            <wp:effectExtent l="0" t="0" r="0" b="0"/>
            <wp:wrapTopAndBottom/>
            <wp:docPr id="14796986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720465" cy="6467475"/>
                    </a:xfrm>
                    <a:prstGeom prst="rect">
                      <a:avLst/>
                    </a:prstGeom>
                    <a:noFill/>
                    <a:ln>
                      <a:noFill/>
                    </a:ln>
                  </pic:spPr>
                </pic:pic>
              </a:graphicData>
            </a:graphic>
            <wp14:sizeRelH relativeFrom="page">
              <wp14:pctWidth>0</wp14:pctWidth>
            </wp14:sizeRelH>
            <wp14:sizeRelV relativeFrom="page">
              <wp14:pctHeight>0</wp14:pctHeight>
            </wp14:sizeRelV>
          </wp:anchor>
        </w:drawing>
      </w:r>
      <w:r w:rsidR="003C0688" w:rsidRPr="00916166">
        <w:rPr>
          <w:rFonts w:ascii="Times New Roman" w:eastAsiaTheme="minorEastAsia" w:hAnsi="Times New Roman" w:cs="Times New Roman" w:hint="eastAsia"/>
          <w:b w:val="0"/>
          <w:bCs w:val="0"/>
          <w:lang w:eastAsia="zh-CN"/>
        </w:rPr>
        <w:t>时间支持的情况下其渐进最优性才会重回发挥，但大多数情况下对路径规划的实时性要求更高，故需要在此做出相应取舍，并且当随机节点</w:t>
      </w:r>
      <w:proofErr w:type="spellStart"/>
      <w:r w:rsidR="003C0688" w:rsidRPr="00916166">
        <w:rPr>
          <w:rFonts w:ascii="Times New Roman" w:eastAsiaTheme="minorEastAsia" w:hAnsi="Times New Roman" w:cs="Times New Roman" w:hint="eastAsia"/>
          <w:b w:val="0"/>
          <w:bCs w:val="0"/>
          <w:lang w:eastAsia="zh-CN"/>
        </w:rPr>
        <w:t>X</w:t>
      </w:r>
      <w:r w:rsidR="003C0688" w:rsidRPr="00916166">
        <w:rPr>
          <w:rFonts w:ascii="Times New Roman" w:eastAsiaTheme="minorEastAsia" w:hAnsi="Times New Roman" w:cs="Times New Roman" w:hint="eastAsia"/>
          <w:b w:val="0"/>
          <w:bCs w:val="0"/>
          <w:vertAlign w:val="subscript"/>
          <w:lang w:eastAsia="zh-CN"/>
        </w:rPr>
        <w:t>rand</w:t>
      </w:r>
      <w:proofErr w:type="spellEnd"/>
      <w:r w:rsidR="003C0688" w:rsidRPr="00916166">
        <w:rPr>
          <w:rFonts w:ascii="Times New Roman" w:eastAsiaTheme="minorEastAsia" w:hAnsi="Times New Roman" w:cs="Times New Roman" w:hint="eastAsia"/>
          <w:b w:val="0"/>
          <w:bCs w:val="0"/>
          <w:lang w:eastAsia="zh-CN"/>
        </w:rPr>
        <w:t>选择的概率偏向目标节点时，它们的两个指标都有所提高。此外，可以明显看出，在保持相同路径长度的情况下，</w:t>
      </w:r>
      <w:r w:rsidR="003C0688" w:rsidRPr="00916166">
        <w:rPr>
          <w:rFonts w:ascii="Times New Roman" w:eastAsiaTheme="minorEastAsia" w:hAnsi="Times New Roman" w:cs="Times New Roman" w:hint="eastAsia"/>
          <w:b w:val="0"/>
          <w:bCs w:val="0"/>
          <w:lang w:eastAsia="zh-CN"/>
        </w:rPr>
        <w:t>SC-</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以</w:t>
      </w:r>
      <w:r w:rsidR="003C0688" w:rsidRPr="00916166">
        <w:rPr>
          <w:rFonts w:ascii="Times New Roman" w:eastAsiaTheme="minorEastAsia" w:hAnsi="Times New Roman" w:cs="Times New Roman" w:hint="eastAsia"/>
          <w:b w:val="0"/>
          <w:bCs w:val="0"/>
          <w:lang w:eastAsia="zh-CN"/>
        </w:rPr>
        <w:t>P</w:t>
      </w:r>
      <w:r w:rsidR="003C0688" w:rsidRPr="00916166">
        <w:rPr>
          <w:rFonts w:ascii="Times New Roman" w:eastAsiaTheme="minorEastAsia" w:hAnsi="Times New Roman" w:cs="Times New Roman" w:hint="eastAsia"/>
          <w:b w:val="0"/>
          <w:bCs w:val="0"/>
          <w:lang w:eastAsia="zh-CN"/>
        </w:rPr>
        <w:t>值</w:t>
      </w:r>
      <w:r w:rsidR="003C0688" w:rsidRPr="00916166">
        <w:rPr>
          <w:rFonts w:ascii="Times New Roman" w:eastAsiaTheme="minorEastAsia" w:hAnsi="Times New Roman" w:cs="Times New Roman"/>
          <w:b w:val="0"/>
          <w:bCs w:val="0"/>
          <w:lang w:eastAsia="zh-CN"/>
        </w:rPr>
        <w:t>8</w:t>
      </w:r>
      <w:r w:rsidR="003C0688" w:rsidRPr="00916166">
        <w:rPr>
          <w:rFonts w:ascii="Times New Roman" w:eastAsiaTheme="minorEastAsia" w:hAnsi="Times New Roman" w:cs="Times New Roman" w:hint="eastAsia"/>
          <w:b w:val="0"/>
          <w:bCs w:val="0"/>
          <w:lang w:eastAsia="zh-CN"/>
        </w:rPr>
        <w:t>为间隔生成一条收敛时间优于</w:t>
      </w:r>
      <w:r w:rsidR="003C0688" w:rsidRPr="00916166">
        <w:rPr>
          <w:rFonts w:ascii="Times New Roman" w:eastAsiaTheme="minorEastAsia" w:hAnsi="Times New Roman" w:cs="Times New Roman"/>
          <w:b w:val="0"/>
          <w:bCs w:val="0"/>
          <w:lang w:eastAsia="zh-CN"/>
        </w:rPr>
        <w:t>RRT *</w:t>
      </w:r>
      <w:r w:rsidR="003C0688" w:rsidRPr="00916166">
        <w:rPr>
          <w:rFonts w:ascii="Times New Roman" w:eastAsiaTheme="minorEastAsia" w:hAnsi="Times New Roman" w:cs="Times New Roman" w:hint="eastAsia"/>
          <w:b w:val="0"/>
          <w:bCs w:val="0"/>
          <w:lang w:eastAsia="zh-CN"/>
        </w:rPr>
        <w:t>的路径。当</w:t>
      </w:r>
      <w:r w:rsidR="003C0688" w:rsidRPr="00916166">
        <w:rPr>
          <w:rFonts w:ascii="Times New Roman" w:eastAsiaTheme="minorEastAsia" w:hAnsi="Times New Roman" w:cs="Times New Roman" w:hint="eastAsia"/>
          <w:b w:val="0"/>
          <w:bCs w:val="0"/>
          <w:lang w:eastAsia="zh-CN"/>
        </w:rPr>
        <w:t>P</w:t>
      </w:r>
      <w:r w:rsidR="003C0688" w:rsidRPr="00916166">
        <w:rPr>
          <w:rFonts w:ascii="Times New Roman" w:eastAsiaTheme="minorEastAsia" w:hAnsi="Times New Roman" w:cs="Times New Roman" w:hint="eastAsia"/>
          <w:b w:val="0"/>
          <w:bCs w:val="0"/>
          <w:lang w:eastAsia="zh-CN"/>
        </w:rPr>
        <w:t>值为</w:t>
      </w:r>
      <w:r w:rsidR="003C0688" w:rsidRPr="00916166">
        <w:rPr>
          <w:rFonts w:ascii="Times New Roman" w:eastAsiaTheme="minorEastAsia" w:hAnsi="Times New Roman" w:cs="Times New Roman"/>
          <w:b w:val="0"/>
          <w:bCs w:val="0"/>
          <w:lang w:eastAsia="zh-CN"/>
        </w:rPr>
        <w:t>6</w:t>
      </w:r>
      <w:r w:rsidR="003C0688" w:rsidRPr="00916166">
        <w:rPr>
          <w:rFonts w:ascii="Times New Roman" w:eastAsiaTheme="minorEastAsia" w:hAnsi="Times New Roman" w:cs="Times New Roman" w:hint="eastAsia"/>
          <w:b w:val="0"/>
          <w:bCs w:val="0"/>
          <w:lang w:eastAsia="zh-CN"/>
        </w:rPr>
        <w:t>时，</w:t>
      </w:r>
      <w:r w:rsidR="003C0688" w:rsidRPr="00916166">
        <w:rPr>
          <w:rFonts w:ascii="Times New Roman" w:eastAsiaTheme="minorEastAsia" w:hAnsi="Times New Roman" w:cs="Times New Roman" w:hint="eastAsia"/>
          <w:b w:val="0"/>
          <w:bCs w:val="0"/>
          <w:lang w:eastAsia="zh-CN"/>
        </w:rPr>
        <w:t>SC-</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生成的路径在消耗相同时间的情况下，在路径长度方面优于</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生成的路径。</w:t>
      </w:r>
      <w:r w:rsidR="003C0688" w:rsidRPr="00916166">
        <w:rPr>
          <w:rFonts w:ascii="Times New Roman" w:eastAsiaTheme="minorEastAsia" w:hAnsi="Times New Roman" w:cs="Times New Roman"/>
          <w:b w:val="0"/>
          <w:bCs w:val="0"/>
          <w:lang w:eastAsia="zh-CN"/>
        </w:rPr>
        <w:t xml:space="preserve"> </w:t>
      </w:r>
      <w:r w:rsidR="003C0688" w:rsidRPr="00916166">
        <w:rPr>
          <w:rFonts w:ascii="Times New Roman" w:eastAsiaTheme="minorEastAsia" w:hAnsi="Times New Roman" w:cs="Times New Roman" w:hint="eastAsia"/>
          <w:b w:val="0"/>
          <w:bCs w:val="0"/>
          <w:lang w:eastAsia="zh-CN"/>
        </w:rPr>
        <w:t>此外，当</w:t>
      </w:r>
      <w:r w:rsidR="003C0688" w:rsidRPr="00916166">
        <w:rPr>
          <w:rFonts w:ascii="Times New Roman" w:eastAsiaTheme="minorEastAsia" w:hAnsi="Times New Roman" w:cs="Times New Roman" w:hint="eastAsia"/>
          <w:b w:val="0"/>
          <w:bCs w:val="0"/>
          <w:lang w:eastAsia="zh-CN"/>
        </w:rPr>
        <w:t>P</w:t>
      </w:r>
      <w:r w:rsidR="003C0688" w:rsidRPr="00916166">
        <w:rPr>
          <w:rFonts w:ascii="Times New Roman" w:eastAsiaTheme="minorEastAsia" w:hAnsi="Times New Roman" w:cs="Times New Roman" w:hint="eastAsia"/>
          <w:b w:val="0"/>
          <w:bCs w:val="0"/>
          <w:lang w:eastAsia="zh-CN"/>
        </w:rPr>
        <w:t>值为</w:t>
      </w:r>
      <w:r w:rsidR="003C0688" w:rsidRPr="00916166">
        <w:rPr>
          <w:rFonts w:ascii="Times New Roman" w:eastAsiaTheme="minorEastAsia" w:hAnsi="Times New Roman" w:cs="Times New Roman"/>
          <w:b w:val="0"/>
          <w:bCs w:val="0"/>
          <w:lang w:eastAsia="zh-CN"/>
        </w:rPr>
        <w:t>4</w:t>
      </w:r>
      <w:r w:rsidR="003C0688" w:rsidRPr="00916166">
        <w:rPr>
          <w:rFonts w:ascii="Times New Roman" w:eastAsiaTheme="minorEastAsia" w:hAnsi="Times New Roman" w:cs="Times New Roman" w:hint="eastAsia"/>
          <w:b w:val="0"/>
          <w:bCs w:val="0"/>
          <w:lang w:eastAsia="zh-CN"/>
        </w:rPr>
        <w:t>时，</w:t>
      </w:r>
      <w:r w:rsidR="00D1328A" w:rsidRPr="00916166">
        <w:rPr>
          <w:rFonts w:ascii="Times New Roman" w:eastAsiaTheme="minorEastAsia" w:hAnsi="Times New Roman" w:cs="Times New Roman" w:hint="eastAsia"/>
          <w:b w:val="0"/>
          <w:bCs w:val="0"/>
          <w:lang w:eastAsia="zh-CN"/>
        </w:rPr>
        <w:t>SC-</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不仅比</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具有更短的收敛时间，而且比</w:t>
      </w:r>
      <w:r w:rsidR="003C0688" w:rsidRPr="00916166">
        <w:rPr>
          <w:rFonts w:ascii="Times New Roman" w:eastAsiaTheme="minorEastAsia" w:hAnsi="Times New Roman" w:cs="Times New Roman"/>
          <w:b w:val="0"/>
          <w:bCs w:val="0"/>
          <w:lang w:eastAsia="zh-CN"/>
        </w:rPr>
        <w:t>RRT *</w:t>
      </w:r>
      <w:r w:rsidR="003C0688" w:rsidRPr="00916166">
        <w:rPr>
          <w:rFonts w:ascii="Times New Roman" w:eastAsiaTheme="minorEastAsia" w:hAnsi="Times New Roman" w:cs="Times New Roman" w:hint="eastAsia"/>
          <w:b w:val="0"/>
          <w:bCs w:val="0"/>
          <w:lang w:eastAsia="zh-CN"/>
        </w:rPr>
        <w:t>具有更短的路径长度，因此与传统的</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变体相比，</w:t>
      </w:r>
      <w:r w:rsidR="00D1328A" w:rsidRPr="00916166">
        <w:rPr>
          <w:rFonts w:ascii="Times New Roman" w:eastAsiaTheme="minorEastAsia" w:hAnsi="Times New Roman" w:cs="Times New Roman" w:hint="eastAsia"/>
          <w:b w:val="0"/>
          <w:bCs w:val="0"/>
          <w:lang w:eastAsia="zh-CN"/>
        </w:rPr>
        <w:t>SC-</w:t>
      </w:r>
      <w:r w:rsidR="00D1328A"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在平衡收敛时间和路径长度方面具有明显的优势。除了这些传统的</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变体，高级变体也被考虑来进一步展示所提出算法的性能。从表</w:t>
      </w:r>
      <w:r w:rsidR="003C0688" w:rsidRPr="00916166">
        <w:rPr>
          <w:rFonts w:ascii="Times New Roman" w:eastAsiaTheme="minorEastAsia" w:hAnsi="Times New Roman" w:cs="Times New Roman"/>
          <w:b w:val="0"/>
          <w:bCs w:val="0"/>
          <w:lang w:eastAsia="zh-CN"/>
        </w:rPr>
        <w:t>4</w:t>
      </w:r>
      <w:r w:rsidR="003C0688" w:rsidRPr="00916166">
        <w:rPr>
          <w:rFonts w:ascii="Times New Roman" w:eastAsiaTheme="minorEastAsia" w:hAnsi="Times New Roman" w:cs="Times New Roman" w:hint="eastAsia"/>
          <w:b w:val="0"/>
          <w:bCs w:val="0"/>
          <w:lang w:eastAsia="zh-CN"/>
        </w:rPr>
        <w:t>可以观察到，</w:t>
      </w:r>
      <w:r w:rsidR="003C0688" w:rsidRPr="00916166">
        <w:rPr>
          <w:rFonts w:ascii="Times New Roman" w:eastAsiaTheme="minorEastAsia" w:hAnsi="Times New Roman" w:cs="Times New Roman"/>
          <w:b w:val="0"/>
          <w:bCs w:val="0"/>
          <w:lang w:eastAsia="zh-CN"/>
        </w:rPr>
        <w:t>RRT *</w:t>
      </w:r>
      <w:r w:rsidR="003C0688" w:rsidRPr="00916166">
        <w:rPr>
          <w:rFonts w:ascii="Times New Roman" w:eastAsiaTheme="minorEastAsia" w:hAnsi="Times New Roman" w:cs="Times New Roman" w:hint="eastAsia"/>
          <w:b w:val="0"/>
          <w:bCs w:val="0"/>
          <w:lang w:eastAsia="zh-CN"/>
        </w:rPr>
        <w:t>的改进版本</w:t>
      </w:r>
      <w:r w:rsidR="003C0688" w:rsidRPr="00916166">
        <w:rPr>
          <w:rFonts w:ascii="Times New Roman" w:eastAsiaTheme="minorEastAsia" w:hAnsi="Times New Roman" w:cs="Times New Roman"/>
          <w:b w:val="0"/>
          <w:bCs w:val="0"/>
          <w:lang w:eastAsia="zh-CN"/>
        </w:rPr>
        <w:t>Informed RRT *</w:t>
      </w:r>
      <w:r w:rsidR="003C0688" w:rsidRPr="00916166">
        <w:rPr>
          <w:rFonts w:ascii="Times New Roman" w:eastAsiaTheme="minorEastAsia" w:hAnsi="Times New Roman" w:cs="Times New Roman" w:hint="eastAsia"/>
          <w:b w:val="0"/>
          <w:bCs w:val="0"/>
          <w:lang w:eastAsia="zh-CN"/>
        </w:rPr>
        <w:t>需要更多的时间和迭代次数才能达到与</w:t>
      </w:r>
      <w:r w:rsidR="003C0688" w:rsidRPr="00916166">
        <w:rPr>
          <w:rFonts w:ascii="Times New Roman" w:eastAsiaTheme="minorEastAsia" w:hAnsi="Times New Roman" w:cs="Times New Roman"/>
          <w:b w:val="0"/>
          <w:bCs w:val="0"/>
          <w:lang w:eastAsia="zh-CN"/>
        </w:rPr>
        <w:t>Dynamic RRT</w:t>
      </w:r>
      <w:r w:rsidR="003C0688" w:rsidRPr="00916166">
        <w:rPr>
          <w:rFonts w:ascii="Times New Roman" w:eastAsiaTheme="minorEastAsia" w:hAnsi="Times New Roman" w:cs="Times New Roman" w:hint="eastAsia"/>
          <w:b w:val="0"/>
          <w:bCs w:val="0"/>
          <w:lang w:eastAsia="zh-CN"/>
        </w:rPr>
        <w:t>相同的路径长度。虽然在运行时间没有限制的情况下，</w:t>
      </w:r>
      <w:r w:rsidR="003C0688" w:rsidRPr="00916166">
        <w:rPr>
          <w:rFonts w:ascii="Times New Roman" w:eastAsiaTheme="minorEastAsia" w:hAnsi="Times New Roman" w:cs="Times New Roman"/>
          <w:b w:val="0"/>
          <w:bCs w:val="0"/>
          <w:lang w:eastAsia="zh-CN"/>
        </w:rPr>
        <w:t>Informed RRT *</w:t>
      </w:r>
      <w:r w:rsidR="003C0688" w:rsidRPr="00916166">
        <w:rPr>
          <w:rFonts w:ascii="Times New Roman" w:eastAsiaTheme="minorEastAsia" w:hAnsi="Times New Roman" w:cs="Times New Roman" w:hint="eastAsia"/>
          <w:b w:val="0"/>
          <w:bCs w:val="0"/>
          <w:lang w:eastAsia="zh-CN"/>
        </w:rPr>
        <w:t>可以获得更短的路径，但由于收敛时间的</w:t>
      </w:r>
      <w:proofErr w:type="gramStart"/>
      <w:r w:rsidR="003C0688" w:rsidRPr="00916166">
        <w:rPr>
          <w:rFonts w:ascii="Times New Roman" w:eastAsiaTheme="minorEastAsia" w:hAnsi="Times New Roman" w:cs="Times New Roman" w:hint="eastAsia"/>
          <w:b w:val="0"/>
          <w:bCs w:val="0"/>
          <w:lang w:eastAsia="zh-CN"/>
        </w:rPr>
        <w:t>极</w:t>
      </w:r>
      <w:proofErr w:type="gramEnd"/>
      <w:r w:rsidR="003C0688" w:rsidRPr="00916166">
        <w:rPr>
          <w:rFonts w:ascii="Times New Roman" w:eastAsiaTheme="minorEastAsia" w:hAnsi="Times New Roman" w:cs="Times New Roman" w:hint="eastAsia"/>
          <w:b w:val="0"/>
          <w:bCs w:val="0"/>
          <w:lang w:eastAsia="zh-CN"/>
        </w:rPr>
        <w:t>速增加，这并不显著有用。</w:t>
      </w:r>
    </w:p>
    <w:p w14:paraId="2C9FD43E" w14:textId="554BA461" w:rsidR="008C0E4F" w:rsidRDefault="008C0E4F" w:rsidP="008C0E4F">
      <w:pPr>
        <w:pStyle w:val="a6"/>
        <w:tabs>
          <w:tab w:val="left" w:pos="627"/>
        </w:tabs>
        <w:spacing w:before="229"/>
        <w:ind w:left="360" w:firstLine="0"/>
        <w:jc w:val="center"/>
        <w:outlineLvl w:val="2"/>
        <w:rPr>
          <w:rFonts w:eastAsiaTheme="minorEastAsia"/>
          <w:lang w:eastAsia="zh-CN"/>
        </w:rPr>
      </w:pPr>
      <w:r w:rsidRPr="00916166">
        <w:rPr>
          <w:rFonts w:eastAsiaTheme="minorEastAsia" w:hint="eastAsia"/>
          <w:b/>
          <w:bCs/>
          <w:lang w:eastAsia="zh-CN"/>
        </w:rPr>
        <w:t>图</w:t>
      </w:r>
      <w:r w:rsidRPr="00916166">
        <w:rPr>
          <w:rFonts w:eastAsiaTheme="minorEastAsia" w:hint="eastAsia"/>
          <w:b/>
          <w:bCs/>
          <w:lang w:eastAsia="zh-CN"/>
        </w:rPr>
        <w:t>9</w:t>
      </w:r>
      <w:r w:rsidRPr="00916166">
        <w:rPr>
          <w:rFonts w:eastAsiaTheme="minorEastAsia" w:hint="eastAsia"/>
          <w:lang w:eastAsia="zh-CN"/>
        </w:rPr>
        <w:t xml:space="preserve"> </w:t>
      </w:r>
      <w:r w:rsidRPr="00916166">
        <w:rPr>
          <w:rFonts w:eastAsiaTheme="minorEastAsia" w:hint="eastAsia"/>
          <w:lang w:eastAsia="zh-CN"/>
        </w:rPr>
        <w:t>不同</w:t>
      </w:r>
      <w:r w:rsidR="00916166" w:rsidRPr="00916166">
        <w:rPr>
          <w:rFonts w:eastAsiaTheme="minorEastAsia" w:hint="eastAsia"/>
          <w:lang w:eastAsia="zh-CN"/>
        </w:rPr>
        <w:t>维度和不同区间的路径规划结果，黑色球型物体代表均匀分布的障碍物，起始节点设置如表</w:t>
      </w:r>
      <w:r w:rsidR="00916166" w:rsidRPr="00916166">
        <w:rPr>
          <w:rFonts w:eastAsiaTheme="minorEastAsia" w:hint="eastAsia"/>
          <w:lang w:eastAsia="zh-CN"/>
        </w:rPr>
        <w:t>1</w:t>
      </w:r>
      <w:r w:rsidR="00916166" w:rsidRPr="00916166">
        <w:rPr>
          <w:rFonts w:eastAsiaTheme="minorEastAsia" w:hint="eastAsia"/>
          <w:lang w:eastAsia="zh-CN"/>
        </w:rPr>
        <w:lastRenderedPageBreak/>
        <w:t>所示，图</w:t>
      </w:r>
      <w:r w:rsidR="00916166" w:rsidRPr="00916166">
        <w:rPr>
          <w:rFonts w:eastAsiaTheme="minorEastAsia" w:hint="eastAsia"/>
          <w:lang w:eastAsia="zh-CN"/>
        </w:rPr>
        <w:t>a-d</w:t>
      </w:r>
      <w:r w:rsidR="00916166" w:rsidRPr="00916166">
        <w:rPr>
          <w:rFonts w:eastAsiaTheme="minorEastAsia" w:hint="eastAsia"/>
          <w:lang w:eastAsia="zh-CN"/>
        </w:rPr>
        <w:t>和</w:t>
      </w:r>
      <w:r w:rsidR="00916166" w:rsidRPr="00916166">
        <w:rPr>
          <w:rFonts w:eastAsiaTheme="minorEastAsia" w:hint="eastAsia"/>
          <w:lang w:eastAsia="zh-CN"/>
        </w:rPr>
        <w:t>e-h</w:t>
      </w:r>
      <w:r w:rsidR="00916166" w:rsidRPr="00916166">
        <w:rPr>
          <w:rFonts w:eastAsiaTheme="minorEastAsia" w:hint="eastAsia"/>
          <w:lang w:eastAsia="zh-CN"/>
        </w:rPr>
        <w:t>显示了</w:t>
      </w:r>
      <w:r w:rsidR="00916166" w:rsidRPr="00916166">
        <w:rPr>
          <w:rFonts w:eastAsiaTheme="minorEastAsia" w:hint="eastAsia"/>
          <w:lang w:eastAsia="zh-CN"/>
        </w:rPr>
        <w:t>SC-RRT</w:t>
      </w:r>
      <w:r w:rsidR="00916166" w:rsidRPr="00916166">
        <w:rPr>
          <w:rFonts w:eastAsiaTheme="minorEastAsia" w:hint="eastAsia"/>
          <w:lang w:eastAsia="zh-CN"/>
        </w:rPr>
        <w:t>在</w:t>
      </w:r>
      <w:r w:rsidR="00916166" w:rsidRPr="00916166">
        <w:rPr>
          <w:rFonts w:eastAsiaTheme="minorEastAsia" w:hint="eastAsia"/>
          <w:lang w:eastAsia="zh-CN"/>
        </w:rPr>
        <w:t>2</w:t>
      </w:r>
      <w:r w:rsidR="00916166" w:rsidRPr="00916166">
        <w:rPr>
          <w:rFonts w:eastAsiaTheme="minorEastAsia" w:hint="eastAsia"/>
          <w:lang w:eastAsia="zh-CN"/>
        </w:rPr>
        <w:t>维和</w:t>
      </w:r>
      <w:r w:rsidR="00916166" w:rsidRPr="00916166">
        <w:rPr>
          <w:rFonts w:eastAsiaTheme="minorEastAsia" w:hint="eastAsia"/>
          <w:lang w:eastAsia="zh-CN"/>
        </w:rPr>
        <w:t>3</w:t>
      </w:r>
      <w:r w:rsidR="00916166" w:rsidRPr="00916166">
        <w:rPr>
          <w:rFonts w:eastAsiaTheme="minorEastAsia" w:hint="eastAsia"/>
          <w:lang w:eastAsia="zh-CN"/>
        </w:rPr>
        <w:t>维的性能，</w:t>
      </w:r>
      <w:r w:rsidR="00916166" w:rsidRPr="00916166">
        <w:rPr>
          <w:rFonts w:eastAsiaTheme="minorEastAsia" w:hint="eastAsia"/>
          <w:lang w:eastAsia="zh-CN"/>
        </w:rPr>
        <w:t>PID</w:t>
      </w:r>
      <w:r w:rsidR="00916166" w:rsidRPr="00916166">
        <w:rPr>
          <w:rFonts w:eastAsiaTheme="minorEastAsia" w:hint="eastAsia"/>
          <w:lang w:eastAsia="zh-CN"/>
        </w:rPr>
        <w:t>参数在某某</w:t>
      </w:r>
      <w:proofErr w:type="gramStart"/>
      <w:r w:rsidR="00916166" w:rsidRPr="00916166">
        <w:rPr>
          <w:rFonts w:eastAsiaTheme="minorEastAsia" w:hint="eastAsia"/>
          <w:lang w:eastAsia="zh-CN"/>
        </w:rPr>
        <w:t>某</w:t>
      </w:r>
      <w:proofErr w:type="gramEnd"/>
      <w:r w:rsidR="00916166" w:rsidRPr="00916166">
        <w:rPr>
          <w:rFonts w:eastAsiaTheme="minorEastAsia" w:hint="eastAsia"/>
          <w:lang w:eastAsia="zh-CN"/>
        </w:rPr>
        <w:t>值</w:t>
      </w:r>
    </w:p>
    <w:p w14:paraId="72CB793C" w14:textId="0E268B27" w:rsidR="000C571E" w:rsidRPr="006064C8" w:rsidRDefault="000C571E" w:rsidP="000C571E">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0C571E">
        <w:rPr>
          <w:lang w:eastAsia="zh-CN"/>
        </w:rPr>
        <w:t xml:space="preserve"> </w:t>
      </w:r>
      <w:r w:rsidRPr="000C571E">
        <w:rPr>
          <w:rFonts w:eastAsiaTheme="minorEastAsia"/>
          <w:sz w:val="22"/>
          <w:szCs w:val="22"/>
          <w:lang w:eastAsia="zh-CN"/>
        </w:rPr>
        <w:t>R2</w:t>
      </w:r>
      <w:r w:rsidRPr="000C571E">
        <w:rPr>
          <w:rFonts w:eastAsiaTheme="minorEastAsia" w:hint="eastAsia"/>
          <w:sz w:val="22"/>
          <w:szCs w:val="22"/>
          <w:lang w:eastAsia="zh-CN"/>
        </w:rPr>
        <w:t>中不同间隔的动态</w:t>
      </w:r>
      <w:r w:rsidRPr="000C571E">
        <w:rPr>
          <w:rFonts w:eastAsiaTheme="minorEastAsia"/>
          <w:sz w:val="22"/>
          <w:szCs w:val="22"/>
          <w:lang w:eastAsia="zh-CN"/>
        </w:rPr>
        <w:t>RRT</w:t>
      </w:r>
      <w:r w:rsidRPr="000C571E">
        <w:rPr>
          <w:rFonts w:eastAsiaTheme="minorEastAsia" w:hint="eastAsia"/>
          <w:sz w:val="22"/>
          <w:szCs w:val="22"/>
          <w:lang w:eastAsia="zh-CN"/>
        </w:rPr>
        <w:t>结果，对应图</w:t>
      </w:r>
      <w:r w:rsidRPr="000C571E">
        <w:rPr>
          <w:rFonts w:eastAsiaTheme="minorEastAsia"/>
          <w:sz w:val="22"/>
          <w:szCs w:val="22"/>
          <w:lang w:eastAsia="zh-CN"/>
        </w:rPr>
        <w:t>8a - d</w:t>
      </w:r>
      <w:r w:rsidRPr="000C571E">
        <w:rPr>
          <w:rFonts w:eastAsiaTheme="minorEastAsia" w:hint="eastAsia"/>
          <w:sz w:val="22"/>
          <w:szCs w:val="22"/>
          <w:lang w:eastAsia="zh-CN"/>
        </w:rPr>
        <w:t>；时间和长度为</w:t>
      </w:r>
      <w:proofErr w:type="gramStart"/>
      <w:r w:rsidRPr="000C571E">
        <w:rPr>
          <w:rFonts w:eastAsiaTheme="minorEastAsia"/>
          <w:sz w:val="22"/>
          <w:szCs w:val="22"/>
          <w:lang w:eastAsia="zh-CN"/>
        </w:rPr>
        <w:t>100</w:t>
      </w:r>
      <w:r w:rsidRPr="000C571E">
        <w:rPr>
          <w:rFonts w:eastAsiaTheme="minorEastAsia" w:hint="eastAsia"/>
          <w:sz w:val="22"/>
          <w:szCs w:val="22"/>
          <w:lang w:eastAsia="zh-CN"/>
        </w:rPr>
        <w:t>个试次以上</w:t>
      </w:r>
      <w:proofErr w:type="gramEnd"/>
      <w:r w:rsidRPr="000C571E">
        <w:rPr>
          <w:rFonts w:eastAsiaTheme="minorEastAsia" w:hint="eastAsia"/>
          <w:sz w:val="22"/>
          <w:szCs w:val="22"/>
          <w:lang w:eastAsia="zh-CN"/>
        </w:rPr>
        <w:t>的平均值。</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0C571E" w14:paraId="4F00D49E" w14:textId="77777777" w:rsidTr="00245FF1">
        <w:trPr>
          <w:jc w:val="center"/>
        </w:trPr>
        <w:tc>
          <w:tcPr>
            <w:tcW w:w="0" w:type="auto"/>
            <w:tcBorders>
              <w:top w:val="single" w:sz="6" w:space="0" w:color="auto"/>
              <w:bottom w:val="single" w:sz="12" w:space="0" w:color="auto"/>
            </w:tcBorders>
          </w:tcPr>
          <w:p w14:paraId="02F6E90A" w14:textId="77777777" w:rsidR="000C571E" w:rsidRPr="004B65D6" w:rsidRDefault="000C571E" w:rsidP="00245FF1">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5556CA05" w14:textId="77777777" w:rsidR="000C571E" w:rsidRPr="004B65D6" w:rsidRDefault="000C571E" w:rsidP="00245FF1">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roofErr w:type="spellEnd"/>
          </w:p>
        </w:tc>
        <w:tc>
          <w:tcPr>
            <w:tcW w:w="0" w:type="auto"/>
            <w:tcBorders>
              <w:top w:val="single" w:sz="4" w:space="0" w:color="auto"/>
              <w:bottom w:val="single" w:sz="12" w:space="0" w:color="auto"/>
            </w:tcBorders>
          </w:tcPr>
          <w:p w14:paraId="7D911428" w14:textId="77777777" w:rsidR="000C571E" w:rsidRDefault="000C571E" w:rsidP="00245FF1">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41BF3A6B"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6030E652"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0C571E" w14:paraId="0EB6B91A" w14:textId="77777777" w:rsidTr="00245FF1">
        <w:trPr>
          <w:jc w:val="center"/>
        </w:trPr>
        <w:tc>
          <w:tcPr>
            <w:tcW w:w="0" w:type="auto"/>
            <w:tcBorders>
              <w:top w:val="single" w:sz="12" w:space="0" w:color="auto"/>
            </w:tcBorders>
          </w:tcPr>
          <w:p w14:paraId="6DE9A2C3"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37160C39"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63DFCA6F"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1B65FB76"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326CB05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250BE7DE" w14:textId="77777777" w:rsidTr="00245FF1">
        <w:trPr>
          <w:jc w:val="center"/>
        </w:trPr>
        <w:tc>
          <w:tcPr>
            <w:tcW w:w="0" w:type="auto"/>
          </w:tcPr>
          <w:p w14:paraId="12E7E1B5"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64CA8643"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8DAA4E"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DCB56B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CCB79C8"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30763948" w14:textId="77777777" w:rsidTr="00245FF1">
        <w:trPr>
          <w:jc w:val="center"/>
        </w:trPr>
        <w:tc>
          <w:tcPr>
            <w:tcW w:w="0" w:type="auto"/>
          </w:tcPr>
          <w:p w14:paraId="54CAED04"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07F3833B"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23FE1A92"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664E05F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5A48A887"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2FF5F4DB" w14:textId="77777777" w:rsidTr="00245FF1">
        <w:trPr>
          <w:jc w:val="center"/>
        </w:trPr>
        <w:tc>
          <w:tcPr>
            <w:tcW w:w="0" w:type="auto"/>
            <w:tcBorders>
              <w:bottom w:val="single" w:sz="6" w:space="0" w:color="auto"/>
            </w:tcBorders>
          </w:tcPr>
          <w:p w14:paraId="42804AC2"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EC0D8E1"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574D18DD"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3BFAA0E"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2AEBB7C6"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4CCB328E" w14:textId="77777777" w:rsidR="00916166" w:rsidRPr="00916166" w:rsidRDefault="00916166" w:rsidP="008C0E4F">
      <w:pPr>
        <w:pStyle w:val="a6"/>
        <w:tabs>
          <w:tab w:val="left" w:pos="627"/>
        </w:tabs>
        <w:spacing w:before="229"/>
        <w:ind w:left="360" w:firstLine="0"/>
        <w:jc w:val="center"/>
        <w:outlineLvl w:val="2"/>
        <w:rPr>
          <w:rFonts w:eastAsiaTheme="minorEastAsia"/>
          <w:lang w:eastAsia="zh-CN"/>
        </w:rPr>
      </w:pPr>
    </w:p>
    <w:p w14:paraId="2B968D1D" w14:textId="15E9606C" w:rsidR="00916166" w:rsidRPr="006064C8" w:rsidRDefault="00916166" w:rsidP="00916166">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sidR="000C571E">
        <w:rPr>
          <w:rFonts w:eastAsiaTheme="minorEastAsia" w:hint="eastAsia"/>
          <w:sz w:val="22"/>
          <w:szCs w:val="22"/>
          <w:lang w:eastAsia="zh-CN"/>
        </w:rPr>
        <w:t>3</w:t>
      </w:r>
      <w:r w:rsidRPr="00552D76">
        <w:rPr>
          <w:rFonts w:eastAsiaTheme="minorEastAsia" w:hint="eastAsia"/>
          <w:sz w:val="22"/>
          <w:szCs w:val="22"/>
          <w:lang w:eastAsia="zh-CN"/>
        </w:rPr>
        <w:t>各个算法的结果；参数为</w:t>
      </w:r>
      <w:r w:rsidRPr="00552D76">
        <w:rPr>
          <w:rFonts w:eastAsiaTheme="minorEastAsia"/>
          <w:sz w:val="22"/>
          <w:szCs w:val="22"/>
          <w:lang w:eastAsia="zh-CN"/>
        </w:rPr>
        <w:t>100</w:t>
      </w:r>
      <w:r w:rsidRPr="00552D76">
        <w:rPr>
          <w:rFonts w:eastAsiaTheme="minorEastAsia" w:hint="eastAsia"/>
          <w:sz w:val="22"/>
          <w:szCs w:val="22"/>
          <w:lang w:eastAsia="zh-CN"/>
        </w:rPr>
        <w:t>次运行的平均值，收敛时间定义为第一次收敛到</w:t>
      </w:r>
      <w:proofErr w:type="gramStart"/>
      <w:r w:rsidRPr="00552D76">
        <w:rPr>
          <w:rFonts w:eastAsiaTheme="minorEastAsia" w:hint="eastAsia"/>
          <w:sz w:val="22"/>
          <w:szCs w:val="22"/>
          <w:lang w:eastAsia="zh-CN"/>
        </w:rPr>
        <w:t>一个解所花费</w:t>
      </w:r>
      <w:proofErr w:type="gramEnd"/>
      <w:r w:rsidRPr="00552D76">
        <w:rPr>
          <w:rFonts w:eastAsiaTheme="minorEastAsia" w:hint="eastAsia"/>
          <w:sz w:val="22"/>
          <w:szCs w:val="22"/>
          <w:lang w:eastAsia="zh-CN"/>
        </w:rPr>
        <w:t>的时间，折线表示该参数对算法不适用。</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916166" w14:paraId="24C0AA09" w14:textId="77777777" w:rsidTr="00D94890">
        <w:trPr>
          <w:jc w:val="center"/>
        </w:trPr>
        <w:tc>
          <w:tcPr>
            <w:tcW w:w="0" w:type="auto"/>
            <w:tcBorders>
              <w:top w:val="single" w:sz="6" w:space="0" w:color="auto"/>
              <w:bottom w:val="single" w:sz="12" w:space="0" w:color="auto"/>
            </w:tcBorders>
          </w:tcPr>
          <w:p w14:paraId="0DD80D49" w14:textId="77777777" w:rsidR="00916166" w:rsidRPr="004B65D6" w:rsidRDefault="00916166" w:rsidP="00D9489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34826B02" w14:textId="77777777" w:rsidR="00916166" w:rsidRPr="004B65D6" w:rsidRDefault="00916166" w:rsidP="00D9489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roofErr w:type="spellEnd"/>
          </w:p>
        </w:tc>
        <w:tc>
          <w:tcPr>
            <w:tcW w:w="0" w:type="auto"/>
            <w:tcBorders>
              <w:top w:val="single" w:sz="4" w:space="0" w:color="auto"/>
              <w:bottom w:val="single" w:sz="12" w:space="0" w:color="auto"/>
            </w:tcBorders>
          </w:tcPr>
          <w:p w14:paraId="0A4FFC21" w14:textId="77777777" w:rsidR="00916166" w:rsidRDefault="00916166" w:rsidP="00D9489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510A25E2"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0D5C309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916166" w14:paraId="55E16996" w14:textId="77777777" w:rsidTr="00D94890">
        <w:trPr>
          <w:jc w:val="center"/>
        </w:trPr>
        <w:tc>
          <w:tcPr>
            <w:tcW w:w="0" w:type="auto"/>
            <w:tcBorders>
              <w:top w:val="single" w:sz="12" w:space="0" w:color="auto"/>
            </w:tcBorders>
          </w:tcPr>
          <w:p w14:paraId="740144FD"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6FC0821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74B80A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28EB2577"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60090A6A"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182BE4D1" w14:textId="77777777" w:rsidTr="00D94890">
        <w:trPr>
          <w:jc w:val="center"/>
        </w:trPr>
        <w:tc>
          <w:tcPr>
            <w:tcW w:w="0" w:type="auto"/>
          </w:tcPr>
          <w:p w14:paraId="6518615A"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35B99C0"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C2655B6"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801E10"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60E2845"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599A98B3" w14:textId="77777777" w:rsidTr="00D94890">
        <w:trPr>
          <w:jc w:val="center"/>
        </w:trPr>
        <w:tc>
          <w:tcPr>
            <w:tcW w:w="0" w:type="auto"/>
          </w:tcPr>
          <w:p w14:paraId="01F546D5"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39AB18D8"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3E4EA8A"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AFD81F6"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6A6FAF07"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4637A840" w14:textId="77777777" w:rsidTr="00D94890">
        <w:trPr>
          <w:jc w:val="center"/>
        </w:trPr>
        <w:tc>
          <w:tcPr>
            <w:tcW w:w="0" w:type="auto"/>
            <w:tcBorders>
              <w:bottom w:val="single" w:sz="6" w:space="0" w:color="auto"/>
            </w:tcBorders>
          </w:tcPr>
          <w:p w14:paraId="44D21B1E"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B671F45"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E277DF2"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51A9BA4D"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775D028C"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6A57CA64" w14:textId="60DCF7C8" w:rsidR="002B1EDD" w:rsidRPr="002B1EDD" w:rsidRDefault="002B1EDD" w:rsidP="002B1EDD">
      <w:pPr>
        <w:pStyle w:val="a6"/>
        <w:tabs>
          <w:tab w:val="left" w:pos="627"/>
        </w:tabs>
        <w:spacing w:before="229"/>
        <w:ind w:left="360" w:firstLine="0"/>
        <w:outlineLvl w:val="2"/>
        <w:rPr>
          <w:rFonts w:eastAsiaTheme="minorEastAsia"/>
          <w:lang w:eastAsia="zh-CN"/>
        </w:rPr>
      </w:pPr>
      <w:r w:rsidRPr="002B1EDD">
        <w:rPr>
          <w:rFonts w:eastAsiaTheme="minorEastAsia" w:hint="eastAsia"/>
          <w:lang w:eastAsia="zh-CN"/>
        </w:rPr>
        <w:t>此外，</w:t>
      </w:r>
      <w:r>
        <w:rPr>
          <w:rFonts w:eastAsiaTheme="minorEastAsia" w:hint="eastAsia"/>
          <w:lang w:eastAsia="zh-CN"/>
        </w:rPr>
        <w:t>文献</w:t>
      </w:r>
      <w:r>
        <w:rPr>
          <w:rFonts w:eastAsiaTheme="minorEastAsia" w:hint="eastAsia"/>
          <w:lang w:eastAsia="zh-CN"/>
        </w:rPr>
        <w:t>[]</w:t>
      </w:r>
      <w:r>
        <w:rPr>
          <w:rFonts w:eastAsiaTheme="minorEastAsia" w:hint="eastAsia"/>
          <w:lang w:eastAsia="zh-CN"/>
        </w:rPr>
        <w:t>同时证明了其所生成的路径长度均比</w:t>
      </w:r>
      <w:r>
        <w:rPr>
          <w:rFonts w:eastAsiaTheme="minorEastAsia" w:hint="eastAsia"/>
          <w:lang w:eastAsia="zh-CN"/>
        </w:rPr>
        <w:t>RRT</w:t>
      </w:r>
      <w:r>
        <w:rPr>
          <w:rFonts w:eastAsiaTheme="minorEastAsia" w:hint="eastAsia"/>
          <w:lang w:eastAsia="zh-CN"/>
        </w:rPr>
        <w:t>路径短，规划时间比</w:t>
      </w:r>
      <w:r>
        <w:rPr>
          <w:rFonts w:eastAsiaTheme="minorEastAsia" w:hint="eastAsia"/>
          <w:lang w:eastAsia="zh-CN"/>
        </w:rPr>
        <w:t>RRT*</w:t>
      </w:r>
      <w:r>
        <w:rPr>
          <w:rFonts w:eastAsiaTheme="minorEastAsia" w:hint="eastAsia"/>
          <w:lang w:eastAsia="zh-CN"/>
        </w:rPr>
        <w:t>更少，如表</w:t>
      </w:r>
      <w:r>
        <w:rPr>
          <w:rFonts w:eastAsiaTheme="minorEastAsia" w:hint="eastAsia"/>
          <w:lang w:eastAsia="zh-CN"/>
        </w:rPr>
        <w:t>5</w:t>
      </w:r>
      <w:r>
        <w:rPr>
          <w:rFonts w:eastAsiaTheme="minorEastAsia" w:hint="eastAsia"/>
          <w:lang w:eastAsia="zh-CN"/>
        </w:rPr>
        <w:t>所示，</w:t>
      </w:r>
      <w:r>
        <w:rPr>
          <w:rFonts w:eastAsiaTheme="minorEastAsia" w:hint="eastAsia"/>
          <w:lang w:eastAsia="zh-CN"/>
        </w:rPr>
        <w:t>SC-RRT</w:t>
      </w:r>
      <w:r>
        <w:rPr>
          <w:rFonts w:eastAsiaTheme="minorEastAsia" w:hint="eastAsia"/>
          <w:lang w:eastAsia="zh-CN"/>
        </w:rPr>
        <w:t>布局在生成的路径节点数量上优于其生成路径，且路径长度更短，规划时间更少，也就是说</w:t>
      </w:r>
      <w:r>
        <w:rPr>
          <w:rFonts w:eastAsiaTheme="minorEastAsia" w:hint="eastAsia"/>
          <w:lang w:eastAsia="zh-CN"/>
        </w:rPr>
        <w:t>SC-RRT</w:t>
      </w:r>
      <w:r>
        <w:rPr>
          <w:rFonts w:eastAsiaTheme="minorEastAsia" w:hint="eastAsia"/>
          <w:lang w:eastAsia="zh-CN"/>
        </w:rPr>
        <w:t>算法性能更优于某某算法</w:t>
      </w:r>
    </w:p>
    <w:p w14:paraId="7C5624E2" w14:textId="77777777" w:rsidR="002B1EDD" w:rsidRPr="002B1EDD" w:rsidRDefault="002B1EDD" w:rsidP="002B1EDD">
      <w:pPr>
        <w:pStyle w:val="a6"/>
        <w:tabs>
          <w:tab w:val="left" w:pos="627"/>
        </w:tabs>
        <w:spacing w:before="229"/>
        <w:ind w:left="360" w:firstLine="0"/>
        <w:outlineLvl w:val="2"/>
        <w:rPr>
          <w:rFonts w:ascii="Arial" w:eastAsiaTheme="minorEastAsia" w:hAnsi="Arial" w:cs="Arial"/>
          <w:b/>
          <w:bCs/>
          <w:lang w:eastAsia="zh-CN"/>
        </w:rPr>
      </w:pPr>
    </w:p>
    <w:p w14:paraId="04AE1E90" w14:textId="2947E4C6" w:rsidR="002B1EDD" w:rsidRPr="009F4587" w:rsidRDefault="004A5EEC" w:rsidP="009F4587">
      <w:pPr>
        <w:pStyle w:val="11"/>
        <w:numPr>
          <w:ilvl w:val="2"/>
          <w:numId w:val="5"/>
        </w:numPr>
        <w:tabs>
          <w:tab w:val="left" w:pos="487"/>
        </w:tabs>
        <w:spacing w:before="109"/>
        <w:rPr>
          <w:rFonts w:ascii="Times New Roman" w:eastAsia="宋体" w:hAnsi="Times New Roman" w:cs="Times New Roman"/>
          <w:spacing w:val="-2"/>
          <w:w w:val="110"/>
        </w:rPr>
      </w:pPr>
      <w:r w:rsidRPr="009F4587">
        <w:rPr>
          <w:rFonts w:ascii="Times New Roman" w:eastAsia="宋体" w:hAnsi="Times New Roman" w:cs="Times New Roman" w:hint="eastAsia"/>
          <w:spacing w:val="-2"/>
          <w:w w:val="110"/>
        </w:rPr>
        <w:t>稳定性测试</w:t>
      </w:r>
    </w:p>
    <w:p w14:paraId="2904448C" w14:textId="4A26CDD5" w:rsidR="002B1EDD" w:rsidRDefault="004A5EEC" w:rsidP="002B1EDD">
      <w:pPr>
        <w:pStyle w:val="a6"/>
        <w:tabs>
          <w:tab w:val="left" w:pos="627"/>
        </w:tabs>
        <w:spacing w:before="229"/>
        <w:ind w:left="360" w:firstLine="0"/>
        <w:outlineLvl w:val="2"/>
        <w:rPr>
          <w:rFonts w:eastAsiaTheme="minorEastAsia"/>
          <w:lang w:eastAsia="zh-CN"/>
        </w:rPr>
      </w:pPr>
      <w:r w:rsidRPr="00C34120">
        <w:rPr>
          <w:rFonts w:eastAsiaTheme="minorEastAsia" w:hint="eastAsia"/>
          <w:lang w:eastAsia="zh-CN"/>
        </w:rPr>
        <w:t>为了更近一步的验证</w:t>
      </w:r>
      <w:r w:rsidRPr="00C34120">
        <w:rPr>
          <w:rFonts w:eastAsiaTheme="minorEastAsia" w:hint="eastAsia"/>
          <w:lang w:eastAsia="zh-CN"/>
        </w:rPr>
        <w:t>SC-RRT</w:t>
      </w:r>
      <w:r w:rsidRPr="00C34120">
        <w:rPr>
          <w:rFonts w:eastAsiaTheme="minorEastAsia" w:hint="eastAsia"/>
          <w:lang w:eastAsia="zh-CN"/>
        </w:rPr>
        <w:t>算法的稳定性，本文进行了一组仿真实验，考虑了相同障碍物密度下不同环境范围，由小及大的测试，详细配置如表</w:t>
      </w:r>
      <w:r w:rsidRPr="00C34120">
        <w:rPr>
          <w:rFonts w:eastAsiaTheme="minorEastAsia" w:hint="eastAsia"/>
          <w:lang w:eastAsia="zh-CN"/>
        </w:rPr>
        <w:t>6</w:t>
      </w:r>
      <w:r w:rsidRPr="00C34120">
        <w:rPr>
          <w:rFonts w:eastAsiaTheme="minorEastAsia" w:hint="eastAsia"/>
          <w:lang w:eastAsia="zh-CN"/>
        </w:rPr>
        <w:t>，同时，选择了</w:t>
      </w:r>
      <w:r w:rsidRPr="00C34120">
        <w:rPr>
          <w:rFonts w:eastAsiaTheme="minorEastAsia" w:hint="eastAsia"/>
          <w:lang w:eastAsia="zh-CN"/>
        </w:rPr>
        <w:t>RRT,RRT*,RRT-CONNECT</w:t>
      </w:r>
      <w:r w:rsidRPr="00C34120">
        <w:rPr>
          <w:rFonts w:eastAsiaTheme="minorEastAsia" w:hint="eastAsia"/>
          <w:lang w:eastAsia="zh-CN"/>
        </w:rPr>
        <w:t>算法进行比较，图</w:t>
      </w:r>
      <w:r w:rsidRPr="00C34120">
        <w:rPr>
          <w:rFonts w:eastAsiaTheme="minorEastAsia" w:hint="eastAsia"/>
          <w:lang w:eastAsia="zh-CN"/>
        </w:rPr>
        <w:t>10</w:t>
      </w:r>
      <w:r w:rsidRPr="00C34120">
        <w:rPr>
          <w:rFonts w:eastAsiaTheme="minorEastAsia" w:hint="eastAsia"/>
          <w:lang w:eastAsia="zh-CN"/>
        </w:rPr>
        <w:t>说明了不同算法生成的路径在</w:t>
      </w:r>
      <w:r w:rsidRPr="00C34120">
        <w:rPr>
          <w:rFonts w:eastAsiaTheme="minorEastAsia" w:hint="eastAsia"/>
          <w:lang w:eastAsia="zh-CN"/>
        </w:rPr>
        <w:t>env2</w:t>
      </w:r>
      <w:r w:rsidRPr="00C34120">
        <w:rPr>
          <w:rFonts w:eastAsiaTheme="minorEastAsia" w:hint="eastAsia"/>
          <w:lang w:eastAsia="zh-CN"/>
        </w:rPr>
        <w:t>中的分布情况，可以认为，在这种典型的环境中，</w:t>
      </w:r>
      <w:r w:rsidRPr="00C34120">
        <w:rPr>
          <w:rFonts w:eastAsiaTheme="minorEastAsia" w:hint="eastAsia"/>
          <w:lang w:eastAsia="zh-CN"/>
        </w:rPr>
        <w:t>SC-RRT</w:t>
      </w:r>
      <w:r w:rsidRPr="00C34120">
        <w:rPr>
          <w:rFonts w:eastAsiaTheme="minorEastAsia" w:hint="eastAsia"/>
          <w:lang w:eastAsia="zh-CN"/>
        </w:rPr>
        <w:t>算法相较于传统路径规划算法具有显著的优势，也更加稳定。</w:t>
      </w:r>
    </w:p>
    <w:p w14:paraId="62D41FEC" w14:textId="5E192DCC" w:rsidR="00C34120" w:rsidRPr="00C34120" w:rsidRDefault="00C34120" w:rsidP="002B1EDD">
      <w:pPr>
        <w:pStyle w:val="a6"/>
        <w:tabs>
          <w:tab w:val="left" w:pos="627"/>
        </w:tabs>
        <w:spacing w:before="229"/>
        <w:ind w:left="360" w:firstLine="0"/>
        <w:outlineLvl w:val="2"/>
        <w:rPr>
          <w:rFonts w:eastAsiaTheme="minorEastAsia"/>
          <w:lang w:eastAsia="zh-CN"/>
        </w:rPr>
      </w:pPr>
      <w:r>
        <w:rPr>
          <w:rFonts w:eastAsiaTheme="minorEastAsia" w:hint="eastAsia"/>
          <w:lang w:eastAsia="zh-CN"/>
        </w:rPr>
        <w:t xml:space="preserve"> </w:t>
      </w:r>
      <w:r>
        <w:rPr>
          <w:rFonts w:eastAsiaTheme="minorEastAsia"/>
          <w:lang w:eastAsia="zh-CN"/>
        </w:rPr>
        <w:tab/>
      </w:r>
      <w:r>
        <w:rPr>
          <w:rFonts w:eastAsiaTheme="minorEastAsia" w:hint="eastAsia"/>
          <w:lang w:eastAsia="zh-CN"/>
        </w:rPr>
        <w:t>为了验证算法在不同环境的普适性，在如表</w:t>
      </w:r>
      <w:r>
        <w:rPr>
          <w:rFonts w:eastAsiaTheme="minorEastAsia" w:hint="eastAsia"/>
          <w:lang w:eastAsia="zh-CN"/>
        </w:rPr>
        <w:t>6</w:t>
      </w:r>
      <w:r>
        <w:rPr>
          <w:rFonts w:eastAsiaTheme="minorEastAsia" w:hint="eastAsia"/>
          <w:lang w:eastAsia="zh-CN"/>
        </w:rPr>
        <w:t>中进行了不同环境中执行一百次。图</w:t>
      </w:r>
      <w:r>
        <w:rPr>
          <w:rFonts w:eastAsiaTheme="minorEastAsia" w:hint="eastAsia"/>
          <w:lang w:eastAsia="zh-CN"/>
        </w:rPr>
        <w:t>11</w:t>
      </w:r>
      <w:r>
        <w:rPr>
          <w:rFonts w:eastAsiaTheme="minorEastAsia" w:hint="eastAsia"/>
          <w:lang w:eastAsia="zh-CN"/>
        </w:rPr>
        <w:t>给出了</w:t>
      </w:r>
      <w:r>
        <w:rPr>
          <w:rFonts w:eastAsiaTheme="minorEastAsia" w:hint="eastAsia"/>
          <w:lang w:eastAsia="zh-CN"/>
        </w:rPr>
        <w:t>env1</w:t>
      </w:r>
      <w:r>
        <w:rPr>
          <w:rFonts w:eastAsiaTheme="minorEastAsia" w:hint="eastAsia"/>
          <w:lang w:eastAsia="zh-CN"/>
        </w:rPr>
        <w:t>的一组结果，详情见表</w:t>
      </w:r>
      <w:r>
        <w:rPr>
          <w:rFonts w:eastAsiaTheme="minorEastAsia" w:hint="eastAsia"/>
          <w:lang w:eastAsia="zh-CN"/>
        </w:rPr>
        <w:t>7</w:t>
      </w:r>
    </w:p>
    <w:p w14:paraId="0F2CD298" w14:textId="77777777" w:rsidR="002B1EDD" w:rsidRPr="002B1EDD" w:rsidRDefault="002B1EDD" w:rsidP="002B1EDD">
      <w:pPr>
        <w:pStyle w:val="a6"/>
        <w:tabs>
          <w:tab w:val="left" w:pos="627"/>
        </w:tabs>
        <w:spacing w:before="229"/>
        <w:ind w:left="360" w:firstLine="0"/>
        <w:outlineLvl w:val="2"/>
        <w:rPr>
          <w:rFonts w:ascii="Arial" w:eastAsiaTheme="minorEastAsia" w:hAnsi="Arial" w:cs="Arial"/>
          <w:b/>
          <w:bCs/>
          <w:lang w:eastAsia="zh-CN"/>
        </w:rPr>
      </w:pPr>
    </w:p>
    <w:p w14:paraId="04612A4E" w14:textId="493267D7" w:rsidR="00552D76" w:rsidRPr="006064C8" w:rsidRDefault="00552D76" w:rsidP="00552D76">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3</w:t>
      </w:r>
      <w:r w:rsidRPr="004B65D6">
        <w:rPr>
          <w:rFonts w:eastAsiaTheme="minorEastAsia" w:hint="eastAsia"/>
          <w:sz w:val="22"/>
          <w:szCs w:val="22"/>
          <w:lang w:eastAsia="zh-CN"/>
        </w:rPr>
        <w:t xml:space="preserve"> </w:t>
      </w:r>
      <w:r w:rsidRPr="00552D76">
        <w:rPr>
          <w:rFonts w:eastAsiaTheme="minorEastAsia" w:hint="eastAsia"/>
          <w:sz w:val="22"/>
          <w:szCs w:val="22"/>
          <w:lang w:eastAsia="zh-CN"/>
        </w:rPr>
        <w:t>各个算法的结果；参数为</w:t>
      </w:r>
      <w:r w:rsidRPr="00552D76">
        <w:rPr>
          <w:rFonts w:eastAsiaTheme="minorEastAsia"/>
          <w:sz w:val="22"/>
          <w:szCs w:val="22"/>
          <w:lang w:eastAsia="zh-CN"/>
        </w:rPr>
        <w:t>100</w:t>
      </w:r>
      <w:r w:rsidRPr="00552D76">
        <w:rPr>
          <w:rFonts w:eastAsiaTheme="minorEastAsia" w:hint="eastAsia"/>
          <w:sz w:val="22"/>
          <w:szCs w:val="22"/>
          <w:lang w:eastAsia="zh-CN"/>
        </w:rPr>
        <w:t>次运行的平均值，收敛时间定义为第一次收敛到</w:t>
      </w:r>
      <w:proofErr w:type="gramStart"/>
      <w:r w:rsidRPr="00552D76">
        <w:rPr>
          <w:rFonts w:eastAsiaTheme="minorEastAsia" w:hint="eastAsia"/>
          <w:sz w:val="22"/>
          <w:szCs w:val="22"/>
          <w:lang w:eastAsia="zh-CN"/>
        </w:rPr>
        <w:t>一个解所花费</w:t>
      </w:r>
      <w:proofErr w:type="gramEnd"/>
      <w:r w:rsidRPr="00552D76">
        <w:rPr>
          <w:rFonts w:eastAsiaTheme="minorEastAsia" w:hint="eastAsia"/>
          <w:sz w:val="22"/>
          <w:szCs w:val="22"/>
          <w:lang w:eastAsia="zh-CN"/>
        </w:rPr>
        <w:t>的时间，折线表示该参数对算法不适用。</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6"/>
        <w:gridCol w:w="756"/>
        <w:gridCol w:w="707"/>
        <w:gridCol w:w="793"/>
        <w:gridCol w:w="1161"/>
        <w:gridCol w:w="1253"/>
        <w:gridCol w:w="1400"/>
        <w:gridCol w:w="2010"/>
      </w:tblGrid>
      <w:tr w:rsidR="00552D76" w14:paraId="13A12AF2" w14:textId="088B724F" w:rsidTr="00552D76">
        <w:trPr>
          <w:jc w:val="center"/>
        </w:trPr>
        <w:tc>
          <w:tcPr>
            <w:tcW w:w="0" w:type="auto"/>
            <w:tcBorders>
              <w:top w:val="single" w:sz="6" w:space="0" w:color="auto"/>
              <w:bottom w:val="single" w:sz="12" w:space="0" w:color="auto"/>
            </w:tcBorders>
          </w:tcPr>
          <w:p w14:paraId="1EA0A584" w14:textId="486D8A02" w:rsidR="00552D76" w:rsidRPr="004B65D6" w:rsidRDefault="00552D76" w:rsidP="00427D70">
            <w:pPr>
              <w:pStyle w:val="a3"/>
              <w:spacing w:line="261" w:lineRule="auto"/>
              <w:ind w:right="114"/>
              <w:jc w:val="center"/>
              <w:rPr>
                <w:rFonts w:eastAsiaTheme="minorEastAsia"/>
                <w:sz w:val="22"/>
                <w:szCs w:val="22"/>
                <w:lang w:eastAsia="zh-CN"/>
              </w:rPr>
            </w:pPr>
            <w:r w:rsidRPr="00552D76">
              <w:rPr>
                <w:rFonts w:eastAsiaTheme="minorEastAsia"/>
                <w:sz w:val="22"/>
                <w:szCs w:val="22"/>
                <w:lang w:eastAsia="zh-CN"/>
              </w:rPr>
              <w:t>Algorithm</w:t>
            </w:r>
          </w:p>
        </w:tc>
        <w:tc>
          <w:tcPr>
            <w:tcW w:w="0" w:type="auto"/>
            <w:tcBorders>
              <w:top w:val="single" w:sz="6" w:space="0" w:color="auto"/>
              <w:bottom w:val="single" w:sz="12" w:space="0" w:color="auto"/>
            </w:tcBorders>
          </w:tcPr>
          <w:p w14:paraId="13FA6EC1" w14:textId="5124A594" w:rsidR="00552D76" w:rsidRPr="004B65D6" w:rsidRDefault="00552D76" w:rsidP="00427D7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0977A5A1" w14:textId="7BDC7A56" w:rsidR="00552D76" w:rsidRPr="004B65D6" w:rsidRDefault="00552D76" w:rsidP="00427D7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roofErr w:type="spellEnd"/>
          </w:p>
        </w:tc>
        <w:tc>
          <w:tcPr>
            <w:tcW w:w="0" w:type="auto"/>
            <w:tcBorders>
              <w:top w:val="single" w:sz="4" w:space="0" w:color="auto"/>
              <w:bottom w:val="single" w:sz="12" w:space="0" w:color="auto"/>
            </w:tcBorders>
          </w:tcPr>
          <w:p w14:paraId="49CE977A" w14:textId="72E3E9B9" w:rsidR="00552D76" w:rsidRDefault="00552D76" w:rsidP="00427D7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2029B3C1" w14:textId="57AFFD5F" w:rsidR="00552D7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Iterations</w:t>
            </w:r>
          </w:p>
        </w:tc>
        <w:tc>
          <w:tcPr>
            <w:tcW w:w="0" w:type="auto"/>
            <w:tcBorders>
              <w:top w:val="single" w:sz="6" w:space="0" w:color="auto"/>
              <w:bottom w:val="single" w:sz="12" w:space="0" w:color="auto"/>
            </w:tcBorders>
          </w:tcPr>
          <w:p w14:paraId="5B37F8E2" w14:textId="29F484AA" w:rsidR="00552D7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Node</w:t>
            </w:r>
          </w:p>
        </w:tc>
        <w:tc>
          <w:tcPr>
            <w:tcW w:w="0" w:type="auto"/>
            <w:tcBorders>
              <w:top w:val="single" w:sz="6" w:space="0" w:color="auto"/>
              <w:bottom w:val="single" w:sz="12" w:space="0" w:color="auto"/>
            </w:tcBorders>
          </w:tcPr>
          <w:p w14:paraId="4E19B7DA" w14:textId="15AE4FCC"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4BAF0009" w14:textId="77777777"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552D76" w14:paraId="74145F08" w14:textId="4D0680B1" w:rsidTr="00552D76">
        <w:trPr>
          <w:jc w:val="center"/>
        </w:trPr>
        <w:tc>
          <w:tcPr>
            <w:tcW w:w="0" w:type="auto"/>
            <w:tcBorders>
              <w:top w:val="single" w:sz="12" w:space="0" w:color="auto"/>
            </w:tcBorders>
          </w:tcPr>
          <w:p w14:paraId="28F938F1" w14:textId="43DE20AD"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Borders>
              <w:top w:val="single" w:sz="12" w:space="0" w:color="auto"/>
            </w:tcBorders>
          </w:tcPr>
          <w:p w14:paraId="7C0A43C6" w14:textId="77777777"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30D6F50C" w14:textId="77777777"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33D939B1" w14:textId="2690961C"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3E9E1692" w14:textId="249227C1"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Borders>
              <w:top w:val="single" w:sz="12" w:space="0" w:color="auto"/>
            </w:tcBorders>
          </w:tcPr>
          <w:p w14:paraId="66512035" w14:textId="104F961F"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Borders>
              <w:top w:val="single" w:sz="12" w:space="0" w:color="auto"/>
            </w:tcBorders>
          </w:tcPr>
          <w:p w14:paraId="41839969" w14:textId="0D53E3A6" w:rsidR="00552D76" w:rsidRPr="004B65D6" w:rsidRDefault="00552D76"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70A138FE" w14:textId="77777777" w:rsidR="00552D76" w:rsidRPr="004B65D6" w:rsidRDefault="00552D76"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552D76" w14:paraId="592C8C08" w14:textId="77777777" w:rsidTr="00552D76">
        <w:trPr>
          <w:jc w:val="center"/>
        </w:trPr>
        <w:tc>
          <w:tcPr>
            <w:tcW w:w="0" w:type="auto"/>
          </w:tcPr>
          <w:p w14:paraId="781ADB54" w14:textId="61AC482F"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RRT-Star</w:t>
            </w:r>
          </w:p>
        </w:tc>
        <w:tc>
          <w:tcPr>
            <w:tcW w:w="0" w:type="auto"/>
          </w:tcPr>
          <w:p w14:paraId="395D2711" w14:textId="55636EBF"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5B09343" w14:textId="629C773E"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220E543F" w14:textId="279767E8"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67277408" w14:textId="160BE138"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Pr>
          <w:p w14:paraId="264DF8A3" w14:textId="583EDFA7"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Pr>
          <w:p w14:paraId="1AC2C5BD" w14:textId="514D8757"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3D2896C3" w14:textId="3FD43D6E"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552D76" w14:paraId="49836064" w14:textId="77777777" w:rsidTr="00552D76">
        <w:trPr>
          <w:jc w:val="center"/>
        </w:trPr>
        <w:tc>
          <w:tcPr>
            <w:tcW w:w="0" w:type="auto"/>
          </w:tcPr>
          <w:p w14:paraId="095F1080" w14:textId="0B8F948B"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RRT-connect</w:t>
            </w:r>
          </w:p>
        </w:tc>
        <w:tc>
          <w:tcPr>
            <w:tcW w:w="0" w:type="auto"/>
          </w:tcPr>
          <w:p w14:paraId="1F08A6D0" w14:textId="4C45779B"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29F448C3" w14:textId="200A5C90"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B983A75" w14:textId="488DBF54"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324A82CC" w14:textId="6D29C5C8"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xxx</w:t>
            </w:r>
          </w:p>
        </w:tc>
        <w:tc>
          <w:tcPr>
            <w:tcW w:w="0" w:type="auto"/>
          </w:tcPr>
          <w:p w14:paraId="28852F83" w14:textId="7F16F2F0"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Pr>
          <w:p w14:paraId="3A075745" w14:textId="18484B80"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46ABD7D2" w14:textId="56E48BA3"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552D76" w14:paraId="2884E1F6" w14:textId="77777777" w:rsidTr="00552D76">
        <w:trPr>
          <w:jc w:val="center"/>
        </w:trPr>
        <w:tc>
          <w:tcPr>
            <w:tcW w:w="0" w:type="auto"/>
            <w:tcBorders>
              <w:bottom w:val="single" w:sz="6" w:space="0" w:color="auto"/>
            </w:tcBorders>
          </w:tcPr>
          <w:p w14:paraId="3830E9F1" w14:textId="6DDA7010"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SC-RRT</w:t>
            </w:r>
          </w:p>
        </w:tc>
        <w:tc>
          <w:tcPr>
            <w:tcW w:w="0" w:type="auto"/>
            <w:tcBorders>
              <w:bottom w:val="single" w:sz="6" w:space="0" w:color="auto"/>
            </w:tcBorders>
          </w:tcPr>
          <w:p w14:paraId="478BA143" w14:textId="18CDCDC6"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52B65D0F" w14:textId="2A5BF6E7"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391CDA7F" w14:textId="251BCAD2"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6778B6C7" w14:textId="76958669"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Borders>
              <w:bottom w:val="single" w:sz="6" w:space="0" w:color="auto"/>
            </w:tcBorders>
          </w:tcPr>
          <w:p w14:paraId="7D9641F3" w14:textId="2E72E942"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Borders>
              <w:bottom w:val="single" w:sz="6" w:space="0" w:color="auto"/>
            </w:tcBorders>
          </w:tcPr>
          <w:p w14:paraId="22F71002" w14:textId="187C8F68"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7B2DD658" w14:textId="67153828"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1040ED5D" w14:textId="483F7974" w:rsidR="006064C8" w:rsidRDefault="006064C8" w:rsidP="00552D76">
      <w:pPr>
        <w:tabs>
          <w:tab w:val="left" w:pos="627"/>
        </w:tabs>
        <w:spacing w:before="229"/>
        <w:outlineLvl w:val="2"/>
        <w:rPr>
          <w:rFonts w:ascii="Arial" w:eastAsiaTheme="minorEastAsia" w:hAnsi="Arial" w:cs="Arial"/>
          <w:b/>
          <w:bCs/>
          <w:lang w:eastAsia="zh-CN"/>
        </w:rPr>
      </w:pPr>
    </w:p>
    <w:p w14:paraId="6BB512F8" w14:textId="77777777" w:rsidR="009F4587" w:rsidRDefault="009F4587" w:rsidP="00552D76">
      <w:pPr>
        <w:tabs>
          <w:tab w:val="left" w:pos="627"/>
        </w:tabs>
        <w:spacing w:before="229"/>
        <w:outlineLvl w:val="2"/>
        <w:rPr>
          <w:rFonts w:ascii="Arial" w:eastAsiaTheme="minorEastAsia" w:hAnsi="Arial" w:cs="Arial"/>
          <w:b/>
          <w:bCs/>
          <w:lang w:eastAsia="zh-CN"/>
        </w:rPr>
      </w:pPr>
    </w:p>
    <w:p w14:paraId="1A5EEC3E" w14:textId="77777777" w:rsidR="009F4587" w:rsidRDefault="009F4587" w:rsidP="00552D76">
      <w:pPr>
        <w:tabs>
          <w:tab w:val="left" w:pos="627"/>
        </w:tabs>
        <w:spacing w:before="229"/>
        <w:outlineLvl w:val="2"/>
        <w:rPr>
          <w:rFonts w:ascii="Arial" w:eastAsiaTheme="minorEastAsia" w:hAnsi="Arial" w:cs="Arial"/>
          <w:b/>
          <w:bCs/>
          <w:lang w:eastAsia="zh-CN"/>
        </w:rPr>
      </w:pPr>
    </w:p>
    <w:p w14:paraId="11A9CD60" w14:textId="77777777" w:rsidR="009F4587" w:rsidRDefault="009F4587" w:rsidP="00552D76">
      <w:pPr>
        <w:tabs>
          <w:tab w:val="left" w:pos="627"/>
        </w:tabs>
        <w:spacing w:before="229"/>
        <w:outlineLvl w:val="2"/>
        <w:rPr>
          <w:rFonts w:ascii="Arial" w:eastAsiaTheme="minorEastAsia" w:hAnsi="Arial" w:cs="Arial"/>
          <w:b/>
          <w:bCs/>
          <w:lang w:eastAsia="zh-CN"/>
        </w:rPr>
      </w:pPr>
    </w:p>
    <w:p w14:paraId="27225E65" w14:textId="77777777" w:rsidR="009F4587" w:rsidRDefault="009F4587" w:rsidP="00552D76">
      <w:pPr>
        <w:tabs>
          <w:tab w:val="left" w:pos="627"/>
        </w:tabs>
        <w:spacing w:before="229"/>
        <w:outlineLvl w:val="2"/>
        <w:rPr>
          <w:rFonts w:ascii="Arial" w:eastAsiaTheme="minorEastAsia" w:hAnsi="Arial" w:cs="Arial"/>
          <w:b/>
          <w:bCs/>
          <w:lang w:eastAsia="zh-CN"/>
        </w:rPr>
      </w:pPr>
    </w:p>
    <w:p w14:paraId="544F8D05" w14:textId="77777777" w:rsidR="009F4587" w:rsidRPr="00552D76" w:rsidRDefault="009F4587" w:rsidP="00552D76">
      <w:pPr>
        <w:tabs>
          <w:tab w:val="left" w:pos="627"/>
        </w:tabs>
        <w:spacing w:before="229"/>
        <w:outlineLvl w:val="2"/>
        <w:rPr>
          <w:rFonts w:ascii="Arial" w:eastAsiaTheme="minorEastAsia" w:hAnsi="Arial" w:cs="Arial"/>
          <w:b/>
          <w:bCs/>
          <w:lang w:eastAsia="zh-CN"/>
        </w:rPr>
      </w:pPr>
    </w:p>
    <w:p w14:paraId="0E381B26" w14:textId="342A43AF" w:rsidR="008C0E4F" w:rsidRPr="009F4587" w:rsidRDefault="000243D2" w:rsidP="009F4587">
      <w:pPr>
        <w:pStyle w:val="11"/>
        <w:numPr>
          <w:ilvl w:val="1"/>
          <w:numId w:val="5"/>
        </w:numPr>
        <w:tabs>
          <w:tab w:val="left" w:pos="487"/>
        </w:tabs>
        <w:spacing w:before="109"/>
        <w:rPr>
          <w:rFonts w:ascii="Times New Roman" w:eastAsia="宋体" w:hAnsi="Times New Roman" w:cs="Times New Roman"/>
          <w:spacing w:val="-2"/>
          <w:w w:val="110"/>
        </w:rPr>
      </w:pPr>
      <w:proofErr w:type="spellStart"/>
      <w:r w:rsidRPr="009F4587">
        <w:rPr>
          <w:rFonts w:ascii="Times New Roman" w:eastAsia="宋体" w:hAnsi="Times New Roman" w:cs="Times New Roman" w:hint="eastAsia"/>
          <w:spacing w:val="-2"/>
          <w:w w:val="110"/>
        </w:rPr>
        <w:t>讨论</w:t>
      </w:r>
      <w:proofErr w:type="spellEnd"/>
    </w:p>
    <w:p w14:paraId="30731771" w14:textId="3A0E3736" w:rsidR="008C0E4F" w:rsidRDefault="000243D2" w:rsidP="008C0E4F">
      <w:pPr>
        <w:tabs>
          <w:tab w:val="left" w:pos="627"/>
        </w:tabs>
        <w:spacing w:before="229"/>
        <w:outlineLvl w:val="2"/>
        <w:rPr>
          <w:rFonts w:ascii="Arial" w:eastAsiaTheme="minorEastAsia" w:hAnsi="Arial" w:cs="Arial"/>
          <w:b/>
          <w:bCs/>
          <w:lang w:eastAsia="zh-CN"/>
        </w:rPr>
      </w:pPr>
      <w:r>
        <w:rPr>
          <w:rFonts w:ascii="Arial" w:eastAsiaTheme="minorEastAsia" w:hAnsi="Arial" w:cs="Arial" w:hint="eastAsia"/>
          <w:b/>
          <w:bCs/>
          <w:lang w:eastAsia="zh-CN"/>
        </w:rPr>
        <w:t>本文的目的是生成一条平衡收敛时间和路径长度的路径，从实验所得到的结果看，可以做出如下观察：</w:t>
      </w:r>
    </w:p>
    <w:p w14:paraId="2AA2F1E9" w14:textId="4BB2DE6F" w:rsidR="000243D2" w:rsidRPr="000243D2" w:rsidRDefault="004844A0" w:rsidP="000243D2">
      <w:pPr>
        <w:pStyle w:val="a6"/>
        <w:numPr>
          <w:ilvl w:val="0"/>
          <w:numId w:val="20"/>
        </w:numPr>
        <w:tabs>
          <w:tab w:val="left" w:pos="627"/>
        </w:tabs>
        <w:spacing w:before="229"/>
        <w:outlineLvl w:val="2"/>
        <w:rPr>
          <w:rFonts w:ascii="Arial" w:eastAsiaTheme="minorEastAsia" w:hAnsi="Arial" w:cs="Arial"/>
          <w:b/>
          <w:bCs/>
          <w:lang w:eastAsia="zh-CN"/>
        </w:rPr>
      </w:pPr>
      <w:r w:rsidRPr="004844A0">
        <w:rPr>
          <w:rFonts w:ascii="Arial" w:eastAsiaTheme="minorEastAsia" w:hAnsi="Arial" w:cs="Arial"/>
          <w:b/>
          <w:bCs/>
          <w:lang w:eastAsia="zh-CN"/>
        </w:rPr>
        <w:t>PID</w:t>
      </w:r>
      <w:r w:rsidR="000243D2" w:rsidRPr="000243D2">
        <w:rPr>
          <w:rFonts w:ascii="Arial" w:eastAsiaTheme="minorEastAsia" w:hAnsi="Arial" w:cs="Arial" w:hint="eastAsia"/>
          <w:b/>
          <w:bCs/>
          <w:lang w:eastAsia="zh-CN"/>
        </w:rPr>
        <w:t>性能分析</w:t>
      </w:r>
      <w:r w:rsidRPr="004844A0">
        <w:rPr>
          <w:rFonts w:ascii="Arial" w:eastAsiaTheme="minorEastAsia" w:hAnsi="Arial" w:cs="Arial"/>
          <w:b/>
          <w:bCs/>
          <w:lang w:eastAsia="zh-CN"/>
        </w:rPr>
        <w:t>实验结果表明，</w:t>
      </w:r>
      <w:r w:rsidRPr="004844A0">
        <w:rPr>
          <w:rFonts w:ascii="Arial" w:eastAsiaTheme="minorEastAsia" w:hAnsi="Arial" w:cs="Arial"/>
          <w:b/>
          <w:bCs/>
          <w:lang w:eastAsia="zh-CN"/>
        </w:rPr>
        <w:t xml:space="preserve">PID </w:t>
      </w:r>
      <w:r w:rsidRPr="004844A0">
        <w:rPr>
          <w:rFonts w:ascii="Arial" w:eastAsiaTheme="minorEastAsia" w:hAnsi="Arial" w:cs="Arial"/>
          <w:b/>
          <w:bCs/>
          <w:lang w:eastAsia="zh-CN"/>
        </w:rPr>
        <w:t>控制器对</w:t>
      </w:r>
      <w:r w:rsidRPr="004844A0">
        <w:rPr>
          <w:rFonts w:ascii="Arial" w:eastAsiaTheme="minorEastAsia" w:hAnsi="Arial" w:cs="Arial"/>
          <w:b/>
          <w:bCs/>
          <w:lang w:eastAsia="zh-CN"/>
        </w:rPr>
        <w:t xml:space="preserve"> SC-RRT </w:t>
      </w:r>
      <w:r w:rsidRPr="004844A0">
        <w:rPr>
          <w:rFonts w:ascii="Arial" w:eastAsiaTheme="minorEastAsia" w:hAnsi="Arial" w:cs="Arial"/>
          <w:b/>
          <w:bCs/>
          <w:lang w:eastAsia="zh-CN"/>
        </w:rPr>
        <w:t>的收敛动力学具有显著影响，尤其体现在首次可行解时间和搜索稳定性方面。适中的比例增益配合中等强度的积分项，在快速收敛与稳定采样行为之间实现了最佳平衡。</w:t>
      </w:r>
    </w:p>
    <w:p w14:paraId="77388B61" w14:textId="025BAA0C" w:rsidR="000243D2" w:rsidRDefault="00ED66E7" w:rsidP="000243D2">
      <w:pPr>
        <w:pStyle w:val="a6"/>
        <w:numPr>
          <w:ilvl w:val="0"/>
          <w:numId w:val="20"/>
        </w:numPr>
        <w:tabs>
          <w:tab w:val="left" w:pos="627"/>
        </w:tabs>
        <w:spacing w:before="229"/>
        <w:outlineLvl w:val="2"/>
        <w:rPr>
          <w:rFonts w:ascii="Arial" w:eastAsiaTheme="minorEastAsia" w:hAnsi="Arial" w:cs="Arial"/>
          <w:b/>
          <w:bCs/>
          <w:lang w:eastAsia="zh-CN"/>
        </w:rPr>
      </w:pPr>
      <w:r>
        <w:rPr>
          <w:rFonts w:ascii="Arial" w:eastAsiaTheme="minorEastAsia" w:hAnsi="Arial" w:cs="Arial" w:hint="eastAsia"/>
          <w:b/>
          <w:bCs/>
          <w:lang w:eastAsia="zh-CN"/>
        </w:rPr>
        <w:t>与传统</w:t>
      </w:r>
      <w:r>
        <w:rPr>
          <w:rFonts w:ascii="Arial" w:eastAsiaTheme="minorEastAsia" w:hAnsi="Arial" w:cs="Arial" w:hint="eastAsia"/>
          <w:b/>
          <w:bCs/>
          <w:lang w:eastAsia="zh-CN"/>
        </w:rPr>
        <w:t>RRT</w:t>
      </w:r>
      <w:r>
        <w:rPr>
          <w:rFonts w:ascii="Arial" w:eastAsiaTheme="minorEastAsia" w:hAnsi="Arial" w:cs="Arial" w:hint="eastAsia"/>
          <w:b/>
          <w:bCs/>
          <w:lang w:eastAsia="zh-CN"/>
        </w:rPr>
        <w:t>变体的性能对比仿真表明，其收敛时间短于</w:t>
      </w:r>
      <w:r>
        <w:rPr>
          <w:rFonts w:ascii="Arial" w:eastAsiaTheme="minorEastAsia" w:hAnsi="Arial" w:cs="Arial" w:hint="eastAsia"/>
          <w:b/>
          <w:bCs/>
          <w:lang w:eastAsia="zh-CN"/>
        </w:rPr>
        <w:t>RRT</w:t>
      </w:r>
      <w:r>
        <w:rPr>
          <w:rFonts w:ascii="Arial" w:eastAsiaTheme="minorEastAsia" w:hAnsi="Arial" w:cs="Arial" w:hint="eastAsia"/>
          <w:b/>
          <w:bCs/>
          <w:lang w:eastAsia="zh-CN"/>
        </w:rPr>
        <w:t>，且其生成的路径长度更优于</w:t>
      </w:r>
      <w:r>
        <w:rPr>
          <w:rFonts w:ascii="Arial" w:eastAsiaTheme="minorEastAsia" w:hAnsi="Arial" w:cs="Arial" w:hint="eastAsia"/>
          <w:b/>
          <w:bCs/>
          <w:lang w:eastAsia="zh-CN"/>
        </w:rPr>
        <w:t>RRT-Star,</w:t>
      </w:r>
      <w:r>
        <w:rPr>
          <w:rFonts w:ascii="Arial" w:eastAsiaTheme="minorEastAsia" w:hAnsi="Arial" w:cs="Arial" w:hint="eastAsia"/>
          <w:b/>
          <w:bCs/>
          <w:lang w:eastAsia="zh-CN"/>
        </w:rPr>
        <w:t>此外，于文献【】算法相比，</w:t>
      </w:r>
      <w:r>
        <w:rPr>
          <w:rFonts w:ascii="Arial" w:eastAsiaTheme="minorEastAsia" w:hAnsi="Arial" w:cs="Arial" w:hint="eastAsia"/>
          <w:b/>
          <w:bCs/>
          <w:lang w:eastAsia="zh-CN"/>
        </w:rPr>
        <w:t>SC-RRT</w:t>
      </w:r>
      <w:r>
        <w:rPr>
          <w:rFonts w:ascii="Arial" w:eastAsiaTheme="minorEastAsia" w:hAnsi="Arial" w:cs="Arial" w:hint="eastAsia"/>
          <w:b/>
          <w:bCs/>
          <w:lang w:eastAsia="zh-CN"/>
        </w:rPr>
        <w:t>在平衡收敛时间和路径长度等方面表现的更好，以至于能够在相对较短的时间内获得同时满足更短的路径长度，更少的规划时间，更少的路径节点以及更平滑的路线，而</w:t>
      </w:r>
      <w:r>
        <w:rPr>
          <w:rFonts w:ascii="Arial" w:eastAsiaTheme="minorEastAsia" w:hAnsi="Arial" w:cs="Arial" w:hint="eastAsia"/>
          <w:b/>
          <w:bCs/>
          <w:lang w:eastAsia="zh-CN"/>
        </w:rPr>
        <w:t>Informed-</w:t>
      </w:r>
      <w:proofErr w:type="spellStart"/>
      <w:r>
        <w:rPr>
          <w:rFonts w:ascii="Arial" w:eastAsiaTheme="minorEastAsia" w:hAnsi="Arial" w:cs="Arial" w:hint="eastAsia"/>
          <w:b/>
          <w:bCs/>
          <w:lang w:eastAsia="zh-CN"/>
        </w:rPr>
        <w:t>rrt</w:t>
      </w:r>
      <w:proofErr w:type="spellEnd"/>
      <w:r>
        <w:rPr>
          <w:rFonts w:ascii="Arial" w:eastAsiaTheme="minorEastAsia" w:hAnsi="Arial" w:cs="Arial" w:hint="eastAsia"/>
          <w:b/>
          <w:bCs/>
          <w:lang w:eastAsia="zh-CN"/>
        </w:rPr>
        <w:t>算法则需要去花费更多路径点乃至更多的时间去计算一条等价的路径。</w:t>
      </w:r>
    </w:p>
    <w:p w14:paraId="72864342" w14:textId="4367D9EE" w:rsidR="00ED66E7" w:rsidRPr="000243D2" w:rsidRDefault="00ED66E7" w:rsidP="000243D2">
      <w:pPr>
        <w:pStyle w:val="a6"/>
        <w:numPr>
          <w:ilvl w:val="0"/>
          <w:numId w:val="20"/>
        </w:numPr>
        <w:tabs>
          <w:tab w:val="left" w:pos="627"/>
        </w:tabs>
        <w:spacing w:before="229"/>
        <w:outlineLvl w:val="2"/>
        <w:rPr>
          <w:rFonts w:ascii="Arial" w:eastAsiaTheme="minorEastAsia" w:hAnsi="Arial" w:cs="Arial"/>
          <w:b/>
          <w:bCs/>
          <w:lang w:eastAsia="zh-CN"/>
        </w:rPr>
      </w:pPr>
      <w:r>
        <w:rPr>
          <w:rFonts w:ascii="Arial" w:eastAsiaTheme="minorEastAsia" w:hAnsi="Arial" w:cs="Arial" w:hint="eastAsia"/>
          <w:b/>
          <w:bCs/>
          <w:lang w:eastAsia="zh-CN"/>
        </w:rPr>
        <w:t>稳定性对比仿真说明，在不同的环境和不同起始节点和目标节点距离下，</w:t>
      </w:r>
      <w:r>
        <w:rPr>
          <w:rFonts w:ascii="Arial" w:eastAsiaTheme="minorEastAsia" w:hAnsi="Arial" w:cs="Arial" w:hint="eastAsia"/>
          <w:b/>
          <w:bCs/>
          <w:lang w:eastAsia="zh-CN"/>
        </w:rPr>
        <w:t xml:space="preserve"> SC-RRT</w:t>
      </w:r>
      <w:r>
        <w:rPr>
          <w:rFonts w:ascii="Arial" w:eastAsiaTheme="minorEastAsia" w:hAnsi="Arial" w:cs="Arial" w:hint="eastAsia"/>
          <w:b/>
          <w:bCs/>
          <w:lang w:eastAsia="zh-CN"/>
        </w:rPr>
        <w:t>算法所规划的最终路径比之上述路径规划算法及其变体更加稳定，此其生成的路径更加集中一致。</w:t>
      </w:r>
    </w:p>
    <w:p w14:paraId="2F54B028" w14:textId="2838A107" w:rsidR="00912D60" w:rsidRDefault="00912D60" w:rsidP="00912D60">
      <w:pPr>
        <w:tabs>
          <w:tab w:val="left" w:pos="627"/>
        </w:tabs>
        <w:spacing w:before="229"/>
        <w:jc w:val="center"/>
        <w:outlineLvl w:val="2"/>
        <w:rPr>
          <w:rFonts w:ascii="Arial" w:eastAsiaTheme="minorEastAsia" w:hAnsi="Arial" w:cs="Arial"/>
          <w:b/>
          <w:bCs/>
          <w:lang w:eastAsia="zh-CN"/>
        </w:rPr>
      </w:pPr>
    </w:p>
    <w:p w14:paraId="18105C82" w14:textId="77777777" w:rsidR="0076352E" w:rsidRPr="009F4587" w:rsidRDefault="00821371" w:rsidP="009F4587">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1AEE6C88" w14:textId="409C9710" w:rsidR="00ED66E7" w:rsidRPr="00ED66E7" w:rsidRDefault="00ED66E7" w:rsidP="00ED66E7">
      <w:pPr>
        <w:spacing w:line="261" w:lineRule="auto"/>
        <w:ind w:firstLine="220"/>
        <w:jc w:val="both"/>
        <w:rPr>
          <w:rFonts w:ascii="宋体" w:eastAsia="宋体" w:hAnsi="宋体" w:cs="宋体" w:hint="eastAsia"/>
          <w:sz w:val="20"/>
          <w:szCs w:val="20"/>
          <w:lang w:eastAsia="zh-CN"/>
        </w:rPr>
      </w:pPr>
      <w:r w:rsidRPr="00ED66E7">
        <w:rPr>
          <w:rFonts w:ascii="宋体" w:eastAsia="宋体" w:hAnsi="宋体" w:cs="宋体" w:hint="eastAsia"/>
          <w:sz w:val="20"/>
          <w:szCs w:val="20"/>
          <w:lang w:eastAsia="zh-CN"/>
        </w:rPr>
        <w:t>本文介绍了一种在路径规划中平衡收敛时间和路径长度的</w:t>
      </w:r>
      <w:r w:rsidR="0009027B">
        <w:rPr>
          <w:rFonts w:ascii="宋体" w:eastAsia="宋体" w:hAnsi="宋体" w:cs="宋体" w:hint="eastAsia"/>
          <w:sz w:val="20"/>
          <w:szCs w:val="20"/>
          <w:lang w:eastAsia="zh-CN"/>
        </w:rPr>
        <w:t>SC-RRT</w:t>
      </w:r>
      <w:r w:rsidRPr="00ED66E7">
        <w:rPr>
          <w:rFonts w:ascii="宋体" w:eastAsia="宋体" w:hAnsi="宋体" w:cs="宋体" w:hint="eastAsia"/>
          <w:sz w:val="20"/>
          <w:szCs w:val="20"/>
          <w:lang w:eastAsia="zh-CN"/>
        </w:rPr>
        <w:t>算法。通过</w:t>
      </w:r>
      <w:r w:rsidR="0009027B">
        <w:rPr>
          <w:rFonts w:ascii="宋体" w:eastAsia="宋体" w:hAnsi="宋体" w:cs="宋体" w:hint="eastAsia"/>
          <w:sz w:val="20"/>
          <w:szCs w:val="20"/>
          <w:lang w:eastAsia="zh-CN"/>
        </w:rPr>
        <w:t>双向的</w:t>
      </w:r>
      <w:r w:rsidR="0009027B" w:rsidRPr="00ED66E7">
        <w:rPr>
          <w:rFonts w:ascii="宋体" w:eastAsia="宋体" w:hAnsi="宋体" w:cs="宋体" w:hint="eastAsia"/>
          <w:sz w:val="20"/>
          <w:szCs w:val="20"/>
          <w:lang w:eastAsia="zh-CN"/>
        </w:rPr>
        <w:t>知情子集采样</w:t>
      </w:r>
      <w:r w:rsidRPr="00ED66E7">
        <w:rPr>
          <w:rFonts w:ascii="宋体" w:eastAsia="宋体" w:hAnsi="宋体" w:cs="宋体" w:hint="eastAsia"/>
          <w:sz w:val="20"/>
          <w:szCs w:val="20"/>
          <w:lang w:eastAsia="zh-CN"/>
        </w:rPr>
        <w:t>约束，</w:t>
      </w:r>
      <w:r w:rsidR="0009027B" w:rsidRPr="00ED66E7">
        <w:rPr>
          <w:rFonts w:ascii="宋体" w:eastAsia="宋体" w:hAnsi="宋体" w:cs="宋体" w:hint="eastAsia"/>
          <w:sz w:val="20"/>
          <w:szCs w:val="20"/>
          <w:lang w:eastAsia="zh-CN"/>
        </w:rPr>
        <w:t>直接从</w:t>
      </w:r>
      <w:r w:rsidR="0009027B">
        <w:rPr>
          <w:rFonts w:ascii="宋体" w:eastAsia="宋体" w:hAnsi="宋体" w:cs="宋体" w:hint="eastAsia"/>
          <w:sz w:val="20"/>
          <w:szCs w:val="20"/>
          <w:lang w:eastAsia="zh-CN"/>
        </w:rPr>
        <w:t>其中进行采样</w:t>
      </w:r>
      <w:r w:rsidRPr="00ED66E7">
        <w:rPr>
          <w:rFonts w:ascii="宋体" w:eastAsia="宋体" w:hAnsi="宋体" w:cs="宋体" w:hint="eastAsia"/>
          <w:sz w:val="20"/>
          <w:szCs w:val="20"/>
          <w:lang w:eastAsia="zh-CN"/>
        </w:rPr>
        <w:t>，提高了新节点生成的效率和质量。仿真结果表明，通过指定</w:t>
      </w:r>
      <w:r w:rsidR="0009027B">
        <w:rPr>
          <w:rFonts w:ascii="宋体" w:eastAsia="宋体" w:hAnsi="宋体" w:cs="宋体" w:hint="eastAsia"/>
          <w:sz w:val="20"/>
          <w:szCs w:val="20"/>
          <w:lang w:eastAsia="zh-CN"/>
        </w:rPr>
        <w:t>PID参数控制下</w:t>
      </w:r>
      <w:r w:rsidRPr="00ED66E7">
        <w:rPr>
          <w:rFonts w:ascii="宋体" w:eastAsia="宋体" w:hAnsi="宋体" w:cs="宋体" w:hint="eastAsia"/>
          <w:sz w:val="20"/>
          <w:szCs w:val="20"/>
          <w:lang w:eastAsia="zh-CN"/>
        </w:rPr>
        <w:t>的</w:t>
      </w:r>
      <w:r w:rsidR="0009027B">
        <w:rPr>
          <w:rFonts w:ascii="宋体" w:eastAsia="宋体" w:hAnsi="宋体" w:cs="宋体" w:hint="eastAsia"/>
          <w:sz w:val="20"/>
          <w:szCs w:val="20"/>
          <w:lang w:eastAsia="zh-CN"/>
        </w:rPr>
        <w:t>绘制的更为精准的采样</w:t>
      </w:r>
      <w:r w:rsidRPr="00ED66E7">
        <w:rPr>
          <w:rFonts w:ascii="宋体" w:eastAsia="宋体" w:hAnsi="宋体" w:cs="宋体" w:hint="eastAsia"/>
          <w:sz w:val="20"/>
          <w:szCs w:val="20"/>
          <w:lang w:eastAsia="zh-CN"/>
        </w:rPr>
        <w:t>区间可以权衡收敛时间和路径长度，</w:t>
      </w:r>
      <w:r w:rsidR="0009027B">
        <w:rPr>
          <w:rFonts w:ascii="宋体" w:eastAsia="宋体" w:hAnsi="宋体" w:cs="宋体" w:hint="eastAsia"/>
          <w:sz w:val="20"/>
          <w:szCs w:val="20"/>
          <w:lang w:eastAsia="zh-CN"/>
        </w:rPr>
        <w:t>SC-</w:t>
      </w:r>
      <w:r w:rsidRPr="00ED66E7">
        <w:rPr>
          <w:rFonts w:ascii="宋体" w:eastAsia="宋体" w:hAnsi="宋体" w:cs="宋体"/>
          <w:sz w:val="20"/>
          <w:szCs w:val="20"/>
          <w:lang w:eastAsia="zh-CN"/>
        </w:rPr>
        <w:t>RRT</w:t>
      </w:r>
      <w:r w:rsidRPr="00ED66E7">
        <w:rPr>
          <w:rFonts w:ascii="宋体" w:eastAsia="宋体" w:hAnsi="宋体" w:cs="宋体" w:hint="eastAsia"/>
          <w:sz w:val="20"/>
          <w:szCs w:val="20"/>
          <w:lang w:eastAsia="zh-CN"/>
        </w:rPr>
        <w:t>比给定几个传统的和先进的</w:t>
      </w:r>
      <w:r w:rsidRPr="00ED66E7">
        <w:rPr>
          <w:rFonts w:ascii="宋体" w:eastAsia="宋体" w:hAnsi="宋体" w:cs="宋体"/>
          <w:sz w:val="20"/>
          <w:szCs w:val="20"/>
          <w:lang w:eastAsia="zh-CN"/>
        </w:rPr>
        <w:t>RRT</w:t>
      </w:r>
      <w:r w:rsidRPr="00ED66E7">
        <w:rPr>
          <w:rFonts w:ascii="宋体" w:eastAsia="宋体" w:hAnsi="宋体" w:cs="宋体" w:hint="eastAsia"/>
          <w:sz w:val="20"/>
          <w:szCs w:val="20"/>
          <w:lang w:eastAsia="zh-CN"/>
        </w:rPr>
        <w:t>变体表现更好。这意味着该算法可以在与其他算法相同或更少的时间内生成更好的路径。</w:t>
      </w:r>
      <w:r w:rsidRPr="00ED66E7">
        <w:rPr>
          <w:rFonts w:ascii="宋体" w:eastAsia="宋体" w:hAnsi="宋体" w:cs="宋体"/>
          <w:sz w:val="20"/>
          <w:szCs w:val="20"/>
          <w:lang w:eastAsia="zh-CN"/>
        </w:rPr>
        <w:t xml:space="preserve"> </w:t>
      </w:r>
      <w:r w:rsidRPr="00ED66E7">
        <w:rPr>
          <w:rFonts w:ascii="宋体" w:eastAsia="宋体" w:hAnsi="宋体" w:cs="宋体" w:hint="eastAsia"/>
          <w:sz w:val="20"/>
          <w:szCs w:val="20"/>
          <w:lang w:eastAsia="zh-CN"/>
        </w:rPr>
        <w:t>它在机器人的应用中会为其他计算节省大量的时间，并且较强的稳定性和鲁棒性也使其在工业生产中的应用成为可能。</w:t>
      </w:r>
    </w:p>
    <w:p w14:paraId="4C9C8C33" w14:textId="72AA2605" w:rsidR="0076352E" w:rsidRDefault="00ED66E7" w:rsidP="00ED66E7">
      <w:pPr>
        <w:spacing w:line="261" w:lineRule="auto"/>
        <w:ind w:firstLine="220"/>
        <w:jc w:val="both"/>
        <w:rPr>
          <w:lang w:eastAsia="zh-CN"/>
        </w:rPr>
        <w:sectPr w:rsidR="0076352E" w:rsidSect="00927F8F">
          <w:footerReference w:type="even" r:id="rId90"/>
          <w:footerReference w:type="default" r:id="rId91"/>
          <w:type w:val="continuous"/>
          <w:pgSz w:w="11910" w:h="15820"/>
          <w:pgMar w:top="540" w:right="900" w:bottom="1120" w:left="800" w:header="616" w:footer="939" w:gutter="0"/>
          <w:cols w:space="708"/>
        </w:sectPr>
      </w:pPr>
      <w:r w:rsidRPr="00ED66E7">
        <w:rPr>
          <w:rFonts w:ascii="宋体" w:eastAsia="宋体" w:hAnsi="宋体" w:cs="宋体" w:hint="eastAsia"/>
          <w:sz w:val="20"/>
          <w:szCs w:val="20"/>
          <w:lang w:eastAsia="zh-CN"/>
        </w:rPr>
        <w:t>在未来的工作中，一个有趣的挑战是使用我们的方法来拟合任何成本函数，正如</w:t>
      </w:r>
      <w:r w:rsidRPr="00ED66E7">
        <w:rPr>
          <w:sz w:val="20"/>
          <w:szCs w:val="20"/>
          <w:lang w:eastAsia="zh-CN"/>
        </w:rPr>
        <w:t>RRT *</w:t>
      </w:r>
      <w:r w:rsidRPr="00ED66E7">
        <w:rPr>
          <w:rFonts w:ascii="宋体" w:eastAsia="宋体" w:hAnsi="宋体" w:cs="宋体" w:hint="eastAsia"/>
          <w:sz w:val="20"/>
          <w:szCs w:val="20"/>
          <w:lang w:eastAsia="zh-CN"/>
        </w:rPr>
        <w:t>所做的那样，而不是仅仅优化欧氏距离。将我们的方法应用于各种机器人，无论是机器人小车还是高自由度机械臂，以考察其在各个维度上的优越性。</w:t>
      </w:r>
    </w:p>
    <w:p w14:paraId="2CBB502D" w14:textId="77777777" w:rsidR="0076352E" w:rsidRDefault="0076352E">
      <w:pPr>
        <w:pStyle w:val="a3"/>
        <w:spacing w:before="4"/>
        <w:rPr>
          <w:sz w:val="9"/>
          <w:lang w:eastAsia="zh-CN"/>
        </w:rPr>
      </w:pPr>
    </w:p>
    <w:p w14:paraId="28FFAB69" w14:textId="77777777" w:rsidR="0076352E" w:rsidRDefault="0076352E">
      <w:pPr>
        <w:rPr>
          <w:sz w:val="9"/>
          <w:lang w:eastAsia="zh-CN"/>
        </w:rPr>
        <w:sectPr w:rsidR="0076352E"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proofErr w:type="spellStart"/>
      <w:r>
        <w:rPr>
          <w:spacing w:val="-6"/>
          <w:sz w:val="17"/>
        </w:rPr>
        <w:t>Penglei</w:t>
      </w:r>
      <w:proofErr w:type="spellEnd"/>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proofErr w:type="gramStart"/>
      <w:r>
        <w:rPr>
          <w:spacing w:val="-6"/>
          <w:sz w:val="17"/>
        </w:rPr>
        <w:t>-</w:t>
      </w:r>
      <w:r>
        <w:rPr>
          <w:sz w:val="17"/>
        </w:rPr>
        <w:t xml:space="preserve"> </w:t>
      </w:r>
      <w:proofErr w:type="spellStart"/>
      <w:r>
        <w:rPr>
          <w:sz w:val="17"/>
        </w:rPr>
        <w:t>nical</w:t>
      </w:r>
      <w:proofErr w:type="spellEnd"/>
      <w:proofErr w:type="gramEnd"/>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proofErr w:type="spellStart"/>
      <w:r>
        <w:rPr>
          <w:sz w:val="17"/>
        </w:rPr>
        <w:t>Yinghui</w:t>
      </w:r>
      <w:proofErr w:type="spellEnd"/>
      <w:r>
        <w:rPr>
          <w:spacing w:val="-9"/>
          <w:sz w:val="17"/>
        </w:rPr>
        <w:t xml:space="preserve"> </w:t>
      </w:r>
      <w:r>
        <w:rPr>
          <w:sz w:val="17"/>
        </w:rPr>
        <w:t>Chang,</w:t>
      </w:r>
      <w:r>
        <w:rPr>
          <w:spacing w:val="-9"/>
          <w:sz w:val="17"/>
        </w:rPr>
        <w:t xml:space="preserve"> </w:t>
      </w:r>
      <w:proofErr w:type="spellStart"/>
      <w:r>
        <w:rPr>
          <w:sz w:val="17"/>
        </w:rPr>
        <w:t>Weikang</w:t>
      </w:r>
      <w:proofErr w:type="spellEnd"/>
      <w:r>
        <w:rPr>
          <w:spacing w:val="-9"/>
          <w:sz w:val="17"/>
        </w:rPr>
        <w:t xml:space="preserve"> </w:t>
      </w:r>
      <w:r>
        <w:rPr>
          <w:sz w:val="17"/>
        </w:rPr>
        <w:t>Wu,</w:t>
      </w:r>
      <w:r>
        <w:rPr>
          <w:spacing w:val="-9"/>
          <w:sz w:val="17"/>
        </w:rPr>
        <w:t xml:space="preserve"> </w:t>
      </w:r>
      <w:proofErr w:type="spellStart"/>
      <w:r>
        <w:rPr>
          <w:sz w:val="17"/>
        </w:rPr>
        <w:t>Hongyin</w:t>
      </w:r>
      <w:proofErr w:type="spellEnd"/>
      <w:r>
        <w:rPr>
          <w:sz w:val="17"/>
        </w:rPr>
        <w:t xml:space="preserve">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proofErr w:type="spellStart"/>
      <w:r>
        <w:rPr>
          <w:spacing w:val="-2"/>
          <w:sz w:val="17"/>
        </w:rPr>
        <w:t>Chenhui</w:t>
      </w:r>
      <w:proofErr w:type="spellEnd"/>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proofErr w:type="spellStart"/>
      <w:r>
        <w:rPr>
          <w:spacing w:val="-2"/>
          <w:sz w:val="17"/>
        </w:rPr>
        <w:t>Bijing</w:t>
      </w:r>
      <w:proofErr w:type="spellEnd"/>
      <w:r>
        <w:rPr>
          <w:spacing w:val="-2"/>
          <w:sz w:val="17"/>
        </w:rPr>
        <w:t xml:space="preserve"> </w:t>
      </w:r>
      <w:r>
        <w:rPr>
          <w:spacing w:val="-4"/>
          <w:sz w:val="17"/>
        </w:rPr>
        <w:t xml:space="preserve">Liu, Xiaojie Liu, Shan He. Prof. </w:t>
      </w:r>
      <w:proofErr w:type="spellStart"/>
      <w:r>
        <w:rPr>
          <w:spacing w:val="-4"/>
          <w:sz w:val="17"/>
        </w:rPr>
        <w:t>Donghui</w:t>
      </w:r>
      <w:proofErr w:type="spellEnd"/>
      <w:r>
        <w:rPr>
          <w:spacing w:val="-4"/>
          <w:sz w:val="17"/>
        </w:rPr>
        <w:t xml:space="preserve"> Guo provided manuscript writ-</w:t>
      </w:r>
      <w:r>
        <w:rPr>
          <w:sz w:val="17"/>
        </w:rPr>
        <w:t xml:space="preserve"> </w:t>
      </w:r>
      <w:proofErr w:type="spellStart"/>
      <w:r>
        <w:rPr>
          <w:sz w:val="17"/>
        </w:rPr>
        <w:t>ing</w:t>
      </w:r>
      <w:proofErr w:type="spellEnd"/>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proofErr w:type="gramStart"/>
      <w:r>
        <w:rPr>
          <w:sz w:val="17"/>
        </w:rPr>
        <w:t>approved</w:t>
      </w:r>
      <w:proofErr w:type="gramEnd"/>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proofErr w:type="gramStart"/>
      <w:r>
        <w:rPr>
          <w:spacing w:val="-2"/>
          <w:sz w:val="17"/>
        </w:rPr>
        <w:t>The</w:t>
      </w:r>
      <w:proofErr w:type="gramEnd"/>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92" w:history="1">
        <w:proofErr w:type="gramStart"/>
        <w:r w:rsidR="0076352E">
          <w:rPr>
            <w:sz w:val="17"/>
          </w:rPr>
          <w:t>2,399,496,491@qq.com</w:t>
        </w:r>
        <w:proofErr w:type="gramEnd"/>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proofErr w:type="gramStart"/>
      <w:r>
        <w:rPr>
          <w:sz w:val="17"/>
        </w:rPr>
        <w:t>The</w:t>
      </w:r>
      <w:proofErr w:type="gramEnd"/>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26" w:name="References"/>
      <w:bookmarkEnd w:id="26"/>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27" w:name="_bookmark25"/>
      <w:bookmarkEnd w:id="27"/>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proofErr w:type="spellStart"/>
      <w:r>
        <w:rPr>
          <w:sz w:val="17"/>
        </w:rPr>
        <w:t>Perzylo</w:t>
      </w:r>
      <w:proofErr w:type="spellEnd"/>
      <w:r>
        <w:rPr>
          <w:sz w:val="17"/>
        </w:rPr>
        <w:t>,</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proofErr w:type="spellStart"/>
      <w:r>
        <w:rPr>
          <w:sz w:val="17"/>
        </w:rPr>
        <w:t>SMErobotics</w:t>
      </w:r>
      <w:proofErr w:type="spellEnd"/>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28" w:name="_bookmark26"/>
      <w:bookmarkEnd w:id="28"/>
      <w:proofErr w:type="spellStart"/>
      <w:r>
        <w:rPr>
          <w:sz w:val="17"/>
        </w:rPr>
        <w:t>facturing</w:t>
      </w:r>
      <w:proofErr w:type="spellEnd"/>
      <w:r>
        <w:rPr>
          <w:sz w:val="17"/>
        </w:rPr>
        <w:t xml:space="preserve">.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proofErr w:type="spellStart"/>
      <w:r>
        <w:rPr>
          <w:sz w:val="17"/>
        </w:rPr>
        <w:t>Hvilshoj</w:t>
      </w:r>
      <w:proofErr w:type="spellEnd"/>
      <w:r>
        <w:rPr>
          <w:sz w:val="17"/>
        </w:rPr>
        <w:t xml:space="preserve">, M., et al.: Autonomous industrial mobile </w:t>
      </w:r>
      <w:proofErr w:type="spellStart"/>
      <w:r>
        <w:rPr>
          <w:sz w:val="17"/>
        </w:rPr>
        <w:t>manipula</w:t>
      </w:r>
      <w:proofErr w:type="spellEnd"/>
      <w:r>
        <w:rPr>
          <w:sz w:val="17"/>
        </w:rPr>
        <w:t xml:space="preserve">- </w:t>
      </w:r>
      <w:proofErr w:type="spellStart"/>
      <w:r>
        <w:rPr>
          <w:sz w:val="17"/>
        </w:rPr>
        <w:t>tion</w:t>
      </w:r>
      <w:proofErr w:type="spellEnd"/>
      <w:r>
        <w:rPr>
          <w:sz w:val="17"/>
        </w:rPr>
        <w:t xml:space="preserve">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29" w:name="_bookmark27"/>
      <w:bookmarkEnd w:id="29"/>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30" w:name="_bookmark28"/>
      <w:bookmarkEnd w:id="30"/>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w:t>
      </w:r>
      <w:proofErr w:type="spellStart"/>
      <w:r>
        <w:rPr>
          <w:sz w:val="17"/>
        </w:rPr>
        <w:t>ysis</w:t>
      </w:r>
      <w:proofErr w:type="spellEnd"/>
      <w:r>
        <w:rPr>
          <w:sz w:val="17"/>
        </w:rPr>
        <w:t xml:space="preserve"> of Single-Arm Cluster Tools </w:t>
      </w:r>
      <w:proofErr w:type="gramStart"/>
      <w:r>
        <w:rPr>
          <w:sz w:val="17"/>
        </w:rPr>
        <w:t>With</w:t>
      </w:r>
      <w:proofErr w:type="gramEnd"/>
      <w:r>
        <w:rPr>
          <w:sz w:val="17"/>
        </w:rPr>
        <w:t xml:space="preserve"> Wafer Residency Time Constraints and Activity Time Variation. IEEE Transactions on </w:t>
      </w:r>
      <w:bookmarkStart w:id="31" w:name="_bookmark29"/>
      <w:bookmarkEnd w:id="31"/>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w:t>
      </w:r>
      <w:proofErr w:type="spellStart"/>
      <w:r>
        <w:rPr>
          <w:sz w:val="17"/>
        </w:rPr>
        <w:t>Industr</w:t>
      </w:r>
      <w:proofErr w:type="spellEnd"/>
      <w:r>
        <w:rPr>
          <w:sz w:val="17"/>
        </w:rPr>
        <w:t xml:space="preserve">. Inf. </w:t>
      </w:r>
      <w:r>
        <w:rPr>
          <w:b/>
          <w:sz w:val="17"/>
        </w:rPr>
        <w:t>16</w:t>
      </w:r>
      <w:r>
        <w:rPr>
          <w:sz w:val="17"/>
        </w:rPr>
        <w:t xml:space="preserve">, </w:t>
      </w:r>
      <w:bookmarkStart w:id="32" w:name="_bookmark30"/>
      <w:bookmarkEnd w:id="32"/>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 xml:space="preserve">Baumann, D., et al.: Wireless Control for Smart </w:t>
      </w:r>
      <w:proofErr w:type="spellStart"/>
      <w:r>
        <w:rPr>
          <w:sz w:val="17"/>
        </w:rPr>
        <w:t>Manufactur</w:t>
      </w:r>
      <w:proofErr w:type="spellEnd"/>
      <w:r>
        <w:rPr>
          <w:sz w:val="17"/>
        </w:rPr>
        <w:t>-</w:t>
      </w:r>
      <w:r>
        <w:rPr>
          <w:spacing w:val="40"/>
          <w:sz w:val="17"/>
        </w:rPr>
        <w:t xml:space="preserve"> </w:t>
      </w:r>
      <w:proofErr w:type="spellStart"/>
      <w:r>
        <w:rPr>
          <w:sz w:val="17"/>
        </w:rPr>
        <w:t>ing</w:t>
      </w:r>
      <w:proofErr w:type="spellEnd"/>
      <w:r>
        <w:rPr>
          <w:sz w:val="17"/>
        </w:rPr>
        <w:t xml:space="preserve">: Recent Approaches and Open Challenges. Proc. IEEE </w:t>
      </w:r>
      <w:r>
        <w:rPr>
          <w:b/>
          <w:sz w:val="17"/>
        </w:rPr>
        <w:t>109</w:t>
      </w:r>
      <w:r>
        <w:rPr>
          <w:sz w:val="17"/>
        </w:rPr>
        <w:t xml:space="preserve">, </w:t>
      </w:r>
      <w:bookmarkStart w:id="33" w:name="_bookmark31"/>
      <w:bookmarkEnd w:id="33"/>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34" w:name="_bookmark32"/>
      <w:bookmarkEnd w:id="34"/>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35" w:name="_bookmark33"/>
      <w:bookmarkEnd w:id="35"/>
      <w:r>
        <w:rPr>
          <w:sz w:val="17"/>
        </w:rPr>
        <w:t xml:space="preserve">actions on Systems Science and Cybernetics. </w:t>
      </w:r>
      <w:r>
        <w:rPr>
          <w:b/>
          <w:sz w:val="17"/>
        </w:rPr>
        <w:t>4</w:t>
      </w:r>
      <w:r>
        <w:rPr>
          <w:sz w:val="17"/>
        </w:rPr>
        <w:t>, 100–107 (1968)</w:t>
      </w:r>
    </w:p>
    <w:p w14:paraId="0948F54D" w14:textId="77777777" w:rsidR="0076352E" w:rsidRDefault="00821371">
      <w:pPr>
        <w:pStyle w:val="a6"/>
        <w:numPr>
          <w:ilvl w:val="0"/>
          <w:numId w:val="1"/>
        </w:numPr>
        <w:tabs>
          <w:tab w:val="left" w:pos="561"/>
        </w:tabs>
        <w:spacing w:before="2" w:line="244" w:lineRule="auto"/>
        <w:ind w:right="41" w:hanging="341"/>
        <w:jc w:val="both"/>
        <w:rPr>
          <w:sz w:val="17"/>
        </w:rPr>
      </w:pPr>
      <w:r>
        <w:rPr>
          <w:sz w:val="17"/>
        </w:rPr>
        <w:t xml:space="preserve">Karaman, S. and E. </w:t>
      </w:r>
      <w:proofErr w:type="spellStart"/>
      <w:r>
        <w:rPr>
          <w:sz w:val="17"/>
        </w:rPr>
        <w:t>Frazzoli</w:t>
      </w:r>
      <w:proofErr w:type="spellEnd"/>
      <w:r>
        <w:rPr>
          <w:sz w:val="17"/>
        </w:rPr>
        <w:t>.: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93" w:history="1">
        <w:r w:rsidR="0076352E">
          <w:rPr>
            <w:color w:val="0000FF"/>
            <w:sz w:val="17"/>
          </w:rPr>
          <w:t>https://doi.org/10.48550/arXiv.1005.0416</w:t>
        </w:r>
      </w:hyperlink>
    </w:p>
    <w:p w14:paraId="4EF73DE8" w14:textId="77777777" w:rsidR="0076352E" w:rsidRDefault="00821371">
      <w:pPr>
        <w:pStyle w:val="a6"/>
        <w:numPr>
          <w:ilvl w:val="0"/>
          <w:numId w:val="1"/>
        </w:numPr>
        <w:tabs>
          <w:tab w:val="left" w:pos="561"/>
        </w:tabs>
        <w:spacing w:before="87" w:line="244" w:lineRule="auto"/>
        <w:ind w:right="115" w:hanging="341"/>
        <w:jc w:val="both"/>
        <w:rPr>
          <w:sz w:val="17"/>
        </w:rPr>
      </w:pPr>
      <w:bookmarkStart w:id="36" w:name="_bookmark34"/>
      <w:bookmarkEnd w:id="36"/>
      <w:r>
        <w:br w:type="column"/>
      </w:r>
      <w:r>
        <w:rPr>
          <w:sz w:val="17"/>
        </w:rPr>
        <w:lastRenderedPageBreak/>
        <w:t xml:space="preserve">Chiang, H.T.L., et al.: RL-RRT: </w:t>
      </w:r>
      <w:proofErr w:type="spellStart"/>
      <w:r>
        <w:rPr>
          <w:sz w:val="17"/>
        </w:rPr>
        <w:t>Kinodynamic</w:t>
      </w:r>
      <w:proofErr w:type="spellEnd"/>
      <w:r>
        <w:rPr>
          <w:sz w:val="17"/>
        </w:rPr>
        <w:t xml:space="preserve"> Motion Planning via Learning Reachability Estimators </w:t>
      </w:r>
      <w:proofErr w:type="gramStart"/>
      <w:r>
        <w:rPr>
          <w:sz w:val="17"/>
        </w:rPr>
        <w:t>From</w:t>
      </w:r>
      <w:proofErr w:type="gramEnd"/>
      <w:r>
        <w:rPr>
          <w:sz w:val="17"/>
        </w:rPr>
        <w:t xml:space="preserve"> RL Policies. IEEE Robotics and Automation Letters. </w:t>
      </w:r>
      <w:r>
        <w:rPr>
          <w:b/>
          <w:sz w:val="17"/>
        </w:rPr>
        <w:t>4</w:t>
      </w:r>
      <w:r>
        <w:rPr>
          <w:sz w:val="17"/>
        </w:rPr>
        <w:t>, 4298–4305 (2019)</w:t>
      </w:r>
    </w:p>
    <w:p w14:paraId="7E0EBC62"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37" w:name="_bookmark35"/>
      <w:bookmarkEnd w:id="37"/>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 xml:space="preserve">Li, Y., et al.: Neural Network Approximation Based Near-Opti- mal Motion Planning </w:t>
      </w:r>
      <w:proofErr w:type="gramStart"/>
      <w:r>
        <w:rPr>
          <w:sz w:val="17"/>
        </w:rPr>
        <w:t>With</w:t>
      </w:r>
      <w:proofErr w:type="gramEnd"/>
      <w:r>
        <w:rPr>
          <w:sz w:val="17"/>
        </w:rPr>
        <w:t xml:space="preserve"> </w:t>
      </w:r>
      <w:proofErr w:type="spellStart"/>
      <w:r>
        <w:rPr>
          <w:sz w:val="17"/>
        </w:rPr>
        <w:t>Kinodynamic</w:t>
      </w:r>
      <w:proofErr w:type="spellEnd"/>
      <w:r>
        <w:rPr>
          <w:sz w:val="17"/>
        </w:rPr>
        <w:t xml:space="preserve"> Constraints Using</w:t>
      </w:r>
      <w:r>
        <w:rPr>
          <w:spacing w:val="40"/>
          <w:sz w:val="17"/>
        </w:rPr>
        <w:t xml:space="preserve"> </w:t>
      </w:r>
      <w:bookmarkStart w:id="38" w:name="_bookmark36"/>
      <w:bookmarkEnd w:id="38"/>
      <w:r>
        <w:rPr>
          <w:sz w:val="17"/>
        </w:rPr>
        <w:t xml:space="preserve">RRT. IEEE Trans. </w:t>
      </w:r>
      <w:proofErr w:type="spellStart"/>
      <w:r>
        <w:rPr>
          <w:sz w:val="17"/>
        </w:rPr>
        <w:t>Industr</w:t>
      </w:r>
      <w:proofErr w:type="spellEnd"/>
      <w:r>
        <w:rPr>
          <w:sz w:val="17"/>
        </w:rPr>
        <w:t xml:space="preserve">.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w:t>
      </w:r>
      <w:proofErr w:type="gramStart"/>
      <w:r>
        <w:rPr>
          <w:sz w:val="17"/>
        </w:rPr>
        <w:t>Rapidly-exploring</w:t>
      </w:r>
      <w:proofErr w:type="gramEnd"/>
      <w:r>
        <w:rPr>
          <w:sz w:val="17"/>
        </w:rPr>
        <w:t xml:space="preserve"> random </w:t>
      </w:r>
      <w:proofErr w:type="gramStart"/>
      <w:r>
        <w:rPr>
          <w:sz w:val="17"/>
        </w:rPr>
        <w:t>trees :</w:t>
      </w:r>
      <w:proofErr w:type="gramEnd"/>
      <w:r>
        <w:rPr>
          <w:sz w:val="17"/>
        </w:rPr>
        <w:t xml:space="preserve"> A new tool for path planning. Research Report. </w:t>
      </w:r>
      <w:hyperlink r:id="rId94" w:history="1">
        <w:r w:rsidR="0076352E">
          <w:rPr>
            <w:color w:val="0000FF"/>
            <w:sz w:val="17"/>
          </w:rPr>
          <w:t>https://www.researchgate.net/</w:t>
        </w:r>
      </w:hyperlink>
      <w:r>
        <w:rPr>
          <w:color w:val="0000FF"/>
          <w:sz w:val="17"/>
        </w:rPr>
        <w:t xml:space="preserve"> </w:t>
      </w:r>
      <w:hyperlink r:id="rId95" w:history="1">
        <w:r w:rsidR="0076352E">
          <w:rPr>
            <w:color w:val="0000FF"/>
            <w:spacing w:val="-2"/>
            <w:sz w:val="17"/>
          </w:rPr>
          <w:t>publication/2639200_Rapidly-Exploring_Random_Trees_A_</w:t>
        </w:r>
      </w:hyperlink>
      <w:r>
        <w:rPr>
          <w:color w:val="0000FF"/>
          <w:spacing w:val="-2"/>
          <w:sz w:val="17"/>
        </w:rPr>
        <w:t xml:space="preserve"> </w:t>
      </w:r>
      <w:bookmarkStart w:id="39" w:name="_bookmark37"/>
      <w:bookmarkEnd w:id="39"/>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proofErr w:type="spellStart"/>
      <w:r>
        <w:rPr>
          <w:sz w:val="17"/>
        </w:rPr>
        <w:t>Kavraki</w:t>
      </w:r>
      <w:proofErr w:type="spellEnd"/>
      <w:r>
        <w:rPr>
          <w:sz w:val="17"/>
        </w:rPr>
        <w:t>,</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40" w:name="_bookmark38"/>
      <w:bookmarkEnd w:id="40"/>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41" w:name="_bookmark39"/>
      <w:bookmarkEnd w:id="41"/>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w:t>
      </w:r>
      <w:proofErr w:type="spellStart"/>
      <w:r>
        <w:rPr>
          <w:sz w:val="17"/>
        </w:rPr>
        <w:t>Machbub</w:t>
      </w:r>
      <w:proofErr w:type="spellEnd"/>
      <w:r>
        <w:rPr>
          <w:sz w:val="17"/>
        </w:rPr>
        <w:t>.: Humanoid Robot Path Planning and Rerouting Using A-Star Search Algorithm. 2019 IEEE International Conference on Signals and Systems (</w:t>
      </w:r>
      <w:proofErr w:type="spellStart"/>
      <w:r>
        <w:rPr>
          <w:sz w:val="17"/>
        </w:rPr>
        <w:t>Icsig</w:t>
      </w:r>
      <w:proofErr w:type="spellEnd"/>
      <w:r>
        <w:rPr>
          <w:sz w:val="17"/>
        </w:rPr>
        <w:t xml:space="preserve">- </w:t>
      </w:r>
      <w:bookmarkStart w:id="42" w:name="_bookmark40"/>
      <w:bookmarkEnd w:id="42"/>
      <w:r>
        <w:rPr>
          <w:sz w:val="17"/>
        </w:rPr>
        <w:t xml:space="preserve">sys). (2019). </w:t>
      </w:r>
      <w:hyperlink r:id="rId96"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proofErr w:type="spellStart"/>
      <w:r>
        <w:rPr>
          <w:sz w:val="17"/>
        </w:rPr>
        <w:t>Stepsize</w:t>
      </w:r>
      <w:proofErr w:type="spellEnd"/>
      <w:r>
        <w:rPr>
          <w:spacing w:val="-1"/>
          <w:sz w:val="17"/>
        </w:rPr>
        <w:t xml:space="preserve"> </w:t>
      </w:r>
      <w:r>
        <w:rPr>
          <w:sz w:val="17"/>
        </w:rPr>
        <w:t>RRT</w:t>
      </w:r>
      <w:r>
        <w:rPr>
          <w:spacing w:val="-1"/>
          <w:sz w:val="17"/>
        </w:rPr>
        <w:t xml:space="preserve"> </w:t>
      </w:r>
      <w:r>
        <w:rPr>
          <w:sz w:val="17"/>
        </w:rPr>
        <w:t xml:space="preserve">Planning Algorithm for Open-Chain Robots. IEEE Robotics and </w:t>
      </w:r>
      <w:proofErr w:type="spellStart"/>
      <w:r>
        <w:rPr>
          <w:sz w:val="17"/>
        </w:rPr>
        <w:t>Automa</w:t>
      </w:r>
      <w:proofErr w:type="spellEnd"/>
      <w:r>
        <w:rPr>
          <w:sz w:val="17"/>
        </w:rPr>
        <w:t xml:space="preserve">- </w:t>
      </w:r>
      <w:bookmarkStart w:id="43" w:name="_bookmark41"/>
      <w:bookmarkEnd w:id="43"/>
      <w:proofErr w:type="spellStart"/>
      <w:r>
        <w:rPr>
          <w:sz w:val="17"/>
        </w:rPr>
        <w:t>tion</w:t>
      </w:r>
      <w:proofErr w:type="spellEnd"/>
      <w:r>
        <w:rPr>
          <w:sz w:val="17"/>
        </w:rPr>
        <w:t xml:space="preserve">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44" w:name="_bookmark42"/>
      <w:bookmarkEnd w:id="44"/>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 xml:space="preserve">plan- </w:t>
      </w:r>
      <w:proofErr w:type="spellStart"/>
      <w:r>
        <w:rPr>
          <w:sz w:val="17"/>
        </w:rPr>
        <w:t>ning</w:t>
      </w:r>
      <w:proofErr w:type="spellEnd"/>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proofErr w:type="spellStart"/>
      <w:r>
        <w:rPr>
          <w:sz w:val="17"/>
        </w:rPr>
        <w:t>Robocup</w:t>
      </w:r>
      <w:proofErr w:type="spellEnd"/>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45" w:name="_bookmark43"/>
      <w:bookmarkEnd w:id="45"/>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46" w:name="_bookmark44"/>
      <w:bookmarkEnd w:id="46"/>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proofErr w:type="spellStart"/>
      <w:r>
        <w:rPr>
          <w:spacing w:val="-6"/>
          <w:sz w:val="17"/>
        </w:rPr>
        <w:t>Kinodynamic</w:t>
      </w:r>
      <w:proofErr w:type="spellEnd"/>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47" w:name="_bookmark45"/>
      <w:bookmarkEnd w:id="47"/>
      <w:r>
        <w:rPr>
          <w:spacing w:val="-4"/>
          <w:sz w:val="17"/>
        </w:rPr>
        <w:t xml:space="preserve">Random Tree. IEEE Trans. </w:t>
      </w:r>
      <w:proofErr w:type="spellStart"/>
      <w:r>
        <w:rPr>
          <w:spacing w:val="-4"/>
          <w:sz w:val="17"/>
        </w:rPr>
        <w:t>Industr</w:t>
      </w:r>
      <w:proofErr w:type="spellEnd"/>
      <w:r>
        <w:rPr>
          <w:spacing w:val="-4"/>
          <w:sz w:val="17"/>
        </w:rPr>
        <w:t xml:space="preserve">.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proofErr w:type="spellStart"/>
      <w:r>
        <w:rPr>
          <w:sz w:val="17"/>
        </w:rPr>
        <w:t>Frazzoli</w:t>
      </w:r>
      <w:proofErr w:type="spellEnd"/>
      <w:r>
        <w:rPr>
          <w:sz w:val="17"/>
        </w:rPr>
        <w:t>,</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48" w:name="_bookmark46"/>
      <w:bookmarkEnd w:id="48"/>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49" w:name="_bookmark47"/>
      <w:bookmarkEnd w:id="49"/>
      <w:r>
        <w:rPr>
          <w:spacing w:val="-2"/>
          <w:sz w:val="17"/>
        </w:rPr>
        <w:t>IEEE-</w:t>
      </w:r>
      <w:proofErr w:type="spellStart"/>
      <w:r>
        <w:rPr>
          <w:spacing w:val="-2"/>
          <w:sz w:val="17"/>
        </w:rPr>
        <w:t>Asme</w:t>
      </w:r>
      <w:proofErr w:type="spellEnd"/>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w:t>
      </w:r>
      <w:proofErr w:type="spellStart"/>
      <w:r>
        <w:rPr>
          <w:sz w:val="17"/>
        </w:rPr>
        <w:t>Rsj</w:t>
      </w:r>
      <w:proofErr w:type="spellEnd"/>
      <w:r>
        <w:rPr>
          <w:sz w:val="17"/>
        </w:rPr>
        <w:t xml:space="preserve">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w:t>
      </w:r>
      <w:proofErr w:type="spellStart"/>
      <w:r>
        <w:rPr>
          <w:sz w:val="17"/>
        </w:rPr>
        <w:t>Iros</w:t>
      </w:r>
      <w:proofErr w:type="spellEnd"/>
      <w:r>
        <w:rPr>
          <w:sz w:val="17"/>
        </w:rPr>
        <w:t xml:space="preserve"> </w:t>
      </w:r>
      <w:bookmarkStart w:id="50" w:name="_bookmark48"/>
      <w:bookmarkEnd w:id="50"/>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51" w:name="_bookmark49"/>
      <w:bookmarkEnd w:id="51"/>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52" w:name="_bookmark50"/>
      <w:bookmarkEnd w:id="52"/>
      <w:r>
        <w:rPr>
          <w:sz w:val="17"/>
        </w:rPr>
        <w:t xml:space="preserve">IEEE Trans. </w:t>
      </w:r>
      <w:proofErr w:type="spellStart"/>
      <w:r>
        <w:rPr>
          <w:sz w:val="17"/>
        </w:rPr>
        <w:t>Industr</w:t>
      </w:r>
      <w:proofErr w:type="spellEnd"/>
      <w:r>
        <w:rPr>
          <w:sz w:val="17"/>
        </w:rPr>
        <w:t xml:space="preserve">.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w:t>
      </w:r>
      <w:proofErr w:type="spellStart"/>
      <w:r>
        <w:rPr>
          <w:sz w:val="17"/>
        </w:rPr>
        <w:t>Hyperspheroids</w:t>
      </w:r>
      <w:proofErr w:type="spellEnd"/>
      <w:r>
        <w:rPr>
          <w:sz w:val="17"/>
        </w:rPr>
        <w:t xml:space="preserve">. </w:t>
      </w:r>
      <w:proofErr w:type="spellStart"/>
      <w:r>
        <w:rPr>
          <w:sz w:val="17"/>
        </w:rPr>
        <w:t>Eprint</w:t>
      </w:r>
      <w:proofErr w:type="spellEnd"/>
      <w:r>
        <w:rPr>
          <w:sz w:val="17"/>
        </w:rPr>
        <w:t xml:space="preserve"> </w:t>
      </w:r>
      <w:proofErr w:type="spellStart"/>
      <w:r>
        <w:rPr>
          <w:sz w:val="17"/>
        </w:rPr>
        <w:t>Arxiv</w:t>
      </w:r>
      <w:proofErr w:type="spellEnd"/>
      <w:r>
        <w:rPr>
          <w:sz w:val="17"/>
        </w:rPr>
        <w:t xml:space="preserve">, (2014). </w:t>
      </w:r>
      <w:hyperlink r:id="rId97" w:history="1">
        <w:r w:rsidR="0076352E">
          <w:rPr>
            <w:color w:val="0000FF"/>
            <w:sz w:val="17"/>
          </w:rPr>
          <w:t>https://</w:t>
        </w:r>
      </w:hyperlink>
      <w:r>
        <w:rPr>
          <w:color w:val="0000FF"/>
          <w:sz w:val="17"/>
        </w:rPr>
        <w:t xml:space="preserve"> </w:t>
      </w:r>
      <w:bookmarkStart w:id="53" w:name="_bookmark51"/>
      <w:bookmarkEnd w:id="53"/>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proofErr w:type="gramStart"/>
      <w:r>
        <w:rPr>
          <w:sz w:val="17"/>
        </w:rPr>
        <w:t>Barfoot.:</w:t>
      </w:r>
      <w:proofErr w:type="gramEnd"/>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w:t>
      </w:r>
      <w:proofErr w:type="spellStart"/>
      <w:r>
        <w:rPr>
          <w:sz w:val="17"/>
        </w:rPr>
        <w:t>tion</w:t>
      </w:r>
      <w:proofErr w:type="spellEnd"/>
      <w:r>
        <w:rPr>
          <w:sz w:val="17"/>
        </w:rPr>
        <w:t xml:space="preserve"> of a Transformation-based </w:t>
      </w:r>
      <w:proofErr w:type="spellStart"/>
      <w:r>
        <w:rPr>
          <w:sz w:val="17"/>
        </w:rPr>
        <w:t>Hyperellipsoid</w:t>
      </w:r>
      <w:proofErr w:type="spellEnd"/>
      <w:r>
        <w:rPr>
          <w:sz w:val="17"/>
        </w:rPr>
        <w:t xml:space="preserve"> Sampling Tech- </w:t>
      </w:r>
      <w:proofErr w:type="spellStart"/>
      <w:r>
        <w:rPr>
          <w:sz w:val="17"/>
        </w:rPr>
        <w:t>nique</w:t>
      </w:r>
      <w:proofErr w:type="spellEnd"/>
      <w:r>
        <w:rPr>
          <w:sz w:val="17"/>
        </w:rPr>
        <w:t xml:space="preserve">. Stat., (2014). </w:t>
      </w:r>
      <w:hyperlink r:id="rId98"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54" w:name="_bookmark52"/>
      <w:bookmarkEnd w:id="54"/>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proofErr w:type="spellStart"/>
      <w:r>
        <w:rPr>
          <w:sz w:val="17"/>
        </w:rPr>
        <w:t>Forbe</w:t>
      </w:r>
      <w:proofErr w:type="spellEnd"/>
      <w:r>
        <w:rPr>
          <w:sz w:val="17"/>
        </w:rPr>
        <w:t>,</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proofErr w:type="spellStart"/>
      <w:r>
        <w:rPr>
          <w:sz w:val="17"/>
        </w:rPr>
        <w:t>ofWahba’s</w:t>
      </w:r>
      <w:proofErr w:type="spellEnd"/>
      <w:r>
        <w:rPr>
          <w:spacing w:val="-2"/>
          <w:sz w:val="17"/>
        </w:rPr>
        <w:t xml:space="preserve"> </w:t>
      </w:r>
      <w:r>
        <w:rPr>
          <w:sz w:val="17"/>
        </w:rPr>
        <w:t xml:space="preserve">Prob- </w:t>
      </w:r>
      <w:proofErr w:type="spellStart"/>
      <w:r>
        <w:rPr>
          <w:sz w:val="17"/>
        </w:rPr>
        <w:t>lem</w:t>
      </w:r>
      <w:proofErr w:type="spellEnd"/>
      <w:r>
        <w:rPr>
          <w:sz w:val="17"/>
        </w:rPr>
        <w:t xml:space="preserve"> on S O (n). Journal of </w:t>
      </w:r>
      <w:proofErr w:type="gramStart"/>
      <w:r>
        <w:rPr>
          <w:sz w:val="17"/>
        </w:rPr>
        <w:t>the Astronautical</w:t>
      </w:r>
      <w:proofErr w:type="gramEnd"/>
      <w:r>
        <w:rPr>
          <w:sz w:val="17"/>
        </w:rPr>
        <w:t xml:space="preserve"> Sciences. </w:t>
      </w:r>
      <w:r>
        <w:rPr>
          <w:b/>
          <w:sz w:val="17"/>
        </w:rPr>
        <w:t>60</w:t>
      </w:r>
      <w:r>
        <w:rPr>
          <w:sz w:val="17"/>
        </w:rPr>
        <w:t xml:space="preserve">, 1–31 </w:t>
      </w:r>
      <w:bookmarkStart w:id="55" w:name="_bookmark53"/>
      <w:bookmarkEnd w:id="55"/>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w:t>
      </w:r>
      <w:proofErr w:type="spellStart"/>
      <w:r>
        <w:rPr>
          <w:sz w:val="17"/>
        </w:rPr>
        <w:t>objec</w:t>
      </w:r>
      <w:proofErr w:type="spellEnd"/>
      <w:r>
        <w:rPr>
          <w:sz w:val="17"/>
        </w:rPr>
        <w:t>-</w:t>
      </w:r>
      <w:r>
        <w:rPr>
          <w:spacing w:val="80"/>
          <w:sz w:val="17"/>
        </w:rPr>
        <w:t xml:space="preserve"> </w:t>
      </w:r>
      <w:proofErr w:type="spellStart"/>
      <w:r>
        <w:rPr>
          <w:sz w:val="17"/>
        </w:rPr>
        <w:t>tive</w:t>
      </w:r>
      <w:proofErr w:type="spellEnd"/>
      <w:r>
        <w:rPr>
          <w:sz w:val="17"/>
        </w:rPr>
        <w:t xml:space="preserve"> Optimization Using Pattern Recognition. in Second </w:t>
      </w:r>
      <w:proofErr w:type="gramStart"/>
      <w:r>
        <w:rPr>
          <w:sz w:val="17"/>
        </w:rPr>
        <w:t>Inter- national</w:t>
      </w:r>
      <w:proofErr w:type="gramEnd"/>
      <w:r>
        <w:rPr>
          <w:sz w:val="17"/>
        </w:rPr>
        <w:t xml:space="preserve"> Conference on Intelligent System Des. Eng. Appl. </w:t>
      </w:r>
      <w:bookmarkStart w:id="56" w:name="_bookmark54"/>
      <w:bookmarkEnd w:id="56"/>
      <w:r>
        <w:rPr>
          <w:sz w:val="17"/>
        </w:rPr>
        <w:t xml:space="preserve">(2012). </w:t>
      </w:r>
      <w:hyperlink r:id="rId99" w:history="1">
        <w:r w:rsidR="0076352E">
          <w:rPr>
            <w:color w:val="0000FF"/>
            <w:sz w:val="17"/>
          </w:rPr>
          <w:t>https://doi.org/10.1109/ISdea.2012.589</w:t>
        </w:r>
      </w:hyperlink>
    </w:p>
    <w:p w14:paraId="495A9009" w14:textId="77777777" w:rsidR="0076352E" w:rsidRDefault="00821371">
      <w:pPr>
        <w:spacing w:before="2"/>
        <w:ind w:left="220"/>
        <w:jc w:val="both"/>
        <w:rPr>
          <w:sz w:val="17"/>
        </w:rPr>
      </w:pPr>
      <w:proofErr w:type="gramStart"/>
      <w:r>
        <w:rPr>
          <w:sz w:val="17"/>
        </w:rPr>
        <w:t>35</w:t>
      </w:r>
      <w:r>
        <w:rPr>
          <w:spacing w:val="53"/>
          <w:sz w:val="17"/>
        </w:rPr>
        <w:t xml:space="preserve">  </w:t>
      </w:r>
      <w:r>
        <w:rPr>
          <w:sz w:val="17"/>
        </w:rPr>
        <w:t>Sanders</w:t>
      </w:r>
      <w:proofErr w:type="gramEnd"/>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 xml:space="preserve">Springer Nature remains neutral </w:t>
      </w:r>
      <w:proofErr w:type="gramStart"/>
      <w:r>
        <w:rPr>
          <w:sz w:val="17"/>
        </w:rPr>
        <w:t>with regard to</w:t>
      </w:r>
      <w:proofErr w:type="gramEnd"/>
      <w:r>
        <w:rPr>
          <w:sz w:val="17"/>
        </w:rPr>
        <w:t xml:space="preserve">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proofErr w:type="spellStart"/>
      <w:r>
        <w:rPr>
          <w:rFonts w:ascii="Arial"/>
          <w:b/>
          <w:sz w:val="17"/>
        </w:rPr>
        <w:t>Penglei</w:t>
      </w:r>
      <w:proofErr w:type="spellEnd"/>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w:t>
      </w:r>
      <w:proofErr w:type="spellStart"/>
      <w:r>
        <w:rPr>
          <w:sz w:val="17"/>
        </w:rPr>
        <w:t>informa</w:t>
      </w:r>
      <w:proofErr w:type="spellEnd"/>
      <w:r>
        <w:rPr>
          <w:sz w:val="17"/>
        </w:rPr>
        <w:t xml:space="preserve">- </w:t>
      </w:r>
      <w:proofErr w:type="spellStart"/>
      <w:r>
        <w:rPr>
          <w:sz w:val="17"/>
        </w:rPr>
        <w:t>tion</w:t>
      </w:r>
      <w:proofErr w:type="spellEnd"/>
      <w:r>
        <w:rPr>
          <w:sz w:val="17"/>
        </w:rPr>
        <w:t xml:space="preserve"> engineering from Xiamen University, China, in 2019. He is </w:t>
      </w:r>
      <w:proofErr w:type="gramStart"/>
      <w:r>
        <w:rPr>
          <w:sz w:val="17"/>
        </w:rPr>
        <w:t xml:space="preserve">cur- </w:t>
      </w:r>
      <w:proofErr w:type="spellStart"/>
      <w:r>
        <w:rPr>
          <w:spacing w:val="-2"/>
          <w:sz w:val="17"/>
        </w:rPr>
        <w:t>rently</w:t>
      </w:r>
      <w:proofErr w:type="spellEnd"/>
      <w:proofErr w:type="gramEnd"/>
      <w:r>
        <w:rPr>
          <w:spacing w:val="-3"/>
          <w:sz w:val="17"/>
        </w:rPr>
        <w:t xml:space="preserve"> </w:t>
      </w:r>
      <w:r>
        <w:rPr>
          <w:spacing w:val="-2"/>
          <w:sz w:val="17"/>
        </w:rPr>
        <w:t>pursuing</w:t>
      </w:r>
      <w:r>
        <w:rPr>
          <w:spacing w:val="-3"/>
          <w:sz w:val="17"/>
        </w:rPr>
        <w:t xml:space="preserve"> </w:t>
      </w:r>
      <w:proofErr w:type="gramStart"/>
      <w:r>
        <w:rPr>
          <w:spacing w:val="-2"/>
          <w:sz w:val="17"/>
        </w:rPr>
        <w:t>the</w:t>
      </w:r>
      <w:proofErr w:type="gramEnd"/>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proofErr w:type="spellStart"/>
      <w:r>
        <w:rPr>
          <w:rFonts w:ascii="Arial"/>
          <w:b/>
          <w:spacing w:val="-2"/>
          <w:sz w:val="17"/>
        </w:rPr>
        <w:t>Yinghui</w:t>
      </w:r>
      <w:proofErr w:type="spellEnd"/>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 xml:space="preserve">He is mainly engaged in the design and application development of digital SoC integrated circuits. At the same time, he is engaged in </w:t>
      </w:r>
      <w:proofErr w:type="gramStart"/>
      <w:r>
        <w:rPr>
          <w:sz w:val="17"/>
        </w:rPr>
        <w:t>the research</w:t>
      </w:r>
      <w:proofErr w:type="gramEnd"/>
      <w:r>
        <w:rPr>
          <w:sz w:val="17"/>
        </w:rPr>
        <w:t xml:space="preserve"> </w:t>
      </w:r>
      <w:proofErr w:type="gramStart"/>
      <w:r>
        <w:rPr>
          <w:sz w:val="17"/>
        </w:rPr>
        <w:t>of</w:t>
      </w:r>
      <w:proofErr w:type="gramEnd"/>
      <w:r>
        <w:rPr>
          <w:sz w:val="17"/>
        </w:rPr>
        <w:t xml:space="preserve">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proofErr w:type="spellStart"/>
      <w:r>
        <w:rPr>
          <w:rFonts w:ascii="Arial"/>
          <w:b/>
          <w:spacing w:val="-2"/>
          <w:sz w:val="17"/>
        </w:rPr>
        <w:t>Weikang</w:t>
      </w:r>
      <w:proofErr w:type="spellEnd"/>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proofErr w:type="spellStart"/>
      <w:r>
        <w:rPr>
          <w:spacing w:val="-2"/>
          <w:sz w:val="17"/>
        </w:rPr>
        <w:t>Xidian</w:t>
      </w:r>
      <w:proofErr w:type="spellEnd"/>
      <w:r>
        <w:rPr>
          <w:spacing w:val="-2"/>
          <w:sz w:val="17"/>
        </w:rPr>
        <w:t xml:space="preserve"> University in 2011, and the Ph.D. degree in electronics engineering and </w:t>
      </w:r>
      <w:r>
        <w:rPr>
          <w:sz w:val="17"/>
        </w:rPr>
        <w:t xml:space="preserve">computer science from Peking University in 2016. Her current inter- </w:t>
      </w:r>
      <w:proofErr w:type="spellStart"/>
      <w:r>
        <w:rPr>
          <w:sz w:val="17"/>
        </w:rPr>
        <w:t>ests</w:t>
      </w:r>
      <w:proofErr w:type="spellEnd"/>
      <w:r>
        <w:rPr>
          <w:sz w:val="17"/>
        </w:rPr>
        <w:t xml:space="preserve">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proofErr w:type="spellStart"/>
      <w:r>
        <w:rPr>
          <w:rFonts w:ascii="Arial"/>
          <w:b/>
          <w:sz w:val="17"/>
        </w:rPr>
        <w:t>Hongyin</w:t>
      </w:r>
      <w:proofErr w:type="spellEnd"/>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 xml:space="preserve">with a doctorate. He once worked in Newland Computer Co., Ltd. and served as the director of Xiamen University-Newland SOC joint laboratory. He was rated as a high-level introduced talent in Fuzhou. In 2018, he founded Xiamen </w:t>
      </w:r>
      <w:proofErr w:type="spellStart"/>
      <w:r>
        <w:rPr>
          <w:sz w:val="17"/>
        </w:rPr>
        <w:t>Embedeep</w:t>
      </w:r>
      <w:proofErr w:type="spellEnd"/>
      <w:r>
        <w:rPr>
          <w:sz w:val="17"/>
        </w:rPr>
        <w:t xml:space="preserve"> Technology Co., Ltd. as the founder and CEO. At present, he is mainly engaged in artificial intel</w:t>
      </w:r>
      <w:proofErr w:type="gramStart"/>
      <w:r>
        <w:rPr>
          <w:sz w:val="17"/>
        </w:rPr>
        <w:t xml:space="preserve">- </w:t>
      </w:r>
      <w:proofErr w:type="spellStart"/>
      <w:r>
        <w:rPr>
          <w:sz w:val="17"/>
        </w:rPr>
        <w:t>ligence</w:t>
      </w:r>
      <w:proofErr w:type="spellEnd"/>
      <w:proofErr w:type="gramEnd"/>
      <w:r>
        <w:rPr>
          <w:sz w:val="17"/>
        </w:rPr>
        <w:t>,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 xml:space="preserve">Uni- </w:t>
      </w:r>
      <w:proofErr w:type="spellStart"/>
      <w:r>
        <w:rPr>
          <w:sz w:val="17"/>
        </w:rPr>
        <w:t>versity</w:t>
      </w:r>
      <w:proofErr w:type="spellEnd"/>
      <w:r>
        <w:rPr>
          <w:sz w:val="17"/>
        </w:rPr>
        <w:t>.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proofErr w:type="spellStart"/>
      <w:r>
        <w:rPr>
          <w:sz w:val="17"/>
        </w:rPr>
        <w:t>Embedeep</w:t>
      </w:r>
      <w:proofErr w:type="spellEnd"/>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 xml:space="preserve">the research of 7 chips and has rich practical experience in chip </w:t>
      </w:r>
      <w:proofErr w:type="gramStart"/>
      <w:r>
        <w:rPr>
          <w:sz w:val="17"/>
        </w:rPr>
        <w:t xml:space="preserve">develop- </w:t>
      </w:r>
      <w:proofErr w:type="spellStart"/>
      <w:r>
        <w:rPr>
          <w:sz w:val="17"/>
        </w:rPr>
        <w:t>ment</w:t>
      </w:r>
      <w:proofErr w:type="spellEnd"/>
      <w:proofErr w:type="gramEnd"/>
      <w:r>
        <w:rPr>
          <w:sz w:val="17"/>
        </w:rPr>
        <w: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proofErr w:type="spellStart"/>
      <w:r>
        <w:rPr>
          <w:sz w:val="17"/>
        </w:rPr>
        <w:t>engi</w:t>
      </w:r>
      <w:proofErr w:type="spellEnd"/>
      <w:r>
        <w:rPr>
          <w:sz w:val="17"/>
        </w:rPr>
        <w:t xml:space="preserve">- </w:t>
      </w:r>
      <w:proofErr w:type="spellStart"/>
      <w:r>
        <w:rPr>
          <w:sz w:val="17"/>
        </w:rPr>
        <w:t>neering</w:t>
      </w:r>
      <w:proofErr w:type="spellEnd"/>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 xml:space="preserve">Technol- </w:t>
      </w:r>
      <w:proofErr w:type="spellStart"/>
      <w:r>
        <w:rPr>
          <w:sz w:val="17"/>
        </w:rPr>
        <w:t>ogy</w:t>
      </w:r>
      <w:proofErr w:type="spellEnd"/>
      <w:r>
        <w:rPr>
          <w:sz w:val="17"/>
        </w:rPr>
        <w:t xml:space="preserve">, China, in 2013 and 2016, respectively. She is currently pursuing </w:t>
      </w:r>
      <w:proofErr w:type="gramStart"/>
      <w:r>
        <w:rPr>
          <w:sz w:val="17"/>
        </w:rPr>
        <w:t>the</w:t>
      </w:r>
      <w:proofErr w:type="gramEnd"/>
      <w:r>
        <w:rPr>
          <w:sz w:val="17"/>
        </w:rPr>
        <w:t xml:space="preserve"> Ph.D. degree in the School of Electronic Science and Engineering </w:t>
      </w:r>
      <w:proofErr w:type="gramStart"/>
      <w:r>
        <w:rPr>
          <w:sz w:val="17"/>
        </w:rPr>
        <w:t>with</w:t>
      </w:r>
      <w:proofErr w:type="gramEnd"/>
      <w:r>
        <w:rPr>
          <w:sz w:val="17"/>
        </w:rPr>
        <w:t xml:space="preserve">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proofErr w:type="gramStart"/>
      <w:r>
        <w:rPr>
          <w:spacing w:val="-2"/>
          <w:sz w:val="17"/>
        </w:rPr>
        <w:t>Bachelor</w:t>
      </w:r>
      <w:proofErr w:type="gramEnd"/>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proofErr w:type="spellStart"/>
      <w:r>
        <w:rPr>
          <w:spacing w:val="-2"/>
          <w:sz w:val="17"/>
        </w:rPr>
        <w:t>JiangNan</w:t>
      </w:r>
      <w:proofErr w:type="spellEnd"/>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w:t>
      </w:r>
      <w:proofErr w:type="gramStart"/>
      <w:r>
        <w:rPr>
          <w:sz w:val="17"/>
        </w:rPr>
        <w:t>Master</w:t>
      </w:r>
      <w:proofErr w:type="gramEnd"/>
      <w:r>
        <w:rPr>
          <w:sz w:val="17"/>
        </w:rPr>
        <w:t xml:space="preserve">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proofErr w:type="spellStart"/>
      <w:r>
        <w:rPr>
          <w:rFonts w:ascii="Arial"/>
          <w:b/>
          <w:sz w:val="17"/>
        </w:rPr>
        <w:t>Chenhui</w:t>
      </w:r>
      <w:proofErr w:type="spellEnd"/>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proofErr w:type="gramStart"/>
      <w:r>
        <w:rPr>
          <w:sz w:val="17"/>
        </w:rPr>
        <w:t>Bachelor</w:t>
      </w:r>
      <w:r>
        <w:rPr>
          <w:spacing w:val="-11"/>
          <w:sz w:val="17"/>
        </w:rPr>
        <w:t xml:space="preserve"> </w:t>
      </w:r>
      <w:r>
        <w:rPr>
          <w:sz w:val="17"/>
        </w:rPr>
        <w:t>and</w:t>
      </w:r>
      <w:r>
        <w:rPr>
          <w:spacing w:val="-11"/>
          <w:sz w:val="17"/>
        </w:rPr>
        <w:t xml:space="preserve"> </w:t>
      </w:r>
      <w:r>
        <w:rPr>
          <w:sz w:val="17"/>
        </w:rPr>
        <w:t>Master</w:t>
      </w:r>
      <w:proofErr w:type="gramEnd"/>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 xml:space="preserve">Shan- </w:t>
      </w:r>
      <w:proofErr w:type="gramStart"/>
      <w:r>
        <w:rPr>
          <w:sz w:val="17"/>
        </w:rPr>
        <w:t>dong</w:t>
      </w:r>
      <w:proofErr w:type="gramEnd"/>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 xml:space="preserve">2015 and 2018, respectively. She is currently pursuing the Ph.D. degree in the School of Electronic Science and Engineering at Xiamen Univer- </w:t>
      </w:r>
      <w:proofErr w:type="spellStart"/>
      <w:r>
        <w:rPr>
          <w:sz w:val="17"/>
        </w:rPr>
        <w:t>sity</w:t>
      </w:r>
      <w:proofErr w:type="spellEnd"/>
      <w:r>
        <w:rPr>
          <w:sz w:val="17"/>
        </w:rPr>
        <w:t>,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proofErr w:type="spellStart"/>
      <w:r>
        <w:rPr>
          <w:sz w:val="17"/>
        </w:rPr>
        <w:t>ence</w:t>
      </w:r>
      <w:proofErr w:type="spellEnd"/>
      <w:r>
        <w:rPr>
          <w:sz w:val="17"/>
        </w:rPr>
        <w:t xml:space="preserve"> and Technology from Xiamen University, China, in 2016. He is currently</w:t>
      </w:r>
      <w:r>
        <w:rPr>
          <w:spacing w:val="-11"/>
          <w:sz w:val="17"/>
        </w:rPr>
        <w:t xml:space="preserve"> </w:t>
      </w:r>
      <w:r>
        <w:rPr>
          <w:sz w:val="17"/>
        </w:rPr>
        <w:t>pursuing</w:t>
      </w:r>
      <w:r>
        <w:rPr>
          <w:spacing w:val="-11"/>
          <w:sz w:val="17"/>
        </w:rPr>
        <w:t xml:space="preserve"> </w:t>
      </w:r>
      <w:proofErr w:type="gramStart"/>
      <w:r>
        <w:rPr>
          <w:sz w:val="17"/>
        </w:rPr>
        <w:t>the</w:t>
      </w:r>
      <w:proofErr w:type="gramEnd"/>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proofErr w:type="gramStart"/>
      <w:r>
        <w:rPr>
          <w:spacing w:val="-2"/>
          <w:sz w:val="17"/>
        </w:rPr>
        <w:t>with</w:t>
      </w:r>
      <w:proofErr w:type="gramEnd"/>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 xml:space="preserve">artificial intelligence and neural </w:t>
      </w:r>
      <w:proofErr w:type="gramStart"/>
      <w:r>
        <w:rPr>
          <w:sz w:val="17"/>
        </w:rPr>
        <w:t>network</w:t>
      </w:r>
      <w:proofErr w:type="gramEnd"/>
      <w:r>
        <w:rPr>
          <w:sz w:val="17"/>
        </w:rPr>
        <w:t>.</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proofErr w:type="spellStart"/>
      <w:r>
        <w:rPr>
          <w:rFonts w:ascii="Arial" w:hAnsi="Arial"/>
          <w:b/>
          <w:sz w:val="17"/>
        </w:rPr>
        <w:t>Bijing</w:t>
      </w:r>
      <w:proofErr w:type="spellEnd"/>
      <w:r>
        <w:rPr>
          <w:rFonts w:ascii="Arial" w:hAnsi="Arial"/>
          <w:b/>
          <w:sz w:val="17"/>
        </w:rPr>
        <w:t xml:space="preserve"> Liu</w:t>
      </w:r>
      <w:r>
        <w:rPr>
          <w:rFonts w:ascii="Arial" w:hAnsi="Arial"/>
          <w:b/>
          <w:spacing w:val="40"/>
          <w:sz w:val="17"/>
        </w:rPr>
        <w:t xml:space="preserve"> </w:t>
      </w:r>
      <w:r>
        <w:rPr>
          <w:sz w:val="17"/>
        </w:rPr>
        <w:t xml:space="preserve">received the </w:t>
      </w:r>
      <w:proofErr w:type="gramStart"/>
      <w:r>
        <w:rPr>
          <w:sz w:val="17"/>
        </w:rPr>
        <w:t>Bachelor</w:t>
      </w:r>
      <w:proofErr w:type="gramEnd"/>
      <w:r>
        <w:rPr>
          <w:sz w:val="17"/>
        </w:rPr>
        <w:t xml:space="preserve"> degree from Hainan University, Hainan, China, in 2016, and graduated with a </w:t>
      </w:r>
      <w:proofErr w:type="gramStart"/>
      <w:r>
        <w:rPr>
          <w:sz w:val="17"/>
        </w:rPr>
        <w:t>Master’s</w:t>
      </w:r>
      <w:proofErr w:type="gramEnd"/>
      <w:r>
        <w:rPr>
          <w:sz w:val="17"/>
        </w:rPr>
        <w:t xml:space="preserve">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proofErr w:type="gramStart"/>
      <w:r>
        <w:rPr>
          <w:spacing w:val="-2"/>
          <w:sz w:val="17"/>
        </w:rPr>
        <w:t>of</w:t>
      </w:r>
      <w:proofErr w:type="gramEnd"/>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proofErr w:type="gramStart"/>
      <w:r>
        <w:rPr>
          <w:rFonts w:ascii="Arial"/>
          <w:b/>
          <w:spacing w:val="-6"/>
          <w:sz w:val="17"/>
        </w:rPr>
        <w:t>Shan</w:t>
      </w:r>
      <w:proofErr w:type="gramEnd"/>
      <w:r>
        <w:rPr>
          <w:rFonts w:ascii="Arial"/>
          <w:b/>
          <w:spacing w:val="-6"/>
          <w:sz w:val="17"/>
        </w:rPr>
        <w:t xml:space="preserve">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w:t>
      </w:r>
      <w:proofErr w:type="spellStart"/>
      <w:r>
        <w:rPr>
          <w:spacing w:val="-2"/>
          <w:sz w:val="17"/>
        </w:rPr>
        <w:t>ogy</w:t>
      </w:r>
      <w:proofErr w:type="spellEnd"/>
      <w:r>
        <w:rPr>
          <w:spacing w:val="-2"/>
          <w:sz w:val="17"/>
        </w:rPr>
        <w:t>,</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proofErr w:type="gramStart"/>
      <w:r>
        <w:rPr>
          <w:spacing w:val="-2"/>
          <w:sz w:val="17"/>
        </w:rPr>
        <w:t>of</w:t>
      </w:r>
      <w:proofErr w:type="gramEnd"/>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proofErr w:type="spellStart"/>
      <w:r>
        <w:rPr>
          <w:rFonts w:ascii="Arial"/>
          <w:b/>
          <w:sz w:val="17"/>
        </w:rPr>
        <w:t>Donghui</w:t>
      </w:r>
      <w:proofErr w:type="spellEnd"/>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 xml:space="preserve">Uni- </w:t>
      </w:r>
      <w:proofErr w:type="spellStart"/>
      <w:r>
        <w:rPr>
          <w:sz w:val="17"/>
        </w:rPr>
        <w:t>versity</w:t>
      </w:r>
      <w:proofErr w:type="spellEnd"/>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 xml:space="preserve">Uni- </w:t>
      </w:r>
      <w:proofErr w:type="spellStart"/>
      <w:r>
        <w:rPr>
          <w:spacing w:val="-2"/>
          <w:sz w:val="17"/>
        </w:rPr>
        <w:t>versity</w:t>
      </w:r>
      <w:proofErr w:type="spellEnd"/>
      <w:r>
        <w:rPr>
          <w:spacing w:val="-2"/>
          <w:sz w:val="17"/>
        </w:rPr>
        <w:t xml:space="preserve">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 xml:space="preserve">Technol- </w:t>
      </w:r>
      <w:proofErr w:type="spellStart"/>
      <w:r>
        <w:rPr>
          <w:sz w:val="17"/>
        </w:rPr>
        <w:t>ogy</w:t>
      </w:r>
      <w:proofErr w:type="spellEnd"/>
      <w:r>
        <w:rPr>
          <w:sz w:val="17"/>
        </w:rPr>
        <w:t>,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100"/>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101"/>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102"/>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proofErr w:type="gramStart"/>
      <w:r w:rsidRPr="007B28D5">
        <w:rPr>
          <w:rFonts w:eastAsiaTheme="minorEastAsia"/>
          <w:sz w:val="17"/>
          <w:lang w:eastAsia="zh-CN"/>
        </w:rPr>
        <w:t>|------|------|------------|</w:t>
      </w:r>
      <w:proofErr w:type="gramEnd"/>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w:t>
      </w:r>
      <w:proofErr w:type="spellStart"/>
      <w:r w:rsidRPr="009319BE">
        <w:rPr>
          <w:rFonts w:eastAsiaTheme="minorEastAsia"/>
          <w:sz w:val="17"/>
          <w:lang w:eastAsia="zh-CN"/>
        </w:rPr>
        <w:t>samplePIDAdaptive.m</w:t>
      </w:r>
      <w:proofErr w:type="spellEnd"/>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Pr="009319BE" w:rsidRDefault="009319BE">
      <w:pPr>
        <w:spacing w:before="1" w:line="244" w:lineRule="auto"/>
        <w:ind w:left="220" w:right="114"/>
        <w:jc w:val="both"/>
        <w:rPr>
          <w:rFonts w:eastAsiaTheme="minorEastAsia"/>
          <w:sz w:val="17"/>
          <w:lang w:eastAsia="zh-CN"/>
        </w:rPr>
      </w:pPr>
    </w:p>
    <w:sectPr w:rsidR="009319BE" w:rsidRPr="009319BE" w:rsidSect="00927F8F">
      <w:type w:val="continuous"/>
      <w:pgSz w:w="11910" w:h="15820"/>
      <w:pgMar w:top="540" w:right="900" w:bottom="1120" w:left="800" w:header="616" w:footer="93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5E1EC" w14:textId="77777777" w:rsidR="009974CC" w:rsidRDefault="009974CC">
      <w:r>
        <w:separator/>
      </w:r>
    </w:p>
  </w:endnote>
  <w:endnote w:type="continuationSeparator" w:id="0">
    <w:p w14:paraId="662CE1BB" w14:textId="77777777" w:rsidR="009974CC" w:rsidRDefault="00997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6495E" w14:textId="77777777" w:rsidR="009974CC" w:rsidRDefault="009974CC">
      <w:r>
        <w:separator/>
      </w:r>
    </w:p>
  </w:footnote>
  <w:footnote w:type="continuationSeparator" w:id="0">
    <w:p w14:paraId="1AE80F2D" w14:textId="77777777" w:rsidR="009974CC" w:rsidRDefault="009974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053A" w14:textId="3E99AB85" w:rsidR="0076352E" w:rsidRPr="007D002C" w:rsidRDefault="0076352E"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69EC" w14:textId="16E42473" w:rsidR="0076352E" w:rsidRDefault="002B5079">
    <w:pPr>
      <w:pStyle w:val="a3"/>
      <w:spacing w:line="14" w:lineRule="auto"/>
    </w:pPr>
    <w:r>
      <w:rPr>
        <w:noProof/>
      </w:rPr>
      <mc:AlternateContent>
        <mc:Choice Requires="wps">
          <w:drawing>
            <wp:anchor distT="0" distB="0" distL="114300" distR="114300" simplePos="0" relativeHeight="251659264" behindDoc="1" locked="0" layoutInCell="1" allowOverlap="1" wp14:anchorId="6251734B" wp14:editId="4E792027">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586F3"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5"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6"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9"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1"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2"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6"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8"/>
  </w:num>
  <w:num w:numId="2" w16cid:durableId="1685086714">
    <w:abstractNumId w:val="5"/>
  </w:num>
  <w:num w:numId="3" w16cid:durableId="375550823">
    <w:abstractNumId w:val="4"/>
  </w:num>
  <w:num w:numId="4" w16cid:durableId="1808009374">
    <w:abstractNumId w:val="10"/>
  </w:num>
  <w:num w:numId="5" w16cid:durableId="1208179476">
    <w:abstractNumId w:val="15"/>
  </w:num>
  <w:num w:numId="6" w16cid:durableId="438337384">
    <w:abstractNumId w:val="22"/>
  </w:num>
  <w:num w:numId="7" w16cid:durableId="1849323101">
    <w:abstractNumId w:val="18"/>
  </w:num>
  <w:num w:numId="8" w16cid:durableId="455177939">
    <w:abstractNumId w:val="20"/>
  </w:num>
  <w:num w:numId="9" w16cid:durableId="1778210238">
    <w:abstractNumId w:val="3"/>
  </w:num>
  <w:num w:numId="10" w16cid:durableId="919414628">
    <w:abstractNumId w:val="19"/>
  </w:num>
  <w:num w:numId="11" w16cid:durableId="1274560829">
    <w:abstractNumId w:val="21"/>
  </w:num>
  <w:num w:numId="12" w16cid:durableId="579019139">
    <w:abstractNumId w:val="12"/>
  </w:num>
  <w:num w:numId="13" w16cid:durableId="183323577">
    <w:abstractNumId w:val="0"/>
  </w:num>
  <w:num w:numId="14" w16cid:durableId="818811644">
    <w:abstractNumId w:val="1"/>
  </w:num>
  <w:num w:numId="15" w16cid:durableId="1527863915">
    <w:abstractNumId w:val="7"/>
  </w:num>
  <w:num w:numId="16" w16cid:durableId="1189367204">
    <w:abstractNumId w:val="2"/>
  </w:num>
  <w:num w:numId="17" w16cid:durableId="466050032">
    <w:abstractNumId w:val="6"/>
  </w:num>
  <w:num w:numId="18" w16cid:durableId="1451628470">
    <w:abstractNumId w:val="13"/>
  </w:num>
  <w:num w:numId="19" w16cid:durableId="240990695">
    <w:abstractNumId w:val="16"/>
  </w:num>
  <w:num w:numId="20" w16cid:durableId="1519542927">
    <w:abstractNumId w:val="11"/>
  </w:num>
  <w:num w:numId="21" w16cid:durableId="1939483128">
    <w:abstractNumId w:val="9"/>
  </w:num>
  <w:num w:numId="22" w16cid:durableId="925384669">
    <w:abstractNumId w:val="17"/>
  </w:num>
  <w:num w:numId="23" w16cid:durableId="54429739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9A0"/>
    <w:rsid w:val="000243D2"/>
    <w:rsid w:val="00030326"/>
    <w:rsid w:val="00034DCB"/>
    <w:rsid w:val="00046DC6"/>
    <w:rsid w:val="00072951"/>
    <w:rsid w:val="00075690"/>
    <w:rsid w:val="00087929"/>
    <w:rsid w:val="0009027B"/>
    <w:rsid w:val="00090595"/>
    <w:rsid w:val="00096F8C"/>
    <w:rsid w:val="000A1444"/>
    <w:rsid w:val="000B231D"/>
    <w:rsid w:val="000B6D23"/>
    <w:rsid w:val="000C09B1"/>
    <w:rsid w:val="000C571E"/>
    <w:rsid w:val="000D0EB4"/>
    <w:rsid w:val="000D7B58"/>
    <w:rsid w:val="000E27E7"/>
    <w:rsid w:val="000E33E1"/>
    <w:rsid w:val="000F45FC"/>
    <w:rsid w:val="000F48F0"/>
    <w:rsid w:val="000F7198"/>
    <w:rsid w:val="00106F4F"/>
    <w:rsid w:val="0011603F"/>
    <w:rsid w:val="00122769"/>
    <w:rsid w:val="001324AF"/>
    <w:rsid w:val="001576E1"/>
    <w:rsid w:val="00161549"/>
    <w:rsid w:val="00171B66"/>
    <w:rsid w:val="00172F09"/>
    <w:rsid w:val="001755C7"/>
    <w:rsid w:val="00177590"/>
    <w:rsid w:val="0018517D"/>
    <w:rsid w:val="00187605"/>
    <w:rsid w:val="00193E04"/>
    <w:rsid w:val="001943AB"/>
    <w:rsid w:val="001954C1"/>
    <w:rsid w:val="001957F9"/>
    <w:rsid w:val="001A4B2E"/>
    <w:rsid w:val="001A4B8A"/>
    <w:rsid w:val="001A616E"/>
    <w:rsid w:val="001B4D3B"/>
    <w:rsid w:val="001E061A"/>
    <w:rsid w:val="001E4E27"/>
    <w:rsid w:val="001E771F"/>
    <w:rsid w:val="001F32A4"/>
    <w:rsid w:val="0020579E"/>
    <w:rsid w:val="00210918"/>
    <w:rsid w:val="00210967"/>
    <w:rsid w:val="00222280"/>
    <w:rsid w:val="0022724F"/>
    <w:rsid w:val="00232F4D"/>
    <w:rsid w:val="0023336B"/>
    <w:rsid w:val="0024755E"/>
    <w:rsid w:val="0024786D"/>
    <w:rsid w:val="002525C9"/>
    <w:rsid w:val="0025462B"/>
    <w:rsid w:val="00260882"/>
    <w:rsid w:val="00260C7E"/>
    <w:rsid w:val="00263F06"/>
    <w:rsid w:val="00271AE0"/>
    <w:rsid w:val="00273440"/>
    <w:rsid w:val="00275A3A"/>
    <w:rsid w:val="00283EA7"/>
    <w:rsid w:val="00285123"/>
    <w:rsid w:val="002903C9"/>
    <w:rsid w:val="00294455"/>
    <w:rsid w:val="00294849"/>
    <w:rsid w:val="00296567"/>
    <w:rsid w:val="002B0404"/>
    <w:rsid w:val="002B1EDD"/>
    <w:rsid w:val="002B5079"/>
    <w:rsid w:val="002C1900"/>
    <w:rsid w:val="002D7F58"/>
    <w:rsid w:val="002F4125"/>
    <w:rsid w:val="002F5541"/>
    <w:rsid w:val="002F7A37"/>
    <w:rsid w:val="00302F26"/>
    <w:rsid w:val="00304232"/>
    <w:rsid w:val="0033321C"/>
    <w:rsid w:val="00340629"/>
    <w:rsid w:val="00345D87"/>
    <w:rsid w:val="00355772"/>
    <w:rsid w:val="003711ED"/>
    <w:rsid w:val="00372E58"/>
    <w:rsid w:val="003774A1"/>
    <w:rsid w:val="00380798"/>
    <w:rsid w:val="00383FD7"/>
    <w:rsid w:val="003869EB"/>
    <w:rsid w:val="00397B24"/>
    <w:rsid w:val="003A260E"/>
    <w:rsid w:val="003A789E"/>
    <w:rsid w:val="003B036C"/>
    <w:rsid w:val="003B2498"/>
    <w:rsid w:val="003B6AFF"/>
    <w:rsid w:val="003B7C5F"/>
    <w:rsid w:val="003C0688"/>
    <w:rsid w:val="003C0B15"/>
    <w:rsid w:val="003C1621"/>
    <w:rsid w:val="003C64F5"/>
    <w:rsid w:val="003D03C8"/>
    <w:rsid w:val="003E4579"/>
    <w:rsid w:val="003F0D72"/>
    <w:rsid w:val="003F1FF8"/>
    <w:rsid w:val="00401299"/>
    <w:rsid w:val="00404C06"/>
    <w:rsid w:val="0041204E"/>
    <w:rsid w:val="0041269A"/>
    <w:rsid w:val="00413C45"/>
    <w:rsid w:val="004204A8"/>
    <w:rsid w:val="00431043"/>
    <w:rsid w:val="00441E09"/>
    <w:rsid w:val="00451B88"/>
    <w:rsid w:val="004537AD"/>
    <w:rsid w:val="004549DF"/>
    <w:rsid w:val="00464A9B"/>
    <w:rsid w:val="00470211"/>
    <w:rsid w:val="0047798F"/>
    <w:rsid w:val="00481616"/>
    <w:rsid w:val="004844A0"/>
    <w:rsid w:val="00486444"/>
    <w:rsid w:val="0049431B"/>
    <w:rsid w:val="00494DAF"/>
    <w:rsid w:val="00496532"/>
    <w:rsid w:val="004A5EEC"/>
    <w:rsid w:val="004B65D6"/>
    <w:rsid w:val="004B6CE5"/>
    <w:rsid w:val="004B7BEA"/>
    <w:rsid w:val="004C09F3"/>
    <w:rsid w:val="004E0916"/>
    <w:rsid w:val="004F52CB"/>
    <w:rsid w:val="004F5E5B"/>
    <w:rsid w:val="00501A1F"/>
    <w:rsid w:val="0051555C"/>
    <w:rsid w:val="00515749"/>
    <w:rsid w:val="005235EA"/>
    <w:rsid w:val="0053252C"/>
    <w:rsid w:val="00537187"/>
    <w:rsid w:val="00540E10"/>
    <w:rsid w:val="00544FD6"/>
    <w:rsid w:val="00550059"/>
    <w:rsid w:val="00552D76"/>
    <w:rsid w:val="005618E7"/>
    <w:rsid w:val="00561F52"/>
    <w:rsid w:val="0056381C"/>
    <w:rsid w:val="0058335E"/>
    <w:rsid w:val="0059054C"/>
    <w:rsid w:val="005A3A2C"/>
    <w:rsid w:val="005A778F"/>
    <w:rsid w:val="005B7F8E"/>
    <w:rsid w:val="005C5F9D"/>
    <w:rsid w:val="005D072F"/>
    <w:rsid w:val="005D5603"/>
    <w:rsid w:val="005D75F5"/>
    <w:rsid w:val="005E5E58"/>
    <w:rsid w:val="005F5EB7"/>
    <w:rsid w:val="0060064D"/>
    <w:rsid w:val="006064C8"/>
    <w:rsid w:val="00610C02"/>
    <w:rsid w:val="00620E55"/>
    <w:rsid w:val="00623669"/>
    <w:rsid w:val="0063385C"/>
    <w:rsid w:val="00640DC4"/>
    <w:rsid w:val="00647675"/>
    <w:rsid w:val="00650276"/>
    <w:rsid w:val="00651660"/>
    <w:rsid w:val="00660DDF"/>
    <w:rsid w:val="006645D3"/>
    <w:rsid w:val="00673418"/>
    <w:rsid w:val="00673451"/>
    <w:rsid w:val="00686379"/>
    <w:rsid w:val="0068691E"/>
    <w:rsid w:val="00693B1D"/>
    <w:rsid w:val="006A1224"/>
    <w:rsid w:val="006A1CD8"/>
    <w:rsid w:val="006A59F4"/>
    <w:rsid w:val="006A71C7"/>
    <w:rsid w:val="006B2EBA"/>
    <w:rsid w:val="006B6FED"/>
    <w:rsid w:val="006C521A"/>
    <w:rsid w:val="006E3D83"/>
    <w:rsid w:val="006E74E6"/>
    <w:rsid w:val="006F3810"/>
    <w:rsid w:val="006F645F"/>
    <w:rsid w:val="007038ED"/>
    <w:rsid w:val="00704758"/>
    <w:rsid w:val="00714B2E"/>
    <w:rsid w:val="007208B0"/>
    <w:rsid w:val="00724B6B"/>
    <w:rsid w:val="00736220"/>
    <w:rsid w:val="00736C29"/>
    <w:rsid w:val="007543F5"/>
    <w:rsid w:val="00760A96"/>
    <w:rsid w:val="0076352E"/>
    <w:rsid w:val="007675FE"/>
    <w:rsid w:val="0077352B"/>
    <w:rsid w:val="00773628"/>
    <w:rsid w:val="00777782"/>
    <w:rsid w:val="007866FA"/>
    <w:rsid w:val="00791326"/>
    <w:rsid w:val="007933E9"/>
    <w:rsid w:val="007A5F90"/>
    <w:rsid w:val="007B0FFA"/>
    <w:rsid w:val="007B28D5"/>
    <w:rsid w:val="007D002C"/>
    <w:rsid w:val="007D3782"/>
    <w:rsid w:val="007E41C6"/>
    <w:rsid w:val="007E5F61"/>
    <w:rsid w:val="007F0DC9"/>
    <w:rsid w:val="007F33C9"/>
    <w:rsid w:val="007F7EEF"/>
    <w:rsid w:val="00801F36"/>
    <w:rsid w:val="008058CB"/>
    <w:rsid w:val="00812A0A"/>
    <w:rsid w:val="008135C1"/>
    <w:rsid w:val="00821371"/>
    <w:rsid w:val="00825898"/>
    <w:rsid w:val="00827A5B"/>
    <w:rsid w:val="00831FD2"/>
    <w:rsid w:val="0083383D"/>
    <w:rsid w:val="008340F8"/>
    <w:rsid w:val="0083673C"/>
    <w:rsid w:val="008369EA"/>
    <w:rsid w:val="00851DC5"/>
    <w:rsid w:val="00856B48"/>
    <w:rsid w:val="008670A1"/>
    <w:rsid w:val="00870347"/>
    <w:rsid w:val="00892236"/>
    <w:rsid w:val="008A2AD5"/>
    <w:rsid w:val="008A6428"/>
    <w:rsid w:val="008B080C"/>
    <w:rsid w:val="008B2119"/>
    <w:rsid w:val="008B7C60"/>
    <w:rsid w:val="008C00C5"/>
    <w:rsid w:val="008C0E4F"/>
    <w:rsid w:val="008C3361"/>
    <w:rsid w:val="008C7350"/>
    <w:rsid w:val="008E1D16"/>
    <w:rsid w:val="008E21E5"/>
    <w:rsid w:val="008F21C8"/>
    <w:rsid w:val="00901272"/>
    <w:rsid w:val="0090219A"/>
    <w:rsid w:val="009046A1"/>
    <w:rsid w:val="0090586C"/>
    <w:rsid w:val="00912D60"/>
    <w:rsid w:val="00916166"/>
    <w:rsid w:val="00927F8F"/>
    <w:rsid w:val="009319BE"/>
    <w:rsid w:val="0093653E"/>
    <w:rsid w:val="009375C2"/>
    <w:rsid w:val="00950E52"/>
    <w:rsid w:val="00964BAF"/>
    <w:rsid w:val="00965899"/>
    <w:rsid w:val="00965BAA"/>
    <w:rsid w:val="00967BFD"/>
    <w:rsid w:val="00971E11"/>
    <w:rsid w:val="00973797"/>
    <w:rsid w:val="00986E33"/>
    <w:rsid w:val="009871F7"/>
    <w:rsid w:val="0099170D"/>
    <w:rsid w:val="009974CC"/>
    <w:rsid w:val="009A462D"/>
    <w:rsid w:val="009A4FC4"/>
    <w:rsid w:val="009B7B0D"/>
    <w:rsid w:val="009C2F73"/>
    <w:rsid w:val="009E6202"/>
    <w:rsid w:val="009F0B8F"/>
    <w:rsid w:val="009F4587"/>
    <w:rsid w:val="00A030F8"/>
    <w:rsid w:val="00A243BA"/>
    <w:rsid w:val="00A2555F"/>
    <w:rsid w:val="00A314C2"/>
    <w:rsid w:val="00A3273F"/>
    <w:rsid w:val="00A35680"/>
    <w:rsid w:val="00A37489"/>
    <w:rsid w:val="00A40569"/>
    <w:rsid w:val="00A54FC6"/>
    <w:rsid w:val="00A605B8"/>
    <w:rsid w:val="00A725EC"/>
    <w:rsid w:val="00A73294"/>
    <w:rsid w:val="00A857B7"/>
    <w:rsid w:val="00A91B19"/>
    <w:rsid w:val="00AA51A2"/>
    <w:rsid w:val="00AA61F1"/>
    <w:rsid w:val="00AE0D08"/>
    <w:rsid w:val="00AF4685"/>
    <w:rsid w:val="00B03335"/>
    <w:rsid w:val="00B14659"/>
    <w:rsid w:val="00B155F2"/>
    <w:rsid w:val="00B21FA7"/>
    <w:rsid w:val="00B22479"/>
    <w:rsid w:val="00B312B8"/>
    <w:rsid w:val="00B31595"/>
    <w:rsid w:val="00B32C90"/>
    <w:rsid w:val="00B37EEF"/>
    <w:rsid w:val="00B40400"/>
    <w:rsid w:val="00B46EFA"/>
    <w:rsid w:val="00B555B8"/>
    <w:rsid w:val="00B639BF"/>
    <w:rsid w:val="00B7131E"/>
    <w:rsid w:val="00B86D5E"/>
    <w:rsid w:val="00B9456E"/>
    <w:rsid w:val="00B95694"/>
    <w:rsid w:val="00B97B75"/>
    <w:rsid w:val="00BA5297"/>
    <w:rsid w:val="00BA53B7"/>
    <w:rsid w:val="00BA5A26"/>
    <w:rsid w:val="00BA5BEF"/>
    <w:rsid w:val="00BC572B"/>
    <w:rsid w:val="00BD0B1E"/>
    <w:rsid w:val="00BD2749"/>
    <w:rsid w:val="00BE4223"/>
    <w:rsid w:val="00C074A3"/>
    <w:rsid w:val="00C14E28"/>
    <w:rsid w:val="00C14EA2"/>
    <w:rsid w:val="00C24F20"/>
    <w:rsid w:val="00C25CE3"/>
    <w:rsid w:val="00C276F1"/>
    <w:rsid w:val="00C34120"/>
    <w:rsid w:val="00C4187B"/>
    <w:rsid w:val="00C61B30"/>
    <w:rsid w:val="00C64B99"/>
    <w:rsid w:val="00C64EE4"/>
    <w:rsid w:val="00C670C9"/>
    <w:rsid w:val="00C709A8"/>
    <w:rsid w:val="00C76A6C"/>
    <w:rsid w:val="00C771B3"/>
    <w:rsid w:val="00C86BDE"/>
    <w:rsid w:val="00CB517F"/>
    <w:rsid w:val="00CB57AD"/>
    <w:rsid w:val="00CC3DCA"/>
    <w:rsid w:val="00CD3BF9"/>
    <w:rsid w:val="00CD4364"/>
    <w:rsid w:val="00CD5C3D"/>
    <w:rsid w:val="00CE42D9"/>
    <w:rsid w:val="00CE5984"/>
    <w:rsid w:val="00CE6A47"/>
    <w:rsid w:val="00CF1614"/>
    <w:rsid w:val="00D06B81"/>
    <w:rsid w:val="00D10D02"/>
    <w:rsid w:val="00D1328A"/>
    <w:rsid w:val="00D2366C"/>
    <w:rsid w:val="00D3098C"/>
    <w:rsid w:val="00D3756B"/>
    <w:rsid w:val="00D43DA0"/>
    <w:rsid w:val="00D560A4"/>
    <w:rsid w:val="00D64821"/>
    <w:rsid w:val="00D66F69"/>
    <w:rsid w:val="00D83A5A"/>
    <w:rsid w:val="00D86440"/>
    <w:rsid w:val="00D925AE"/>
    <w:rsid w:val="00D9506C"/>
    <w:rsid w:val="00D979FB"/>
    <w:rsid w:val="00DA2891"/>
    <w:rsid w:val="00DB051F"/>
    <w:rsid w:val="00DC152F"/>
    <w:rsid w:val="00DC2089"/>
    <w:rsid w:val="00DC24CD"/>
    <w:rsid w:val="00DE3803"/>
    <w:rsid w:val="00DF519A"/>
    <w:rsid w:val="00DF7779"/>
    <w:rsid w:val="00E02226"/>
    <w:rsid w:val="00E033A3"/>
    <w:rsid w:val="00E04A1C"/>
    <w:rsid w:val="00E12DD9"/>
    <w:rsid w:val="00E14E0F"/>
    <w:rsid w:val="00E239F4"/>
    <w:rsid w:val="00E325BC"/>
    <w:rsid w:val="00E34696"/>
    <w:rsid w:val="00E34F27"/>
    <w:rsid w:val="00E40572"/>
    <w:rsid w:val="00E43F83"/>
    <w:rsid w:val="00E47A49"/>
    <w:rsid w:val="00E64922"/>
    <w:rsid w:val="00E66D53"/>
    <w:rsid w:val="00E76CBF"/>
    <w:rsid w:val="00E81936"/>
    <w:rsid w:val="00E83297"/>
    <w:rsid w:val="00E906AE"/>
    <w:rsid w:val="00E92570"/>
    <w:rsid w:val="00E9478D"/>
    <w:rsid w:val="00E95A3E"/>
    <w:rsid w:val="00E97F44"/>
    <w:rsid w:val="00EA01BF"/>
    <w:rsid w:val="00EA4856"/>
    <w:rsid w:val="00EA69D0"/>
    <w:rsid w:val="00EB0124"/>
    <w:rsid w:val="00EB108E"/>
    <w:rsid w:val="00EB5A69"/>
    <w:rsid w:val="00EC4E46"/>
    <w:rsid w:val="00EC525B"/>
    <w:rsid w:val="00ED5C9A"/>
    <w:rsid w:val="00ED66E7"/>
    <w:rsid w:val="00EF0836"/>
    <w:rsid w:val="00EF11A0"/>
    <w:rsid w:val="00EF1E59"/>
    <w:rsid w:val="00EF5B1C"/>
    <w:rsid w:val="00F0747F"/>
    <w:rsid w:val="00F101CC"/>
    <w:rsid w:val="00F1577C"/>
    <w:rsid w:val="00F24FA8"/>
    <w:rsid w:val="00F30F56"/>
    <w:rsid w:val="00F31502"/>
    <w:rsid w:val="00F319D5"/>
    <w:rsid w:val="00F519E7"/>
    <w:rsid w:val="00F54D9B"/>
    <w:rsid w:val="00F627E0"/>
    <w:rsid w:val="00F6786D"/>
    <w:rsid w:val="00F73764"/>
    <w:rsid w:val="00F75FC0"/>
    <w:rsid w:val="00F90519"/>
    <w:rsid w:val="00F9332E"/>
    <w:rsid w:val="00F94C6D"/>
    <w:rsid w:val="00F961C9"/>
    <w:rsid w:val="00FB7840"/>
    <w:rsid w:val="00FC0120"/>
    <w:rsid w:val="00FC2A26"/>
    <w:rsid w:val="00FC550D"/>
    <w:rsid w:val="00FC5AEC"/>
    <w:rsid w:val="00FD1CF2"/>
    <w:rsid w:val="00FD2983"/>
    <w:rsid w:val="00FE21FE"/>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C571E"/>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4.bin"/><Relationship Id="rId42" Type="http://schemas.openxmlformats.org/officeDocument/2006/relationships/oleObject" Target="embeddings/oleObject16.bin"/><Relationship Id="rId47" Type="http://schemas.openxmlformats.org/officeDocument/2006/relationships/image" Target="media/image18.wmf"/><Relationship Id="rId63" Type="http://schemas.openxmlformats.org/officeDocument/2006/relationships/image" Target="media/image26.wmf"/><Relationship Id="rId68" Type="http://schemas.openxmlformats.org/officeDocument/2006/relationships/oleObject" Target="embeddings/oleObject29.bin"/><Relationship Id="rId84" Type="http://schemas.openxmlformats.org/officeDocument/2006/relationships/oleObject" Target="embeddings/oleObject37.bin"/><Relationship Id="rId89" Type="http://schemas.openxmlformats.org/officeDocument/2006/relationships/image" Target="media/image38.png"/><Relationship Id="rId16" Type="http://schemas.openxmlformats.org/officeDocument/2006/relationships/image" Target="media/image4.wmf"/><Relationship Id="rId11" Type="http://schemas.openxmlformats.org/officeDocument/2006/relationships/footer" Target="footer2.xml"/><Relationship Id="rId32" Type="http://schemas.openxmlformats.org/officeDocument/2006/relationships/image" Target="media/image12.wmf"/><Relationship Id="rId37" Type="http://schemas.openxmlformats.org/officeDocument/2006/relationships/oleObject" Target="embeddings/oleObject13.bin"/><Relationship Id="rId53" Type="http://schemas.openxmlformats.org/officeDocument/2006/relationships/image" Target="media/image21.wmf"/><Relationship Id="rId58" Type="http://schemas.openxmlformats.org/officeDocument/2006/relationships/oleObject" Target="embeddings/oleObject24.bin"/><Relationship Id="rId74" Type="http://schemas.openxmlformats.org/officeDocument/2006/relationships/oleObject" Target="embeddings/oleObject32.bin"/><Relationship Id="rId79" Type="http://schemas.openxmlformats.org/officeDocument/2006/relationships/image" Target="media/image34.wmf"/><Relationship Id="rId102" Type="http://schemas.openxmlformats.org/officeDocument/2006/relationships/image" Target="media/image41.png"/><Relationship Id="rId5" Type="http://schemas.openxmlformats.org/officeDocument/2006/relationships/webSettings" Target="webSettings.xml"/><Relationship Id="rId90" Type="http://schemas.openxmlformats.org/officeDocument/2006/relationships/footer" Target="footer3.xml"/><Relationship Id="rId95" Type="http://schemas.openxmlformats.org/officeDocument/2006/relationships/hyperlink" Target="https://www.researchgate.net/publication/2639200_Rapidly-Exploring_Random_Trees_A_New_Tool_for_Path_Planning" TargetMode="External"/><Relationship Id="rId22" Type="http://schemas.openxmlformats.org/officeDocument/2006/relationships/image" Target="media/image7.wmf"/><Relationship Id="rId27" Type="http://schemas.openxmlformats.org/officeDocument/2006/relationships/oleObject" Target="embeddings/oleObject7.bin"/><Relationship Id="rId43" Type="http://schemas.openxmlformats.org/officeDocument/2006/relationships/image" Target="media/image16.wmf"/><Relationship Id="rId48" Type="http://schemas.openxmlformats.org/officeDocument/2006/relationships/oleObject" Target="embeddings/oleObject19.bin"/><Relationship Id="rId64" Type="http://schemas.openxmlformats.org/officeDocument/2006/relationships/oleObject" Target="embeddings/oleObject27.bin"/><Relationship Id="rId69" Type="http://schemas.openxmlformats.org/officeDocument/2006/relationships/image" Target="media/image29.wmf"/><Relationship Id="rId80" Type="http://schemas.openxmlformats.org/officeDocument/2006/relationships/oleObject" Target="embeddings/oleObject35.bin"/><Relationship Id="rId85" Type="http://schemas.openxmlformats.org/officeDocument/2006/relationships/image" Target="media/image37.wmf"/><Relationship Id="rId12" Type="http://schemas.openxmlformats.org/officeDocument/2006/relationships/hyperlink" Target="mailto:dhguo@xmu.edu.cn" TargetMode="External"/><Relationship Id="rId17" Type="http://schemas.openxmlformats.org/officeDocument/2006/relationships/oleObject" Target="embeddings/oleObject2.bin"/><Relationship Id="rId33" Type="http://schemas.openxmlformats.org/officeDocument/2006/relationships/oleObject" Target="embeddings/oleObject10.bin"/><Relationship Id="rId38" Type="http://schemas.openxmlformats.org/officeDocument/2006/relationships/image" Target="media/image14.wmf"/><Relationship Id="rId59" Type="http://schemas.openxmlformats.org/officeDocument/2006/relationships/image" Target="media/image24.wmf"/><Relationship Id="rId103" Type="http://schemas.openxmlformats.org/officeDocument/2006/relationships/fontTable" Target="fontTable.xml"/><Relationship Id="rId20" Type="http://schemas.openxmlformats.org/officeDocument/2006/relationships/image" Target="media/image6.wmf"/><Relationship Id="rId41" Type="http://schemas.openxmlformats.org/officeDocument/2006/relationships/image" Target="media/image15.wmf"/><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oleObject" Target="embeddings/oleObject30.bin"/><Relationship Id="rId75" Type="http://schemas.openxmlformats.org/officeDocument/2006/relationships/image" Target="media/image32.wmf"/><Relationship Id="rId83" Type="http://schemas.openxmlformats.org/officeDocument/2006/relationships/image" Target="media/image36.wmf"/><Relationship Id="rId88" Type="http://schemas.openxmlformats.org/officeDocument/2006/relationships/header" Target="header2.xml"/><Relationship Id="rId91" Type="http://schemas.openxmlformats.org/officeDocument/2006/relationships/footer" Target="footer4.xml"/><Relationship Id="rId96" Type="http://schemas.openxmlformats.org/officeDocument/2006/relationships/hyperlink" Target="https://doi.org/10.1109/ICSIGSYS.2019.881109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0.wmf"/><Relationship Id="rId36" Type="http://schemas.openxmlformats.org/officeDocument/2006/relationships/image" Target="media/image13.wmf"/><Relationship Id="rId49" Type="http://schemas.openxmlformats.org/officeDocument/2006/relationships/image" Target="media/image19.wmf"/><Relationship Id="rId57" Type="http://schemas.openxmlformats.org/officeDocument/2006/relationships/image" Target="media/image23.wmf"/><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27.wmf"/><Relationship Id="rId73" Type="http://schemas.openxmlformats.org/officeDocument/2006/relationships/image" Target="media/image31.wmf"/><Relationship Id="rId78" Type="http://schemas.openxmlformats.org/officeDocument/2006/relationships/oleObject" Target="embeddings/oleObject34.bin"/><Relationship Id="rId81" Type="http://schemas.openxmlformats.org/officeDocument/2006/relationships/image" Target="media/image35.wmf"/><Relationship Id="rId86" Type="http://schemas.openxmlformats.org/officeDocument/2006/relationships/oleObject" Target="embeddings/oleObject38.bin"/><Relationship Id="rId94" Type="http://schemas.openxmlformats.org/officeDocument/2006/relationships/hyperlink" Target="https://www.researchgate.net/publication/2639200_Rapidly-Exploring_Random_Trees_A_New_Tool_for_Path_Planning" TargetMode="External"/><Relationship Id="rId99" Type="http://schemas.openxmlformats.org/officeDocument/2006/relationships/hyperlink" Target="https://doi.org/10.1109/ISdea.2012.589" TargetMode="External"/><Relationship Id="rId101"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5.wmf"/><Relationship Id="rId39" Type="http://schemas.openxmlformats.org/officeDocument/2006/relationships/oleObject" Target="embeddings/oleObject14.bin"/><Relationship Id="rId34" Type="http://schemas.openxmlformats.org/officeDocument/2006/relationships/oleObject" Target="embeddings/oleObject11.bin"/><Relationship Id="rId50" Type="http://schemas.openxmlformats.org/officeDocument/2006/relationships/oleObject" Target="embeddings/oleObject20.bin"/><Relationship Id="rId55" Type="http://schemas.openxmlformats.org/officeDocument/2006/relationships/image" Target="media/image22.wmf"/><Relationship Id="rId76" Type="http://schemas.openxmlformats.org/officeDocument/2006/relationships/oleObject" Target="embeddings/oleObject33.bin"/><Relationship Id="rId97" Type="http://schemas.openxmlformats.org/officeDocument/2006/relationships/hyperlink" Target="https://doi.org/10.48550/arXiv.1403.7664" TargetMode="External"/><Relationship Id="rId104"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30.wmf"/><Relationship Id="rId92" Type="http://schemas.openxmlformats.org/officeDocument/2006/relationships/hyperlink" Target="mailto:2%2C399%2C496%2C491@qq.com" TargetMode="External"/><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8.wmf"/><Relationship Id="rId40" Type="http://schemas.openxmlformats.org/officeDocument/2006/relationships/oleObject" Target="embeddings/oleObject15.bin"/><Relationship Id="rId45" Type="http://schemas.openxmlformats.org/officeDocument/2006/relationships/image" Target="media/image17.wmf"/><Relationship Id="rId66" Type="http://schemas.openxmlformats.org/officeDocument/2006/relationships/oleObject" Target="embeddings/oleObject28.bin"/><Relationship Id="rId87" Type="http://schemas.openxmlformats.org/officeDocument/2006/relationships/header" Target="header1.xml"/><Relationship Id="rId61" Type="http://schemas.openxmlformats.org/officeDocument/2006/relationships/image" Target="media/image25.wmf"/><Relationship Id="rId82" Type="http://schemas.openxmlformats.org/officeDocument/2006/relationships/oleObject" Target="embeddings/oleObject36.bin"/><Relationship Id="rId19" Type="http://schemas.openxmlformats.org/officeDocument/2006/relationships/oleObject" Target="embeddings/oleObject3.bin"/><Relationship Id="rId14" Type="http://schemas.openxmlformats.org/officeDocument/2006/relationships/image" Target="media/image3.wmf"/><Relationship Id="rId30" Type="http://schemas.openxmlformats.org/officeDocument/2006/relationships/image" Target="media/image11.wmf"/><Relationship Id="rId35" Type="http://schemas.openxmlformats.org/officeDocument/2006/relationships/oleObject" Target="embeddings/oleObject12.bin"/><Relationship Id="rId56" Type="http://schemas.openxmlformats.org/officeDocument/2006/relationships/oleObject" Target="embeddings/oleObject23.bin"/><Relationship Id="rId77" Type="http://schemas.openxmlformats.org/officeDocument/2006/relationships/image" Target="media/image33.wmf"/><Relationship Id="rId100" Type="http://schemas.openxmlformats.org/officeDocument/2006/relationships/image" Target="media/image39.png"/><Relationship Id="rId105" Type="http://schemas.openxmlformats.org/officeDocument/2006/relationships/theme" Target="theme/theme1.xml"/><Relationship Id="rId8" Type="http://schemas.openxmlformats.org/officeDocument/2006/relationships/hyperlink" Target="http://crossmark.crossref.org/dialog/?doi=10.1007/s10846-023-01823-4&amp;domain=pdf" TargetMode="External"/><Relationship Id="rId51" Type="http://schemas.openxmlformats.org/officeDocument/2006/relationships/image" Target="media/image20.wmf"/><Relationship Id="rId72" Type="http://schemas.openxmlformats.org/officeDocument/2006/relationships/oleObject" Target="embeddings/oleObject31.bin"/><Relationship Id="rId93" Type="http://schemas.openxmlformats.org/officeDocument/2006/relationships/hyperlink" Target="https://doi.org/10.48550/arXiv.1005.0416" TargetMode="External"/><Relationship Id="rId98" Type="http://schemas.openxmlformats.org/officeDocument/2006/relationships/hyperlink" Target="https://doi.org/10.48550/arXiv.1404.1347" TargetMode="External"/><Relationship Id="rId3" Type="http://schemas.openxmlformats.org/officeDocument/2006/relationships/styles" Target="styles.xml"/><Relationship Id="rId25" Type="http://schemas.openxmlformats.org/officeDocument/2006/relationships/oleObject" Target="embeddings/oleObject6.bin"/><Relationship Id="rId46" Type="http://schemas.openxmlformats.org/officeDocument/2006/relationships/oleObject" Target="embeddings/oleObject18.bin"/><Relationship Id="rId67" Type="http://schemas.openxmlformats.org/officeDocument/2006/relationships/image" Target="media/image2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4382</Words>
  <Characters>24983</Characters>
  <Application>Microsoft Office Word</Application>
  <DocSecurity>0</DocSecurity>
  <Lines>208</Lines>
  <Paragraphs>58</Paragraphs>
  <ScaleCrop>false</ScaleCrop>
  <Company/>
  <LinksUpToDate>false</LinksUpToDate>
  <CharactersWithSpaces>29307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2</cp:revision>
  <cp:lastPrinted>2025-12-01T13:09:00Z</cp:lastPrinted>
  <dcterms:created xsi:type="dcterms:W3CDTF">2026-01-21T13:01:00Z</dcterms:created>
  <dcterms:modified xsi:type="dcterms:W3CDTF">2026-01-21T13:01:00Z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