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BB6706D"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基于双向自适应超椭球约束采样的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3B58E809" w14:textId="77777777"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针对传统</w:t>
      </w:r>
      <w:r w:rsidRPr="00F35CF3">
        <w:rPr>
          <w:rFonts w:eastAsiaTheme="minorEastAsia"/>
          <w:sz w:val="22"/>
          <w:szCs w:val="22"/>
          <w:lang w:eastAsia="zh-CN"/>
        </w:rPr>
        <w:t>RRT-Connect</w:t>
      </w:r>
      <w:r w:rsidRPr="00F35CF3">
        <w:rPr>
          <w:rFonts w:eastAsiaTheme="minorEastAsia"/>
          <w:sz w:val="22"/>
          <w:szCs w:val="22"/>
          <w:lang w:eastAsia="zh-CN"/>
        </w:rPr>
        <w:t>算法在整个工作空间内进行均匀随机采样，随着搜索空间尺度和环境复杂度的增加，算法容易在与最优路径无关的区域中消耗大量计算资源，从而导致收敛效率和路径质量下降的问题，本文提出了一种基于自适应双向超椭球体约束采样的</w:t>
      </w:r>
      <w:r w:rsidRPr="00F35CF3">
        <w:rPr>
          <w:rFonts w:eastAsiaTheme="minorEastAsia"/>
          <w:sz w:val="22"/>
          <w:szCs w:val="22"/>
          <w:lang w:eastAsia="zh-CN"/>
        </w:rPr>
        <w:t>SC-RRT</w:t>
      </w:r>
      <w:r w:rsidRPr="00F35CF3">
        <w:rPr>
          <w:rFonts w:eastAsiaTheme="minorEastAsia"/>
          <w:sz w:val="22"/>
          <w:szCs w:val="22"/>
          <w:lang w:eastAsia="zh-CN"/>
        </w:rPr>
        <w:t>路径规划算法。</w:t>
      </w:r>
    </w:p>
    <w:p w14:paraId="4D4A92B9" w14:textId="77777777" w:rsid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该算法在双向并行扩展框架的基础上，通过引入中间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引导机制，将全局路径规划过程分解为若干具有</w:t>
      </w:r>
      <w:r>
        <w:rPr>
          <w:rFonts w:eastAsiaTheme="minorEastAsia" w:hint="eastAsia"/>
          <w:sz w:val="22"/>
          <w:szCs w:val="22"/>
          <w:lang w:eastAsia="zh-CN"/>
        </w:rPr>
        <w:t>明确</w:t>
      </w:r>
      <w:r w:rsidRPr="00F35CF3">
        <w:rPr>
          <w:rFonts w:eastAsiaTheme="minorEastAsia"/>
          <w:sz w:val="22"/>
          <w:szCs w:val="22"/>
          <w:lang w:eastAsia="zh-CN"/>
        </w:rPr>
        <w:t>几何约束的阶段性子问题。结合当前路径长度估计，构建动态</w:t>
      </w:r>
      <w:r>
        <w:rPr>
          <w:rFonts w:eastAsiaTheme="minorEastAsia" w:hint="eastAsia"/>
          <w:sz w:val="22"/>
          <w:szCs w:val="22"/>
          <w:lang w:eastAsia="zh-CN"/>
        </w:rPr>
        <w:t>知情采样子集</w:t>
      </w:r>
      <w:r w:rsidRPr="00F35CF3">
        <w:rPr>
          <w:rFonts w:eastAsiaTheme="minorEastAsia"/>
          <w:sz w:val="22"/>
          <w:szCs w:val="22"/>
          <w:lang w:eastAsia="zh-CN"/>
        </w:rPr>
        <w:t>，实现采样区域的自适应收缩与定向搜索，从而在保证可行性的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Pr="00F35CF3">
        <w:rPr>
          <w:rFonts w:eastAsiaTheme="minorEastAsia"/>
          <w:sz w:val="22"/>
          <w:szCs w:val="22"/>
          <w:lang w:eastAsia="zh-CN"/>
        </w:rPr>
        <w:t>。</w:t>
      </w:r>
    </w:p>
    <w:p w14:paraId="370F82B4" w14:textId="5D52D2E5"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此外，本文引入基于帕累托支配关系的自适应采样控制策略，</w:t>
      </w:r>
      <w:r>
        <w:rPr>
          <w:rFonts w:eastAsiaTheme="minorEastAsia" w:hint="eastAsia"/>
          <w:sz w:val="22"/>
          <w:szCs w:val="22"/>
          <w:lang w:eastAsia="zh-CN"/>
        </w:rPr>
        <w:t>在</w:t>
      </w:r>
      <w:r w:rsidRPr="00F35CF3">
        <w:rPr>
          <w:rFonts w:eastAsiaTheme="minorEastAsia"/>
          <w:sz w:val="22"/>
          <w:szCs w:val="22"/>
          <w:lang w:eastAsia="zh-CN"/>
        </w:rPr>
        <w:t>收敛时间与路径长度之间的动态权衡，使算法能够在不同搜索阶段自动调整探索与利用的比例。仿真结果表明，所提出的</w:t>
      </w:r>
      <w:r w:rsidRPr="00F35CF3">
        <w:rPr>
          <w:rFonts w:eastAsiaTheme="minorEastAsia"/>
          <w:sz w:val="22"/>
          <w:szCs w:val="22"/>
          <w:lang w:eastAsia="zh-CN"/>
        </w:rPr>
        <w:t xml:space="preserve"> SC-RRT </w:t>
      </w:r>
      <w:r w:rsidRPr="00F35CF3">
        <w:rPr>
          <w:rFonts w:eastAsiaTheme="minorEastAsia"/>
          <w:sz w:val="22"/>
          <w:szCs w:val="22"/>
          <w:lang w:eastAsia="zh-CN"/>
        </w:rPr>
        <w:t>算法在复杂障碍环境中表现出良好的稳定性与鲁棒性。</w:t>
      </w:r>
    </w:p>
    <w:p w14:paraId="080FEC87" w14:textId="1874AC0F" w:rsidR="0076352E"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与</w:t>
      </w:r>
      <w:r w:rsidR="00E4440F">
        <w:rPr>
          <w:rFonts w:eastAsiaTheme="minorEastAsia" w:hint="eastAsia"/>
          <w:sz w:val="22"/>
          <w:szCs w:val="22"/>
          <w:lang w:eastAsia="zh-CN"/>
        </w:rPr>
        <w:t xml:space="preserve"> </w:t>
      </w:r>
      <w:r w:rsidR="00E4440F" w:rsidRPr="00E4440F">
        <w:rPr>
          <w:rFonts w:eastAsiaTheme="minorEastAsia"/>
          <w:sz w:val="22"/>
          <w:szCs w:val="22"/>
          <w:lang w:eastAsia="zh-CN"/>
        </w:rPr>
        <w:t>MS-BI-RRT*</w:t>
      </w:r>
      <w:r w:rsidRPr="00F35CF3">
        <w:rPr>
          <w:rFonts w:eastAsiaTheme="minorEastAsia"/>
          <w:sz w:val="22"/>
          <w:szCs w:val="22"/>
          <w:lang w:eastAsia="zh-CN"/>
        </w:rPr>
        <w:t xml:space="preserve"> RRT </w:t>
      </w:r>
      <w:r w:rsidRPr="00F35CF3">
        <w:rPr>
          <w:rFonts w:eastAsiaTheme="minorEastAsia"/>
          <w:sz w:val="22"/>
          <w:szCs w:val="22"/>
          <w:lang w:eastAsia="zh-CN"/>
        </w:rPr>
        <w:t>算法相比，</w:t>
      </w:r>
      <w:r w:rsidRPr="00F35CF3">
        <w:rPr>
          <w:rFonts w:eastAsiaTheme="minorEastAsia"/>
          <w:sz w:val="22"/>
          <w:szCs w:val="22"/>
          <w:lang w:eastAsia="zh-CN"/>
        </w:rPr>
        <w:t xml:space="preserve">SC-RRT </w:t>
      </w:r>
      <w:r w:rsidRPr="00F35CF3">
        <w:rPr>
          <w:rFonts w:eastAsiaTheme="minorEastAsia"/>
          <w:sz w:val="22"/>
          <w:szCs w:val="22"/>
          <w:lang w:eastAsia="zh-CN"/>
        </w:rPr>
        <w:t>在路径质量和收敛一致性方面具有明显优势；与改进型避障</w:t>
      </w:r>
      <w:r w:rsidRPr="00F35CF3">
        <w:rPr>
          <w:rFonts w:eastAsiaTheme="minorEastAsia"/>
          <w:sz w:val="22"/>
          <w:szCs w:val="22"/>
          <w:lang w:eastAsia="zh-CN"/>
        </w:rPr>
        <w:t xml:space="preserve"> RRT </w:t>
      </w:r>
      <w:r w:rsidRPr="00F35CF3">
        <w:rPr>
          <w:rFonts w:eastAsiaTheme="minorEastAsia"/>
          <w:sz w:val="22"/>
          <w:szCs w:val="22"/>
          <w:lang w:eastAsia="zh-CN"/>
        </w:rPr>
        <w:t>算法相比，在生成相同长度可行路径的条件下，其平均计算时间显著降低，验证了该方法在复杂环境中的效率与工程应用价值。</w:t>
      </w:r>
    </w:p>
    <w:p w14:paraId="65F1A054" w14:textId="77777777" w:rsidR="0076352E" w:rsidRDefault="0076352E">
      <w:pPr>
        <w:pStyle w:val="a3"/>
        <w:rPr>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A09395" w14:textId="4CFA9865" w:rsidR="0076352E" w:rsidRPr="00F35CF3" w:rsidRDefault="0076352E">
      <w:pPr>
        <w:pStyle w:val="a3"/>
        <w:spacing w:line="261" w:lineRule="auto"/>
        <w:ind w:left="220"/>
        <w:rPr>
          <w:rFonts w:eastAsiaTheme="minorEastAsia"/>
          <w:lang w:eastAsia="zh-CN"/>
        </w:rPr>
      </w:pPr>
    </w:p>
    <w:p w14:paraId="084A5F2C" w14:textId="77777777" w:rsidR="0076352E" w:rsidRDefault="0076352E">
      <w:pPr>
        <w:pStyle w:val="a3"/>
        <w:rPr>
          <w:sz w:val="19"/>
          <w:lang w:eastAsia="zh-CN"/>
        </w:rPr>
      </w:pPr>
    </w:p>
    <w:p w14:paraId="5617EC5D" w14:textId="77777777" w:rsidR="0076352E" w:rsidRDefault="0076352E">
      <w:pPr>
        <w:rPr>
          <w:rFonts w:eastAsiaTheme="minorEastAsia"/>
          <w:sz w:val="19"/>
          <w:lang w:eastAsia="zh-CN"/>
        </w:rPr>
      </w:pPr>
    </w:p>
    <w:p w14:paraId="457D687E" w14:textId="77777777" w:rsidR="00491CA9" w:rsidRDefault="00491CA9">
      <w:pPr>
        <w:rPr>
          <w:rFonts w:eastAsiaTheme="minorEastAsia"/>
          <w:sz w:val="19"/>
          <w:lang w:eastAsia="zh-CN"/>
        </w:rPr>
      </w:pPr>
    </w:p>
    <w:p w14:paraId="6963E76E" w14:textId="77777777" w:rsidR="00491CA9" w:rsidRPr="00491CA9" w:rsidRDefault="00491CA9">
      <w:pPr>
        <w:rPr>
          <w:rFonts w:eastAsiaTheme="minorEastAsia"/>
          <w:sz w:val="19"/>
          <w:lang w:eastAsia="zh-CN"/>
        </w:rPr>
      </w:pPr>
    </w:p>
    <w:p w14:paraId="2A194263" w14:textId="77777777" w:rsidR="00491CA9" w:rsidRDefault="00491CA9">
      <w:pPr>
        <w:rPr>
          <w:rFonts w:eastAsiaTheme="minorEastAsia"/>
          <w:sz w:val="19"/>
          <w:lang w:eastAsia="zh-CN"/>
        </w:rPr>
      </w:pPr>
    </w:p>
    <w:p w14:paraId="2831DCA0" w14:textId="77777777" w:rsidR="00491CA9" w:rsidRPr="00491CA9" w:rsidRDefault="00491CA9">
      <w:pPr>
        <w:rPr>
          <w:rFonts w:eastAsiaTheme="minorEastAsia"/>
          <w:sz w:val="19"/>
          <w:lang w:eastAsia="zh-CN"/>
        </w:rPr>
        <w:sectPr w:rsidR="00491CA9" w:rsidRPr="00491CA9"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hint="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3"/>
      <w:r w:rsidRPr="003C1621">
        <w:rPr>
          <w:rFonts w:eastAsiaTheme="minorEastAsia"/>
          <w:lang w:eastAsia="zh-CN"/>
        </w:rPr>
        <w:t xml:space="preserve">Huang </w:t>
      </w:r>
      <w:r w:rsidRPr="003C1621">
        <w:rPr>
          <w:rFonts w:eastAsiaTheme="minorEastAsia"/>
          <w:lang w:eastAsia="zh-CN"/>
        </w:rPr>
        <w:t>等提出的</w:t>
      </w:r>
      <w:bookmarkStart w:id="4" w:name="OLE_LINK3"/>
      <w:r w:rsidR="00491CA9" w:rsidRPr="00491CA9">
        <w:rPr>
          <w:rFonts w:eastAsiaTheme="minorEastAsia"/>
          <w:lang w:eastAsia="zh-CN"/>
        </w:rPr>
        <w:t>MS-BI-RRT*</w:t>
      </w:r>
      <w:bookmarkEnd w:id="4"/>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3"/>
      <w:r w:rsidR="00E4440F" w:rsidRPr="003C1621">
        <w:rPr>
          <w:rStyle w:val="af0"/>
          <w:rFonts w:eastAsiaTheme="minorEastAsia"/>
          <w:sz w:val="22"/>
          <w:szCs w:val="22"/>
          <w:lang w:eastAsia="zh-CN"/>
        </w:rPr>
        <w:commentReference w:id="3"/>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77777777"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。此类方法通过采样空间约束与问题分解策略，有效平衡了收敛速度与路径质量，但</w:t>
      </w:r>
      <w:r w:rsidRPr="00686BC8">
        <w:rPr>
          <w:rFonts w:eastAsiaTheme="minorEastAsia"/>
          <w:lang w:eastAsia="zh-CN"/>
        </w:rPr>
        <w:t xml:space="preserve"> Dynamic RRT </w:t>
      </w:r>
      <w:r w:rsidRPr="00686BC8">
        <w:rPr>
          <w:rFonts w:eastAsiaTheme="minorEastAsia"/>
          <w:lang w:eastAsia="zh-CN"/>
        </w:rPr>
        <w:t>采用单向搜索框架，在复杂环境中对全局空间的探索效率仍有提升空间，且未充分考虑路径平滑性等动态执行需求。</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66474F0" w14:textId="26E12560" w:rsidR="00C276F1" w:rsidRPr="009B7B0D" w:rsidRDefault="00431043" w:rsidP="007E41C6">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，本文提出一种基于自适应双向超椭球体约束采样的路径规划算法（</w:t>
      </w:r>
      <w:r w:rsidRPr="009A462D">
        <w:rPr>
          <w:rFonts w:eastAsiaTheme="minorEastAsia"/>
          <w:lang w:eastAsia="zh-CN"/>
        </w:rPr>
        <w:t>SC-RRT</w:t>
      </w:r>
      <w:r w:rsidRPr="009A462D">
        <w:rPr>
          <w:rFonts w:eastAsiaTheme="minorEastAsia"/>
          <w:lang w:eastAsia="zh-CN"/>
        </w:rPr>
        <w:t>）。该算法</w:t>
      </w:r>
      <w:r w:rsidR="007E41C6" w:rsidRPr="007E41C6">
        <w:rPr>
          <w:rFonts w:eastAsiaTheme="minorEastAsia"/>
          <w:lang w:eastAsia="zh-CN"/>
        </w:rPr>
        <w:t>在双向搜索框架下，</w:t>
      </w:r>
      <w:r w:rsidR="00686BC8" w:rsidRPr="00686BC8">
        <w:rPr>
          <w:rFonts w:eastAsiaTheme="minorEastAsia"/>
          <w:lang w:eastAsia="zh-CN"/>
        </w:rPr>
        <w:t>通过自适应调整采样椭球体参数实现对全局搜索方向的精准引导，同时结合双向树协同扩展与多目标代价优化，在快速收敛与路径质量之间建立动态平衡机制。算法无需依赖初始路径即可启动约束采样，有效减少冗余节点生成，同时通过双向树连接策略提升全局探索效率，适用于处理随机障碍物分布的复杂场景。</w:t>
      </w:r>
    </w:p>
    <w:p w14:paraId="1FC01808" w14:textId="77777777" w:rsidR="00E4440F" w:rsidRDefault="00E4440F" w:rsidP="00C276F1">
      <w:pPr>
        <w:spacing w:line="262" w:lineRule="auto"/>
        <w:jc w:val="both"/>
        <w:rPr>
          <w:rFonts w:eastAsiaTheme="minorEastAsia"/>
          <w:lang w:eastAsia="zh-CN"/>
        </w:rPr>
      </w:pPr>
    </w:p>
    <w:p w14:paraId="50448090" w14:textId="77777777" w:rsidR="00DD41E1" w:rsidRDefault="00DD41E1" w:rsidP="00C276F1">
      <w:pPr>
        <w:spacing w:line="262" w:lineRule="auto"/>
        <w:jc w:val="both"/>
        <w:rPr>
          <w:rFonts w:eastAsiaTheme="minorEastAsia" w:hint="eastAsia"/>
          <w:lang w:eastAsia="zh-CN"/>
        </w:rPr>
      </w:pPr>
    </w:p>
    <w:p w14:paraId="7F9B8160" w14:textId="77777777" w:rsidR="002B175F" w:rsidRPr="00046DC6" w:rsidRDefault="002B175F" w:rsidP="00C276F1">
      <w:pPr>
        <w:spacing w:line="262" w:lineRule="auto"/>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5"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bookmarkEnd w:id="5"/>
    <w:p w14:paraId="1AACEC46" w14:textId="7CA6674B" w:rsidR="00046DC6" w:rsidRPr="009871F7" w:rsidRDefault="00831FD2" w:rsidP="00046DC6">
      <w:pPr>
        <w:spacing w:line="300" w:lineRule="auto"/>
        <w:ind w:firstLineChars="200" w:firstLine="440"/>
        <w:jc w:val="both"/>
        <w:rPr>
          <w:rFonts w:eastAsiaTheme="minorEastAsia"/>
          <w:lang w:eastAsia="zh-CN"/>
        </w:rPr>
      </w:pPr>
      <w:r w:rsidRPr="00831FD2">
        <w:rPr>
          <w:rFonts w:eastAsiaTheme="minorEastAsia"/>
          <w:lang w:eastAsia="zh-CN"/>
        </w:rPr>
        <w:t>通常，</w:t>
      </w:r>
      <w:r w:rsidR="00046DC6" w:rsidRPr="00046DC6">
        <w:rPr>
          <w:rFonts w:eastAsiaTheme="minorEastAsia"/>
          <w:lang w:eastAsia="zh-CN"/>
        </w:rPr>
        <w:t>路径规划问题可分为静态环境下的路径规划与动态环境下的路径规划。静态路径规划是在已知环境模型中，生成一条从起点到目标点的无碰撞连续路径；动态路径规划则在初始路径的基础上，结合传感器感知与在线决策机制，实时规避环境中的动态障碍物。需要指出的是，动态路径规划通常以静态全局路径为基础，因此静态路径规划在路径规划研究中具有基础性作用。鉴于此，本文聚焦于静态环境下的路径规划</w:t>
      </w:r>
      <w:r w:rsidR="00046DC6" w:rsidRPr="009871F7">
        <w:rPr>
          <w:rFonts w:eastAsiaTheme="minorEastAsia"/>
          <w:lang w:eastAsia="zh-CN"/>
        </w:rPr>
        <w:t>问题，除非特别说明，下文所述路径规划均指静态路径规划。</w:t>
      </w:r>
    </w:p>
    <w:p w14:paraId="0FD180D0" w14:textId="77777777" w:rsidR="00413C45" w:rsidRDefault="00413C45" w:rsidP="001B4D3B">
      <w:pPr>
        <w:spacing w:line="300" w:lineRule="auto"/>
        <w:ind w:firstLine="486"/>
        <w:jc w:val="both"/>
        <w:rPr>
          <w:rFonts w:eastAsiaTheme="minorEastAsia"/>
          <w:lang w:eastAsia="zh-CN"/>
        </w:rPr>
      </w:pPr>
      <w:bookmarkStart w:id="6" w:name="OLE_LINK2"/>
      <w:r w:rsidRPr="00413C45">
        <w:rPr>
          <w:rFonts w:eastAsiaTheme="minorEastAsia"/>
          <w:lang w:eastAsia="zh-CN"/>
        </w:rPr>
        <w:t>在静态路径规划领域，基于随机采样的</w:t>
      </w:r>
      <w:r w:rsidRPr="00413C45">
        <w:rPr>
          <w:rFonts w:eastAsiaTheme="minorEastAsia"/>
          <w:lang w:eastAsia="zh-CN"/>
        </w:rPr>
        <w:t xml:space="preserve"> RRT </w:t>
      </w:r>
      <w:r w:rsidRPr="00413C45">
        <w:rPr>
          <w:rFonts w:eastAsiaTheme="minorEastAsia"/>
          <w:lang w:eastAsia="zh-CN"/>
        </w:rPr>
        <w:t>及其改进算法因其对高维空间的良好适应性而被广泛应用。现有改进型</w:t>
      </w:r>
      <w:r w:rsidRPr="00413C45">
        <w:rPr>
          <w:rFonts w:eastAsiaTheme="minorEastAsia"/>
          <w:lang w:eastAsia="zh-CN"/>
        </w:rPr>
        <w:t xml:space="preserve"> RRT </w:t>
      </w:r>
      <w:r w:rsidRPr="00413C45">
        <w:rPr>
          <w:rFonts w:eastAsiaTheme="minorEastAsia"/>
          <w:lang w:eastAsia="zh-CN"/>
        </w:rPr>
        <w:t>算法主要从扩展策略设计、多启发式信息融合或局部避障机制等角度对传统</w:t>
      </w:r>
      <w:r w:rsidRPr="00413C45">
        <w:rPr>
          <w:rFonts w:eastAsiaTheme="minorEastAsia"/>
          <w:lang w:eastAsia="zh-CN"/>
        </w:rPr>
        <w:t xml:space="preserve"> RRT </w:t>
      </w:r>
      <w:r w:rsidRPr="00413C45">
        <w:rPr>
          <w:rFonts w:eastAsiaTheme="minorEastAsia"/>
          <w:lang w:eastAsia="zh-CN"/>
        </w:rPr>
        <w:t>进行优化，其核心思想是在保持随机采样框架不变的前提下，引导搜索过程更快地接近可行解或改善局部路径结构。这类方法在一定程度上提升了搜索效率，但其采样过程本质上仍然缺乏对采样空间的显式约束。</w:t>
      </w:r>
    </w:p>
    <w:p w14:paraId="1EA79AEE" w14:textId="24738EC8"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上述特征促使后续研究逐渐关注如何在保持</w:t>
      </w:r>
      <w:r w:rsidRPr="00413C45">
        <w:rPr>
          <w:rFonts w:eastAsiaTheme="minorEastAsia"/>
          <w:lang w:eastAsia="zh-CN"/>
        </w:rPr>
        <w:t xml:space="preserve"> RRT </w:t>
      </w:r>
      <w:r w:rsidRPr="00413C45">
        <w:rPr>
          <w:rFonts w:eastAsiaTheme="minorEastAsia"/>
          <w:lang w:eastAsia="zh-CN"/>
        </w:rPr>
        <w:t>快速探索能力的同时，引入路径质量优化机制，以兼顾</w:t>
      </w:r>
      <w:r w:rsidRPr="00413C45">
        <w:rPr>
          <w:rFonts w:eastAsiaTheme="minorEastAsia"/>
          <w:lang w:eastAsia="zh-CN"/>
        </w:rPr>
        <w:t>“</w:t>
      </w:r>
      <w:r w:rsidRPr="00413C45">
        <w:rPr>
          <w:rFonts w:eastAsiaTheme="minorEastAsia"/>
          <w:lang w:eastAsia="zh-CN"/>
        </w:rPr>
        <w:t>快速可行解生成</w:t>
      </w:r>
      <w:r w:rsidRPr="00413C45">
        <w:rPr>
          <w:rFonts w:eastAsiaTheme="minorEastAsia"/>
          <w:lang w:eastAsia="zh-CN"/>
        </w:rPr>
        <w:t>”</w:t>
      </w:r>
      <w:r w:rsidRPr="00413C45">
        <w:rPr>
          <w:rFonts w:eastAsiaTheme="minorEastAsia"/>
          <w:lang w:eastAsia="zh-CN"/>
        </w:rPr>
        <w:t>与</w:t>
      </w:r>
      <w:r w:rsidRPr="00413C45">
        <w:rPr>
          <w:rFonts w:eastAsiaTheme="minorEastAsia"/>
          <w:lang w:eastAsia="zh-CN"/>
        </w:rPr>
        <w:t>“</w:t>
      </w:r>
      <w:r w:rsidRPr="00413C45">
        <w:rPr>
          <w:rFonts w:eastAsiaTheme="minorEastAsia"/>
          <w:lang w:eastAsia="zh-CN"/>
        </w:rPr>
        <w:t>渐近最优性</w:t>
      </w:r>
      <w:r w:rsidRPr="00413C45">
        <w:rPr>
          <w:rFonts w:eastAsiaTheme="minorEastAsia"/>
          <w:lang w:eastAsia="zh-CN"/>
        </w:rPr>
        <w:t>”</w:t>
      </w:r>
      <w:r w:rsidRPr="00413C45">
        <w:rPr>
          <w:rFonts w:eastAsiaTheme="minorEastAsia"/>
          <w:lang w:eastAsia="zh-CN"/>
        </w:rPr>
        <w:t>这两类目标。</w:t>
      </w:r>
    </w:p>
    <w:p w14:paraId="5BB2931C" w14:textId="51E3B71F"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基于这一思路，本文提出一种自适应双向约束采样</w:t>
      </w:r>
      <w:r w:rsidRPr="00413C45">
        <w:rPr>
          <w:rFonts w:eastAsiaTheme="minorEastAsia"/>
          <w:lang w:eastAsia="zh-CN"/>
        </w:rPr>
        <w:t>SC-RRT</w:t>
      </w:r>
      <w:r w:rsidRPr="00413C45">
        <w:rPr>
          <w:rFonts w:eastAsiaTheme="minorEastAsia"/>
          <w:lang w:eastAsia="zh-CN"/>
        </w:rPr>
        <w:t>算法。不同于依赖扩展阶段启发式切换的改进方法，</w:t>
      </w:r>
      <w:r w:rsidRPr="00413C45">
        <w:rPr>
          <w:rFonts w:eastAsiaTheme="minorEastAsia"/>
          <w:lang w:eastAsia="zh-CN"/>
        </w:rPr>
        <w:t xml:space="preserve">SC-RRT </w:t>
      </w:r>
      <w:r w:rsidRPr="00413C45">
        <w:rPr>
          <w:rFonts w:eastAsiaTheme="minorEastAsia"/>
          <w:lang w:eastAsia="zh-CN"/>
        </w:rPr>
        <w:t>从采样空间重构的角度重新组织双向</w:t>
      </w:r>
      <w:r w:rsidRPr="00413C45">
        <w:rPr>
          <w:rFonts w:eastAsiaTheme="minorEastAsia"/>
          <w:lang w:eastAsia="zh-CN"/>
        </w:rPr>
        <w:t xml:space="preserve"> RRT </w:t>
      </w:r>
      <w:r w:rsidRPr="00413C45">
        <w:rPr>
          <w:rFonts w:eastAsiaTheme="minorEastAsia"/>
          <w:lang w:eastAsia="zh-CN"/>
        </w:rPr>
        <w:t>的搜索过程，通过构建与当前路径代价相关的几何采样子空间，对采样分布进行自适应约束，从而在搜索不同阶段实现探索与利用之间的动态平衡。在双向搜索框架下，通过引入中介引导点，将整体路径规划过程划分为若干阶段性子问题，并针对不同阶段动态生成对应的采样约束区域，使搜索过程在空间层面具备明确的引导方向与优化侧重。</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r w:rsidRPr="00E97F44">
        <w:rPr>
          <w:rFonts w:ascii="宋体" w:eastAsia="宋体" w:hAnsi="宋体" w:cs="宋体" w:hint="eastAsia"/>
          <w:spacing w:val="-2"/>
          <w:w w:val="110"/>
        </w:rPr>
        <w:t>算法设计思路</w:t>
      </w:r>
    </w:p>
    <w:p w14:paraId="5AA8A4F8" w14:textId="233C1341"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基于上述分析，知情采样的</w:t>
      </w:r>
      <w:r w:rsidRPr="00647675">
        <w:rPr>
          <w:rFonts w:eastAsiaTheme="minorEastAsia"/>
          <w:lang w:eastAsia="zh-CN"/>
        </w:rPr>
        <w:t xml:space="preserve"> </w:t>
      </w:r>
      <w:r w:rsidR="005618E7">
        <w:rPr>
          <w:rFonts w:eastAsiaTheme="minorEastAsia" w:hint="eastAsia"/>
          <w:lang w:eastAsia="zh-CN"/>
        </w:rPr>
        <w:t>Informed-</w:t>
      </w:r>
      <w:r w:rsidRPr="00647675">
        <w:rPr>
          <w:rFonts w:eastAsiaTheme="minorEastAsia"/>
          <w:lang w:eastAsia="zh-CN"/>
        </w:rPr>
        <w:t xml:space="preserve">RRT </w:t>
      </w:r>
      <w:r w:rsidRPr="00647675">
        <w:rPr>
          <w:rFonts w:eastAsiaTheme="minorEastAsia"/>
          <w:lang w:eastAsia="zh-CN"/>
        </w:rPr>
        <w:t>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所示。该方法在传统知情采样框架的基础上，引入中介引导点与双向并行扩展机制，通过动态调节采样子集的空间范围，实现对采样过程的有效约束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37BB0A6E"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w:t>
      </w:r>
      <w:r w:rsidRPr="00E97F44">
        <w:rPr>
          <w:rFonts w:eastAsiaTheme="minorEastAsia"/>
          <w:color w:val="000000" w:themeColor="text1"/>
          <w:lang w:eastAsia="zh-CN"/>
        </w:rPr>
        <w:lastRenderedPageBreak/>
        <w:t>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hint="eastAsia"/>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77777777" w:rsidR="0059054C" w:rsidRDefault="00EF5B1C" w:rsidP="007675FE">
      <w:pPr>
        <w:ind w:firstLineChars="200" w:firstLine="440"/>
        <w:rPr>
          <w:rFonts w:eastAsiaTheme="minorEastAsia"/>
          <w:lang w:eastAsia="zh-CN"/>
        </w:rPr>
      </w:pPr>
      <w:r w:rsidRPr="00EC4E46">
        <w:rPr>
          <w:rFonts w:eastAsiaTheme="minorEastAsia"/>
          <w:lang w:eastAsia="zh-CN"/>
        </w:rPr>
        <w:t>传统的</w:t>
      </w:r>
      <w:r w:rsidR="0059054C">
        <w:rPr>
          <w:rFonts w:eastAsiaTheme="minorEastAsia" w:hint="eastAsia"/>
          <w:lang w:eastAsia="zh-CN"/>
        </w:rPr>
        <w:t>RRT</w:t>
      </w:r>
      <w:r w:rsidR="0059054C">
        <w:rPr>
          <w:rFonts w:eastAsiaTheme="minorEastAsia" w:hint="eastAsia"/>
          <w:lang w:eastAsia="zh-CN"/>
        </w:rPr>
        <w:t>系列算法采用</w:t>
      </w:r>
      <w:r w:rsidRPr="00EC4E46">
        <w:rPr>
          <w:rFonts w:eastAsiaTheme="minorEastAsia"/>
          <w:lang w:eastAsia="zh-CN"/>
        </w:rPr>
        <w:t>均匀随机采样</w:t>
      </w:r>
      <w:r w:rsidR="0059054C">
        <w:rPr>
          <w:rFonts w:eastAsiaTheme="minorEastAsia" w:hint="eastAsia"/>
          <w:lang w:eastAsia="zh-CN"/>
        </w:rPr>
        <w:t>,</w:t>
      </w:r>
      <w:r w:rsidR="0059054C" w:rsidRPr="0059054C">
        <w:rPr>
          <w:rFonts w:eastAsiaTheme="minorEastAsia"/>
          <w:lang w:eastAsia="zh-CN"/>
        </w:rPr>
        <w:t>在高维或障碍密集环境中会产生大量无效采样点</w:t>
      </w:r>
      <w:r w:rsidRPr="00EC4E46">
        <w:rPr>
          <w:rFonts w:eastAsiaTheme="minorEastAsia"/>
          <w:lang w:eastAsia="zh-CN"/>
        </w:rPr>
        <w:t>，严重降低算法效率。</w:t>
      </w:r>
      <w:r w:rsidRPr="00EC4E46">
        <w:rPr>
          <w:rFonts w:eastAsiaTheme="minorEastAsia"/>
          <w:lang w:eastAsia="zh-CN"/>
        </w:rPr>
        <w:t>Informed RRT</w:t>
      </w:r>
      <w:r w:rsidRPr="00EC4E46">
        <w:rPr>
          <w:rFonts w:eastAsiaTheme="minorEastAsia"/>
          <w:lang w:eastAsia="zh-CN"/>
        </w:rPr>
        <w:t>通过单一</w:t>
      </w:r>
      <w:r w:rsidRPr="00EC4E46">
        <w:rPr>
          <w:rFonts w:eastAsiaTheme="minorEastAsia" w:hint="eastAsia"/>
          <w:lang w:eastAsia="zh-CN"/>
        </w:rPr>
        <w:t>知情子集</w:t>
      </w:r>
      <w:r w:rsidRPr="00EC4E46">
        <w:rPr>
          <w:rFonts w:eastAsiaTheme="minorEastAsia"/>
          <w:lang w:eastAsia="zh-CN"/>
        </w:rPr>
        <w:t>约束</w:t>
      </w:r>
      <w:r w:rsidRPr="00EC4E46">
        <w:rPr>
          <w:rFonts w:eastAsiaTheme="minorEastAsia" w:hint="eastAsia"/>
          <w:lang w:eastAsia="zh-CN"/>
        </w:rPr>
        <w:t>的方式控制</w:t>
      </w:r>
      <w:r w:rsidRPr="00EC4E46">
        <w:rPr>
          <w:rFonts w:eastAsiaTheme="minorEastAsia"/>
          <w:lang w:eastAsia="zh-CN"/>
        </w:rPr>
        <w:t>采样范围，</w:t>
      </w:r>
      <w:r w:rsidR="0059054C" w:rsidRPr="0059054C">
        <w:rPr>
          <w:rFonts w:eastAsiaTheme="minorEastAsia"/>
          <w:lang w:eastAsia="zh-CN"/>
        </w:rPr>
        <w:t>但其性能高度依赖启发式代价估计的准确性</w:t>
      </w:r>
      <w:r w:rsidR="0059054C">
        <w:rPr>
          <w:rFonts w:eastAsiaTheme="minorEastAsia" w:hint="eastAsia"/>
          <w:lang w:eastAsia="zh-CN"/>
        </w:rPr>
        <w:t>，</w:t>
      </w:r>
      <w:r w:rsidR="0059054C" w:rsidRPr="0059054C">
        <w:rPr>
          <w:rFonts w:eastAsiaTheme="minorEastAsia"/>
          <w:lang w:eastAsia="zh-CN"/>
        </w:rPr>
        <w:t>当代价被高估时，超椭球体过大，导致无效采样增多；当代价被低估时，采样空间过早收缩，算法易陷入局部最优</w:t>
      </w:r>
      <w:r w:rsidR="0059054C">
        <w:rPr>
          <w:rFonts w:eastAsiaTheme="minorEastAsia" w:hint="eastAsia"/>
          <w:lang w:eastAsia="zh-CN"/>
        </w:rPr>
        <w:t>。</w:t>
      </w:r>
    </w:p>
    <w:p w14:paraId="5B2D9261" w14:textId="3A9C374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Pr="00FF471C">
        <w:rPr>
          <w:rFonts w:eastAsiaTheme="minorEastAsia"/>
          <w:highlight w:val="green"/>
          <w:lang w:eastAsia="zh-CN"/>
        </w:rPr>
        <w:t>PID</w:t>
      </w:r>
      <w:r w:rsidRPr="00FF471C">
        <w:rPr>
          <w:rFonts w:eastAsiaTheme="minorEastAsia"/>
          <w:highlight w:val="green"/>
          <w:lang w:eastAsia="zh-CN"/>
        </w:rPr>
        <w:t>控制并非用于直接优化路径</w:t>
      </w:r>
      <w:r w:rsidRPr="00FF471C">
        <w:rPr>
          <w:rFonts w:eastAsiaTheme="minorEastAsia" w:hint="eastAsia"/>
          <w:highlight w:val="green"/>
          <w:lang w:eastAsia="zh-CN"/>
        </w:rPr>
        <w:t>而</w:t>
      </w:r>
      <w:r w:rsidRPr="00FF471C">
        <w:rPr>
          <w:rFonts w:eastAsiaTheme="minorEastAsia"/>
          <w:highlight w:val="green"/>
          <w:lang w:eastAsia="zh-CN"/>
        </w:rPr>
        <w:t>是</w:t>
      </w:r>
      <w:r w:rsidRPr="00FF471C">
        <w:rPr>
          <w:rFonts w:eastAsiaTheme="minorEastAsia" w:hint="eastAsia"/>
          <w:highlight w:val="green"/>
          <w:lang w:eastAsia="zh-CN"/>
        </w:rPr>
        <w:t>用于调节采样偏置与收敛速度</w:t>
      </w:r>
      <w:r w:rsidRPr="00FF471C">
        <w:rPr>
          <w:rFonts w:eastAsiaTheme="minorEastAsia"/>
          <w:highlight w:val="green"/>
          <w:lang w:eastAsia="zh-CN"/>
        </w:rPr>
        <w:t>，主要影响首次可行</w:t>
      </w:r>
      <w:r w:rsidRPr="00FF471C">
        <w:rPr>
          <w:rFonts w:eastAsiaTheme="minorEastAsia" w:hint="eastAsia"/>
          <w:highlight w:val="green"/>
          <w:lang w:eastAsia="zh-CN"/>
        </w:rPr>
        <w:t>解</w:t>
      </w:r>
      <w:r w:rsidRPr="00FF471C">
        <w:rPr>
          <w:rFonts w:eastAsiaTheme="minorEastAsia"/>
          <w:highlight w:val="green"/>
          <w:lang w:eastAsia="zh-CN"/>
        </w:rPr>
        <w:t>的获得</w:t>
      </w:r>
      <w:r w:rsidRPr="00FF471C">
        <w:rPr>
          <w:rFonts w:eastAsiaTheme="minorEastAsia" w:hint="eastAsia"/>
          <w:highlight w:val="green"/>
          <w:lang w:eastAsia="zh-CN"/>
        </w:rPr>
        <w:t>效率。</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环节的协同，得到最终修正后的路径总代价预估</w:t>
      </w:r>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Pr>
          <w:rFonts w:eastAsiaTheme="minorEastAsia" w:hint="eastAsia"/>
          <w:lang w:eastAsia="zh-CN"/>
        </w:rPr>
        <w:t>从而</w:t>
      </w:r>
      <w:r w:rsidR="007675FE" w:rsidRPr="00A37489">
        <w:rPr>
          <w:rFonts w:eastAsiaTheme="minorEastAsia" w:hint="eastAsia"/>
          <w:lang w:eastAsia="zh-CN"/>
        </w:rPr>
        <w:t>避免预估偏差导致的无效采样。</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9pt;height:23.8pt" o:ole="">
            <v:imagedata r:id="rId18" o:title=""/>
          </v:shape>
          <o:OLEObject Type="Embed" ProgID="Equation.DSMT4" ShapeID="_x0000_i1025" DrawAspect="Content" ObjectID="_1830790548" r:id="rId19"/>
        </w:object>
      </w:r>
    </w:p>
    <w:p w14:paraId="373F5487" w14:textId="77777777"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最终，PID 修正后的代价估计被用于定义超椭球体的长轴参数，从而实现对采样范围的自适应调节。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E2E9257"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帕累托三维度</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4pt;height:15.05pt" o:ole="">
            <v:imagedata r:id="rId20" o:title=""/>
          </v:shape>
          <o:OLEObject Type="Embed" ProgID="Equation.DSMT4" ShapeID="_x0000_i1026" DrawAspect="Content" ObjectID="_1830790549" r:id="rId21"/>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7" w:name="OLE_LINK10"/>
    <w:p w14:paraId="6E61C2DC" w14:textId="2A0334C9" w:rsidR="00CB57AD" w:rsidRDefault="002C1900" w:rsidP="00CB57AD">
      <w:pPr>
        <w:pStyle w:val="ac"/>
        <w:keepNext/>
        <w:jc w:val="right"/>
      </w:pPr>
      <w:r w:rsidRPr="00BA5BEF">
        <w:rPr>
          <w:rFonts w:hint="eastAsia"/>
          <w:position w:val="-68"/>
        </w:rPr>
        <w:object w:dxaOrig="7740" w:dyaOrig="1520" w14:anchorId="11C718C0">
          <v:shape id="_x0000_i1027" type="#_x0000_t75" style="width:325.55pt;height:63.85pt" o:ole="">
            <v:imagedata r:id="rId22" o:title=""/>
          </v:shape>
          <o:OLEObject Type="Embed" ProgID="Equation.DSMT4" ShapeID="_x0000_i1027" DrawAspect="Content" ObjectID="_1830790550" r:id="rId23"/>
        </w:object>
      </w:r>
      <w:bookmarkEnd w:id="7"/>
    </w:p>
    <w:p w14:paraId="2084C01B" w14:textId="16697465"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为可支配节点的数量，为适配</w:t>
      </w:r>
      <w:r>
        <w:rPr>
          <w:rFonts w:eastAsiaTheme="minorEastAsia" w:hint="eastAsia"/>
          <w:lang w:eastAsia="zh-CN"/>
        </w:rPr>
        <w:t>Pareto</w:t>
      </w:r>
      <w:r>
        <w:rPr>
          <w:rFonts w:eastAsiaTheme="minorEastAsia" w:hint="eastAsia"/>
          <w:lang w:eastAsia="zh-CN"/>
        </w:rPr>
        <w:t>最小化原则取负号，</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w:t>
      </w:r>
      <w:r w:rsidRPr="005A3A2C">
        <w:rPr>
          <w:rFonts w:eastAsiaTheme="minorEastAsia" w:hint="eastAsia"/>
          <w:lang w:eastAsia="zh-CN"/>
        </w:rPr>
        <w:t>预测值</w:t>
      </w:r>
      <w:r>
        <w:rPr>
          <w:rFonts w:eastAsiaTheme="minorEastAsia" w:hint="eastAsia"/>
          <w:lang w:eastAsia="zh-CN"/>
        </w:rPr>
        <w:t>，通过最小化路径总代价预估实现选择成本最低的路径，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4pt;height:15.05pt" o:ole="">
            <v:imagedata r:id="rId20" o:title=""/>
          </v:shape>
          <o:OLEObject Type="Embed" ProgID="Equation.DSMT4" ShapeID="_x0000_i1028" DrawAspect="Content" ObjectID="_1830790551" r:id="rId2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8" w:name="OLE_LINK17"/>
      <w:r w:rsidRPr="00E66D53">
        <w:rPr>
          <w:rFonts w:hint="eastAsia"/>
          <w:position w:val="-10"/>
        </w:rPr>
        <w:object w:dxaOrig="480" w:dyaOrig="300" w14:anchorId="79DE9E7B">
          <v:shape id="_x0000_i1029" type="#_x0000_t75" style="width:24.4pt;height:15.05pt" o:ole="">
            <v:imagedata r:id="rId20" o:title=""/>
          </v:shape>
          <o:OLEObject Type="Embed" ProgID="Equation.DSMT4" ShapeID="_x0000_i1029" DrawAspect="Content" ObjectID="_1830790552" r:id="rId25"/>
        </w:object>
      </w:r>
      <w:bookmarkEnd w:id="8"/>
      <w:r w:rsidRPr="003A789E">
        <w:rPr>
          <w:rFonts w:ascii="宋体" w:eastAsia="宋体" w:hAnsi="宋体" w:cs="宋体"/>
          <w:lang w:eastAsia="zh-CN"/>
        </w:rPr>
        <w:t>越大表示路径越曲折</w:t>
      </w:r>
      <w:r>
        <w:rPr>
          <w:rFonts w:eastAsiaTheme="minorEastAsia" w:hint="eastAsia"/>
          <w:lang w:eastAsia="zh-CN"/>
        </w:rPr>
        <w:t>。</w:t>
      </w:r>
    </w:p>
    <w:p w14:paraId="2C1B5E74" w14:textId="11A552C7" w:rsidR="008340F8" w:rsidRPr="00E97F44" w:rsidRDefault="000B231D"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双向超椭球体约束采样增加采样效率</w:t>
      </w:r>
    </w:p>
    <w:p w14:paraId="6D5580CC" w14:textId="73694F68" w:rsidR="00E34F27" w:rsidRDefault="00210918" w:rsidP="00E34F27">
      <w:pPr>
        <w:ind w:firstLine="360"/>
        <w:rPr>
          <w:lang w:eastAsia="zh-CN"/>
        </w:rPr>
      </w:pPr>
      <w:r>
        <w:rPr>
          <w:rFonts w:eastAsiaTheme="minorEastAsia" w:hint="eastAsia"/>
          <w:lang w:eastAsia="zh-CN"/>
        </w:rPr>
        <w:t>在过往研究中</w:t>
      </w:r>
      <w:r w:rsidRPr="00210918">
        <w:rPr>
          <w:rFonts w:eastAsiaTheme="minorEastAsia"/>
          <w:lang w:eastAsia="zh-CN"/>
        </w:rPr>
        <w:t xml:space="preserve">Informed RRT* </w:t>
      </w:r>
      <w:r w:rsidRPr="00210918">
        <w:rPr>
          <w:rFonts w:eastAsiaTheme="minorEastAsia"/>
          <w:lang w:eastAsia="zh-CN"/>
        </w:rPr>
        <w:t>使用单一</w:t>
      </w:r>
      <w:r>
        <w:rPr>
          <w:rFonts w:eastAsiaTheme="minorEastAsia" w:hint="eastAsia"/>
          <w:lang w:eastAsia="zh-CN"/>
        </w:rPr>
        <w:t>知情子集约束的方式控制采样范围，而本研究中路径规划算法采用</w:t>
      </w:r>
      <w:r w:rsidR="00DF519A" w:rsidRPr="008340F8">
        <w:rPr>
          <w:rFonts w:eastAsiaTheme="minorEastAsia" w:hint="eastAsia"/>
          <w:lang w:eastAsia="zh-CN"/>
        </w:rPr>
        <w:t>双向规划的策略将其应用在知情子集约束</w:t>
      </w:r>
      <w:r>
        <w:rPr>
          <w:rFonts w:eastAsiaTheme="minorEastAsia" w:hint="eastAsia"/>
          <w:lang w:eastAsia="zh-CN"/>
        </w:rPr>
        <w:t>，</w:t>
      </w:r>
      <w:r w:rsidR="00DF519A" w:rsidRPr="008340F8">
        <w:rPr>
          <w:rFonts w:eastAsiaTheme="minorEastAsia" w:hint="eastAsia"/>
          <w:lang w:eastAsia="zh-CN"/>
        </w:rPr>
        <w:t>采样时双向同时进行规划的过程中，</w:t>
      </w:r>
      <w:r>
        <w:rPr>
          <w:rFonts w:eastAsiaTheme="minorEastAsia" w:hint="eastAsia"/>
          <w:lang w:eastAsia="zh-CN"/>
        </w:rPr>
        <w:t>且对两侧超椭球体约束采样范围实现了尺寸独立的设定，当树</w:t>
      </w:r>
      <w:r>
        <w:rPr>
          <w:rFonts w:eastAsiaTheme="minorEastAsia" w:hint="eastAsia"/>
          <w:lang w:eastAsia="zh-CN"/>
        </w:rPr>
        <w:t>A</w:t>
      </w:r>
      <w:r>
        <w:rPr>
          <w:rFonts w:eastAsiaTheme="minorEastAsia" w:hint="eastAsia"/>
          <w:lang w:eastAsia="zh-CN"/>
        </w:rPr>
        <w:t>生长受阻即遇到密集障碍时，主动扩大采样空间</w:t>
      </w:r>
      <w:r>
        <w:rPr>
          <w:rFonts w:eastAsiaTheme="minorEastAsia" w:hint="eastAsia"/>
          <w:lang w:eastAsia="zh-CN"/>
        </w:rPr>
        <w:t>c</w:t>
      </w:r>
      <w:r w:rsidRPr="00210918">
        <w:rPr>
          <w:rFonts w:eastAsiaTheme="minorEastAsia" w:hint="eastAsia"/>
          <w:vertAlign w:val="subscript"/>
          <w:lang w:eastAsia="zh-CN"/>
        </w:rPr>
        <w:t>best</w:t>
      </w:r>
      <w:r>
        <w:rPr>
          <w:rFonts w:eastAsiaTheme="minorEastAsia" w:hint="eastAsia"/>
          <w:lang w:eastAsia="zh-CN"/>
        </w:rPr>
        <w:t>(A)</w:t>
      </w:r>
      <w:r>
        <w:rPr>
          <w:rFonts w:eastAsiaTheme="minorEastAsia" w:hint="eastAsia"/>
          <w:lang w:eastAsia="zh-CN"/>
        </w:rPr>
        <w:t>，若树</w:t>
      </w:r>
      <w:r>
        <w:rPr>
          <w:rFonts w:eastAsiaTheme="minorEastAsia" w:hint="eastAsia"/>
          <w:lang w:eastAsia="zh-CN"/>
        </w:rPr>
        <w:t>B</w:t>
      </w:r>
      <w:r>
        <w:rPr>
          <w:rFonts w:eastAsiaTheme="minorEastAsia" w:hint="eastAsia"/>
          <w:lang w:eastAsia="zh-CN"/>
        </w:rPr>
        <w:t>生长顺利，则</w:t>
      </w:r>
      <w:r>
        <w:rPr>
          <w:rFonts w:eastAsiaTheme="minorEastAsia" w:hint="eastAsia"/>
          <w:lang w:eastAsia="zh-CN"/>
        </w:rPr>
        <w:t>c</w:t>
      </w:r>
      <w:r w:rsidRPr="00210918">
        <w:rPr>
          <w:rFonts w:eastAsiaTheme="minorEastAsia" w:hint="eastAsia"/>
          <w:vertAlign w:val="subscript"/>
          <w:lang w:eastAsia="zh-CN"/>
        </w:rPr>
        <w:t>best</w:t>
      </w:r>
      <w:r>
        <w:rPr>
          <w:rFonts w:eastAsiaTheme="minorEastAsia" w:hint="eastAsia"/>
          <w:lang w:eastAsia="zh-CN"/>
        </w:rPr>
        <w:t>(B)</w:t>
      </w:r>
      <w:r>
        <w:rPr>
          <w:rFonts w:eastAsiaTheme="minorEastAsia" w:hint="eastAsia"/>
          <w:lang w:eastAsia="zh-CN"/>
        </w:rPr>
        <w:t>主动收缩，提高采样精度。</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DF519A" w:rsidRPr="008340F8">
        <w:rPr>
          <w:rFonts w:eastAsiaTheme="minorEastAsia" w:hint="eastAsia"/>
          <w:lang w:eastAsia="zh-CN"/>
        </w:rPr>
        <w:t>也做到了快速进行</w:t>
      </w:r>
      <w:r w:rsidR="008B7C60" w:rsidRPr="008340F8">
        <w:rPr>
          <w:rFonts w:eastAsiaTheme="minorEastAsia" w:hint="eastAsia"/>
          <w:lang w:eastAsia="zh-CN"/>
        </w:rPr>
        <w:t>全局</w:t>
      </w:r>
      <w:r w:rsidR="00DF519A" w:rsidRPr="008340F8">
        <w:rPr>
          <w:rFonts w:eastAsiaTheme="minorEastAsia" w:hint="eastAsia"/>
          <w:lang w:eastAsia="zh-CN"/>
        </w:rPr>
        <w:t>路径规划的效率</w:t>
      </w:r>
      <w:r w:rsidR="001957F9" w:rsidRPr="008340F8">
        <w:rPr>
          <w:rFonts w:eastAsiaTheme="minorEastAsia" w:hint="eastAsia"/>
          <w:lang w:eastAsia="zh-CN"/>
        </w:rPr>
        <w:t>提升</w:t>
      </w:r>
      <w:r>
        <w:rPr>
          <w:rFonts w:eastAsiaTheme="minorEastAsia" w:hint="eastAsia"/>
          <w:lang w:eastAsia="zh-CN"/>
        </w:rPr>
        <w:t>且避免采样过程中陷入局部最优解的情况</w:t>
      </w:r>
      <w:r w:rsidR="00DF519A" w:rsidRPr="008340F8">
        <w:rPr>
          <w:rFonts w:eastAsiaTheme="minorEastAsia" w:hint="eastAsia"/>
          <w:lang w:eastAsia="zh-CN"/>
        </w:rPr>
        <w:t>。</w:t>
      </w:r>
    </w:p>
    <w:p w14:paraId="0670BDA4" w14:textId="77777777" w:rsidR="00E34F27" w:rsidRDefault="00E34F27" w:rsidP="00E34F27">
      <w:pPr>
        <w:ind w:firstLineChars="200" w:firstLine="440"/>
        <w:rPr>
          <w:rFonts w:eastAsiaTheme="minorEastAsia"/>
          <w:lang w:eastAsia="zh-CN"/>
        </w:rPr>
      </w:pPr>
      <w:r w:rsidRPr="00EC4E46">
        <w:rPr>
          <w:rFonts w:eastAsiaTheme="minorEastAsia"/>
          <w:lang w:eastAsia="zh-CN"/>
        </w:rPr>
        <w:t>在双向搜索场景下</w:t>
      </w:r>
      <w:r w:rsidRPr="00EC4E46">
        <w:rPr>
          <w:rFonts w:eastAsiaTheme="minorEastAsia" w:hint="eastAsia"/>
          <w:lang w:eastAsia="zh-CN"/>
        </w:rPr>
        <w:t>并</w:t>
      </w:r>
      <w:r w:rsidRPr="00EC4E46">
        <w:rPr>
          <w:rFonts w:eastAsiaTheme="minorEastAsia"/>
          <w:lang w:eastAsia="zh-CN"/>
        </w:rPr>
        <w:t>无法充分利用两棵树的增长状态信息</w:t>
      </w:r>
      <w:r w:rsidRPr="00EC4E46">
        <w:rPr>
          <w:rFonts w:eastAsiaTheme="minorEastAsia" w:hint="eastAsia"/>
          <w:lang w:eastAsia="zh-CN"/>
        </w:rPr>
        <w:t>进行有效约束，本文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6.8pt;height:20.65pt" o:ole="">
            <v:imagedata r:id="rId26" o:title=""/>
          </v:shape>
          <o:OLEObject Type="Embed" ProgID="Equation.DSMT4" ShapeID="_x0000_i1030" DrawAspect="Content" ObjectID="_1830790553" r:id="rId27"/>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65pt;height:20.65pt" o:ole="">
            <v:imagedata r:id="rId28" o:title=""/>
          </v:shape>
          <o:OLEObject Type="Embed" ProgID="Equation.DSMT4" ShapeID="_x0000_i1031" DrawAspect="Content" ObjectID="_1830790554" r:id="rId29"/>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1pt;height:16.9pt" o:ole="">
            <v:imagedata r:id="rId30" o:title=""/>
          </v:shape>
          <o:OLEObject Type="Embed" ProgID="Equation.DSMT4" ShapeID="_x0000_i1032" DrawAspect="Content" ObjectID="_1830790555" r:id="rId31"/>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3.85pt;height:29.45pt" o:ole="">
            <v:imagedata r:id="rId32" o:title=""/>
          </v:shape>
          <o:OLEObject Type="Embed" ProgID="Equation.DSMT4" ShapeID="_x0000_i1033" DrawAspect="Content" ObjectID="_1830790556" r:id="rId33"/>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6.95pt;height:18.8pt" o:ole="">
            <v:imagedata r:id="rId34" o:title=""/>
          </v:shape>
          <o:OLEObject Type="Embed" ProgID="Equation.DSMT4" ShapeID="_x0000_i1034" DrawAspect="Content" ObjectID="_1830790557" r:id="rId35"/>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3.85pt;height:21.9pt" o:ole="">
            <v:imagedata r:id="rId36" o:title=""/>
          </v:shape>
          <o:OLEObject Type="Embed" ProgID="Equation.DSMT4" ShapeID="_x0000_i1035" DrawAspect="Content" ObjectID="_1830790558" r:id="rId37"/>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05pt;height:41.95pt" o:ole="">
            <v:imagedata r:id="rId38" o:title=""/>
          </v:shape>
          <o:OLEObject Type="Embed" ProgID="Equation.DSMT4" ShapeID="_x0000_i1036" DrawAspect="Content" ObjectID="_1830790559" r:id="rId39"/>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1.3pt;height:18.15pt" o:ole="">
            <v:imagedata r:id="rId40" o:title=""/>
          </v:shape>
          <o:OLEObject Type="Embed" ProgID="Equation.DSMT4" ShapeID="_x0000_i1037" DrawAspect="Content" ObjectID="_1830790560" r:id="rId41"/>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05pt;height:18.15pt" o:ole="">
            <v:imagedata r:id="rId42" o:title=""/>
          </v:shape>
          <o:OLEObject Type="Embed" ProgID="Equation.DSMT4" ShapeID="_x0000_i1038" DrawAspect="Content" ObjectID="_1830790561" r:id="rId43"/>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9"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1.9pt;height:41.95pt" o:ole="">
            <v:imagedata r:id="rId44" o:title=""/>
          </v:shape>
          <o:OLEObject Type="Embed" ProgID="Equation.DSMT4" ShapeID="_x0000_i1039" DrawAspect="Content" ObjectID="_1830790562" r:id="rId45"/>
        </w:object>
      </w:r>
      <w:bookmarkEnd w:id="9"/>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1pt;height:18.15pt" o:ole="">
            <v:imagedata r:id="rId46" o:title=""/>
          </v:shape>
          <o:OLEObject Type="Embed" ProgID="Equation.DSMT4" ShapeID="_x0000_i1040" DrawAspect="Content" ObjectID="_1830790563" r:id="rId47"/>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2AF9511F" w:rsidR="005D5603" w:rsidRPr="00C25CE3" w:rsidRDefault="001E4E27" w:rsidP="00912D60">
      <w:pPr>
        <w:rPr>
          <w:rFonts w:eastAsia="黑体"/>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再次，通过引入双向树自适应约束策略，进一步提高搜索的连通效率，避免双树在高密度区域过度细化，从而保持高效且稳定的扩展速度</w:t>
      </w:r>
      <w:r w:rsidR="00C25CE3">
        <w:rPr>
          <w:rFonts w:eastAsia="黑体" w:hint="eastAsia"/>
          <w:lang w:eastAsia="zh-CN"/>
        </w:rPr>
        <w:t>,</w:t>
      </w:r>
      <w:r w:rsidR="005D5603">
        <w:rPr>
          <w:rFonts w:ascii="宋体" w:eastAsia="宋体" w:hAnsi="宋体" w:cs="宋体" w:hint="eastAsia"/>
          <w:lang w:eastAsia="zh-CN"/>
        </w:rPr>
        <w:t>故在双向规划的框架中，对于任意一个方向（以起点侧为例），知情子集定义为：</w:t>
      </w:r>
    </w:p>
    <w:bookmarkStart w:id="10"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8.1pt;height:25.05pt" o:ole="">
            <v:imagedata r:id="rId48" o:title=""/>
          </v:shape>
          <o:OLEObject Type="Embed" ProgID="Equation.DSMT4" ShapeID="_x0000_i1041" DrawAspect="Content" ObjectID="_1830790564" r:id="rId49"/>
        </w:object>
      </w:r>
      <w:bookmarkEnd w:id="10"/>
    </w:p>
    <w:p w14:paraId="7F5935A0" w14:textId="77777777" w:rsidR="005D5603" w:rsidRPr="00F6786D" w:rsidDel="0020579E" w:rsidRDefault="005D5603" w:rsidP="005D5603">
      <w:pPr>
        <w:numPr>
          <w:ilvl w:val="0"/>
          <w:numId w:val="7"/>
        </w:numPr>
        <w:rPr>
          <w:del w:id="11"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1.3pt;height:16.3pt" o:ole="">
            <v:imagedata r:id="rId50" o:title=""/>
          </v:shape>
          <o:OLEObject Type="Embed" ProgID="Equation.DSMT4" ShapeID="_x0000_i1042" DrawAspect="Content" ObjectID="_1830790565" r:id="rId5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6.9pt;height:15.65pt" o:ole="">
            <v:imagedata r:id="rId52" o:title=""/>
          </v:shape>
          <o:OLEObject Type="Embed" ProgID="Equation.DSMT4" ShapeID="_x0000_i1043" DrawAspect="Content" ObjectID="_1830790566" r:id="rId5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05pt;height:13.15pt" o:ole="">
            <v:imagedata r:id="rId54" o:title=""/>
          </v:shape>
          <o:OLEObject Type="Embed" ProgID="Equation.DSMT4" ShapeID="_x0000_i1044" DrawAspect="Content" ObjectID="_1830790567" r:id="rId5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2"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2.4pt;height:19.4pt" o:ole="">
            <v:imagedata r:id="rId56" o:title=""/>
          </v:shape>
          <o:OLEObject Type="Embed" ProgID="Equation.DSMT4" ShapeID="_x0000_i1045" DrawAspect="Content" ObjectID="_1830790568" r:id="rId57"/>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5E4C0713" w14:textId="2F3220BD" w:rsidR="003B6AFF" w:rsidRDefault="00B312B8" w:rsidP="001D1F27">
      <w:pPr>
        <w:ind w:firstLine="720"/>
        <w:jc w:val="both"/>
        <w:rPr>
          <w:rFonts w:eastAsiaTheme="minorEastAsia"/>
          <w:lang w:eastAsia="zh-CN"/>
        </w:rPr>
      </w:pPr>
      <w:r w:rsidRPr="00B312B8">
        <w:rPr>
          <w:rFonts w:eastAsiaTheme="minorEastAsia" w:hint="eastAsia"/>
          <w:lang w:eastAsia="zh-CN"/>
        </w:rPr>
        <w:t>所提出的算法</w:t>
      </w:r>
      <w:r w:rsidR="00BD2749">
        <w:rPr>
          <w:rFonts w:eastAsiaTheme="minorEastAsia" w:hint="eastAsia"/>
          <w:lang w:eastAsia="zh-CN"/>
        </w:rPr>
        <w:t>通过</w:t>
      </w:r>
      <w:r w:rsidRPr="00B312B8">
        <w:rPr>
          <w:rFonts w:eastAsiaTheme="minorEastAsia" w:hint="eastAsia"/>
          <w:lang w:eastAsia="zh-CN"/>
        </w:rPr>
        <w:t>结构与</w:t>
      </w:r>
      <w:r w:rsidR="003B6AFF">
        <w:rPr>
          <w:rFonts w:eastAsiaTheme="minorEastAsia" w:hint="eastAsia"/>
          <w:lang w:eastAsia="zh-CN"/>
        </w:rPr>
        <w:t>Informed-</w:t>
      </w:r>
      <w:r w:rsidRPr="00B312B8">
        <w:rPr>
          <w:rFonts w:eastAsiaTheme="minorEastAsia"/>
          <w:lang w:eastAsia="zh-CN"/>
        </w:rPr>
        <w:t>RRT</w:t>
      </w:r>
      <w:r w:rsidRPr="00B312B8">
        <w:rPr>
          <w:rFonts w:eastAsiaTheme="minorEastAsia" w:hint="eastAsia"/>
          <w:lang w:eastAsia="zh-CN"/>
        </w:rPr>
        <w:t>相似，算法增加了</w:t>
      </w:r>
      <w:r w:rsidR="003B6AFF">
        <w:rPr>
          <w:rFonts w:eastAsiaTheme="minorEastAsia" w:hint="eastAsia"/>
          <w:lang w:eastAsia="zh-CN"/>
        </w:rPr>
        <w:t>对路径代价预估的误差补偿，实现更为精确的双向知情子集绘制，避免采样范围虚大或过小导致陷入局部最优解。</w:t>
      </w:r>
      <w:r w:rsidR="003B6AFF">
        <w:rPr>
          <w:rFonts w:eastAsiaTheme="minorEastAsia" w:hint="eastAsia"/>
          <w:lang w:eastAsia="zh-CN"/>
        </w:rPr>
        <w:t>SC-</w:t>
      </w:r>
      <w:r w:rsidRPr="00B312B8">
        <w:rPr>
          <w:rFonts w:eastAsiaTheme="minorEastAsia"/>
          <w:lang w:eastAsia="zh-CN"/>
        </w:rPr>
        <w:t xml:space="preserve"> RRT </w:t>
      </w:r>
      <w:r w:rsidRPr="00B312B8">
        <w:rPr>
          <w:rFonts w:eastAsiaTheme="minorEastAsia" w:hint="eastAsia"/>
          <w:lang w:eastAsia="zh-CN"/>
        </w:rPr>
        <w:t>旨在生成路径，同时平衡收敛时间和路径长度，无需计算需精炼的初始路径。</w:t>
      </w:r>
      <w:r w:rsidR="003B6AFF" w:rsidRPr="00EB0124">
        <w:rPr>
          <w:rFonts w:eastAsiaTheme="minorEastAsia"/>
          <w:lang w:eastAsia="zh-CN"/>
        </w:rPr>
        <w:t>实现探索与利用的自然平衡。</w:t>
      </w:r>
    </w:p>
    <w:p w14:paraId="61F9170D" w14:textId="1BD83A10" w:rsidR="00D3098C" w:rsidRDefault="0047798F" w:rsidP="001D1F27">
      <w:pPr>
        <w:ind w:firstLine="720"/>
        <w:jc w:val="both"/>
        <w:rPr>
          <w:rFonts w:ascii="宋体" w:eastAsia="宋体" w:hAnsi="宋体" w:cs="宋体" w:hint="eastAsia"/>
          <w:lang w:eastAsia="zh-CN"/>
        </w:rPr>
      </w:pPr>
      <w:r w:rsidRPr="0047798F">
        <w:rPr>
          <w:rFonts w:ascii="宋体" w:eastAsia="宋体" w:hAnsi="宋体" w:cs="宋体" w:hint="eastAsia"/>
          <w:lang w:eastAsia="zh-CN"/>
        </w:rPr>
        <w:t>本研究所提出的算法与现有方法不同，因为算</w:t>
      </w:r>
      <w:r w:rsidRPr="00FC2A26">
        <w:rPr>
          <w:rFonts w:eastAsiaTheme="minorEastAsia" w:hint="eastAsia"/>
          <w:lang w:eastAsia="zh-CN"/>
        </w:rPr>
        <w:t>法采用非对称双椭球体约束机制动态调整采样空间。具体而言，当迭代次数达到预设更新间隔时，系统通过势场驱动的会合点计算模块（</w:t>
      </w:r>
      <w:r w:rsidRPr="00FC2A26">
        <w:rPr>
          <w:rFonts w:eastAsiaTheme="minorEastAsia"/>
          <w:lang w:eastAsia="zh-CN"/>
        </w:rPr>
        <w:t>calculatePotentialMeetPoint</w:t>
      </w:r>
      <w:r w:rsidRPr="00FC2A26">
        <w:rPr>
          <w:rFonts w:eastAsiaTheme="minorEastAsia" w:hint="eastAsia"/>
          <w:lang w:eastAsia="zh-CN"/>
        </w:rPr>
        <w:t>）实时确定动态焦点</w:t>
      </w:r>
      <m:oMath>
        <m:sSub>
          <m:sSubPr>
            <m:ctrlPr>
              <w:rPr>
                <w:rFonts w:ascii="Cambria Math" w:hAnsi="Cambria Math"/>
                <w:lang w:eastAsia="zh-CN"/>
              </w:rPr>
            </m:ctrlPr>
          </m:sSubPr>
          <m:e>
            <m:r>
              <w:rPr>
                <w:rFonts w:ascii="Cambria Math" w:hAnsi="Cambria Math"/>
                <w:lang w:eastAsia="zh-CN"/>
              </w:rPr>
              <m:t>x</m:t>
            </m:r>
          </m:e>
          <m:sub>
            <m:r>
              <m:rPr>
                <m:nor/>
              </m:rPr>
              <w:rPr>
                <w:lang w:eastAsia="zh-CN"/>
              </w:rPr>
              <m:t>meet</m:t>
            </m:r>
          </m:sub>
        </m:sSub>
      </m:oMath>
      <w:r w:rsidRPr="0047798F">
        <w:rPr>
          <w:rFonts w:ascii="宋体" w:eastAsia="宋体" w:hAnsi="宋体" w:cs="宋体" w:hint="eastAsia"/>
          <w:lang w:eastAsia="zh-CN"/>
        </w:rPr>
        <w:t>。</w:t>
      </w:r>
      <w:r w:rsidRPr="0047798F">
        <w:rPr>
          <w:rFonts w:ascii="宋体" w:eastAsia="宋体" w:hAnsi="宋体" w:cs="宋体"/>
          <w:lang w:eastAsia="zh-CN"/>
        </w:rPr>
        <w:t>该模块基于两棵树的有效质心</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A</m:t>
            </m:r>
          </m:sub>
        </m:sSub>
      </m:oMath>
      <w:r w:rsidRPr="0047798F">
        <w:rPr>
          <w:rFonts w:ascii="宋体" w:eastAsia="宋体" w:hAnsi="宋体" w:cs="宋体"/>
          <w:lang w:eastAsia="zh-CN"/>
        </w:rPr>
        <w:t>和</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B</m:t>
            </m:r>
          </m:sub>
        </m:sSub>
      </m:oMath>
      <w:r w:rsidRPr="0047798F">
        <w:rPr>
          <w:rFonts w:ascii="宋体" w:eastAsia="宋体" w:hAnsi="宋体" w:cs="宋体"/>
          <w:lang w:eastAsia="zh-CN"/>
        </w:rPr>
        <w:t>，采用交叉加权策略计算会合点</w:t>
      </w:r>
      <w:r w:rsidRPr="0047798F">
        <w:rPr>
          <w:rFonts w:ascii="宋体" w:eastAsia="宋体" w:hAnsi="宋体" w:cs="宋体" w:hint="eastAsia"/>
          <w:lang w:eastAsia="zh-CN"/>
        </w:rPr>
        <w:t>。随后，通</w:t>
      </w:r>
      <w:r w:rsidRPr="00FC2A26">
        <w:rPr>
          <w:rFonts w:eastAsiaTheme="minorEastAsia" w:hint="eastAsia"/>
          <w:lang w:eastAsia="zh-CN"/>
        </w:rPr>
        <w:t>过双椭球参数计算模块（</w:t>
      </w:r>
      <w:r w:rsidRPr="00FC2A26">
        <w:rPr>
          <w:rFonts w:eastAsiaTheme="minorEastAsia"/>
          <w:lang w:eastAsia="zh-CN"/>
        </w:rPr>
        <w:t>calculateDualEllipsoidParams</w:t>
      </w:r>
      <w:r w:rsidRPr="00FC2A26">
        <w:rPr>
          <w:rFonts w:eastAsiaTheme="minorEastAsia" w:hint="eastAsia"/>
          <w:lang w:eastAsia="zh-CN"/>
        </w:rPr>
        <w:t>）遍历树节点，</w:t>
      </w:r>
      <w:r w:rsidR="00EA01BF" w:rsidRPr="00FC2A26">
        <w:rPr>
          <w:rFonts w:eastAsiaTheme="minorEastAsia" w:hint="eastAsia"/>
          <w:lang w:eastAsia="zh-CN"/>
        </w:rPr>
        <w:t>此外</w:t>
      </w:r>
      <w:r w:rsidR="00EA01BF">
        <w:rPr>
          <w:rFonts w:eastAsiaTheme="minorEastAsia" w:hint="eastAsia"/>
          <w:lang w:eastAsia="zh-CN"/>
        </w:rPr>
        <w:t>，通过采用</w:t>
      </w:r>
      <w:r w:rsidR="00EA01BF" w:rsidRPr="00EC4E46">
        <w:rPr>
          <w:rFonts w:eastAsiaTheme="minorEastAsia"/>
          <w:lang w:eastAsia="zh-CN"/>
        </w:rPr>
        <w:t>自适应缓冲因子</w:t>
      </w:r>
      <w:r w:rsidRPr="00FC2A26">
        <w:rPr>
          <w:rFonts w:eastAsiaTheme="minorEastAsia" w:hint="eastAsia"/>
          <w:lang w:eastAsia="zh-CN"/>
        </w:rPr>
        <w:t>计算椭球</w:t>
      </w:r>
      <w:r w:rsidRPr="00FC2A26">
        <w:rPr>
          <w:rFonts w:eastAsiaTheme="minorEastAsia"/>
          <w:lang w:eastAsia="zh-CN"/>
        </w:rPr>
        <w:t>A</w:t>
      </w:r>
      <w:r w:rsidRPr="00FC2A26">
        <w:rPr>
          <w:rFonts w:eastAsiaTheme="minorEastAsia" w:hint="eastAsia"/>
          <w:lang w:eastAsia="zh-CN"/>
        </w:rPr>
        <w:t>和椭球</w:t>
      </w:r>
      <w:r w:rsidRPr="00FC2A26">
        <w:rPr>
          <w:rFonts w:eastAsiaTheme="minorEastAsia"/>
          <w:lang w:eastAsia="zh-CN"/>
        </w:rPr>
        <w:t>B</w:t>
      </w:r>
      <w:r w:rsidRPr="00FC2A26">
        <w:rPr>
          <w:rFonts w:eastAsiaTheme="minorEastAsia" w:hint="eastAsia"/>
          <w:lang w:eastAsia="zh-CN"/>
        </w:rPr>
        <w:t>的长轴</w:t>
      </w:r>
      <w:r w:rsidRPr="0047798F">
        <w:rPr>
          <w:rFonts w:ascii="宋体" w:eastAsia="宋体" w:hAnsi="宋体" w:cs="宋体" w:hint="eastAsia"/>
          <w:lang w:eastAsia="zh-CN"/>
        </w:rPr>
        <w:t>长度</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A</m:t>
            </m:r>
          </m:sup>
        </m:sSubSup>
      </m:oMath>
      <w:r w:rsidRPr="0047798F">
        <w:rPr>
          <w:rFonts w:ascii="宋体" w:eastAsia="宋体" w:hAnsi="宋体" w:cs="宋体" w:hint="eastAsia"/>
          <w:lang w:eastAsia="zh-CN"/>
        </w:rPr>
        <w:t>和</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B</m:t>
            </m:r>
          </m:sup>
        </m:sSubSup>
      </m:oMath>
      <w:r w:rsidRPr="0047798F">
        <w:rPr>
          <w:rFonts w:ascii="宋体" w:eastAsia="宋体" w:hAnsi="宋体" w:cs="宋体" w:hint="eastAsia"/>
          <w:lang w:eastAsia="zh-CN"/>
        </w:rPr>
        <w:t>，</w:t>
      </w:r>
      <w:r w:rsidR="00D3098C" w:rsidRPr="00EC4E46">
        <w:rPr>
          <w:rFonts w:eastAsiaTheme="minorEastAsia"/>
          <w:lang w:eastAsia="zh-CN"/>
        </w:rPr>
        <w:t>防止椭球过早收缩导致搜索停滞</w:t>
      </w:r>
      <w:r w:rsidR="00D3098C">
        <w:rPr>
          <w:rFonts w:eastAsiaTheme="minorEastAsia" w:hint="eastAsia"/>
          <w:lang w:eastAsia="zh-CN"/>
        </w:rPr>
        <w:t>。</w:t>
      </w:r>
    </w:p>
    <w:p w14:paraId="4572DEB1" w14:textId="55281FA5" w:rsidR="0076352E" w:rsidRPr="00A857B7" w:rsidRDefault="0047798F" w:rsidP="001D1F27">
      <w:pPr>
        <w:ind w:firstLine="720"/>
        <w:jc w:val="both"/>
        <w:rPr>
          <w:rFonts w:eastAsiaTheme="minorEastAsia"/>
          <w:lang w:eastAsia="zh-CN"/>
        </w:rPr>
        <w:sectPr w:rsidR="0076352E" w:rsidRPr="00A857B7" w:rsidSect="00927F8F">
          <w:headerReference w:type="even" r:id="rId58"/>
          <w:headerReference w:type="default" r:id="rId59"/>
          <w:pgSz w:w="11910" w:h="15820"/>
          <w:pgMar w:top="900" w:right="900" w:bottom="1120" w:left="800" w:header="616" w:footer="939" w:gutter="0"/>
          <w:pgNumType w:start="2"/>
          <w:cols w:space="708"/>
        </w:sectPr>
      </w:pPr>
      <w:r w:rsidRPr="0047798F">
        <w:rPr>
          <w:rFonts w:ascii="宋体" w:eastAsia="宋体" w:hAnsi="宋体" w:cs="宋体" w:hint="eastAsia"/>
          <w:lang w:eastAsia="zh-CN"/>
        </w:rPr>
        <w:t>因此，所</w:t>
      </w:r>
      <w:r w:rsidRPr="00FC2A26">
        <w:rPr>
          <w:rFonts w:eastAsiaTheme="minorEastAsia" w:hint="eastAsia"/>
          <w:lang w:eastAsia="zh-CN"/>
        </w:rPr>
        <w:t>提算法专注于通过从两个独立椭球体中采样来寻找新节点，使采样空间自适应树的生长状</w:t>
      </w:r>
      <w:r w:rsidRPr="00FC2A26">
        <w:rPr>
          <w:rFonts w:eastAsiaTheme="minorEastAsia" w:hint="eastAsia"/>
          <w:lang w:eastAsia="zh-CN"/>
        </w:rPr>
        <w:lastRenderedPageBreak/>
        <w:t>态，有效提升采样率。此外，算法维护了帕累托更新计数器，当该计数器达到预设间隔且当前树规模满足条件时，</w:t>
      </w:r>
      <w:r w:rsidRPr="00FC2A26">
        <w:rPr>
          <w:rFonts w:eastAsiaTheme="minorEastAsia"/>
          <w:lang w:eastAsia="zh-CN"/>
        </w:rPr>
        <w:t>ParetoModule</w:t>
      </w:r>
      <w:r w:rsidRPr="00FC2A26">
        <w:rPr>
          <w:rFonts w:eastAsiaTheme="minorEastAsia" w:hint="eastAsia"/>
          <w:lang w:eastAsia="zh-CN"/>
        </w:rPr>
        <w:t>过程将生效，基于节</w:t>
      </w:r>
      <w:r w:rsidRPr="0047798F">
        <w:rPr>
          <w:rFonts w:ascii="宋体" w:eastAsia="宋体" w:hAnsi="宋体" w:cs="宋体" w:hint="eastAsia"/>
          <w:lang w:eastAsia="zh-CN"/>
        </w:rPr>
        <w:t>点度</w:t>
      </w:r>
      <m:oMath>
        <m:r>
          <w:rPr>
            <w:rFonts w:ascii="Cambria Math" w:hAnsi="Cambria Math"/>
            <w:lang w:eastAsia="zh-CN"/>
          </w:rPr>
          <m:t>-</m:t>
        </m:r>
        <m:r>
          <m:rPr>
            <m:nor/>
          </m:rPr>
          <w:rPr>
            <w:rFonts w:eastAsiaTheme="minorEastAsia" w:hint="eastAsia"/>
            <w:lang w:eastAsia="zh-CN"/>
          </w:rPr>
          <m:t>o</m:t>
        </m:r>
        <m:r>
          <w:rPr>
            <w:rFonts w:ascii="Cambria Math" w:hAnsi="Cambria Math"/>
            <w:lang w:eastAsia="zh-CN"/>
          </w:rPr>
          <m:t>(x)</m:t>
        </m:r>
      </m:oMath>
      <w:r w:rsidRPr="0047798F">
        <w:rPr>
          <w:rFonts w:ascii="宋体" w:eastAsia="宋体" w:hAnsi="宋体" w:cs="宋体" w:hint="eastAsia"/>
          <w:lang w:eastAsia="zh-CN"/>
        </w:rPr>
        <w:t>、自适应启发式代价</w:t>
      </w:r>
      <m:oMath>
        <m:acc>
          <m:accPr>
            <m:ctrlPr>
              <w:rPr>
                <w:rFonts w:ascii="Cambria Math" w:hAnsi="Cambria Math"/>
              </w:rPr>
            </m:ctrlPr>
          </m:accPr>
          <m:e>
            <m:r>
              <w:rPr>
                <w:rFonts w:ascii="Cambria Math" w:hAnsi="Cambria Math"/>
                <w:lang w:eastAsia="zh-CN"/>
              </w:rPr>
              <m:t>F</m:t>
            </m:r>
          </m:e>
        </m:acc>
        <m:r>
          <w:rPr>
            <w:rFonts w:ascii="Cambria Math" w:hAnsi="Cambria Math"/>
            <w:lang w:eastAsia="zh-CN"/>
          </w:rPr>
          <m:t>(x)</m:t>
        </m:r>
      </m:oMath>
      <w:r w:rsidRPr="0047798F">
        <w:rPr>
          <w:rFonts w:ascii="宋体" w:eastAsia="宋体" w:hAnsi="宋体" w:cs="宋体" w:hint="eastAsia"/>
          <w:lang w:eastAsia="zh-CN"/>
        </w:rPr>
        <w:t>和归一化曲折度</w:t>
      </w:r>
      <m:oMath>
        <m:r>
          <w:rPr>
            <w:rFonts w:ascii="Cambria Math" w:eastAsiaTheme="minorEastAsia" w:hAnsi="Cambria Math" w:hint="eastAsia"/>
            <w:lang w:eastAsia="zh-CN"/>
          </w:rPr>
          <m:t>λ</m:t>
        </m:r>
        <m:r>
          <w:rPr>
            <w:rFonts w:ascii="Cambria Math" w:hAnsi="Cambria Math"/>
            <w:lang w:eastAsia="zh-CN"/>
          </w:rPr>
          <m:t>(x)</m:t>
        </m:r>
      </m:oMath>
      <w:r w:rsidRPr="0047798F">
        <w:rPr>
          <w:rFonts w:ascii="宋体" w:eastAsia="宋体" w:hAnsi="宋体" w:cs="宋体" w:hint="eastAsia"/>
          <w:lang w:eastAsia="zh-CN"/>
        </w:rPr>
        <w:t>三个目标构建帕累托前沿，选择一个非支配节点作为动态起始节点，实现探索与利用的自然平衡</w:t>
      </w:r>
      <w:bookmarkEnd w:id="6"/>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3" w:name="2_Problem_statement_and_notation"/>
      <w:bookmarkEnd w:id="13"/>
      <w:r w:rsidRPr="009F4587">
        <w:rPr>
          <w:rFonts w:ascii="Times New Roman" w:eastAsia="宋体" w:hAnsi="Times New Roman" w:cs="Times New Roman"/>
          <w:spacing w:val="-2"/>
          <w:w w:val="110"/>
        </w:rPr>
        <w:t>Simulation</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4" w:name="OLE_LINK21"/>
      <w:r w:rsidRPr="009F4587">
        <w:rPr>
          <w:rFonts w:ascii="Times New Roman" w:eastAsia="宋体" w:hAnsi="Times New Roman" w:cs="Times New Roman"/>
          <w:spacing w:val="-2"/>
          <w:w w:val="110"/>
        </w:rPr>
        <w:t>Configuration information</w:t>
      </w:r>
    </w:p>
    <w:bookmarkEnd w:id="14"/>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5A77329" w14:textId="1789DA91"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p>
    <w:p w14:paraId="3006CED6"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0FBF0598"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64A56B14" w14:textId="1039AD6E" w:rsidR="0060064D" w:rsidRPr="00552D76" w:rsidRDefault="00552D76" w:rsidP="00916166">
      <w:pPr>
        <w:pStyle w:val="21"/>
        <w:tabs>
          <w:tab w:val="left" w:pos="627"/>
        </w:tabs>
        <w:spacing w:before="229"/>
        <w:ind w:left="219" w:firstLine="0"/>
        <w:rPr>
          <w:lang w:eastAsia="zh-CN"/>
        </w:rPr>
      </w:pPr>
      <w:r w:rsidRPr="00916166">
        <w:rPr>
          <w:rFonts w:ascii="Times New Roman" w:eastAsiaTheme="minorEastAsia" w:hAnsi="Times New Roman" w:cs="Times New Roman"/>
          <w:b w:val="0"/>
          <w:bCs w:val="0"/>
          <w:noProof/>
          <w:lang w:eastAsia="zh-CN"/>
        </w:rPr>
        <w:lastRenderedPageBreak/>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688"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3C0688" w:rsidRPr="00916166">
        <w:rPr>
          <w:rFonts w:ascii="Times New Roman" w:eastAsiaTheme="minorEastAsia" w:hAnsi="Times New Roman" w:cs="Times New Roman" w:hint="eastAsia"/>
          <w:b w:val="0"/>
          <w:bCs w:val="0"/>
          <w:lang w:eastAsia="zh-CN"/>
        </w:rPr>
        <w:t>X</w:t>
      </w:r>
      <w:r w:rsidR="003C0688" w:rsidRPr="00916166">
        <w:rPr>
          <w:rFonts w:ascii="Times New Roman" w:eastAsiaTheme="minorEastAsia" w:hAnsi="Times New Roman" w:cs="Times New Roman" w:hint="eastAsia"/>
          <w:b w:val="0"/>
          <w:bCs w:val="0"/>
          <w:vertAlign w:val="subscript"/>
          <w:lang w:eastAsia="zh-CN"/>
        </w:rPr>
        <w:t>rand</w:t>
      </w:r>
      <w:r w:rsidR="003C0688"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以</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w:t>
      </w:r>
      <w:r w:rsidR="003C0688" w:rsidRPr="00916166">
        <w:rPr>
          <w:rFonts w:ascii="Times New Roman" w:eastAsiaTheme="minorEastAsia" w:hAnsi="Times New Roman" w:cs="Times New Roman"/>
          <w:b w:val="0"/>
          <w:bCs w:val="0"/>
          <w:lang w:eastAsia="zh-CN"/>
        </w:rPr>
        <w:t>8</w:t>
      </w:r>
      <w:r w:rsidR="003C0688" w:rsidRPr="00916166">
        <w:rPr>
          <w:rFonts w:ascii="Times New Roman" w:eastAsiaTheme="minorEastAsia" w:hAnsi="Times New Roman" w:cs="Times New Roman" w:hint="eastAsia"/>
          <w:b w:val="0"/>
          <w:bCs w:val="0"/>
          <w:lang w:eastAsia="zh-CN"/>
        </w:rPr>
        <w:t>为间隔生成一条收敛时间优于</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的路径。当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6</w:t>
      </w:r>
      <w:r w:rsidR="003C0688" w:rsidRPr="00916166">
        <w:rPr>
          <w:rFonts w:ascii="Times New Roman" w:eastAsiaTheme="minorEastAsia" w:hAnsi="Times New Roman" w:cs="Times New Roman" w:hint="eastAsia"/>
          <w:b w:val="0"/>
          <w:bCs w:val="0"/>
          <w:lang w:eastAsia="zh-CN"/>
        </w:rPr>
        <w:t>时，</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生成的路径在消耗相同时间的情况下，在路径长度方面优于</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w:t>
      </w:r>
      <w:r w:rsidR="003C0688" w:rsidRPr="00916166">
        <w:rPr>
          <w:rFonts w:ascii="Times New Roman" w:eastAsiaTheme="minorEastAsia" w:hAnsi="Times New Roman" w:cs="Times New Roman"/>
          <w:b w:val="0"/>
          <w:bCs w:val="0"/>
          <w:lang w:eastAsia="zh-CN"/>
        </w:rPr>
        <w:t xml:space="preserve"> </w:t>
      </w:r>
      <w:r w:rsidR="003C0688" w:rsidRPr="00916166">
        <w:rPr>
          <w:rFonts w:ascii="Times New Roman" w:eastAsiaTheme="minorEastAsia" w:hAnsi="Times New Roman" w:cs="Times New Roman" w:hint="eastAsia"/>
          <w:b w:val="0"/>
          <w:bCs w:val="0"/>
          <w:lang w:eastAsia="zh-CN"/>
        </w:rPr>
        <w:t>此外，当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时，</w:t>
      </w:r>
      <w:r w:rsidR="00D1328A"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不仅比</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具有更短的收敛时间，而且比</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具有更短的路径长度，因此与传统的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变体相比，</w:t>
      </w:r>
      <w:r w:rsidR="00D1328A" w:rsidRPr="00916166">
        <w:rPr>
          <w:rFonts w:ascii="Times New Roman" w:eastAsiaTheme="minorEastAsia" w:hAnsi="Times New Roman" w:cs="Times New Roman" w:hint="eastAsia"/>
          <w:b w:val="0"/>
          <w:bCs w:val="0"/>
          <w:lang w:eastAsia="zh-CN"/>
        </w:rPr>
        <w:t>SC-</w:t>
      </w:r>
      <w:r w:rsidR="00D1328A"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变体，高级变体也被考虑来进一步展示所提出算法的性能。从表</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可以观察到，</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的改进版本</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需要更多的时间和迭代次数才能达到与</w:t>
      </w:r>
      <w:r w:rsidR="003C0688" w:rsidRPr="00916166">
        <w:rPr>
          <w:rFonts w:ascii="Times New Roman" w:eastAsiaTheme="minorEastAsia" w:hAnsi="Times New Roman" w:cs="Times New Roman"/>
          <w:b w:val="0"/>
          <w:bCs w:val="0"/>
          <w:lang w:eastAsia="zh-CN"/>
        </w:rPr>
        <w:t>Dynamic RRT</w:t>
      </w:r>
      <w:r w:rsidR="003C0688" w:rsidRPr="00916166">
        <w:rPr>
          <w:rFonts w:ascii="Times New Roman" w:eastAsiaTheme="minorEastAsia" w:hAnsi="Times New Roman" w:cs="Times New Roman" w:hint="eastAsia"/>
          <w:b w:val="0"/>
          <w:bCs w:val="0"/>
          <w:lang w:eastAsia="zh-CN"/>
        </w:rPr>
        <w:t>相同的路径长度。虽然在运行时间没有限制的情况下，</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lastRenderedPageBreak/>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参数在某某某值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r w:rsidRPr="000C571E">
        <w:rPr>
          <w:rFonts w:eastAsiaTheme="minorEastAsia"/>
          <w:sz w:val="22"/>
          <w:szCs w:val="22"/>
          <w:lang w:eastAsia="zh-CN"/>
        </w:rPr>
        <w:t>100</w:t>
      </w:r>
      <w:r w:rsidRPr="000C571E">
        <w:rPr>
          <w:rFonts w:eastAsiaTheme="minorEastAsia" w:hint="eastAsia"/>
          <w:sz w:val="22"/>
          <w:szCs w:val="22"/>
          <w:lang w:eastAsia="zh-CN"/>
        </w:rPr>
        <w:t>个试次以上的平均值。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次运行的平均值，收敛时间定义为第一次收敛到一个解所花费的时间，折线表示该参数对算法不适用。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A32805" w:rsidRDefault="000243D2" w:rsidP="00A32805">
      <w:p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本文的目的是生成一条平衡收敛时间和路径长度的路径，从实验所得到的结果看，可以做出如下观察：</w:t>
      </w:r>
    </w:p>
    <w:p w14:paraId="2AA2F1E9" w14:textId="4BB2DE6F" w:rsidR="000243D2" w:rsidRPr="00A32805" w:rsidRDefault="004844A0"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sz w:val="20"/>
          <w:szCs w:val="20"/>
          <w:lang w:eastAsia="zh-CN"/>
        </w:rPr>
        <w:t>PID</w:t>
      </w:r>
      <w:r w:rsidR="000243D2" w:rsidRPr="00A32805">
        <w:rPr>
          <w:rFonts w:ascii="宋体" w:eastAsia="宋体" w:hAnsi="宋体" w:cs="宋体" w:hint="eastAsia"/>
          <w:sz w:val="20"/>
          <w:szCs w:val="20"/>
          <w:lang w:eastAsia="zh-CN"/>
        </w:rPr>
        <w:t>性能分析</w:t>
      </w:r>
      <w:r w:rsidRPr="00A32805">
        <w:rPr>
          <w:rFonts w:ascii="宋体" w:eastAsia="宋体" w:hAnsi="宋体" w:cs="宋体"/>
          <w:sz w:val="20"/>
          <w:szCs w:val="20"/>
          <w:lang w:eastAsia="zh-CN"/>
        </w:rPr>
        <w:t>实验结果表明，PID 控制器对 SC-RRT 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A32805" w:rsidRDefault="00ED66E7"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与传统RRT变体的性能对比仿真表明，其收敛时间短于RRT，且其生成的路径长度更优于RRT-Star,此外，于文献【】算法相比，SC-RRT在平衡收敛时间和路径长度等方面表现的更好，以至于能够在相对较短的时间内获得同时满足更短的路径长度，更少的规划时间，更少的路径节点以及更平滑的路线，而Informed-rrt算法则需要去花费更多路径点乃至更多的时间去计算一条等价的路径。</w:t>
      </w:r>
    </w:p>
    <w:p w14:paraId="72864342" w14:textId="4367D9EE" w:rsidR="00ED66E7" w:rsidRPr="00A32805" w:rsidRDefault="00ED66E7"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稳定性对比仿真说明，在不同的环境和不同起始节点和目标节点距离下， SC-RRT算法所规划的最终路径比之上述路径规划算法及其变体更加稳定，此其生成的路径更加集中一致。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61"/>
          <w:footerReference w:type="default" r:id="rId62"/>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63"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6" w:name="References"/>
      <w:bookmarkEnd w:id="16"/>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17" w:name="_bookmark25"/>
      <w:bookmarkEnd w:id="17"/>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18" w:name="_bookmark26"/>
      <w:bookmarkEnd w:id="18"/>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19" w:name="_bookmark27"/>
      <w:bookmarkEnd w:id="19"/>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0" w:name="_bookmark28"/>
      <w:bookmarkEnd w:id="20"/>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1" w:name="_bookmark29"/>
      <w:bookmarkEnd w:id="21"/>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2" w:name="_bookmark30"/>
      <w:bookmarkEnd w:id="22"/>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3" w:name="_bookmark31"/>
      <w:bookmarkEnd w:id="23"/>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4" w:name="_bookmark32"/>
      <w:bookmarkEnd w:id="24"/>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5" w:name="_bookmark33"/>
      <w:bookmarkEnd w:id="25"/>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4"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6" w:name="_bookmark34"/>
      <w:bookmarkEnd w:id="26"/>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27" w:name="_bookmark35"/>
      <w:bookmarkEnd w:id="2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28" w:name="_bookmark36"/>
      <w:bookmarkEnd w:id="28"/>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65" w:history="1">
        <w:r w:rsidR="0076352E">
          <w:rPr>
            <w:color w:val="0000FF"/>
            <w:sz w:val="17"/>
          </w:rPr>
          <w:t>https://www.researchgate.net/</w:t>
        </w:r>
      </w:hyperlink>
      <w:r>
        <w:rPr>
          <w:color w:val="0000FF"/>
          <w:sz w:val="17"/>
        </w:rPr>
        <w:t xml:space="preserve"> </w:t>
      </w:r>
      <w:hyperlink r:id="rId66" w:history="1">
        <w:r w:rsidR="0076352E">
          <w:rPr>
            <w:color w:val="0000FF"/>
            <w:spacing w:val="-2"/>
            <w:sz w:val="17"/>
          </w:rPr>
          <w:t>publication/2639200_Rapidly-Exploring_Random_Trees_A_</w:t>
        </w:r>
      </w:hyperlink>
      <w:r>
        <w:rPr>
          <w:color w:val="0000FF"/>
          <w:spacing w:val="-2"/>
          <w:sz w:val="17"/>
        </w:rPr>
        <w:t xml:space="preserve"> </w:t>
      </w:r>
      <w:bookmarkStart w:id="29" w:name="_bookmark37"/>
      <w:bookmarkEnd w:id="2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0" w:name="_bookmark38"/>
      <w:bookmarkEnd w:id="3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1" w:name="_bookmark39"/>
      <w:bookmarkEnd w:id="3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2" w:name="_bookmark40"/>
      <w:bookmarkEnd w:id="32"/>
      <w:r>
        <w:rPr>
          <w:sz w:val="17"/>
        </w:rPr>
        <w:t xml:space="preserve">sys). (2019). </w:t>
      </w:r>
      <w:hyperlink r:id="rId67"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3" w:name="_bookmark41"/>
      <w:bookmarkEnd w:id="33"/>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4" w:name="_bookmark42"/>
      <w:bookmarkEnd w:id="3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5" w:name="_bookmark43"/>
      <w:bookmarkEnd w:id="3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6" w:name="_bookmark44"/>
      <w:bookmarkEnd w:id="3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7" w:name="_bookmark45"/>
      <w:bookmarkEnd w:id="37"/>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8" w:name="_bookmark46"/>
      <w:bookmarkEnd w:id="3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9" w:name="_bookmark47"/>
      <w:bookmarkEnd w:id="39"/>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0" w:name="_bookmark48"/>
      <w:bookmarkEnd w:id="4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1" w:name="_bookmark49"/>
      <w:bookmarkEnd w:id="4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2" w:name="_bookmark50"/>
      <w:bookmarkEnd w:id="42"/>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68" w:history="1">
        <w:r w:rsidR="0076352E">
          <w:rPr>
            <w:color w:val="0000FF"/>
            <w:sz w:val="17"/>
          </w:rPr>
          <w:t>https://</w:t>
        </w:r>
      </w:hyperlink>
      <w:r>
        <w:rPr>
          <w:color w:val="0000FF"/>
          <w:sz w:val="17"/>
        </w:rPr>
        <w:t xml:space="preserve"> </w:t>
      </w:r>
      <w:bookmarkStart w:id="43" w:name="_bookmark51"/>
      <w:bookmarkEnd w:id="4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69"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4" w:name="_bookmark52"/>
      <w:bookmarkEnd w:id="4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5" w:name="_bookmark53"/>
      <w:bookmarkEnd w:id="4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6" w:name="_bookmark54"/>
      <w:bookmarkEnd w:id="46"/>
      <w:r>
        <w:rPr>
          <w:sz w:val="17"/>
        </w:rPr>
        <w:t xml:space="preserve">(2012). </w:t>
      </w:r>
      <w:hyperlink r:id="rId70"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71"/>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72"/>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73"/>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兴雨 郭" w:date="2026-01-24T18:31:00Z" w:initials="兴郭">
    <w:p w14:paraId="4EF970B9" w14:textId="77777777" w:rsidR="00E4440F" w:rsidRDefault="00E4440F" w:rsidP="00E4440F">
      <w:pPr>
        <w:pStyle w:val="af1"/>
      </w:pPr>
      <w:r>
        <w:rPr>
          <w:rStyle w:val="af0"/>
        </w:rPr>
        <w:annotationRef/>
      </w:r>
      <w:r>
        <w:rPr>
          <w:rFonts w:hint="eastAsia"/>
        </w:rPr>
        <w:t>第一个要复现的算法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970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8E967" w16cex:dateUtc="2026-01-24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970B9" w16cid:durableId="6C38E9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B464" w14:textId="77777777" w:rsidR="00AB79B2" w:rsidRDefault="00AB79B2">
      <w:r>
        <w:separator/>
      </w:r>
    </w:p>
  </w:endnote>
  <w:endnote w:type="continuationSeparator" w:id="0">
    <w:p w14:paraId="6ADF93AB" w14:textId="77777777" w:rsidR="00AB79B2" w:rsidRDefault="00AB7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7545" w14:textId="77777777" w:rsidR="00AB79B2" w:rsidRDefault="00AB79B2">
      <w:r>
        <w:separator/>
      </w:r>
    </w:p>
  </w:footnote>
  <w:footnote w:type="continuationSeparator" w:id="0">
    <w:p w14:paraId="256DBA9B" w14:textId="77777777" w:rsidR="00AB79B2" w:rsidRDefault="00AB7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7"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6"/>
  </w:num>
  <w:num w:numId="6" w16cid:durableId="438337384">
    <w:abstractNumId w:val="23"/>
  </w:num>
  <w:num w:numId="7" w16cid:durableId="1849323101">
    <w:abstractNumId w:val="19"/>
  </w:num>
  <w:num w:numId="8" w16cid:durableId="455177939">
    <w:abstractNumId w:val="21"/>
  </w:num>
  <w:num w:numId="9" w16cid:durableId="1778210238">
    <w:abstractNumId w:val="3"/>
  </w:num>
  <w:num w:numId="10" w16cid:durableId="919414628">
    <w:abstractNumId w:val="20"/>
  </w:num>
  <w:num w:numId="11" w16cid:durableId="1274560829">
    <w:abstractNumId w:val="22"/>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7"/>
  </w:num>
  <w:num w:numId="20" w16cid:durableId="1519542927">
    <w:abstractNumId w:val="12"/>
  </w:num>
  <w:num w:numId="21" w16cid:durableId="1939483128">
    <w:abstractNumId w:val="10"/>
  </w:num>
  <w:num w:numId="22" w16cid:durableId="925384669">
    <w:abstractNumId w:val="18"/>
  </w:num>
  <w:num w:numId="23" w16cid:durableId="544297396">
    <w:abstractNumId w:val="15"/>
  </w:num>
  <w:num w:numId="24" w16cid:durableId="17563916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616E"/>
    <w:rsid w:val="001B4D3B"/>
    <w:rsid w:val="001D1F27"/>
    <w:rsid w:val="001E061A"/>
    <w:rsid w:val="001E4E27"/>
    <w:rsid w:val="001E771F"/>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1E6D"/>
    <w:rsid w:val="00302F26"/>
    <w:rsid w:val="00304232"/>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1299"/>
    <w:rsid w:val="00404C06"/>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52CB"/>
    <w:rsid w:val="004F5E5B"/>
    <w:rsid w:val="00501A1F"/>
    <w:rsid w:val="0051555C"/>
    <w:rsid w:val="0051574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2805"/>
    <w:rsid w:val="00A35680"/>
    <w:rsid w:val="00A37489"/>
    <w:rsid w:val="00A40569"/>
    <w:rsid w:val="00A54FC6"/>
    <w:rsid w:val="00A605B8"/>
    <w:rsid w:val="00A725EC"/>
    <w:rsid w:val="00A73294"/>
    <w:rsid w:val="00A857B7"/>
    <w:rsid w:val="00A91B19"/>
    <w:rsid w:val="00AA51A2"/>
    <w:rsid w:val="00AA61F1"/>
    <w:rsid w:val="00AB79B2"/>
    <w:rsid w:val="00AE0D08"/>
    <w:rsid w:val="00AF4685"/>
    <w:rsid w:val="00B03335"/>
    <w:rsid w:val="00B10503"/>
    <w:rsid w:val="00B14659"/>
    <w:rsid w:val="00B155F2"/>
    <w:rsid w:val="00B21FA7"/>
    <w:rsid w:val="00B22479"/>
    <w:rsid w:val="00B312B8"/>
    <w:rsid w:val="00B31595"/>
    <w:rsid w:val="00B32C90"/>
    <w:rsid w:val="00B37EEF"/>
    <w:rsid w:val="00B40400"/>
    <w:rsid w:val="00B40EE7"/>
    <w:rsid w:val="00B46EFA"/>
    <w:rsid w:val="00B555B8"/>
    <w:rsid w:val="00B639BF"/>
    <w:rsid w:val="00B7131E"/>
    <w:rsid w:val="00B86D5E"/>
    <w:rsid w:val="00B9456E"/>
    <w:rsid w:val="00B95694"/>
    <w:rsid w:val="00B97B75"/>
    <w:rsid w:val="00BA5297"/>
    <w:rsid w:val="00BA53B7"/>
    <w:rsid w:val="00BA5A26"/>
    <w:rsid w:val="00BA5BEF"/>
    <w:rsid w:val="00BC572B"/>
    <w:rsid w:val="00BD0B1E"/>
    <w:rsid w:val="00BD2749"/>
    <w:rsid w:val="00BE4223"/>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519A"/>
    <w:rsid w:val="00DF7779"/>
    <w:rsid w:val="00E02226"/>
    <w:rsid w:val="00E033A3"/>
    <w:rsid w:val="00E04A1C"/>
    <w:rsid w:val="00E12DD9"/>
    <w:rsid w:val="00E14E0F"/>
    <w:rsid w:val="00E239F4"/>
    <w:rsid w:val="00E325BC"/>
    <w:rsid w:val="00E34696"/>
    <w:rsid w:val="00E34F27"/>
    <w:rsid w:val="00E40572"/>
    <w:rsid w:val="00E43F83"/>
    <w:rsid w:val="00E4440F"/>
    <w:rsid w:val="00E47A49"/>
    <w:rsid w:val="00E64922"/>
    <w:rsid w:val="00E66D53"/>
    <w:rsid w:val="00E76CBF"/>
    <w:rsid w:val="00E81936"/>
    <w:rsid w:val="00E8329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90519"/>
    <w:rsid w:val="00F9332E"/>
    <w:rsid w:val="00F94C6D"/>
    <w:rsid w:val="00F961C9"/>
    <w:rsid w:val="00FB20CC"/>
    <w:rsid w:val="00FB5168"/>
    <w:rsid w:val="00FB7840"/>
    <w:rsid w:val="00FC0120"/>
    <w:rsid w:val="00FC2A26"/>
    <w:rsid w:val="00FC550D"/>
    <w:rsid w:val="00FC5AEC"/>
    <w:rsid w:val="00FD1CF2"/>
    <w:rsid w:val="00FD2983"/>
    <w:rsid w:val="00FE21FE"/>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oleObject" Target="embeddings/oleObject16.bin"/><Relationship Id="rId63" Type="http://schemas.openxmlformats.org/officeDocument/2006/relationships/hyperlink" Target="mailto:2%2C399%2C496%2C491@qq.com" TargetMode="External"/><Relationship Id="rId68" Type="http://schemas.openxmlformats.org/officeDocument/2006/relationships/hyperlink" Target="https://doi.org/10.48550/arXiv.1403.7664" TargetMode="Externa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66" Type="http://schemas.openxmlformats.org/officeDocument/2006/relationships/hyperlink" Target="https://www.researchgate.net/publication/2639200_Rapidly-Exploring_Random_Trees_A_New_Tool_for_Path_Plannin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doi.org/10.48550/arXiv.1005.0416" TargetMode="External"/><Relationship Id="rId69" Type="http://schemas.openxmlformats.org/officeDocument/2006/relationships/hyperlink" Target="https://doi.org/10.48550/arXiv.1404.1347"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18.bin"/><Relationship Id="rId72"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header" Target="header2.xml"/><Relationship Id="rId67" Type="http://schemas.openxmlformats.org/officeDocument/2006/relationships/hyperlink" Target="https://doi.org/10.1109/ICSIGSYS.2019.8811093" TargetMode="External"/><Relationship Id="rId20" Type="http://schemas.openxmlformats.org/officeDocument/2006/relationships/image" Target="media/image4.wmf"/><Relationship Id="rId41" Type="http://schemas.openxmlformats.org/officeDocument/2006/relationships/oleObject" Target="embeddings/oleObject13.bin"/><Relationship Id="rId54" Type="http://schemas.openxmlformats.org/officeDocument/2006/relationships/image" Target="media/image20.wmf"/><Relationship Id="rId62" Type="http://schemas.openxmlformats.org/officeDocument/2006/relationships/footer" Target="footer4.xml"/><Relationship Id="rId70" Type="http://schemas.openxmlformats.org/officeDocument/2006/relationships/hyperlink" Target="https://doi.org/10.1109/ISdea.2012.589"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2.png"/><Relationship Id="rId65" Type="http://schemas.openxmlformats.org/officeDocument/2006/relationships/hyperlink" Target="https://www.researchgate.net/publication/2639200_Rapidly-Exploring_Random_Trees_A_New_Tool_for_Path_Planning" TargetMode="External"/><Relationship Id="rId73"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wmf"/><Relationship Id="rId39" Type="http://schemas.openxmlformats.org/officeDocument/2006/relationships/oleObject" Target="embeddings/oleObject12.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16</Pages>
  <Words>3874</Words>
  <Characters>22087</Characters>
  <Application>Microsoft Office Word</Application>
  <DocSecurity>0</DocSecurity>
  <Lines>184</Lines>
  <Paragraphs>51</Paragraphs>
  <ScaleCrop>false</ScaleCrop>
  <Company/>
  <LinksUpToDate>false</LinksUpToDate>
  <CharactersWithSpaces>25910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11</cp:revision>
  <cp:lastPrinted>2025-12-01T13:09:00Z</cp:lastPrinted>
  <dcterms:created xsi:type="dcterms:W3CDTF">2026-01-21T13:01:00Z</dcterms:created>
  <dcterms:modified xsi:type="dcterms:W3CDTF">2026-01-24T12:09:00Z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