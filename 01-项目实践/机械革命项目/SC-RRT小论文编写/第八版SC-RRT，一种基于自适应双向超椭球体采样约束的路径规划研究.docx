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82FB" w14:textId="77777777" w:rsidR="0076352E" w:rsidRDefault="00821371">
      <w:pPr>
        <w:spacing w:before="79"/>
        <w:ind w:left="220"/>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p w14:paraId="6E7E93B9" w14:textId="4BDBF2B5" w:rsidR="0076352E" w:rsidRDefault="002B5079">
      <w:pPr>
        <w:spacing w:before="31"/>
        <w:ind w:left="220"/>
        <w:rPr>
          <w:rFonts w:ascii="Arial"/>
          <w:sz w:val="17"/>
        </w:rPr>
      </w:pPr>
      <w:r>
        <w:rPr>
          <w:noProof/>
        </w:rPr>
        <mc:AlternateContent>
          <mc:Choice Requires="wps">
            <w:drawing>
              <wp:anchor distT="0" distB="0" distL="114300" distR="114300" simplePos="0" relativeHeight="251692032" behindDoc="0" locked="0" layoutInCell="1" allowOverlap="1" wp14:anchorId="4FBA2F1C" wp14:editId="6A048E82">
                <wp:simplePos x="0" y="0"/>
                <wp:positionH relativeFrom="page">
                  <wp:posOffset>647700</wp:posOffset>
                </wp:positionH>
                <wp:positionV relativeFrom="paragraph">
                  <wp:posOffset>233680</wp:posOffset>
                </wp:positionV>
                <wp:extent cx="6264275" cy="0"/>
                <wp:effectExtent l="0" t="0" r="0" b="0"/>
                <wp:wrapNone/>
                <wp:docPr id="194716868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3E178" id="Line 180" o:spid="_x0000_s1026" style="position:absolute;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1pt,18.4pt" to="544.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" strokeweight=".99pt">
                <w10:wrap anchorx="page"/>
              </v:line>
            </w:pict>
          </mc:Fallback>
        </mc:AlternateContent>
      </w:r>
      <w:r>
        <w:rPr>
          <w:rFonts w:ascii="Arial"/>
          <w:w w:val="85"/>
          <w:sz w:val="17"/>
        </w:rPr>
        <w:t>https://doi.org/10.1007/s10846-023-01823-</w:t>
      </w:r>
      <w:r>
        <w:rPr>
          <w:rFonts w:ascii="Arial"/>
          <w:spacing w:val="-10"/>
          <w:w w:val="85"/>
          <w:sz w:val="17"/>
        </w:rPr>
        <w:t>4</w:t>
      </w:r>
    </w:p>
    <w:p w14:paraId="08F6176C" w14:textId="24EA8FFA" w:rsidR="0076352E" w:rsidRDefault="002B5079">
      <w:pPr>
        <w:pStyle w:val="a3"/>
        <w:spacing w:before="1"/>
        <w:rPr>
          <w:rFonts w:ascii="Arial"/>
          <w:sz w:val="11"/>
        </w:rPr>
      </w:pPr>
      <w:r>
        <w:rPr>
          <w:noProof/>
        </w:rPr>
        <mc:AlternateContent>
          <mc:Choice Requires="wps">
            <w:drawing>
              <wp:anchor distT="0" distB="0" distL="0" distR="0" simplePos="0" relativeHeight="251786240" behindDoc="1" locked="0" layoutInCell="1" allowOverlap="1" wp14:anchorId="34AE2EBF" wp14:editId="0A6D79E9">
                <wp:simplePos x="0" y="0"/>
                <wp:positionH relativeFrom="page">
                  <wp:posOffset>647700</wp:posOffset>
                </wp:positionH>
                <wp:positionV relativeFrom="paragraph">
                  <wp:posOffset>96520</wp:posOffset>
                </wp:positionV>
                <wp:extent cx="3024505" cy="240030"/>
                <wp:effectExtent l="0" t="0" r="0" b="0"/>
                <wp:wrapTopAndBottom/>
                <wp:docPr id="1874069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4505" cy="240030"/>
                        </a:xfrm>
                        <a:prstGeom prst="rect">
                          <a:avLst/>
                        </a:prstGeom>
                        <a:solidFill>
                          <a:srgbClr val="C5C5C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E2EBF" id="_x0000_t202" coordsize="21600,21600" o:spt="202" path="m,l,21600r21600,l21600,xe">
                <v:stroke joinstyle="miter"/>
                <v:path gradientshapeok="t" o:connecttype="rect"/>
              </v:shapetype>
              <v:shape id="Text Box 2" o:spid="_x0000_s1026" type="#_x0000_t202" style="position:absolute;margin-left:51pt;margin-top:7.6pt;width:238.15pt;height:18.9pt;z-index:-25153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" fillcolor="#c5c5c6" stroked="f">
                <v:textbox inset="0,0,0,0">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v:textbox>
                <w10:wrap type="topAndBottom" anchorx="page"/>
              </v:shape>
            </w:pict>
          </mc:Fallback>
        </mc:AlternateContent>
      </w:r>
      <w:r>
        <w:rPr>
          <w:noProof/>
        </w:rPr>
        <w:drawing>
          <wp:anchor distT="0" distB="0" distL="0" distR="0" simplePos="0" relativeHeight="251658240" behindDoc="0" locked="0" layoutInCell="1" allowOverlap="1" wp14:anchorId="19442C9B" wp14:editId="676FFA44">
            <wp:simplePos x="0" y="0"/>
            <wp:positionH relativeFrom="page">
              <wp:posOffset>6549042</wp:posOffset>
            </wp:positionH>
            <wp:positionV relativeFrom="paragraph">
              <wp:posOffset>169487</wp:posOffset>
            </wp:positionV>
            <wp:extent cx="361734" cy="361950"/>
            <wp:effectExtent l="0" t="0" r="0" b="0"/>
            <wp:wrapTopAndBottom/>
            <wp:docPr id="1" name="image1.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cstate="print"/>
                    <a:stretch>
                      <a:fillRect/>
                    </a:stretch>
                  </pic:blipFill>
                  <pic:spPr>
                    <a:xfrm>
                      <a:off x="0" y="0"/>
                      <a:ext cx="361734" cy="361950"/>
                    </a:xfrm>
                    <a:prstGeom prst="rect">
                      <a:avLst/>
                    </a:prstGeom>
                  </pic:spPr>
                </pic:pic>
              </a:graphicData>
            </a:graphic>
          </wp:anchor>
        </w:drawing>
      </w:r>
    </w:p>
    <w:p w14:paraId="63ED4B32" w14:textId="77777777" w:rsidR="0076352E" w:rsidRDefault="0076352E">
      <w:pPr>
        <w:pStyle w:val="a3"/>
        <w:spacing w:before="9"/>
        <w:rPr>
          <w:rFonts w:ascii="Arial"/>
          <w:sz w:val="15"/>
        </w:rPr>
      </w:pPr>
    </w:p>
    <w:p w14:paraId="216AA983" w14:textId="17B2477C" w:rsidR="0076352E" w:rsidRDefault="00927F8F">
      <w:pPr>
        <w:pStyle w:val="a5"/>
        <w:spacing w:line="235" w:lineRule="auto"/>
        <w:rPr>
          <w:rFonts w:eastAsiaTheme="minorEastAsia"/>
          <w:w w:val="80"/>
          <w:lang w:eastAsia="zh-CN"/>
        </w:rPr>
      </w:pPr>
      <w:bookmarkStart w:id="0" w:name="Dynamic_RRT:_Fast_Feasible_Path_Planning"/>
      <w:bookmarkEnd w:id="0"/>
      <w:r w:rsidRPr="00927F8F">
        <w:rPr>
          <w:w w:val="80"/>
        </w:rPr>
        <w:t>SC-RRT: Bidirectional Adaptive Superellipsoid Constrained Sampling for Path Planning in Cluttered Obstacle Environments</w:t>
      </w:r>
    </w:p>
    <w:p w14:paraId="00BF8082" w14:textId="77777777" w:rsidR="00851DC5" w:rsidRDefault="00851DC5">
      <w:pPr>
        <w:pStyle w:val="a5"/>
        <w:spacing w:line="235" w:lineRule="auto"/>
        <w:rPr>
          <w:rFonts w:eastAsiaTheme="minorEastAsia"/>
          <w:w w:val="80"/>
          <w:lang w:eastAsia="zh-CN"/>
        </w:rPr>
      </w:pPr>
    </w:p>
    <w:p w14:paraId="34D59D93" w14:textId="77777777" w:rsidR="00851DC5" w:rsidRDefault="00851DC5">
      <w:pPr>
        <w:pStyle w:val="a5"/>
        <w:spacing w:line="235" w:lineRule="auto"/>
        <w:rPr>
          <w:rFonts w:eastAsiaTheme="minorEastAsia"/>
          <w:w w:val="80"/>
          <w:lang w:eastAsia="zh-CN"/>
        </w:rPr>
      </w:pPr>
    </w:p>
    <w:p w14:paraId="744286CD" w14:textId="61BFD041" w:rsidR="00851DC5" w:rsidRPr="00851DC5" w:rsidRDefault="00851DC5">
      <w:pPr>
        <w:pStyle w:val="a5"/>
        <w:spacing w:line="235" w:lineRule="auto"/>
        <w:rPr>
          <w:rFonts w:eastAsiaTheme="minorEastAsia"/>
          <w:color w:val="EE0000"/>
          <w:lang w:eastAsia="zh-CN"/>
        </w:rPr>
      </w:pPr>
      <w:commentRangeStart w:id="1"/>
      <w:commentRangeStart w:id="2"/>
      <w:commentRangeStart w:id="3"/>
      <w:r>
        <w:rPr>
          <w:rFonts w:eastAsiaTheme="minorEastAsia" w:hint="eastAsia"/>
          <w:color w:val="EE0000"/>
          <w:lang w:eastAsia="zh-CN"/>
        </w:rPr>
        <w:t>待定：</w:t>
      </w:r>
      <w:r w:rsidR="000D7B58" w:rsidRPr="000D7B58">
        <w:rPr>
          <w:rFonts w:eastAsiaTheme="minorEastAsia"/>
          <w:color w:val="EE0000"/>
          <w:lang w:eastAsia="zh-CN"/>
        </w:rPr>
        <w:t>基于自适应</w:t>
      </w:r>
      <w:r w:rsidR="00B4474A" w:rsidRPr="000D7B58">
        <w:rPr>
          <w:rFonts w:eastAsiaTheme="minorEastAsia"/>
          <w:color w:val="EE0000"/>
          <w:lang w:eastAsia="zh-CN"/>
        </w:rPr>
        <w:t>双向</w:t>
      </w:r>
      <w:r w:rsidR="000D7B58" w:rsidRPr="000D7B58">
        <w:rPr>
          <w:rFonts w:eastAsiaTheme="minorEastAsia"/>
          <w:color w:val="EE0000"/>
          <w:lang w:eastAsia="zh-CN"/>
        </w:rPr>
        <w:t>超椭球约束采样的</w:t>
      </w:r>
      <w:r w:rsidR="000D7B58" w:rsidRPr="000D7B58">
        <w:rPr>
          <w:rFonts w:eastAsiaTheme="minorEastAsia"/>
          <w:color w:val="EE0000"/>
          <w:lang w:eastAsia="zh-CN"/>
        </w:rPr>
        <w:t>SC-RRT</w:t>
      </w:r>
      <w:r w:rsidR="000D7B58" w:rsidRPr="000D7B58">
        <w:rPr>
          <w:rFonts w:eastAsiaTheme="minorEastAsia"/>
          <w:color w:val="EE0000"/>
          <w:lang w:eastAsia="zh-CN"/>
        </w:rPr>
        <w:t>算法</w:t>
      </w:r>
      <w:commentRangeEnd w:id="1"/>
      <w:r w:rsidR="00426B43" w:rsidRPr="00851DC5">
        <w:rPr>
          <w:rStyle w:val="af0"/>
          <w:rFonts w:eastAsiaTheme="minorEastAsia"/>
          <w:color w:val="EE0000"/>
          <w:sz w:val="32"/>
          <w:szCs w:val="32"/>
          <w:lang w:eastAsia="zh-CN"/>
        </w:rPr>
        <w:commentReference w:id="1"/>
      </w:r>
      <w:commentRangeEnd w:id="2"/>
      <w:r w:rsidR="00426B43" w:rsidRPr="00851DC5">
        <w:rPr>
          <w:rStyle w:val="af0"/>
          <w:rFonts w:eastAsiaTheme="minorEastAsia"/>
          <w:color w:val="EE0000"/>
          <w:sz w:val="32"/>
          <w:szCs w:val="32"/>
          <w:lang w:eastAsia="zh-CN"/>
        </w:rPr>
        <w:commentReference w:id="2"/>
      </w:r>
      <w:commentRangeEnd w:id="3"/>
      <w:r w:rsidR="00426B43" w:rsidRPr="00851DC5">
        <w:rPr>
          <w:rStyle w:val="af0"/>
          <w:rFonts w:eastAsiaTheme="minorEastAsia"/>
          <w:color w:val="EE0000"/>
          <w:sz w:val="32"/>
          <w:szCs w:val="32"/>
          <w:lang w:eastAsia="zh-CN"/>
        </w:rPr>
        <w:commentReference w:id="3"/>
      </w:r>
    </w:p>
    <w:p w14:paraId="13F5D318" w14:textId="77777777" w:rsidR="0076352E" w:rsidRDefault="0076352E">
      <w:pPr>
        <w:pStyle w:val="a3"/>
        <w:spacing w:before="4"/>
        <w:rPr>
          <w:rFonts w:ascii="Arial"/>
          <w:b/>
          <w:sz w:val="29"/>
          <w:lang w:eastAsia="zh-CN"/>
        </w:rPr>
      </w:pPr>
    </w:p>
    <w:p w14:paraId="58B004A7" w14:textId="1B7989E4" w:rsidR="0076352E" w:rsidRPr="00034DCB" w:rsidRDefault="00927F8F">
      <w:pPr>
        <w:pStyle w:val="31"/>
        <w:spacing w:line="244" w:lineRule="auto"/>
        <w:ind w:left="220" w:right="678" w:firstLine="0"/>
        <w:rPr>
          <w:rFonts w:eastAsiaTheme="minorEastAsia"/>
          <w:lang w:eastAsia="zh-CN"/>
        </w:rPr>
      </w:pPr>
      <w:r>
        <w:rPr>
          <w:rFonts w:eastAsiaTheme="minorEastAsia" w:hint="eastAsia"/>
          <w:lang w:eastAsia="zh-CN"/>
        </w:rPr>
        <w:t>Xingyu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r>
        <w:rPr>
          <w:rFonts w:eastAsiaTheme="minorEastAsia" w:hint="eastAsia"/>
          <w:lang w:eastAsia="zh-CN"/>
        </w:rPr>
        <w:t>HongYu Gao</w:t>
      </w:r>
      <w:r>
        <w:rPr>
          <w:vertAlign w:val="superscript"/>
        </w:rPr>
        <w:t>2</w:t>
      </w:r>
      <w:r>
        <w:rPr>
          <w:spacing w:val="19"/>
        </w:rPr>
        <w:t xml:space="preserve"> </w:t>
      </w:r>
      <w:r>
        <w:t>·</w:t>
      </w:r>
      <w:r>
        <w:rPr>
          <w:spacing w:val="19"/>
        </w:rPr>
        <w:t xml:space="preserve"> </w:t>
      </w:r>
      <w:r>
        <w:rPr>
          <w:rFonts w:eastAsiaTheme="minorEastAsia" w:hint="eastAsia"/>
          <w:lang w:eastAsia="zh-CN"/>
        </w:rPr>
        <w:t>JiaLe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r w:rsidR="00034DCB">
        <w:rPr>
          <w:rFonts w:eastAsiaTheme="minorEastAsia" w:hint="eastAsia"/>
          <w:lang w:eastAsia="zh-CN"/>
        </w:rPr>
        <w:t xml:space="preserve">MuChun </w:t>
      </w:r>
      <w:r w:rsidR="00DA2891">
        <w:rPr>
          <w:rFonts w:eastAsiaTheme="minorEastAsia" w:hint="eastAsia"/>
          <w:lang w:eastAsia="zh-CN"/>
        </w:rPr>
        <w:t>p</w:t>
      </w:r>
      <w:r w:rsidR="00034DCB">
        <w:rPr>
          <w:rFonts w:eastAsiaTheme="minorEastAsia" w:hint="eastAsia"/>
          <w:lang w:eastAsia="zh-CN"/>
        </w:rPr>
        <w:t>Fan</w:t>
      </w:r>
      <w:r>
        <w:rPr>
          <w:vertAlign w:val="superscript"/>
        </w:rPr>
        <w:t>1</w:t>
      </w:r>
    </w:p>
    <w:p w14:paraId="73AF58B3" w14:textId="77777777" w:rsidR="0076352E" w:rsidRDefault="0076352E">
      <w:pPr>
        <w:pStyle w:val="a3"/>
        <w:spacing w:before="9"/>
        <w:rPr>
          <w:rFonts w:ascii="Calibri"/>
          <w:b/>
          <w:sz w:val="28"/>
        </w:rPr>
      </w:pPr>
    </w:p>
    <w:p w14:paraId="28EAC9A8" w14:textId="77777777" w:rsidR="0076352E" w:rsidRDefault="00821371">
      <w:pPr>
        <w:spacing w:before="1"/>
        <w:ind w:left="220"/>
        <w:rPr>
          <w:rFonts w:ascii="Arial"/>
          <w:sz w:val="17"/>
        </w:rPr>
      </w:pPr>
      <w:r>
        <w:rPr>
          <w:rFonts w:ascii="Arial"/>
          <w:spacing w:val="-14"/>
          <w:sz w:val="17"/>
        </w:rPr>
        <w:t>Received:</w:t>
      </w:r>
      <w:r>
        <w:rPr>
          <w:rFonts w:ascii="Arial"/>
          <w:spacing w:val="-8"/>
          <w:sz w:val="17"/>
        </w:rPr>
        <w:t xml:space="preserve"> </w:t>
      </w:r>
      <w:r>
        <w:rPr>
          <w:rFonts w:ascii="Arial"/>
          <w:spacing w:val="-14"/>
          <w:sz w:val="17"/>
        </w:rPr>
        <w:t>18</w:t>
      </w:r>
      <w:r>
        <w:rPr>
          <w:rFonts w:ascii="Arial"/>
          <w:spacing w:val="-8"/>
          <w:sz w:val="17"/>
        </w:rPr>
        <w:t xml:space="preserve"> </w:t>
      </w:r>
      <w:r>
        <w:rPr>
          <w:rFonts w:ascii="Arial"/>
          <w:spacing w:val="-14"/>
          <w:sz w:val="17"/>
        </w:rPr>
        <w:t>June</w:t>
      </w:r>
      <w:r>
        <w:rPr>
          <w:rFonts w:ascii="Arial"/>
          <w:spacing w:val="-8"/>
          <w:sz w:val="17"/>
        </w:rPr>
        <w:t xml:space="preserve"> </w:t>
      </w:r>
      <w:r>
        <w:rPr>
          <w:rFonts w:ascii="Arial"/>
          <w:spacing w:val="-14"/>
          <w:sz w:val="17"/>
        </w:rPr>
        <w:t>2022</w:t>
      </w:r>
      <w:r>
        <w:rPr>
          <w:rFonts w:ascii="Arial"/>
          <w:spacing w:val="-8"/>
          <w:sz w:val="17"/>
        </w:rPr>
        <w:t xml:space="preserve"> </w:t>
      </w:r>
      <w:r>
        <w:rPr>
          <w:rFonts w:ascii="Arial"/>
          <w:spacing w:val="-14"/>
          <w:sz w:val="17"/>
        </w:rPr>
        <w:t>/</w:t>
      </w:r>
      <w:r>
        <w:rPr>
          <w:rFonts w:ascii="Arial"/>
          <w:spacing w:val="-7"/>
          <w:sz w:val="17"/>
        </w:rPr>
        <w:t xml:space="preserve"> </w:t>
      </w:r>
      <w:r>
        <w:rPr>
          <w:rFonts w:ascii="Arial"/>
          <w:spacing w:val="-14"/>
          <w:sz w:val="17"/>
        </w:rPr>
        <w:t>Accepted:</w:t>
      </w:r>
      <w:r>
        <w:rPr>
          <w:rFonts w:ascii="Arial"/>
          <w:spacing w:val="-8"/>
          <w:sz w:val="17"/>
        </w:rPr>
        <w:t xml:space="preserve"> </w:t>
      </w:r>
      <w:r>
        <w:rPr>
          <w:rFonts w:ascii="Arial"/>
          <w:spacing w:val="-14"/>
          <w:sz w:val="17"/>
        </w:rPr>
        <w:t>31</w:t>
      </w:r>
      <w:r>
        <w:rPr>
          <w:rFonts w:ascii="Arial"/>
          <w:spacing w:val="-8"/>
          <w:sz w:val="17"/>
        </w:rPr>
        <w:t xml:space="preserve"> </w:t>
      </w:r>
      <w:r>
        <w:rPr>
          <w:rFonts w:ascii="Arial"/>
          <w:spacing w:val="-14"/>
          <w:sz w:val="17"/>
        </w:rPr>
        <w:t>January</w:t>
      </w:r>
      <w:r>
        <w:rPr>
          <w:rFonts w:ascii="Arial"/>
          <w:spacing w:val="-8"/>
          <w:sz w:val="17"/>
        </w:rPr>
        <w:t xml:space="preserve"> </w:t>
      </w:r>
      <w:r>
        <w:rPr>
          <w:rFonts w:ascii="Arial"/>
          <w:spacing w:val="-14"/>
          <w:sz w:val="17"/>
        </w:rPr>
        <w:t>2023</w:t>
      </w:r>
      <w:r>
        <w:rPr>
          <w:rFonts w:ascii="Arial"/>
          <w:spacing w:val="-5"/>
          <w:sz w:val="17"/>
        </w:rPr>
        <w:t xml:space="preserve"> </w:t>
      </w:r>
      <w:r>
        <w:rPr>
          <w:rFonts w:ascii="Arial"/>
          <w:spacing w:val="-14"/>
          <w:sz w:val="17"/>
        </w:rPr>
        <w:t>/</w:t>
      </w:r>
      <w:r>
        <w:rPr>
          <w:rFonts w:ascii="Arial"/>
          <w:spacing w:val="-8"/>
          <w:sz w:val="17"/>
        </w:rPr>
        <w:t xml:space="preserve"> </w:t>
      </w:r>
      <w:r>
        <w:rPr>
          <w:rFonts w:ascii="Arial"/>
          <w:spacing w:val="-14"/>
          <w:sz w:val="17"/>
        </w:rPr>
        <w:t>Published</w:t>
      </w:r>
      <w:r>
        <w:rPr>
          <w:rFonts w:ascii="Arial"/>
          <w:spacing w:val="-7"/>
          <w:sz w:val="17"/>
        </w:rPr>
        <w:t xml:space="preserve"> </w:t>
      </w:r>
      <w:r>
        <w:rPr>
          <w:rFonts w:ascii="Arial"/>
          <w:spacing w:val="-14"/>
          <w:sz w:val="17"/>
        </w:rPr>
        <w:t>online:</w:t>
      </w:r>
      <w:r>
        <w:rPr>
          <w:rFonts w:ascii="Arial"/>
          <w:spacing w:val="-8"/>
          <w:sz w:val="17"/>
        </w:rPr>
        <w:t xml:space="preserve"> </w:t>
      </w:r>
      <w:r>
        <w:rPr>
          <w:rFonts w:ascii="Arial"/>
          <w:spacing w:val="-14"/>
          <w:sz w:val="17"/>
        </w:rPr>
        <w:t>24</w:t>
      </w:r>
      <w:r>
        <w:rPr>
          <w:rFonts w:ascii="Arial"/>
          <w:spacing w:val="-9"/>
          <w:sz w:val="17"/>
        </w:rPr>
        <w:t xml:space="preserve"> </w:t>
      </w:r>
      <w:r>
        <w:rPr>
          <w:rFonts w:ascii="Arial"/>
          <w:spacing w:val="-14"/>
          <w:sz w:val="17"/>
        </w:rPr>
        <w:t>March</w:t>
      </w:r>
      <w:r>
        <w:rPr>
          <w:rFonts w:ascii="Arial"/>
          <w:spacing w:val="-8"/>
          <w:sz w:val="17"/>
        </w:rPr>
        <w:t xml:space="preserve"> </w:t>
      </w:r>
      <w:r>
        <w:rPr>
          <w:rFonts w:ascii="Arial"/>
          <w:spacing w:val="-14"/>
          <w:sz w:val="17"/>
        </w:rPr>
        <w:t>2023</w:t>
      </w:r>
    </w:p>
    <w:p w14:paraId="52470AF8" w14:textId="77777777" w:rsidR="0076352E" w:rsidRDefault="00821371">
      <w:pPr>
        <w:spacing w:before="4"/>
        <w:ind w:left="220"/>
        <w:rPr>
          <w:rFonts w:ascii="Arial" w:hAnsi="Arial"/>
          <w:sz w:val="17"/>
        </w:rPr>
      </w:pPr>
      <w:r>
        <w:rPr>
          <w:rFonts w:ascii="Arial" w:hAnsi="Arial"/>
          <w:spacing w:val="-2"/>
          <w:w w:val="85"/>
          <w:sz w:val="17"/>
        </w:rPr>
        <w:t>©</w:t>
      </w:r>
      <w:r>
        <w:rPr>
          <w:rFonts w:ascii="Arial" w:hAnsi="Arial"/>
          <w:spacing w:val="-6"/>
          <w:w w:val="85"/>
          <w:sz w:val="17"/>
        </w:rPr>
        <w:t xml:space="preserve"> </w:t>
      </w:r>
      <w:r>
        <w:rPr>
          <w:rFonts w:ascii="Arial" w:hAnsi="Arial"/>
          <w:spacing w:val="-2"/>
          <w:w w:val="85"/>
          <w:sz w:val="17"/>
        </w:rPr>
        <w:t>The</w:t>
      </w:r>
      <w:r>
        <w:rPr>
          <w:rFonts w:ascii="Arial" w:hAnsi="Arial"/>
          <w:spacing w:val="-3"/>
          <w:sz w:val="17"/>
        </w:rPr>
        <w:t xml:space="preserve"> </w:t>
      </w:r>
      <w:r>
        <w:rPr>
          <w:rFonts w:ascii="Arial" w:hAnsi="Arial"/>
          <w:spacing w:val="-2"/>
          <w:w w:val="85"/>
          <w:sz w:val="17"/>
        </w:rPr>
        <w:t>Author(s),</w:t>
      </w:r>
      <w:r>
        <w:rPr>
          <w:rFonts w:ascii="Arial" w:hAnsi="Arial"/>
          <w:spacing w:val="-3"/>
          <w:sz w:val="17"/>
        </w:rPr>
        <w:t xml:space="preserve"> </w:t>
      </w:r>
      <w:r>
        <w:rPr>
          <w:rFonts w:ascii="Arial" w:hAnsi="Arial"/>
          <w:spacing w:val="-2"/>
          <w:w w:val="85"/>
          <w:sz w:val="17"/>
        </w:rPr>
        <w:t>under</w:t>
      </w:r>
      <w:r>
        <w:rPr>
          <w:rFonts w:ascii="Arial" w:hAnsi="Arial"/>
          <w:spacing w:val="-3"/>
          <w:sz w:val="17"/>
        </w:rPr>
        <w:t xml:space="preserve"> </w:t>
      </w:r>
      <w:r>
        <w:rPr>
          <w:rFonts w:ascii="Arial" w:hAnsi="Arial"/>
          <w:spacing w:val="-2"/>
          <w:w w:val="85"/>
          <w:sz w:val="17"/>
        </w:rPr>
        <w:t>exclusive</w:t>
      </w:r>
      <w:r>
        <w:rPr>
          <w:rFonts w:ascii="Arial" w:hAnsi="Arial"/>
          <w:spacing w:val="-4"/>
          <w:sz w:val="17"/>
        </w:rPr>
        <w:t xml:space="preserve"> </w:t>
      </w:r>
      <w:r>
        <w:rPr>
          <w:rFonts w:ascii="Arial" w:hAnsi="Arial"/>
          <w:spacing w:val="-2"/>
          <w:w w:val="85"/>
          <w:sz w:val="17"/>
        </w:rPr>
        <w:t>licence</w:t>
      </w:r>
      <w:r>
        <w:rPr>
          <w:rFonts w:ascii="Arial" w:hAnsi="Arial"/>
          <w:spacing w:val="-3"/>
          <w:sz w:val="17"/>
        </w:rPr>
        <w:t xml:space="preserve"> </w:t>
      </w:r>
      <w:r>
        <w:rPr>
          <w:rFonts w:ascii="Arial" w:hAnsi="Arial"/>
          <w:spacing w:val="-2"/>
          <w:w w:val="85"/>
          <w:sz w:val="17"/>
        </w:rPr>
        <w:t>to</w:t>
      </w:r>
      <w:r>
        <w:rPr>
          <w:rFonts w:ascii="Arial" w:hAnsi="Arial"/>
          <w:spacing w:val="-3"/>
          <w:sz w:val="17"/>
        </w:rPr>
        <w:t xml:space="preserve"> </w:t>
      </w:r>
      <w:r>
        <w:rPr>
          <w:rFonts w:ascii="Arial" w:hAnsi="Arial"/>
          <w:spacing w:val="-2"/>
          <w:w w:val="85"/>
          <w:sz w:val="17"/>
        </w:rPr>
        <w:t>Springer</w:t>
      </w:r>
      <w:r>
        <w:rPr>
          <w:rFonts w:ascii="Arial" w:hAnsi="Arial"/>
          <w:spacing w:val="-3"/>
          <w:sz w:val="17"/>
        </w:rPr>
        <w:t xml:space="preserve"> </w:t>
      </w:r>
      <w:r>
        <w:rPr>
          <w:rFonts w:ascii="Arial" w:hAnsi="Arial"/>
          <w:spacing w:val="-2"/>
          <w:w w:val="85"/>
          <w:sz w:val="17"/>
        </w:rPr>
        <w:t>Nature</w:t>
      </w:r>
      <w:r>
        <w:rPr>
          <w:rFonts w:ascii="Arial" w:hAnsi="Arial"/>
          <w:spacing w:val="-4"/>
          <w:sz w:val="17"/>
        </w:rPr>
        <w:t xml:space="preserve"> </w:t>
      </w:r>
      <w:r>
        <w:rPr>
          <w:rFonts w:ascii="Arial" w:hAnsi="Arial"/>
          <w:spacing w:val="-2"/>
          <w:w w:val="85"/>
          <w:sz w:val="17"/>
        </w:rPr>
        <w:t>B.V.</w:t>
      </w:r>
      <w:r>
        <w:rPr>
          <w:rFonts w:ascii="Arial" w:hAnsi="Arial"/>
          <w:spacing w:val="-3"/>
          <w:sz w:val="17"/>
        </w:rPr>
        <w:t xml:space="preserve"> </w:t>
      </w:r>
      <w:r>
        <w:rPr>
          <w:rFonts w:ascii="Arial" w:hAnsi="Arial"/>
          <w:spacing w:val="-4"/>
          <w:w w:val="85"/>
          <w:sz w:val="17"/>
        </w:rPr>
        <w:t>2023</w:t>
      </w:r>
    </w:p>
    <w:p w14:paraId="0A7CBD3D" w14:textId="77777777" w:rsidR="0076352E" w:rsidRDefault="0076352E">
      <w:pPr>
        <w:pStyle w:val="a3"/>
        <w:rPr>
          <w:rFonts w:ascii="Arial"/>
          <w:sz w:val="18"/>
        </w:rPr>
      </w:pPr>
    </w:p>
    <w:p w14:paraId="5D99FCB3" w14:textId="30F307CB" w:rsidR="00B4474A" w:rsidRPr="00E17DA1" w:rsidRDefault="00821371" w:rsidP="00E17DA1">
      <w:pPr>
        <w:pStyle w:val="31"/>
        <w:spacing w:before="156"/>
        <w:ind w:left="220" w:firstLine="0"/>
        <w:rPr>
          <w:rFonts w:eastAsiaTheme="minorEastAsia"/>
          <w:lang w:eastAsia="zh-CN"/>
        </w:rPr>
      </w:pPr>
      <w:bookmarkStart w:id="4" w:name="Abstract"/>
      <w:bookmarkEnd w:id="4"/>
      <w:r>
        <w:rPr>
          <w:spacing w:val="-2"/>
          <w:w w:val="105"/>
          <w:lang w:eastAsia="zh-CN"/>
        </w:rPr>
        <w:t>Abstract</w:t>
      </w:r>
    </w:p>
    <w:p w14:paraId="5F25C077" w14:textId="77777777" w:rsidR="00E14720" w:rsidRDefault="00B4474A" w:rsidP="00E14720">
      <w:pPr>
        <w:pStyle w:val="a3"/>
        <w:spacing w:before="9" w:line="261" w:lineRule="auto"/>
        <w:ind w:left="220" w:right="110" w:firstLine="500"/>
        <w:jc w:val="both"/>
        <w:rPr>
          <w:rFonts w:eastAsiaTheme="minorEastAsia"/>
          <w:sz w:val="22"/>
          <w:szCs w:val="22"/>
          <w:lang w:eastAsia="zh-CN"/>
        </w:rPr>
      </w:pPr>
      <w:bookmarkStart w:id="5" w:name="OLE_LINK4"/>
      <w:r w:rsidRPr="00B4474A">
        <w:rPr>
          <w:rFonts w:eastAsiaTheme="minorEastAsia"/>
          <w:sz w:val="22"/>
          <w:szCs w:val="22"/>
          <w:lang w:eastAsia="zh-CN"/>
        </w:rPr>
        <w:t>本文提出了一种基于自适应双向超椭球体约束采样的</w:t>
      </w:r>
      <w:r w:rsidRPr="00B4474A">
        <w:rPr>
          <w:rFonts w:eastAsiaTheme="minorEastAsia"/>
          <w:sz w:val="22"/>
          <w:szCs w:val="22"/>
          <w:lang w:eastAsia="zh-CN"/>
        </w:rPr>
        <w:t>SC-RRT</w:t>
      </w:r>
      <w:r w:rsidRPr="00B4474A">
        <w:rPr>
          <w:rFonts w:eastAsiaTheme="minorEastAsia"/>
          <w:sz w:val="22"/>
          <w:szCs w:val="22"/>
          <w:lang w:eastAsia="zh-CN"/>
        </w:rPr>
        <w:t>路径规划算法。旨在解决传统算法因全空间均匀采样导致的冗余计算量大、收敛效率低及路径质量不佳等问题，尤其适用于高维度、障碍密集的复杂作业环境。</w:t>
      </w:r>
    </w:p>
    <w:p w14:paraId="78B90BCF" w14:textId="15B915A5" w:rsidR="00E17DA1" w:rsidRDefault="00E17DA1" w:rsidP="00E14720">
      <w:pPr>
        <w:pStyle w:val="a3"/>
        <w:spacing w:before="9" w:line="261" w:lineRule="auto"/>
        <w:ind w:left="220" w:right="110" w:firstLine="500"/>
        <w:jc w:val="both"/>
        <w:rPr>
          <w:rFonts w:eastAsiaTheme="minorEastAsia"/>
          <w:sz w:val="22"/>
          <w:szCs w:val="22"/>
          <w:lang w:eastAsia="zh-CN"/>
        </w:rPr>
      </w:pPr>
      <w:r w:rsidRPr="00F35CF3">
        <w:rPr>
          <w:rFonts w:eastAsiaTheme="minorEastAsia"/>
          <w:sz w:val="22"/>
          <w:szCs w:val="22"/>
          <w:lang w:eastAsia="zh-CN"/>
        </w:rPr>
        <w:t>在双向并行扩展框架的基础上，引入中间</w:t>
      </w:r>
      <w:r>
        <w:rPr>
          <w:rFonts w:eastAsiaTheme="minorEastAsia" w:hint="eastAsia"/>
          <w:sz w:val="22"/>
          <w:szCs w:val="22"/>
          <w:lang w:eastAsia="zh-CN"/>
        </w:rPr>
        <w:t>点</w:t>
      </w:r>
      <w:r w:rsidRPr="00F35CF3">
        <w:rPr>
          <w:rFonts w:eastAsiaTheme="minorEastAsia"/>
          <w:sz w:val="22"/>
          <w:szCs w:val="22"/>
          <w:lang w:eastAsia="zh-CN"/>
        </w:rPr>
        <w:t>引导机制，将全局路径规划过程分解为阶段性子问题</w:t>
      </w:r>
      <w:r w:rsidR="0023461D">
        <w:rPr>
          <w:rFonts w:eastAsiaTheme="minorEastAsia" w:hint="eastAsia"/>
          <w:sz w:val="22"/>
          <w:szCs w:val="22"/>
          <w:lang w:eastAsia="zh-CN"/>
        </w:rPr>
        <w:t>，</w:t>
      </w:r>
      <w:bookmarkStart w:id="6" w:name="OLE_LINK7"/>
      <w:r w:rsidR="00CA2C58">
        <w:rPr>
          <w:rFonts w:eastAsiaTheme="minorEastAsia" w:hint="eastAsia"/>
          <w:sz w:val="22"/>
          <w:szCs w:val="22"/>
          <w:lang w:eastAsia="zh-CN"/>
        </w:rPr>
        <w:t>通过引入</w:t>
      </w:r>
      <w:commentRangeStart w:id="7"/>
      <w:r w:rsidR="00B4474A" w:rsidRPr="00B4474A">
        <w:rPr>
          <w:rFonts w:eastAsiaTheme="minorEastAsia"/>
          <w:sz w:val="22"/>
          <w:szCs w:val="22"/>
          <w:lang w:eastAsia="zh-CN"/>
        </w:rPr>
        <w:t>PID</w:t>
      </w:r>
      <w:r w:rsidR="00B4474A" w:rsidRPr="00B4474A">
        <w:rPr>
          <w:rFonts w:eastAsiaTheme="minorEastAsia"/>
          <w:sz w:val="22"/>
          <w:szCs w:val="22"/>
          <w:lang w:eastAsia="zh-CN"/>
        </w:rPr>
        <w:t>控制</w:t>
      </w:r>
      <w:r w:rsidR="00CA2C58">
        <w:rPr>
          <w:rFonts w:eastAsiaTheme="minorEastAsia" w:hint="eastAsia"/>
          <w:sz w:val="22"/>
          <w:szCs w:val="22"/>
          <w:lang w:eastAsia="zh-CN"/>
        </w:rPr>
        <w:t>机制，对采样分布参数进行在线调节，</w:t>
      </w:r>
      <w:r w:rsidRPr="00F35CF3">
        <w:rPr>
          <w:rFonts w:eastAsiaTheme="minorEastAsia"/>
          <w:sz w:val="22"/>
          <w:szCs w:val="22"/>
          <w:lang w:eastAsia="zh-CN"/>
        </w:rPr>
        <w:t>构建</w:t>
      </w:r>
      <w:r w:rsidR="00405D96">
        <w:rPr>
          <w:rFonts w:eastAsiaTheme="minorEastAsia" w:hint="eastAsia"/>
          <w:sz w:val="22"/>
          <w:szCs w:val="22"/>
          <w:lang w:eastAsia="zh-CN"/>
        </w:rPr>
        <w:t>随</w:t>
      </w:r>
      <w:r w:rsidR="00CA2C58">
        <w:rPr>
          <w:rFonts w:eastAsiaTheme="minorEastAsia" w:hint="eastAsia"/>
          <w:sz w:val="22"/>
          <w:szCs w:val="22"/>
          <w:lang w:eastAsia="zh-CN"/>
        </w:rPr>
        <w:t>搜索状态</w:t>
      </w:r>
      <w:r w:rsidRPr="00F35CF3">
        <w:rPr>
          <w:rFonts w:eastAsiaTheme="minorEastAsia"/>
          <w:sz w:val="22"/>
          <w:szCs w:val="22"/>
          <w:lang w:eastAsia="zh-CN"/>
        </w:rPr>
        <w:t>动态</w:t>
      </w:r>
      <w:r w:rsidR="00CA2C58">
        <w:rPr>
          <w:rFonts w:eastAsiaTheme="minorEastAsia" w:hint="eastAsia"/>
          <w:sz w:val="22"/>
          <w:szCs w:val="22"/>
          <w:lang w:eastAsia="zh-CN"/>
        </w:rPr>
        <w:t>变化的</w:t>
      </w:r>
      <w:r>
        <w:rPr>
          <w:rFonts w:eastAsiaTheme="minorEastAsia" w:hint="eastAsia"/>
          <w:sz w:val="22"/>
          <w:szCs w:val="22"/>
          <w:lang w:eastAsia="zh-CN"/>
        </w:rPr>
        <w:t>知情采样子集</w:t>
      </w:r>
      <w:r w:rsidR="00B4474A" w:rsidRPr="00B4474A">
        <w:rPr>
          <w:rFonts w:eastAsiaTheme="minorEastAsia"/>
          <w:sz w:val="22"/>
          <w:szCs w:val="22"/>
          <w:lang w:eastAsia="zh-CN"/>
        </w:rPr>
        <w:t>，</w:t>
      </w:r>
      <w:r w:rsidR="00CA2C58">
        <w:rPr>
          <w:rFonts w:eastAsiaTheme="minorEastAsia" w:hint="eastAsia"/>
          <w:sz w:val="22"/>
          <w:szCs w:val="22"/>
          <w:lang w:eastAsia="zh-CN"/>
        </w:rPr>
        <w:t>使采样密度在</w:t>
      </w:r>
      <w:r w:rsidR="00B4474A" w:rsidRPr="00B4474A">
        <w:rPr>
          <w:rFonts w:eastAsiaTheme="minorEastAsia"/>
          <w:sz w:val="22"/>
          <w:szCs w:val="22"/>
          <w:lang w:eastAsia="zh-CN"/>
        </w:rPr>
        <w:t>全局探索与局部</w:t>
      </w:r>
      <w:r w:rsidR="00CA2C58">
        <w:rPr>
          <w:rFonts w:eastAsiaTheme="minorEastAsia" w:hint="eastAsia"/>
          <w:sz w:val="22"/>
          <w:szCs w:val="22"/>
          <w:lang w:eastAsia="zh-CN"/>
        </w:rPr>
        <w:t>约束区域间自适应分配</w:t>
      </w:r>
      <w:r w:rsidR="00B4474A" w:rsidRPr="00B4474A">
        <w:rPr>
          <w:rFonts w:eastAsiaTheme="minorEastAsia"/>
          <w:sz w:val="22"/>
          <w:szCs w:val="22"/>
          <w:lang w:eastAsia="zh-CN"/>
        </w:rPr>
        <w:t>，</w:t>
      </w:r>
      <w:r w:rsidR="00405D96">
        <w:rPr>
          <w:rFonts w:eastAsiaTheme="minorEastAsia" w:hint="eastAsia"/>
          <w:sz w:val="22"/>
          <w:szCs w:val="22"/>
          <w:lang w:eastAsia="zh-CN"/>
        </w:rPr>
        <w:t>从而对双树扩展方向及步长进行调控</w:t>
      </w:r>
      <w:r w:rsidR="00405D96" w:rsidRPr="00405D96">
        <w:rPr>
          <w:rFonts w:eastAsiaTheme="minorEastAsia"/>
          <w:sz w:val="22"/>
          <w:szCs w:val="22"/>
          <w:lang w:eastAsia="zh-CN"/>
        </w:rPr>
        <w:t>，减少无效扩展并维持搜索过程的可行性与连续性</w:t>
      </w:r>
      <w:r w:rsidR="00B4474A" w:rsidRPr="00B4474A">
        <w:rPr>
          <w:rFonts w:eastAsiaTheme="minorEastAsia"/>
          <w:sz w:val="22"/>
          <w:szCs w:val="22"/>
          <w:lang w:eastAsia="zh-CN"/>
        </w:rPr>
        <w:t>。</w:t>
      </w:r>
      <w:bookmarkEnd w:id="6"/>
      <w:commentRangeEnd w:id="7"/>
      <w:r w:rsidR="005C6027">
        <w:rPr>
          <w:rStyle w:val="af0"/>
          <w:rFonts w:eastAsiaTheme="minorEastAsia" w:hint="eastAsia"/>
          <w:sz w:val="22"/>
          <w:szCs w:val="22"/>
          <w:lang w:eastAsia="zh-CN"/>
        </w:rPr>
        <w:commentReference w:id="7"/>
      </w:r>
      <w:r w:rsidR="00405D96">
        <w:rPr>
          <w:rFonts w:eastAsiaTheme="minorEastAsia" w:hint="eastAsia"/>
          <w:sz w:val="22"/>
          <w:szCs w:val="22"/>
          <w:lang w:eastAsia="zh-CN"/>
        </w:rPr>
        <w:t>结合</w:t>
      </w:r>
      <w:commentRangeStart w:id="8"/>
      <w:r w:rsidR="00B4474A" w:rsidRPr="00B4474A">
        <w:rPr>
          <w:rFonts w:eastAsiaTheme="minorEastAsia"/>
          <w:sz w:val="22"/>
          <w:szCs w:val="22"/>
          <w:lang w:eastAsia="zh-CN"/>
        </w:rPr>
        <w:t>非对称超椭球体约束策略</w:t>
      </w:r>
      <w:r w:rsidR="00405D96">
        <w:rPr>
          <w:rFonts w:eastAsiaTheme="minorEastAsia" w:hint="eastAsia"/>
          <w:sz w:val="22"/>
          <w:szCs w:val="22"/>
          <w:lang w:eastAsia="zh-CN"/>
        </w:rPr>
        <w:t>对采样空间进行方向性压缩与扩展，</w:t>
      </w:r>
      <w:r w:rsidR="00405D96" w:rsidRPr="00405D96">
        <w:rPr>
          <w:rFonts w:eastAsiaTheme="minorEastAsia"/>
          <w:sz w:val="22"/>
          <w:szCs w:val="22"/>
          <w:lang w:eastAsia="zh-CN"/>
        </w:rPr>
        <w:t>以增强搜索在潜在可行通道方向上的分辨能力；</w:t>
      </w:r>
      <w:r w:rsidR="00405D96">
        <w:rPr>
          <w:rFonts w:eastAsiaTheme="minorEastAsia" w:hint="eastAsia"/>
          <w:sz w:val="22"/>
          <w:szCs w:val="22"/>
          <w:lang w:eastAsia="zh-CN"/>
        </w:rPr>
        <w:t>同时引入</w:t>
      </w:r>
      <w:r w:rsidR="00B4474A" w:rsidRPr="00B4474A">
        <w:rPr>
          <w:rFonts w:eastAsiaTheme="minorEastAsia"/>
          <w:sz w:val="22"/>
          <w:szCs w:val="22"/>
          <w:lang w:eastAsia="zh-CN"/>
        </w:rPr>
        <w:t>三维帕累托支配节点选择机制，</w:t>
      </w:r>
      <w:r w:rsidR="00954436" w:rsidRPr="00954436">
        <w:rPr>
          <w:rFonts w:eastAsiaTheme="minorEastAsia"/>
          <w:sz w:val="22"/>
          <w:szCs w:val="22"/>
          <w:lang w:eastAsia="zh-CN"/>
        </w:rPr>
        <w:t>在节点扩展过程中综合考虑探索效率、路径代价及路径曲折度等多目标约束，实现多性能指标下的协同优化，从而引导搜索树向低代价、低曲率的可行路径区域持续收敛。</w:t>
      </w:r>
      <w:commentRangeEnd w:id="8"/>
      <w:r w:rsidR="005C6027">
        <w:rPr>
          <w:rStyle w:val="af0"/>
          <w:rFonts w:eastAsiaTheme="minorEastAsia"/>
          <w:sz w:val="22"/>
          <w:szCs w:val="22"/>
          <w:lang w:eastAsia="zh-CN"/>
        </w:rPr>
        <w:commentReference w:id="8"/>
      </w:r>
    </w:p>
    <w:p w14:paraId="6BED55A4" w14:textId="4EF36F98" w:rsidR="00365D63" w:rsidRPr="00911DD9" w:rsidRDefault="00B4474A" w:rsidP="00911DD9">
      <w:pPr>
        <w:pStyle w:val="a3"/>
        <w:spacing w:before="9" w:line="261" w:lineRule="auto"/>
        <w:ind w:left="220" w:right="110" w:firstLine="500"/>
        <w:jc w:val="both"/>
        <w:rPr>
          <w:rFonts w:eastAsiaTheme="minorEastAsia" w:hint="eastAsia"/>
          <w:sz w:val="22"/>
          <w:szCs w:val="22"/>
          <w:lang w:eastAsia="zh-CN"/>
        </w:rPr>
      </w:pPr>
      <w:r w:rsidRPr="00B4474A">
        <w:rPr>
          <w:rFonts w:eastAsiaTheme="minorEastAsia"/>
          <w:sz w:val="22"/>
          <w:szCs w:val="22"/>
          <w:lang w:eastAsia="zh-CN"/>
        </w:rPr>
        <w:t>仿真实验</w:t>
      </w:r>
      <w:r w:rsidR="004F1626">
        <w:rPr>
          <w:rFonts w:eastAsiaTheme="minorEastAsia" w:hint="eastAsia"/>
          <w:sz w:val="22"/>
          <w:szCs w:val="22"/>
          <w:lang w:eastAsia="zh-CN"/>
        </w:rPr>
        <w:t>结果表明</w:t>
      </w:r>
      <w:r w:rsidR="00E14720" w:rsidRPr="00E17DA1">
        <w:rPr>
          <w:rFonts w:eastAsiaTheme="minorEastAsia"/>
          <w:sz w:val="22"/>
          <w:szCs w:val="22"/>
          <w:lang w:eastAsia="zh-CN"/>
        </w:rPr>
        <w:t>，</w:t>
      </w:r>
      <w:r w:rsidR="00954436" w:rsidRPr="00954436">
        <w:rPr>
          <w:rFonts w:eastAsiaTheme="minorEastAsia"/>
          <w:sz w:val="22"/>
          <w:szCs w:val="22"/>
          <w:lang w:eastAsia="zh-CN"/>
        </w:rPr>
        <w:t>在不同障碍密度及空间维度的测试场景中，</w:t>
      </w:r>
      <w:r w:rsidR="00954436">
        <w:rPr>
          <w:rFonts w:eastAsiaTheme="minorEastAsia" w:hint="eastAsia"/>
          <w:sz w:val="22"/>
          <w:szCs w:val="22"/>
          <w:lang w:eastAsia="zh-CN"/>
        </w:rPr>
        <w:t>与</w:t>
      </w:r>
      <w:r w:rsidR="008E7FD6">
        <w:rPr>
          <w:rFonts w:eastAsiaTheme="minorEastAsia" w:hint="eastAsia"/>
          <w:sz w:val="22"/>
          <w:szCs w:val="22"/>
          <w:lang w:eastAsia="zh-CN"/>
        </w:rPr>
        <w:t>Dynamic-RRT</w:t>
      </w:r>
      <w:r w:rsidR="008E7FD6">
        <w:rPr>
          <w:rFonts w:eastAsiaTheme="minorEastAsia" w:hint="eastAsia"/>
          <w:sz w:val="22"/>
          <w:szCs w:val="22"/>
          <w:lang w:eastAsia="zh-CN"/>
        </w:rPr>
        <w:t>算法</w:t>
      </w:r>
      <w:r w:rsidR="00954436">
        <w:rPr>
          <w:rFonts w:eastAsiaTheme="minorEastAsia" w:hint="eastAsia"/>
          <w:sz w:val="22"/>
          <w:szCs w:val="22"/>
          <w:lang w:eastAsia="zh-CN"/>
        </w:rPr>
        <w:t>相比</w:t>
      </w:r>
      <w:r w:rsidR="008E7FD6" w:rsidRPr="00E17DA1">
        <w:rPr>
          <w:rFonts w:eastAsiaTheme="minorEastAsia"/>
          <w:sz w:val="22"/>
          <w:szCs w:val="22"/>
          <w:lang w:eastAsia="zh-CN"/>
        </w:rPr>
        <w:t>，</w:t>
      </w:r>
      <w:r w:rsidR="00954436">
        <w:rPr>
          <w:rFonts w:eastAsiaTheme="minorEastAsia" w:hint="eastAsia"/>
          <w:sz w:val="22"/>
          <w:szCs w:val="22"/>
          <w:lang w:eastAsia="zh-CN"/>
        </w:rPr>
        <w:t>SC-RRT</w:t>
      </w:r>
      <w:r w:rsidR="00954436">
        <w:rPr>
          <w:rFonts w:eastAsiaTheme="minorEastAsia" w:hint="eastAsia"/>
          <w:sz w:val="22"/>
          <w:szCs w:val="22"/>
          <w:lang w:eastAsia="zh-CN"/>
        </w:rPr>
        <w:t>算法</w:t>
      </w:r>
      <w:r w:rsidR="008E7FD6">
        <w:rPr>
          <w:rFonts w:eastAsiaTheme="minorEastAsia" w:hint="eastAsia"/>
          <w:sz w:val="22"/>
          <w:szCs w:val="22"/>
          <w:lang w:eastAsia="zh-CN"/>
        </w:rPr>
        <w:t>在相同</w:t>
      </w:r>
      <w:r w:rsidR="00954436">
        <w:rPr>
          <w:rFonts w:eastAsiaTheme="minorEastAsia" w:hint="eastAsia"/>
          <w:sz w:val="22"/>
          <w:szCs w:val="22"/>
          <w:lang w:eastAsia="zh-CN"/>
        </w:rPr>
        <w:t>计算</w:t>
      </w:r>
      <w:r w:rsidR="008E7FD6">
        <w:rPr>
          <w:rFonts w:eastAsiaTheme="minorEastAsia" w:hint="eastAsia"/>
          <w:sz w:val="22"/>
          <w:szCs w:val="22"/>
          <w:lang w:eastAsia="zh-CN"/>
        </w:rPr>
        <w:t>时间</w:t>
      </w:r>
      <w:r w:rsidR="00954436">
        <w:rPr>
          <w:rFonts w:eastAsiaTheme="minorEastAsia" w:hint="eastAsia"/>
          <w:sz w:val="22"/>
          <w:szCs w:val="22"/>
          <w:lang w:eastAsia="zh-CN"/>
        </w:rPr>
        <w:t>约束</w:t>
      </w:r>
      <w:r w:rsidR="008E7FD6">
        <w:rPr>
          <w:rFonts w:eastAsiaTheme="minorEastAsia" w:hint="eastAsia"/>
          <w:sz w:val="22"/>
          <w:szCs w:val="22"/>
          <w:lang w:eastAsia="zh-CN"/>
        </w:rPr>
        <w:t>下</w:t>
      </w:r>
      <w:r w:rsidR="00954436">
        <w:rPr>
          <w:rFonts w:eastAsiaTheme="minorEastAsia" w:hint="eastAsia"/>
          <w:sz w:val="22"/>
          <w:szCs w:val="22"/>
          <w:lang w:eastAsia="zh-CN"/>
        </w:rPr>
        <w:t>，平均</w:t>
      </w:r>
      <w:r w:rsidR="008E7FD6">
        <w:rPr>
          <w:rFonts w:eastAsiaTheme="minorEastAsia" w:hint="eastAsia"/>
          <w:sz w:val="22"/>
          <w:szCs w:val="22"/>
          <w:lang w:eastAsia="zh-CN"/>
        </w:rPr>
        <w:t>路径节点</w:t>
      </w:r>
      <w:r w:rsidR="00954436">
        <w:rPr>
          <w:rFonts w:eastAsiaTheme="minorEastAsia" w:hint="eastAsia"/>
          <w:sz w:val="22"/>
          <w:szCs w:val="22"/>
          <w:lang w:eastAsia="zh-CN"/>
        </w:rPr>
        <w:t>数量</w:t>
      </w:r>
      <w:r w:rsidR="008E7FD6">
        <w:rPr>
          <w:rFonts w:eastAsiaTheme="minorEastAsia" w:hint="eastAsia"/>
          <w:sz w:val="22"/>
          <w:szCs w:val="22"/>
          <w:lang w:eastAsia="zh-CN"/>
        </w:rPr>
        <w:t>减少</w:t>
      </w:r>
      <w:r w:rsidR="00954436">
        <w:rPr>
          <w:rFonts w:eastAsiaTheme="minorEastAsia" w:hint="eastAsia"/>
          <w:sz w:val="22"/>
          <w:szCs w:val="22"/>
          <w:lang w:eastAsia="zh-CN"/>
        </w:rPr>
        <w:t>约</w:t>
      </w:r>
      <w:bookmarkStart w:id="9" w:name="OLE_LINK8"/>
      <w:r w:rsidR="008E7FD6">
        <w:rPr>
          <w:rFonts w:eastAsiaTheme="minorEastAsia" w:hint="eastAsia"/>
          <w:sz w:val="22"/>
          <w:szCs w:val="22"/>
          <w:lang w:eastAsia="zh-CN"/>
        </w:rPr>
        <w:t>3</w:t>
      </w:r>
      <w:r w:rsidR="00954436">
        <w:rPr>
          <w:rFonts w:eastAsiaTheme="minorEastAsia" w:hint="eastAsia"/>
          <w:sz w:val="22"/>
          <w:szCs w:val="22"/>
          <w:lang w:eastAsia="zh-CN"/>
        </w:rPr>
        <w:t>5</w:t>
      </w:r>
      <w:r w:rsidR="00954436">
        <w:rPr>
          <w:rFonts w:eastAsiaTheme="minorEastAsia" w:hint="eastAsia"/>
          <w:sz w:val="22"/>
          <w:szCs w:val="22"/>
          <w:lang w:eastAsia="zh-CN"/>
        </w:rPr>
        <w:t>%~</w:t>
      </w:r>
      <w:r w:rsidR="00954436">
        <w:rPr>
          <w:rFonts w:eastAsiaTheme="minorEastAsia" w:hint="eastAsia"/>
          <w:sz w:val="22"/>
          <w:szCs w:val="22"/>
          <w:lang w:eastAsia="zh-CN"/>
        </w:rPr>
        <w:t>40</w:t>
      </w:r>
      <w:r w:rsidR="008E7FD6">
        <w:rPr>
          <w:rFonts w:eastAsiaTheme="minorEastAsia" w:hint="eastAsia"/>
          <w:sz w:val="22"/>
          <w:szCs w:val="22"/>
          <w:lang w:eastAsia="zh-CN"/>
        </w:rPr>
        <w:t>%</w:t>
      </w:r>
      <w:bookmarkEnd w:id="9"/>
      <w:r w:rsidR="008E7FD6">
        <w:rPr>
          <w:rFonts w:eastAsiaTheme="minorEastAsia" w:hint="eastAsia"/>
          <w:sz w:val="22"/>
          <w:szCs w:val="22"/>
          <w:lang w:eastAsia="zh-CN"/>
        </w:rPr>
        <w:t>，路径长度</w:t>
      </w:r>
      <w:r w:rsidR="00954436">
        <w:rPr>
          <w:rFonts w:eastAsiaTheme="minorEastAsia" w:hint="eastAsia"/>
          <w:sz w:val="22"/>
          <w:szCs w:val="22"/>
          <w:lang w:eastAsia="zh-CN"/>
        </w:rPr>
        <w:t>降低</w:t>
      </w:r>
      <w:r w:rsidR="00954436">
        <w:rPr>
          <w:rFonts w:eastAsiaTheme="minorEastAsia" w:hint="eastAsia"/>
          <w:sz w:val="22"/>
          <w:szCs w:val="22"/>
          <w:lang w:eastAsia="zh-CN"/>
        </w:rPr>
        <w:t>1</w:t>
      </w:r>
      <w:r w:rsidR="00954436">
        <w:rPr>
          <w:rFonts w:eastAsiaTheme="minorEastAsia" w:hint="eastAsia"/>
          <w:sz w:val="22"/>
          <w:szCs w:val="22"/>
          <w:lang w:eastAsia="zh-CN"/>
        </w:rPr>
        <w:t>5%~</w:t>
      </w:r>
      <w:r w:rsidR="00954436">
        <w:rPr>
          <w:rFonts w:eastAsiaTheme="minorEastAsia" w:hint="eastAsia"/>
          <w:sz w:val="22"/>
          <w:szCs w:val="22"/>
          <w:lang w:eastAsia="zh-CN"/>
        </w:rPr>
        <w:t>2</w:t>
      </w:r>
      <w:r w:rsidR="00954436">
        <w:rPr>
          <w:rFonts w:eastAsiaTheme="minorEastAsia" w:hint="eastAsia"/>
          <w:sz w:val="22"/>
          <w:szCs w:val="22"/>
          <w:lang w:eastAsia="zh-CN"/>
        </w:rPr>
        <w:t>0%</w:t>
      </w:r>
      <w:r w:rsidR="008E7FD6">
        <w:rPr>
          <w:rFonts w:eastAsiaTheme="minorEastAsia" w:hint="eastAsia"/>
          <w:sz w:val="22"/>
          <w:szCs w:val="22"/>
          <w:lang w:eastAsia="zh-CN"/>
        </w:rPr>
        <w:t>，</w:t>
      </w:r>
      <w:r w:rsidR="005C6027" w:rsidRPr="005C6027">
        <w:rPr>
          <w:rFonts w:eastAsiaTheme="minorEastAsia"/>
          <w:sz w:val="22"/>
          <w:szCs w:val="22"/>
          <w:lang w:eastAsia="zh-CN"/>
        </w:rPr>
        <w:t>且生成路径在连续性与平滑性方面表现更优。结果表明，该算法在复杂障碍环境中能够在保持搜索完整性的同时有效抑制无效探索，使搜索树具备更稳定的扩展行为与更强的环境适应能力。</w:t>
      </w:r>
      <w:bookmarkEnd w:id="5"/>
    </w:p>
    <w:p w14:paraId="5A9A4161" w14:textId="77777777" w:rsidR="00FC59AE" w:rsidRPr="00FC59AE" w:rsidRDefault="00FC59AE" w:rsidP="00FC59AE">
      <w:pPr>
        <w:pStyle w:val="a3"/>
        <w:ind w:firstLineChars="200" w:firstLine="420"/>
        <w:rPr>
          <w:rFonts w:eastAsiaTheme="minorEastAsia"/>
          <w:sz w:val="21"/>
          <w:lang w:eastAsia="zh-CN"/>
        </w:rPr>
      </w:pPr>
      <w:r w:rsidRPr="00FC59AE">
        <w:rPr>
          <w:rFonts w:eastAsiaTheme="minorEastAsia"/>
          <w:sz w:val="21"/>
          <w:lang w:eastAsia="zh-CN"/>
        </w:rPr>
        <w:t>This paper proposes an SC-RRT path planning algorithm based on adaptive bidirectional hyper-ellipsoidal constrained sampling, aiming to address the limitations of conventional RRT-based methods caused by uniform sampling over the entire search space, including excessive redundant computation, low convergence efficiency, and suboptimal path quality. The proposed approach is particularly suitable for high-dimensional and obstacle-dense complex operational environments.</w:t>
      </w:r>
    </w:p>
    <w:p w14:paraId="6ACAFEBA" w14:textId="77777777" w:rsidR="00FC59AE" w:rsidRPr="00FC59AE" w:rsidRDefault="00FC59AE" w:rsidP="00FC59AE">
      <w:pPr>
        <w:pStyle w:val="a3"/>
        <w:ind w:firstLineChars="200" w:firstLine="420"/>
        <w:rPr>
          <w:rFonts w:eastAsiaTheme="minorEastAsia"/>
          <w:sz w:val="21"/>
          <w:lang w:eastAsia="zh-CN"/>
        </w:rPr>
      </w:pPr>
      <w:r w:rsidRPr="00FC59AE">
        <w:rPr>
          <w:rFonts w:eastAsiaTheme="minorEastAsia"/>
          <w:sz w:val="21"/>
          <w:lang w:eastAsia="zh-CN"/>
        </w:rPr>
        <w:t>Within a bidirectional parallel tree expansion framework, an intermediate waypoint–guided strategy is introduced to decompose the global path planning process into a sequence of stage-wise subproblems. By incorporating a PID control mechanism, the sampling distribution parameters are adjusted online, enabling the construction of a knowledge-informed sampling subset that dynamically evolves with the search state. This allows the sampling density to be adaptively allocated between global exploration and locally constrained regions, thereby regulating the expansion direction and step size of the bidirectional trees, reducing ineffective expansions while maintaining the feasibility and continuity of the search process. Furthermore, a non-symmetric hyper-ellipsoidal constraint strategy is employed to perform directional compression and expansion of the sampling space, enhancing the resolution of the search toward potential feasible corridors. Meanwhile, a three-dimensional Pareto-dominance–based node selection mechanism is introduced to jointly consider exploration efficiency, path cost, and path tortuosity during node expansion, achieving multi-objective coordinated optimization and guiding the search trees to continuously converge toward feasible path regions with low cost and low curvature.</w:t>
      </w:r>
    </w:p>
    <w:p w14:paraId="40A6DAFE" w14:textId="69875351" w:rsidR="00E17DA1" w:rsidRDefault="00FC59AE" w:rsidP="00FC59AE">
      <w:pPr>
        <w:pStyle w:val="a3"/>
        <w:ind w:firstLineChars="200" w:firstLine="420"/>
        <w:rPr>
          <w:rFonts w:eastAsiaTheme="minorEastAsia" w:hint="eastAsia"/>
          <w:sz w:val="21"/>
          <w:lang w:eastAsia="zh-CN"/>
        </w:rPr>
      </w:pPr>
      <w:r w:rsidRPr="00FC59AE">
        <w:rPr>
          <w:rFonts w:eastAsiaTheme="minorEastAsia"/>
          <w:sz w:val="21"/>
          <w:lang w:eastAsia="zh-CN"/>
        </w:rPr>
        <w:t xml:space="preserve">Simulation results demonstrate that, under different obstacle densities and spatial dimensionalities, compared with </w:t>
      </w:r>
      <w:r w:rsidRPr="00FC59AE">
        <w:rPr>
          <w:rFonts w:eastAsiaTheme="minorEastAsia"/>
          <w:sz w:val="21"/>
          <w:lang w:eastAsia="zh-CN"/>
        </w:rPr>
        <w:lastRenderedPageBreak/>
        <w:t>the Dynamic-RRT algorithm, the proposed SC-RRT algorithm reduces the average number of path nodes by approximately 35%–40% and shortens the path length by 15%–20% under identical computational time constraints, while generating paths with improved continuity and smoothness. The results indicate that the proposed method effectively suppresses ineffective exploration while preserving search completeness in complex obstacle environments, leading to more stable tree expansion behavior and enhanced adaptability to diverse environmental conditions</w:t>
      </w:r>
      <w:r w:rsidR="00E17DA1" w:rsidRPr="00E17DA1">
        <w:rPr>
          <w:rFonts w:eastAsiaTheme="minorEastAsia"/>
          <w:sz w:val="21"/>
          <w:lang w:eastAsia="zh-CN"/>
        </w:rPr>
        <w:t>.</w:t>
      </w:r>
    </w:p>
    <w:p w14:paraId="22A41D31" w14:textId="77777777" w:rsidR="00E17DA1" w:rsidRPr="00365D63" w:rsidRDefault="00E17DA1">
      <w:pPr>
        <w:pStyle w:val="a3"/>
        <w:rPr>
          <w:rFonts w:eastAsiaTheme="minorEastAsia"/>
          <w:sz w:val="21"/>
          <w:lang w:eastAsia="zh-CN"/>
        </w:rPr>
      </w:pPr>
    </w:p>
    <w:p w14:paraId="72F8C716" w14:textId="23634514" w:rsidR="00F35CF3" w:rsidRPr="00F35CF3" w:rsidRDefault="00821371" w:rsidP="00F35CF3">
      <w:pPr>
        <w:pStyle w:val="a3"/>
        <w:spacing w:line="261" w:lineRule="auto"/>
        <w:ind w:left="220"/>
        <w:rPr>
          <w:spacing w:val="-2"/>
          <w:lang w:eastAsia="zh-CN"/>
        </w:rPr>
      </w:pPr>
      <w:r>
        <w:rPr>
          <w:rFonts w:ascii="Arial" w:hAnsi="Arial"/>
          <w:b/>
          <w:spacing w:val="-2"/>
          <w:lang w:eastAsia="zh-CN"/>
        </w:rPr>
        <w:t>Keywords</w:t>
      </w:r>
      <w:r w:rsidR="00F35CF3">
        <w:rPr>
          <w:rFonts w:ascii="宋体" w:eastAsia="宋体" w:hAnsi="宋体" w:cs="宋体" w:hint="eastAsia"/>
          <w:b/>
          <w:spacing w:val="-2"/>
          <w:lang w:eastAsia="zh-CN"/>
        </w:rPr>
        <w:t>：</w:t>
      </w:r>
      <w:r w:rsidR="00F35CF3">
        <w:rPr>
          <w:rFonts w:eastAsiaTheme="minorEastAsia" w:hint="eastAsia"/>
          <w:spacing w:val="-2"/>
          <w:lang w:eastAsia="zh-CN"/>
        </w:rPr>
        <w:t xml:space="preserve"> </w:t>
      </w:r>
      <w:r w:rsidR="00F35CF3" w:rsidRPr="00F35CF3">
        <w:rPr>
          <w:rFonts w:ascii="宋体" w:eastAsia="宋体" w:hAnsi="宋体" w:cs="宋体" w:hint="eastAsia"/>
          <w:spacing w:val="-2"/>
          <w:lang w:eastAsia="zh-CN"/>
        </w:rPr>
        <w:t>快速扩展随机树（</w:t>
      </w:r>
      <w:r w:rsidR="00F35CF3" w:rsidRPr="00F35CF3">
        <w:rPr>
          <w:spacing w:val="-2"/>
          <w:lang w:eastAsia="zh-CN"/>
        </w:rPr>
        <w:t>RRT</w:t>
      </w:r>
      <w:r w:rsidR="00F35CF3" w:rsidRPr="00F35CF3">
        <w:rPr>
          <w:rFonts w:ascii="宋体" w:eastAsia="宋体" w:hAnsi="宋体" w:cs="宋体" w:hint="eastAsia"/>
          <w:spacing w:val="-2"/>
          <w:lang w:eastAsia="zh-CN"/>
        </w:rPr>
        <w:t>）、知情采样、双向规划、帕累托支配、路径规划、自适应控制</w:t>
      </w:r>
    </w:p>
    <w:p w14:paraId="2831DCA0" w14:textId="77777777" w:rsidR="00491CA9" w:rsidRPr="00491CA9" w:rsidRDefault="00491CA9">
      <w:pPr>
        <w:rPr>
          <w:rFonts w:eastAsiaTheme="minorEastAsia"/>
          <w:sz w:val="19"/>
          <w:lang w:eastAsia="zh-CN"/>
        </w:rPr>
        <w:sectPr w:rsidR="00491CA9" w:rsidRPr="00491CA9" w:rsidSect="00927F8F">
          <w:footerReference w:type="even" r:id="rId14"/>
          <w:footerReference w:type="default" r:id="rId15"/>
          <w:type w:val="continuous"/>
          <w:pgSz w:w="11910" w:h="15820"/>
          <w:pgMar w:top="540" w:right="900" w:bottom="1120" w:left="800" w:header="0" w:footer="939" w:gutter="0"/>
          <w:pgNumType w:start="1"/>
          <w:cols w:space="708"/>
        </w:sectPr>
      </w:pPr>
    </w:p>
    <w:p w14:paraId="4E5184B5" w14:textId="02CA4272" w:rsidR="000C09B1" w:rsidRPr="00D9506C" w:rsidRDefault="00821371" w:rsidP="00D9506C">
      <w:pPr>
        <w:pStyle w:val="11"/>
        <w:numPr>
          <w:ilvl w:val="0"/>
          <w:numId w:val="5"/>
        </w:numPr>
        <w:tabs>
          <w:tab w:val="left" w:pos="474"/>
        </w:tabs>
        <w:spacing w:before="109"/>
      </w:pPr>
      <w:bookmarkStart w:id="10" w:name="1_Introduction"/>
      <w:bookmarkEnd w:id="10"/>
      <w:r>
        <w:rPr>
          <w:spacing w:val="-2"/>
          <w:w w:val="110"/>
        </w:rPr>
        <w:t>Introduction</w:t>
      </w:r>
    </w:p>
    <w:p w14:paraId="4A442872" w14:textId="32CCC52F" w:rsidR="0076352E" w:rsidRDefault="007D3782" w:rsidP="00486444">
      <w:pPr>
        <w:spacing w:line="262" w:lineRule="auto"/>
        <w:ind w:firstLineChars="200" w:firstLine="440"/>
        <w:jc w:val="both"/>
        <w:rPr>
          <w:rFonts w:eastAsiaTheme="minorEastAsia"/>
          <w:lang w:eastAsia="zh-CN"/>
        </w:rPr>
      </w:pPr>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w:t>
      </w:r>
      <w:r w:rsidR="00D9506C" w:rsidRPr="000C09B1">
        <w:rPr>
          <w:rFonts w:eastAsiaTheme="minorEastAsia"/>
          <w:lang w:eastAsia="zh-CN"/>
        </w:rPr>
        <w:t>在动态环境下，随机分布的障碍物及系统不确定性进一步加剧了规划难度，使得同时实现快速收敛与高质量路径成为当前研究中的关键挑战</w:t>
      </w:r>
      <w:r w:rsidR="00D9506C" w:rsidRPr="000C09B1">
        <w:rPr>
          <w:rFonts w:eastAsiaTheme="minorEastAsia"/>
          <w:lang w:eastAsia="zh-CN"/>
        </w:rPr>
        <w:t>[</w:t>
      </w:r>
      <w:r w:rsidR="00D9506C">
        <w:rPr>
          <w:rFonts w:eastAsiaTheme="minorEastAsia" w:hint="eastAsia"/>
          <w:lang w:eastAsia="zh-CN"/>
        </w:rPr>
        <w:t>10</w:t>
      </w:r>
      <w:r w:rsidR="00D9506C" w:rsidRPr="000C09B1">
        <w:rPr>
          <w:rFonts w:eastAsiaTheme="minorEastAsia"/>
          <w:lang w:eastAsia="zh-CN"/>
        </w:rPr>
        <w:t>–12]</w:t>
      </w:r>
      <w:r w:rsidR="00D9506C" w:rsidRPr="000C09B1">
        <w:rPr>
          <w:rFonts w:eastAsiaTheme="minorEastAsia"/>
          <w:lang w:eastAsia="zh-CN"/>
        </w:rPr>
        <w:t>。</w:t>
      </w:r>
    </w:p>
    <w:p w14:paraId="47DFC4BC" w14:textId="57B4C980" w:rsidR="00E4440F" w:rsidRDefault="00E4440F" w:rsidP="00486444">
      <w:pPr>
        <w:spacing w:line="262" w:lineRule="auto"/>
        <w:ind w:firstLineChars="200" w:firstLine="440"/>
        <w:jc w:val="both"/>
        <w:rPr>
          <w:rFonts w:eastAsiaTheme="minorEastAsia"/>
          <w:lang w:eastAsia="zh-CN"/>
        </w:rPr>
      </w:pPr>
      <w:r w:rsidRPr="00E4440F">
        <w:rPr>
          <w:rFonts w:eastAsiaTheme="minorEastAsia"/>
          <w:lang w:eastAsia="zh-CN"/>
        </w:rPr>
        <w:t>快速探索随机树（</w:t>
      </w:r>
      <w:r w:rsidRPr="00E4440F">
        <w:rPr>
          <w:rFonts w:eastAsiaTheme="minorEastAsia"/>
          <w:lang w:eastAsia="zh-CN"/>
        </w:rPr>
        <w:t>Rapidly Exploring Random Tree, RRT</w:t>
      </w:r>
      <w:r w:rsidRPr="00E4440F">
        <w:rPr>
          <w:rFonts w:eastAsiaTheme="minorEastAsia"/>
          <w:lang w:eastAsia="zh-CN"/>
        </w:rPr>
        <w:t>）算法及其双向扩展形式</w:t>
      </w:r>
      <w:r>
        <w:rPr>
          <w:rFonts w:eastAsiaTheme="minorEastAsia" w:hint="eastAsia"/>
          <w:lang w:eastAsia="zh-CN"/>
        </w:rPr>
        <w:t>如双向</w:t>
      </w:r>
      <w:r>
        <w:rPr>
          <w:rFonts w:eastAsiaTheme="minorEastAsia" w:hint="eastAsia"/>
          <w:lang w:eastAsia="zh-CN"/>
        </w:rPr>
        <w:t>RRT*</w:t>
      </w:r>
      <w:r w:rsidRPr="00E4440F">
        <w:rPr>
          <w:rFonts w:eastAsiaTheme="minorEastAsia"/>
          <w:lang w:eastAsia="zh-CN"/>
        </w:rPr>
        <w:t>是一类经典的采样式路径规划方法，凭借其概率完备性与易实现性，在复杂环境中得到了广泛应用</w:t>
      </w:r>
      <w:r w:rsidRPr="00E4440F">
        <w:rPr>
          <w:rFonts w:eastAsiaTheme="minorEastAsia"/>
          <w:lang w:eastAsia="zh-CN"/>
        </w:rPr>
        <w:t xml:space="preserve"> [7, 8]</w:t>
      </w:r>
      <w:r w:rsidRPr="00E4440F">
        <w:rPr>
          <w:rFonts w:eastAsiaTheme="minorEastAsia"/>
          <w:lang w:eastAsia="zh-CN"/>
        </w:rPr>
        <w:t>。然而，传统双向</w:t>
      </w:r>
      <w:r w:rsidRPr="00E4440F">
        <w:rPr>
          <w:rFonts w:eastAsiaTheme="minorEastAsia"/>
          <w:lang w:eastAsia="zh-CN"/>
        </w:rPr>
        <w:t xml:space="preserve"> RRT * </w:t>
      </w:r>
      <w:r w:rsidRPr="00E4440F">
        <w:rPr>
          <w:rFonts w:eastAsiaTheme="minorEastAsia"/>
          <w:lang w:eastAsia="zh-CN"/>
        </w:rPr>
        <w:t>算法仍存在固有缺陷，例如采样过程随机性强、搜索效率低下以及规划路径中拐点过多等问题</w:t>
      </w:r>
      <w:r w:rsidRPr="00E4440F">
        <w:rPr>
          <w:rFonts w:eastAsiaTheme="minorEastAsia"/>
          <w:lang w:eastAsia="zh-CN"/>
        </w:rPr>
        <w:t xml:space="preserve"> [13]</w:t>
      </w:r>
      <w:r w:rsidRPr="00E4440F">
        <w:rPr>
          <w:rFonts w:eastAsiaTheme="minorEastAsia"/>
          <w:lang w:eastAsia="zh-CN"/>
        </w:rPr>
        <w:t>。这些不足限制了其在环境尺度大、障碍物密集或动态障碍物分布场景中的性能表现。为解决上述问题，近年来研究者从采样引导、搜索策略协同以及路径结构优化等角度提出了多种改进方法。</w:t>
      </w:r>
    </w:p>
    <w:p w14:paraId="2E8D836E" w14:textId="4EB8FC4B" w:rsidR="00E4440F" w:rsidRDefault="003C1621" w:rsidP="003C1621">
      <w:pPr>
        <w:spacing w:line="262" w:lineRule="auto"/>
        <w:ind w:firstLineChars="200" w:firstLine="440"/>
        <w:jc w:val="both"/>
        <w:rPr>
          <w:rFonts w:eastAsiaTheme="minorEastAsia"/>
          <w:lang w:eastAsia="zh-CN"/>
        </w:rPr>
      </w:pPr>
      <w:r w:rsidRPr="003C1621">
        <w:rPr>
          <w:rFonts w:eastAsiaTheme="minorEastAsia"/>
          <w:lang w:eastAsia="zh-CN"/>
        </w:rPr>
        <w:t>一类代表性工作通过引入多策略协同的双向扩展机制来提升搜索效率。</w:t>
      </w:r>
      <w:r>
        <w:rPr>
          <w:rFonts w:eastAsiaTheme="minorEastAsia" w:hint="eastAsia"/>
          <w:lang w:eastAsia="zh-CN"/>
        </w:rPr>
        <w:t>例如，</w:t>
      </w:r>
      <w:commentRangeStart w:id="11"/>
      <w:r w:rsidRPr="003C1621">
        <w:rPr>
          <w:rFonts w:eastAsiaTheme="minorEastAsia"/>
          <w:lang w:eastAsia="zh-CN"/>
        </w:rPr>
        <w:t xml:space="preserve">Huang </w:t>
      </w:r>
      <w:r w:rsidRPr="003C1621">
        <w:rPr>
          <w:rFonts w:eastAsiaTheme="minorEastAsia"/>
          <w:lang w:eastAsia="zh-CN"/>
        </w:rPr>
        <w:t>等提出的</w:t>
      </w:r>
      <w:bookmarkStart w:id="12" w:name="OLE_LINK3"/>
      <w:r w:rsidR="00491CA9" w:rsidRPr="00491CA9">
        <w:rPr>
          <w:rFonts w:eastAsiaTheme="minorEastAsia"/>
          <w:lang w:eastAsia="zh-CN"/>
        </w:rPr>
        <w:t>MS-BI-RRT*</w:t>
      </w:r>
      <w:bookmarkEnd w:id="12"/>
      <w:r w:rsidRPr="003C1621">
        <w:rPr>
          <w:rFonts w:eastAsiaTheme="minorEastAsia"/>
          <w:lang w:eastAsia="zh-CN"/>
        </w:rPr>
        <w:t xml:space="preserve"> </w:t>
      </w:r>
      <w:r w:rsidRPr="003C1621">
        <w:rPr>
          <w:rFonts w:eastAsiaTheme="minorEastAsia"/>
          <w:lang w:eastAsia="zh-CN"/>
        </w:rPr>
        <w:t>算法在节点扩展阶段结合</w:t>
      </w:r>
      <w:r w:rsidR="00686BC8">
        <w:rPr>
          <w:rFonts w:eastAsiaTheme="minorEastAsia" w:hint="eastAsia"/>
          <w:lang w:eastAsia="zh-CN"/>
        </w:rPr>
        <w:t>动态目标</w:t>
      </w:r>
      <w:r w:rsidRPr="003C1621">
        <w:rPr>
          <w:rFonts w:eastAsiaTheme="minorEastAsia"/>
          <w:lang w:eastAsia="zh-CN"/>
        </w:rPr>
        <w:t>偏置、局部平移扩展以及人工势场等多种扩展策略，通过调度机制在不同策略之间进行切换，从而在复杂环境中显著提高了收敛速度与成功率。该</w:t>
      </w:r>
      <w:r w:rsidR="00686BC8">
        <w:rPr>
          <w:rFonts w:eastAsiaTheme="minorEastAsia" w:hint="eastAsia"/>
          <w:lang w:eastAsia="zh-CN"/>
        </w:rPr>
        <w:t>算法</w:t>
      </w:r>
      <w:r w:rsidRPr="003C1621">
        <w:rPr>
          <w:rFonts w:eastAsiaTheme="minorEastAsia"/>
          <w:lang w:eastAsia="zh-CN"/>
        </w:rPr>
        <w:t>在</w:t>
      </w:r>
      <w:r w:rsidR="00686BC8" w:rsidRPr="00686BC8">
        <w:rPr>
          <w:rFonts w:eastAsiaTheme="minorEastAsia"/>
          <w:lang w:eastAsia="zh-CN"/>
        </w:rPr>
        <w:t>双向搜索框架下进一步优化了父节点重连过程，改善了路径几何结构与动态可控性，</w:t>
      </w:r>
      <w:r w:rsidRPr="003C1621">
        <w:rPr>
          <w:rFonts w:eastAsiaTheme="minorEastAsia"/>
          <w:lang w:eastAsia="zh-CN"/>
        </w:rPr>
        <w:t>在工程应用中具有较好的稳定性</w:t>
      </w:r>
      <w:r>
        <w:rPr>
          <w:rFonts w:eastAsiaTheme="minorEastAsia" w:hint="eastAsia"/>
          <w:lang w:eastAsia="zh-CN"/>
        </w:rPr>
        <w:t>。</w:t>
      </w:r>
      <w:commentRangeEnd w:id="11"/>
      <w:r w:rsidR="00E4440F" w:rsidRPr="003C1621">
        <w:rPr>
          <w:rStyle w:val="af0"/>
          <w:rFonts w:eastAsiaTheme="minorEastAsia"/>
          <w:sz w:val="22"/>
          <w:szCs w:val="22"/>
          <w:lang w:eastAsia="zh-CN"/>
        </w:rPr>
        <w:commentReference w:id="11"/>
      </w:r>
      <w:r w:rsidRPr="003C1621">
        <w:rPr>
          <w:rFonts w:eastAsiaTheme="minorEastAsia"/>
          <w:lang w:eastAsia="zh-CN"/>
        </w:rPr>
        <w:t>然而，上述方法主要侧重于扩展方式层面的改进，其采样过程</w:t>
      </w:r>
      <w:r w:rsidR="00686BC8" w:rsidRPr="00686BC8">
        <w:rPr>
          <w:rFonts w:eastAsiaTheme="minorEastAsia"/>
          <w:lang w:eastAsia="zh-CN"/>
        </w:rPr>
        <w:t>仍未脱离对全局工作空间的依赖</w:t>
      </w:r>
      <w:r w:rsidRPr="003C1621">
        <w:rPr>
          <w:rFonts w:eastAsiaTheme="minorEastAsia"/>
          <w:lang w:eastAsia="zh-CN"/>
        </w:rPr>
        <w:t>，缺乏对采样区域的几何约束与代价感知能力。在环境尺度较大或存在多条可行通道的情况下，算法仍可能在与最优路径无关的区域产生大量冗余采样点，进而影响整体搜索效率</w:t>
      </w:r>
      <w:r w:rsidR="008135C1" w:rsidRPr="008135C1">
        <w:rPr>
          <w:rFonts w:eastAsiaTheme="minorEastAsia"/>
          <w:lang w:eastAsia="zh-CN"/>
        </w:rPr>
        <w:t>。</w:t>
      </w:r>
    </w:p>
    <w:p w14:paraId="70BB6035" w14:textId="39B9EF6E" w:rsidR="00686BC8" w:rsidRDefault="00686BC8" w:rsidP="00686BC8">
      <w:pPr>
        <w:spacing w:line="262" w:lineRule="auto"/>
        <w:ind w:firstLineChars="200" w:firstLine="440"/>
        <w:jc w:val="both"/>
        <w:rPr>
          <w:rFonts w:eastAsiaTheme="minorEastAsia"/>
          <w:lang w:eastAsia="zh-CN"/>
        </w:rPr>
      </w:pPr>
      <w:r w:rsidRPr="002B175F">
        <w:rPr>
          <w:rFonts w:eastAsiaTheme="minorEastAsia"/>
          <w:color w:val="FFFFFF" w:themeColor="background1"/>
          <w:highlight w:val="red"/>
          <w:lang w:eastAsia="zh-CN"/>
        </w:rPr>
        <w:t>另一类研究则以提升路径质量与避障性能为目标，对传统</w:t>
      </w:r>
      <w:r w:rsidRPr="002B175F">
        <w:rPr>
          <w:rFonts w:eastAsiaTheme="minorEastAsia"/>
          <w:color w:val="FFFFFF" w:themeColor="background1"/>
          <w:highlight w:val="red"/>
          <w:lang w:eastAsia="zh-CN"/>
        </w:rPr>
        <w:t xml:space="preserve"> RRT </w:t>
      </w:r>
      <w:r w:rsidRPr="002B175F">
        <w:rPr>
          <w:rFonts w:eastAsiaTheme="minorEastAsia"/>
          <w:color w:val="FFFFFF" w:themeColor="background1"/>
          <w:highlight w:val="red"/>
          <w:lang w:eastAsia="zh-CN"/>
        </w:rPr>
        <w:t>进行结构性改进。</w:t>
      </w:r>
      <w:commentRangeStart w:id="13"/>
      <w:r w:rsidRPr="00686BC8">
        <w:rPr>
          <w:rFonts w:eastAsiaTheme="minorEastAsia"/>
          <w:lang w:eastAsia="zh-CN"/>
        </w:rPr>
        <w:t xml:space="preserve">Zhao </w:t>
      </w:r>
      <w:r w:rsidRPr="00686BC8">
        <w:rPr>
          <w:rFonts w:eastAsiaTheme="minorEastAsia"/>
          <w:lang w:eastAsia="zh-CN"/>
        </w:rPr>
        <w:t>等提出的</w:t>
      </w:r>
      <w:r w:rsidRPr="00686BC8">
        <w:rPr>
          <w:rFonts w:eastAsiaTheme="minorEastAsia"/>
          <w:lang w:eastAsia="zh-CN"/>
        </w:rPr>
        <w:t xml:space="preserve"> Dynamic RRT </w:t>
      </w:r>
      <w:r w:rsidRPr="00686BC8">
        <w:rPr>
          <w:rFonts w:eastAsiaTheme="minorEastAsia"/>
          <w:lang w:eastAsia="zh-CN"/>
        </w:rPr>
        <w:t>算法创新性地引入启发式超椭球体约束采样机制，通过估计经过扩展节点的路径代价，将采样空间限制在以起点和目标点为焦点、估计路径长度为长轴的超椭球体内，大幅提升了新节点生成的有效性</w:t>
      </w:r>
      <w:r w:rsidRPr="00686BC8">
        <w:rPr>
          <w:rFonts w:eastAsiaTheme="minorEastAsia"/>
          <w:lang w:eastAsia="zh-CN"/>
        </w:rPr>
        <w:t xml:space="preserve"> [16]</w:t>
      </w:r>
      <w:r w:rsidRPr="00686BC8">
        <w:rPr>
          <w:rFonts w:eastAsiaTheme="minorEastAsia"/>
          <w:lang w:eastAsia="zh-CN"/>
        </w:rPr>
        <w:t>。</w:t>
      </w:r>
      <w:commentRangeEnd w:id="13"/>
      <w:r w:rsidR="0023461D" w:rsidRPr="00686BC8">
        <w:rPr>
          <w:rStyle w:val="af0"/>
          <w:rFonts w:eastAsiaTheme="minorEastAsia"/>
          <w:sz w:val="22"/>
          <w:szCs w:val="22"/>
          <w:lang w:eastAsia="zh-CN"/>
        </w:rPr>
        <w:commentReference w:id="13"/>
      </w:r>
      <w:r w:rsidRPr="00686BC8">
        <w:rPr>
          <w:rFonts w:eastAsiaTheme="minorEastAsia"/>
          <w:lang w:eastAsia="zh-CN"/>
        </w:rPr>
        <w:t>同时，该算法结合帕累托支配（</w:t>
      </w:r>
      <w:r w:rsidRPr="00686BC8">
        <w:rPr>
          <w:rFonts w:eastAsiaTheme="minorEastAsia"/>
          <w:lang w:eastAsia="zh-CN"/>
        </w:rPr>
        <w:t>Pareto Dominance</w:t>
      </w:r>
      <w:r w:rsidRPr="00686BC8">
        <w:rPr>
          <w:rFonts w:eastAsiaTheme="minorEastAsia"/>
          <w:lang w:eastAsia="zh-CN"/>
        </w:rPr>
        <w:t>）原则与动态规划思想，通过选择帕累托最优节点作为新起点分解规划问题，在保证路径长度优化的前提下进一步缩短了收敛时间，其性能显著优于</w:t>
      </w:r>
      <w:r w:rsidRPr="00686BC8">
        <w:rPr>
          <w:rFonts w:eastAsiaTheme="minorEastAsia"/>
          <w:lang w:eastAsia="zh-CN"/>
        </w:rPr>
        <w:t xml:space="preserve"> RRT</w:t>
      </w:r>
      <w:r w:rsidRPr="00686BC8">
        <w:rPr>
          <w:rFonts w:eastAsiaTheme="minorEastAsia"/>
          <w:lang w:eastAsia="zh-CN"/>
        </w:rPr>
        <w:t>、</w:t>
      </w:r>
      <w:r w:rsidRPr="00686BC8">
        <w:rPr>
          <w:rFonts w:eastAsiaTheme="minorEastAsia"/>
          <w:lang w:eastAsia="zh-CN"/>
        </w:rPr>
        <w:t>RRT</w:t>
      </w:r>
      <w:r w:rsidRPr="00686BC8">
        <w:rPr>
          <w:rFonts w:eastAsiaTheme="minorEastAsia"/>
          <w:i/>
          <w:iCs/>
          <w:lang w:eastAsia="zh-CN"/>
        </w:rPr>
        <w:t>及</w:t>
      </w:r>
      <w:r w:rsidRPr="00686BC8">
        <w:rPr>
          <w:rFonts w:eastAsiaTheme="minorEastAsia"/>
          <w:i/>
          <w:iCs/>
          <w:lang w:eastAsia="zh-CN"/>
        </w:rPr>
        <w:t xml:space="preserve"> Informed RRT</w:t>
      </w:r>
      <w:r w:rsidRPr="00686BC8">
        <w:rPr>
          <w:rFonts w:eastAsiaTheme="minorEastAsia"/>
          <w:lang w:eastAsia="zh-CN"/>
        </w:rPr>
        <w:t>等经典算法</w:t>
      </w:r>
      <w:r w:rsidRPr="00686BC8">
        <w:rPr>
          <w:rFonts w:eastAsiaTheme="minorEastAsia"/>
          <w:lang w:eastAsia="zh-CN"/>
        </w:rPr>
        <w:t xml:space="preserve"> [16]</w:t>
      </w:r>
      <w:r w:rsidRPr="00686BC8">
        <w:rPr>
          <w:rFonts w:eastAsiaTheme="minorEastAsia"/>
          <w:lang w:eastAsia="zh-CN"/>
        </w:rPr>
        <w:t>。此类方法通过采样空间约束与问题分解策略，有效平衡了收敛速度与路径质量，</w:t>
      </w:r>
      <w:r w:rsidR="00B670EB" w:rsidRPr="00B670EB">
        <w:rPr>
          <w:rFonts w:eastAsiaTheme="minorEastAsia"/>
          <w:lang w:eastAsia="zh-CN"/>
        </w:rPr>
        <w:t>然而，该算法的采样约束性能仍高度依赖路径代价估计的准确性：当代价被高估时，超椭球体范围过大，仍会产生较多无效采样；当代价被低估时，采样空间过早收缩，可能导致算法陷入局部最优，难以探索到全局更优路径。此外，</w:t>
      </w:r>
      <w:r w:rsidR="00B670EB" w:rsidRPr="00B670EB">
        <w:rPr>
          <w:rFonts w:eastAsiaTheme="minorEastAsia"/>
          <w:lang w:eastAsia="zh-CN"/>
        </w:rPr>
        <w:t xml:space="preserve">Dynamic RRT </w:t>
      </w:r>
      <w:r w:rsidR="00B670EB" w:rsidRPr="00B670EB">
        <w:rPr>
          <w:rFonts w:eastAsiaTheme="minorEastAsia"/>
          <w:lang w:eastAsia="zh-CN"/>
        </w:rPr>
        <w:t>采用单向搜索框架，其知情子集仅以起点和终点为焦点，在复杂环境中对全局搜索方向的引导能力有限，仍存在冗余扩展问题。</w:t>
      </w:r>
      <w:r w:rsidRPr="00686BC8">
        <w:rPr>
          <w:rFonts w:eastAsiaTheme="minorEastAsia"/>
          <w:lang w:eastAsia="zh-CN"/>
        </w:rPr>
        <w:t>。</w:t>
      </w:r>
    </w:p>
    <w:p w14:paraId="749A7D92" w14:textId="7811D677" w:rsidR="003C1621" w:rsidRPr="002B175F" w:rsidRDefault="00686BC8" w:rsidP="00686BC8">
      <w:pPr>
        <w:spacing w:line="262" w:lineRule="auto"/>
        <w:ind w:firstLineChars="200" w:firstLine="440"/>
        <w:jc w:val="both"/>
        <w:rPr>
          <w:rFonts w:eastAsiaTheme="minorEastAsia"/>
          <w:color w:val="FFFFFF" w:themeColor="background1"/>
          <w:lang w:eastAsia="zh-CN"/>
        </w:rPr>
      </w:pPr>
      <w:r w:rsidRPr="00686BC8">
        <w:rPr>
          <w:rFonts w:eastAsiaTheme="minorEastAsia"/>
          <w:lang w:eastAsia="zh-CN"/>
        </w:rPr>
        <w:t>总体而言，现有方法或侧重于扩展策略优化但缺乏采样空间约束，或通过单向约束采样提升局部效率但全局探索能力有限，难以在复杂随机障碍物环境中同时实现快速收敛、最优路径与动态可行性的系统性统一。</w:t>
      </w:r>
    </w:p>
    <w:p w14:paraId="7F9B8160" w14:textId="62194CC4" w:rsidR="002B175F" w:rsidRDefault="00431043" w:rsidP="00B670EB">
      <w:pPr>
        <w:spacing w:line="262" w:lineRule="auto"/>
        <w:ind w:firstLineChars="200" w:firstLine="440"/>
        <w:jc w:val="both"/>
        <w:rPr>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，本文提出一种基于自适应双向超椭球体约束采样的</w:t>
      </w:r>
      <w:r w:rsidR="001A56BC" w:rsidRPr="009A462D">
        <w:rPr>
          <w:rFonts w:eastAsiaTheme="minorEastAsia"/>
          <w:lang w:eastAsia="zh-CN"/>
        </w:rPr>
        <w:t>SC-RRT</w:t>
      </w:r>
      <w:r w:rsidRPr="009A462D">
        <w:rPr>
          <w:rFonts w:eastAsiaTheme="minorEastAsia"/>
          <w:lang w:eastAsia="zh-CN"/>
        </w:rPr>
        <w:t>算法。该算法</w:t>
      </w:r>
      <w:r w:rsidR="007E41C6" w:rsidRPr="007E41C6">
        <w:rPr>
          <w:rFonts w:eastAsiaTheme="minorEastAsia"/>
          <w:lang w:eastAsia="zh-CN"/>
        </w:rPr>
        <w:t>在双向搜索框架下，</w:t>
      </w:r>
      <w:r w:rsidR="0023461D">
        <w:rPr>
          <w:rFonts w:eastAsiaTheme="minorEastAsia" w:hint="eastAsia"/>
          <w:lang w:eastAsia="zh-CN"/>
        </w:rPr>
        <w:t>根据双树的采样进度</w:t>
      </w:r>
      <w:r w:rsidR="00686BC8" w:rsidRPr="00686BC8">
        <w:rPr>
          <w:rFonts w:eastAsiaTheme="minorEastAsia"/>
          <w:lang w:eastAsia="zh-CN"/>
        </w:rPr>
        <w:t>自适应调整采样</w:t>
      </w:r>
      <w:r w:rsidR="0023461D">
        <w:rPr>
          <w:rFonts w:eastAsiaTheme="minorEastAsia" w:hint="eastAsia"/>
          <w:lang w:eastAsia="zh-CN"/>
        </w:rPr>
        <w:t>区域大小</w:t>
      </w:r>
      <w:r w:rsidR="00686BC8" w:rsidRPr="00686BC8">
        <w:rPr>
          <w:rFonts w:eastAsiaTheme="minorEastAsia"/>
          <w:lang w:eastAsia="zh-CN"/>
        </w:rPr>
        <w:t>实现对全局搜索方向的精准引导，同时结合双向树协同扩展与多目标代价优化，</w:t>
      </w:r>
      <w:r w:rsidR="0023461D">
        <w:rPr>
          <w:rFonts w:eastAsiaTheme="minorEastAsia" w:hint="eastAsia"/>
          <w:lang w:eastAsia="zh-CN"/>
        </w:rPr>
        <w:t>于</w:t>
      </w:r>
      <w:r w:rsidR="00686BC8" w:rsidRPr="00686BC8">
        <w:rPr>
          <w:rFonts w:eastAsiaTheme="minorEastAsia"/>
          <w:lang w:eastAsia="zh-CN"/>
        </w:rPr>
        <w:t>快速收敛与路径质量之间建立动态平衡机制。算法无需依赖初始路径即可启动约束采样，有效减少冗余节点生成，同时通过双向树连接策略提升全局探索效率，适用于处理随机障碍物分布的复杂场景。</w:t>
      </w:r>
    </w:p>
    <w:p w14:paraId="5D27FE97" w14:textId="77777777" w:rsidR="00B670EB" w:rsidRPr="00046DC6" w:rsidRDefault="00B670EB" w:rsidP="00B670EB">
      <w:pPr>
        <w:spacing w:line="262" w:lineRule="auto"/>
        <w:ind w:firstLineChars="200" w:firstLine="440"/>
        <w:jc w:val="both"/>
        <w:rPr>
          <w:rFonts w:eastAsiaTheme="minorEastAsia"/>
          <w:lang w:eastAsia="zh-CN"/>
        </w:rPr>
      </w:pPr>
    </w:p>
    <w:p w14:paraId="33D06F03" w14:textId="671D5C65" w:rsidR="0076352E" w:rsidRPr="00431043" w:rsidRDefault="002B5079" w:rsidP="009A462D">
      <w:pPr>
        <w:pStyle w:val="a3"/>
        <w:spacing w:before="7"/>
        <w:jc w:val="both"/>
        <w:rPr>
          <w:rFonts w:eastAsiaTheme="minorEastAsia"/>
          <w:sz w:val="11"/>
          <w:lang w:eastAsia="zh-CN"/>
        </w:rPr>
      </w:pPr>
      <w:r>
        <w:rPr>
          <w:noProof/>
        </w:rPr>
        <mc:AlternateContent>
          <mc:Choice Requires="wps">
            <w:drawing>
              <wp:anchor distT="0" distB="0" distL="0" distR="0" simplePos="0" relativeHeight="251787264" behindDoc="1" locked="0" layoutInCell="1" allowOverlap="1" wp14:anchorId="4DE0F93D" wp14:editId="781C0CA0">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5A28C" id="Freeform 3" o:spid="_x0000_s1026" style="position:absolute;margin-left:51pt;margin-top:7.9pt;width:238.15pt;height:.1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5E3F9882" w14:textId="77777777" w:rsidR="0076352E" w:rsidRDefault="00821371" w:rsidP="009A462D">
      <w:pPr>
        <w:spacing w:before="81" w:line="244" w:lineRule="auto"/>
        <w:ind w:left="503" w:right="2292" w:hanging="297"/>
        <w:jc w:val="both"/>
        <w:rPr>
          <w:sz w:val="17"/>
        </w:rPr>
      </w:pPr>
      <w:r>
        <w:rPr>
          <w:rFonts w:ascii="Wingdings" w:hAnsi="Wingdings"/>
          <w:sz w:val="17"/>
        </w:rPr>
        <w:sym w:font="Wingdings" w:char="F02A"/>
      </w:r>
      <w:r>
        <w:rPr>
          <w:spacing w:val="40"/>
          <w:sz w:val="17"/>
        </w:rPr>
        <w:t xml:space="preserve"> </w:t>
      </w:r>
      <w:r>
        <w:rPr>
          <w:sz w:val="17"/>
        </w:rPr>
        <w:t xml:space="preserve">Donghui Guo </w:t>
      </w:r>
      <w:hyperlink r:id="rId16" w:history="1">
        <w:r w:rsidR="0076352E">
          <w:rPr>
            <w:spacing w:val="-2"/>
            <w:sz w:val="17"/>
          </w:rPr>
          <w:t>dhguo@xmu.edu.cn</w:t>
        </w:r>
      </w:hyperlink>
    </w:p>
    <w:p w14:paraId="48CAABF0" w14:textId="77777777" w:rsidR="0076352E" w:rsidRDefault="0076352E" w:rsidP="009A462D">
      <w:pPr>
        <w:pStyle w:val="a3"/>
        <w:spacing w:before="7"/>
        <w:jc w:val="both"/>
        <w:rPr>
          <w:sz w:val="17"/>
        </w:rPr>
      </w:pPr>
    </w:p>
    <w:p w14:paraId="2232E191" w14:textId="77777777" w:rsidR="0076352E" w:rsidRDefault="00821371" w:rsidP="009A462D">
      <w:pPr>
        <w:tabs>
          <w:tab w:val="left" w:pos="503"/>
        </w:tabs>
        <w:spacing w:line="244" w:lineRule="auto"/>
        <w:ind w:left="503" w:right="735" w:hanging="284"/>
        <w:jc w:val="both"/>
        <w:rPr>
          <w:sz w:val="17"/>
        </w:rPr>
      </w:pPr>
      <w:r>
        <w:rPr>
          <w:spacing w:val="-10"/>
          <w:sz w:val="17"/>
          <w:vertAlign w:val="superscript"/>
        </w:rPr>
        <w:t>1</w:t>
      </w:r>
      <w:r>
        <w:rPr>
          <w:sz w:val="17"/>
        </w:rPr>
        <w:tab/>
        <w:t>School</w:t>
      </w:r>
      <w:r>
        <w:rPr>
          <w:spacing w:val="-1"/>
          <w:sz w:val="17"/>
        </w:rPr>
        <w:t xml:space="preserve"> </w:t>
      </w:r>
      <w:r>
        <w:rPr>
          <w:sz w:val="17"/>
        </w:rPr>
        <w:t>of</w:t>
      </w:r>
      <w:r>
        <w:rPr>
          <w:spacing w:val="-1"/>
          <w:sz w:val="17"/>
        </w:rPr>
        <w:t xml:space="preserve"> </w:t>
      </w:r>
      <w:r>
        <w:rPr>
          <w:sz w:val="17"/>
        </w:rPr>
        <w:t>Electronic</w:t>
      </w:r>
      <w:r>
        <w:rPr>
          <w:spacing w:val="-1"/>
          <w:sz w:val="17"/>
        </w:rPr>
        <w:t xml:space="preserve"> </w:t>
      </w:r>
      <w:r>
        <w:rPr>
          <w:sz w:val="17"/>
        </w:rPr>
        <w:t>Science</w:t>
      </w:r>
      <w:r>
        <w:rPr>
          <w:spacing w:val="-1"/>
          <w:sz w:val="17"/>
        </w:rPr>
        <w:t xml:space="preserve"> </w:t>
      </w:r>
      <w:r>
        <w:rPr>
          <w:sz w:val="17"/>
        </w:rPr>
        <w:t>and</w:t>
      </w:r>
      <w:r>
        <w:rPr>
          <w:spacing w:val="-1"/>
          <w:sz w:val="17"/>
        </w:rPr>
        <w:t xml:space="preserve"> </w:t>
      </w:r>
      <w:r>
        <w:rPr>
          <w:sz w:val="17"/>
        </w:rPr>
        <w:t>Engineering,</w:t>
      </w:r>
      <w:r>
        <w:rPr>
          <w:spacing w:val="-1"/>
          <w:sz w:val="17"/>
        </w:rPr>
        <w:t xml:space="preserve"> </w:t>
      </w:r>
      <w:r>
        <w:rPr>
          <w:sz w:val="17"/>
        </w:rPr>
        <w:t>Xiamen University, Xiamen 361005, China</w:t>
      </w:r>
    </w:p>
    <w:p w14:paraId="789E0961" w14:textId="18735F4B" w:rsidR="00431043" w:rsidRPr="00C276F1" w:rsidRDefault="00821371" w:rsidP="00C276F1">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t>2</w:t>
      </w:r>
      <w:r>
        <w:rPr>
          <w:sz w:val="17"/>
        </w:rPr>
        <w:tab/>
        <w:t>Academy</w:t>
      </w:r>
      <w:r>
        <w:rPr>
          <w:spacing w:val="-10"/>
          <w:sz w:val="17"/>
        </w:rPr>
        <w:t xml:space="preserve"> </w:t>
      </w:r>
      <w:r>
        <w:rPr>
          <w:sz w:val="17"/>
        </w:rPr>
        <w:t>for</w:t>
      </w:r>
      <w:r>
        <w:rPr>
          <w:spacing w:val="-10"/>
          <w:sz w:val="17"/>
        </w:rPr>
        <w:t xml:space="preserve"> </w:t>
      </w:r>
      <w:r>
        <w:rPr>
          <w:sz w:val="17"/>
        </w:rPr>
        <w:t>Network</w:t>
      </w:r>
      <w:r>
        <w:rPr>
          <w:spacing w:val="-10"/>
          <w:sz w:val="17"/>
        </w:rPr>
        <w:t xml:space="preserve"> </w:t>
      </w:r>
      <w:r>
        <w:rPr>
          <w:sz w:val="17"/>
        </w:rPr>
        <w:t>&amp;</w:t>
      </w:r>
      <w:r>
        <w:rPr>
          <w:spacing w:val="-10"/>
          <w:sz w:val="17"/>
        </w:rPr>
        <w:t xml:space="preserve"> </w:t>
      </w:r>
      <w:r>
        <w:rPr>
          <w:sz w:val="17"/>
        </w:rPr>
        <w:t>Communications</w:t>
      </w:r>
      <w:r>
        <w:rPr>
          <w:spacing w:val="-10"/>
          <w:sz w:val="17"/>
        </w:rPr>
        <w:t xml:space="preserve"> </w:t>
      </w:r>
      <w:r>
        <w:rPr>
          <w:sz w:val="17"/>
        </w:rPr>
        <w:t>of</w:t>
      </w:r>
      <w:r>
        <w:rPr>
          <w:spacing w:val="-10"/>
          <w:sz w:val="17"/>
        </w:rPr>
        <w:t xml:space="preserve"> </w:t>
      </w:r>
      <w:r>
        <w:rPr>
          <w:sz w:val="17"/>
        </w:rPr>
        <w:t>CETC, Shijiazhuang 050299, China</w:t>
      </w:r>
    </w:p>
    <w:p w14:paraId="53E80460" w14:textId="77777777" w:rsidR="00FE21FE" w:rsidRPr="00FE21FE" w:rsidRDefault="00FE21FE" w:rsidP="00FE21FE">
      <w:pPr>
        <w:pStyle w:val="11"/>
        <w:numPr>
          <w:ilvl w:val="0"/>
          <w:numId w:val="5"/>
        </w:numPr>
        <w:tabs>
          <w:tab w:val="left" w:pos="474"/>
        </w:tabs>
        <w:spacing w:before="109"/>
        <w:rPr>
          <w:spacing w:val="-2"/>
          <w:w w:val="110"/>
        </w:rPr>
      </w:pPr>
      <w:r w:rsidRPr="00FE21FE">
        <w:rPr>
          <w:rFonts w:hint="eastAsia"/>
          <w:spacing w:val="-2"/>
          <w:w w:val="110"/>
        </w:rPr>
        <w:t>A</w:t>
      </w:r>
      <w:r w:rsidRPr="00FE21FE">
        <w:rPr>
          <w:spacing w:val="-2"/>
          <w:w w:val="110"/>
        </w:rPr>
        <w:t>lgorithm statement</w:t>
      </w:r>
      <w:bookmarkStart w:id="14" w:name="OLE_LINK1"/>
    </w:p>
    <w:p w14:paraId="354B997D" w14:textId="2F7C702C" w:rsidR="00FD1CF2" w:rsidRPr="00413C45" w:rsidRDefault="00C709A8" w:rsidP="00FE21FE">
      <w:pPr>
        <w:pStyle w:val="11"/>
        <w:tabs>
          <w:tab w:val="left" w:pos="474"/>
        </w:tabs>
        <w:spacing w:before="109"/>
        <w:ind w:left="0" w:firstLine="0"/>
        <w:rPr>
          <w:color w:val="EE0000"/>
          <w:spacing w:val="-2"/>
          <w:w w:val="110"/>
        </w:rPr>
      </w:pPr>
      <w:r w:rsidRPr="00413C45">
        <w:rPr>
          <w:rFonts w:ascii="宋体" w:eastAsia="宋体" w:hAnsi="宋体" w:cs="宋体" w:hint="eastAsia"/>
          <w:color w:val="EE0000"/>
          <w:spacing w:val="-2"/>
          <w:w w:val="110"/>
        </w:rPr>
        <w:t>（简单叙述）问题提出</w:t>
      </w:r>
    </w:p>
    <w:p w14:paraId="0B8FD97A" w14:textId="0820C087" w:rsidR="001B4D3B" w:rsidRPr="00E97F44" w:rsidRDefault="00A008C3" w:rsidP="00E97F44">
      <w:pPr>
        <w:pStyle w:val="11"/>
        <w:numPr>
          <w:ilvl w:val="1"/>
          <w:numId w:val="5"/>
        </w:numPr>
        <w:tabs>
          <w:tab w:val="left" w:pos="474"/>
        </w:tabs>
        <w:spacing w:before="109"/>
        <w:rPr>
          <w:rFonts w:ascii="Times New Roman" w:hAnsi="Times New Roman" w:cs="Times New Roman"/>
          <w:spacing w:val="-2"/>
          <w:w w:val="110"/>
        </w:rPr>
      </w:pPr>
      <w:bookmarkStart w:id="15" w:name="OLE_LINK2"/>
      <w:bookmarkEnd w:id="14"/>
      <w:r>
        <w:rPr>
          <w:rFonts w:ascii="宋体" w:eastAsia="宋体" w:hAnsi="宋体" w:cs="宋体" w:hint="eastAsia"/>
          <w:spacing w:val="-2"/>
          <w:w w:val="110"/>
          <w:lang w:eastAsia="zh-CN"/>
        </w:rPr>
        <w:t>SC-RRT</w:t>
      </w:r>
      <w:r w:rsidR="001B4D3B" w:rsidRPr="00E97F44">
        <w:rPr>
          <w:rFonts w:ascii="宋体" w:eastAsia="宋体" w:hAnsi="宋体" w:cs="宋体" w:hint="eastAsia"/>
          <w:spacing w:val="-2"/>
          <w:w w:val="110"/>
        </w:rPr>
        <w:t>算法</w:t>
      </w:r>
    </w:p>
    <w:p w14:paraId="5AA8A4F8" w14:textId="1A06ED77" w:rsidR="003C64F5" w:rsidRDefault="00647675" w:rsidP="003C64F5">
      <w:pPr>
        <w:spacing w:line="300" w:lineRule="auto"/>
        <w:ind w:firstLine="486"/>
        <w:jc w:val="both"/>
        <w:rPr>
          <w:rFonts w:eastAsiaTheme="minorEastAsia"/>
          <w:lang w:eastAsia="zh-CN"/>
        </w:rPr>
      </w:pPr>
      <w:r w:rsidRPr="00647675">
        <w:rPr>
          <w:rFonts w:eastAsiaTheme="minorEastAsia"/>
          <w:lang w:eastAsia="zh-CN"/>
        </w:rPr>
        <w:t>基于上述分析，</w:t>
      </w:r>
      <w:r w:rsidR="00A81A1C" w:rsidRPr="00A81A1C">
        <w:rPr>
          <w:rFonts w:eastAsiaTheme="minorEastAsia"/>
          <w:lang w:eastAsia="zh-CN"/>
        </w:rPr>
        <w:t>现有知情采样改进方法在搜索效率、采样分布质量与环境适应性方面仍存在提升空间。</w:t>
      </w:r>
      <w:r w:rsidR="00F73764" w:rsidRPr="00F73764">
        <w:rPr>
          <w:rFonts w:eastAsiaTheme="minorEastAsia"/>
          <w:lang w:eastAsia="zh-CN"/>
        </w:rPr>
        <w:t>针对这些问题</w:t>
      </w:r>
      <w:r w:rsidR="00CC3DCA" w:rsidRPr="00CC3DCA">
        <w:rPr>
          <w:rFonts w:eastAsiaTheme="minorEastAsia"/>
          <w:lang w:eastAsia="zh-CN"/>
        </w:rPr>
        <w:t>，</w:t>
      </w:r>
      <w:r w:rsidR="00E97F44">
        <w:rPr>
          <w:rFonts w:eastAsiaTheme="minorEastAsia" w:hint="eastAsia"/>
          <w:lang w:eastAsia="zh-CN"/>
        </w:rPr>
        <w:t>本文提出</w:t>
      </w:r>
      <w:r w:rsidR="00E97F44" w:rsidRPr="00E97F44">
        <w:rPr>
          <w:rFonts w:eastAsiaTheme="minorEastAsia"/>
          <w:color w:val="000000" w:themeColor="text1"/>
          <w:lang w:eastAsia="zh-CN"/>
        </w:rPr>
        <w:t>一种基于自适应双向超椭球体约束的采样策略，其</w:t>
      </w:r>
      <w:commentRangeStart w:id="16"/>
      <w:r w:rsidR="00E97F44" w:rsidRPr="00E97F44">
        <w:rPr>
          <w:rFonts w:eastAsiaTheme="minorEastAsia"/>
          <w:color w:val="000000" w:themeColor="text1"/>
          <w:lang w:eastAsia="zh-CN"/>
        </w:rPr>
        <w:t>整体思想如图</w:t>
      </w:r>
      <w:r w:rsidR="00E97F44" w:rsidRPr="00E97F44">
        <w:rPr>
          <w:rFonts w:eastAsiaTheme="minorEastAsia"/>
          <w:color w:val="000000" w:themeColor="text1"/>
          <w:lang w:eastAsia="zh-CN"/>
        </w:rPr>
        <w:t xml:space="preserve"> </w:t>
      </w:r>
      <w:r w:rsidR="00E97F44">
        <w:rPr>
          <w:rFonts w:eastAsiaTheme="minorEastAsia" w:hint="eastAsia"/>
          <w:color w:val="000000" w:themeColor="text1"/>
          <w:lang w:eastAsia="zh-CN"/>
        </w:rPr>
        <w:t xml:space="preserve">1 </w:t>
      </w:r>
      <w:r w:rsidR="00E97F44" w:rsidRPr="00E97F44">
        <w:rPr>
          <w:rFonts w:eastAsiaTheme="minorEastAsia"/>
          <w:color w:val="000000" w:themeColor="text1"/>
          <w:lang w:eastAsia="zh-CN"/>
        </w:rPr>
        <w:t>所示</w:t>
      </w:r>
      <w:commentRangeEnd w:id="16"/>
      <w:r w:rsidR="00C333A8" w:rsidRPr="00E97F44">
        <w:rPr>
          <w:rStyle w:val="af0"/>
          <w:rFonts w:eastAsiaTheme="minorEastAsia"/>
          <w:color w:val="000000" w:themeColor="text1"/>
          <w:sz w:val="22"/>
          <w:szCs w:val="22"/>
          <w:lang w:eastAsia="zh-CN"/>
        </w:rPr>
        <w:commentReference w:id="16"/>
      </w:r>
      <w:r w:rsidR="00E97F44" w:rsidRPr="00E97F44">
        <w:rPr>
          <w:rFonts w:eastAsiaTheme="minorEastAsia"/>
          <w:color w:val="000000" w:themeColor="text1"/>
          <w:lang w:eastAsia="zh-CN"/>
        </w:rPr>
        <w:t>。该方法在传统知情采样框架的基础上，引入中介</w:t>
      </w:r>
      <w:r w:rsidR="00A81A1C" w:rsidRPr="00E97F44">
        <w:rPr>
          <w:rFonts w:eastAsiaTheme="minorEastAsia"/>
          <w:color w:val="000000" w:themeColor="text1"/>
          <w:lang w:eastAsia="zh-CN"/>
        </w:rPr>
        <w:t>点</w:t>
      </w:r>
      <w:r w:rsidR="00E97F44" w:rsidRPr="00E97F44">
        <w:rPr>
          <w:rFonts w:eastAsiaTheme="minorEastAsia"/>
          <w:color w:val="000000" w:themeColor="text1"/>
          <w:lang w:eastAsia="zh-CN"/>
        </w:rPr>
        <w:t>引导与双向并行扩展机制，通过动态调节采样子集的空间范围，实现对采样过程的有效约束</w:t>
      </w:r>
      <w:r w:rsidR="00E97F44">
        <w:rPr>
          <w:rFonts w:eastAsiaTheme="minorEastAsia" w:hint="eastAsia"/>
          <w:color w:val="000000" w:themeColor="text1"/>
          <w:lang w:eastAsia="zh-CN"/>
        </w:rPr>
        <w:t>，</w:t>
      </w:r>
      <w:r w:rsidR="00F73764" w:rsidRPr="00F73764">
        <w:rPr>
          <w:rFonts w:eastAsiaTheme="minorEastAsia"/>
          <w:lang w:eastAsia="zh-CN"/>
        </w:rPr>
        <w:t>以同时提升收敛速度和路径质量</w:t>
      </w:r>
      <w:r w:rsidR="003711ED" w:rsidRPr="003711ED">
        <w:rPr>
          <w:rFonts w:eastAsiaTheme="minorEastAsia"/>
          <w:lang w:eastAsia="zh-CN"/>
        </w:rPr>
        <w:t>：</w:t>
      </w:r>
      <w:r w:rsidR="003C64F5">
        <w:rPr>
          <w:lang w:eastAsia="zh-CN"/>
        </w:rPr>
        <w:t xml:space="preserve"> </w:t>
      </w:r>
    </w:p>
    <w:p w14:paraId="5CF538F3" w14:textId="2EA2BD91" w:rsidR="00C51A05" w:rsidRPr="00C51A05" w:rsidRDefault="00C51A05" w:rsidP="00C51A05">
      <w:pPr>
        <w:spacing w:line="300" w:lineRule="auto"/>
        <w:ind w:firstLine="486"/>
        <w:jc w:val="center"/>
        <w:rPr>
          <w:rFonts w:eastAsiaTheme="minorEastAsia"/>
          <w:lang w:eastAsia="zh-CN"/>
        </w:rPr>
      </w:pPr>
      <w:r>
        <w:rPr>
          <w:noProof/>
        </w:rPr>
        <w:drawing>
          <wp:inline distT="0" distB="0" distL="0" distR="0" wp14:anchorId="344F4289" wp14:editId="57B6B683">
            <wp:extent cx="3941640" cy="2121382"/>
            <wp:effectExtent l="0" t="0" r="1905" b="0"/>
            <wp:docPr id="1273139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9754" name=""/>
                    <pic:cNvPicPr/>
                  </pic:nvPicPr>
                  <pic:blipFill>
                    <a:blip r:embed="rId17"/>
                    <a:stretch>
                      <a:fillRect/>
                    </a:stretch>
                  </pic:blipFill>
                  <pic:spPr>
                    <a:xfrm>
                      <a:off x="0" y="0"/>
                      <a:ext cx="3951962" cy="2126937"/>
                    </a:xfrm>
                    <a:prstGeom prst="rect">
                      <a:avLst/>
                    </a:prstGeom>
                  </pic:spPr>
                </pic:pic>
              </a:graphicData>
            </a:graphic>
          </wp:inline>
        </w:drawing>
      </w:r>
    </w:p>
    <w:p w14:paraId="2729813C" w14:textId="577D05EC" w:rsidR="00E97F44" w:rsidRDefault="00E97F44" w:rsidP="00C51A05">
      <w:pPr>
        <w:spacing w:line="300" w:lineRule="auto"/>
        <w:ind w:firstLine="486"/>
        <w:jc w:val="center"/>
        <w:rPr>
          <w:rFonts w:eastAsiaTheme="minorEastAsia"/>
          <w:color w:val="000000" w:themeColor="text1"/>
          <w:lang w:eastAsia="zh-CN"/>
        </w:rPr>
      </w:pPr>
      <w:r>
        <w:rPr>
          <w:rFonts w:eastAsiaTheme="minorEastAsia" w:hint="eastAsia"/>
          <w:lang w:eastAsia="zh-CN"/>
        </w:rPr>
        <w:t>图</w:t>
      </w:r>
      <w:r>
        <w:rPr>
          <w:rFonts w:eastAsiaTheme="minorEastAsia" w:hint="eastAsia"/>
          <w:lang w:eastAsia="zh-CN"/>
        </w:rPr>
        <w:t xml:space="preserve">1 </w:t>
      </w:r>
      <w:r>
        <w:rPr>
          <w:rFonts w:eastAsiaTheme="minorEastAsia" w:hint="eastAsia"/>
          <w:lang w:eastAsia="zh-CN"/>
        </w:rPr>
        <w:t>自适应双向超椭球体约束采样策略示意图</w:t>
      </w:r>
    </w:p>
    <w:p w14:paraId="19C2A4C0" w14:textId="6F938EC6" w:rsidR="00E97F44" w:rsidRPr="00E97F44" w:rsidRDefault="00E97F44" w:rsidP="00E97F44">
      <w:pPr>
        <w:spacing w:line="300" w:lineRule="auto"/>
        <w:ind w:firstLine="720"/>
        <w:rPr>
          <w:rFonts w:eastAsiaTheme="minorEastAsia"/>
          <w:color w:val="000000" w:themeColor="text1"/>
          <w:lang w:eastAsia="zh-CN"/>
        </w:rPr>
      </w:pPr>
      <w:r w:rsidRPr="00E97F44">
        <w:rPr>
          <w:rFonts w:eastAsiaTheme="minorEastAsia"/>
          <w:color w:val="000000" w:themeColor="text1"/>
          <w:lang w:eastAsia="zh-CN"/>
        </w:rPr>
        <w:t>首先，基于起点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s</m:t>
            </m:r>
          </m:sub>
        </m:sSub>
      </m:oMath>
      <w:r w:rsidRPr="00E97F44">
        <w:rPr>
          <w:rFonts w:eastAsiaTheme="minorEastAsia"/>
          <w:color w:val="000000" w:themeColor="text1"/>
          <w:lang w:eastAsia="zh-CN"/>
        </w:rPr>
        <w:t>、终点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g</m:t>
            </m:r>
          </m:sub>
        </m:sSub>
      </m:oMath>
      <w:r w:rsidRPr="00E97F44">
        <w:rPr>
          <w:rFonts w:eastAsiaTheme="minorEastAsia"/>
          <w:color w:val="000000" w:themeColor="text1"/>
          <w:lang w:eastAsia="zh-CN"/>
        </w:rPr>
        <w:t>以及通过策略生成的中介点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mid</m:t>
            </m:r>
          </m:sub>
        </m:sSub>
      </m:oMath>
      <w:r w:rsidRPr="00E97F44">
        <w:rPr>
          <w:rFonts w:eastAsiaTheme="minorEastAsia"/>
          <w:color w:val="000000" w:themeColor="text1"/>
          <w:lang w:eastAsia="zh-CN"/>
        </w:rPr>
        <w:t>，构造两个分别对应于</w:t>
      </w:r>
      <w:r w:rsidRPr="00E97F44">
        <w:rPr>
          <w:rFonts w:eastAsiaTheme="minorEastAsia"/>
          <w:color w:val="000000" w:themeColor="text1"/>
          <w:lang w:eastAsia="zh-CN"/>
        </w:rPr>
        <w:t>“</w:t>
      </w:r>
      <w:r w:rsidRPr="00E97F44">
        <w:rPr>
          <w:rFonts w:eastAsiaTheme="minorEastAsia"/>
          <w:color w:val="000000" w:themeColor="text1"/>
          <w:lang w:eastAsia="zh-CN"/>
        </w:rPr>
        <w:t>起点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和</w:t>
      </w:r>
      <w:r w:rsidRPr="00E97F44">
        <w:rPr>
          <w:rFonts w:eastAsiaTheme="minorEastAsia"/>
          <w:color w:val="000000" w:themeColor="text1"/>
          <w:lang w:eastAsia="zh-CN"/>
        </w:rPr>
        <w:t>“</w:t>
      </w:r>
      <w:r w:rsidRPr="00E97F44">
        <w:rPr>
          <w:rFonts w:eastAsiaTheme="minorEastAsia"/>
          <w:color w:val="000000" w:themeColor="text1"/>
          <w:lang w:eastAsia="zh-CN"/>
        </w:rPr>
        <w:t>终点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的超椭球体知情子集。与传统</w:t>
      </w:r>
      <w:r>
        <w:rPr>
          <w:rFonts w:eastAsiaTheme="minorEastAsia" w:hint="eastAsia"/>
          <w:color w:val="000000" w:themeColor="text1"/>
          <w:lang w:eastAsia="zh-CN"/>
        </w:rPr>
        <w:t>算法</w:t>
      </w:r>
      <w:r w:rsidRPr="00E97F44">
        <w:rPr>
          <w:rFonts w:eastAsiaTheme="minorEastAsia"/>
          <w:color w:val="000000" w:themeColor="text1"/>
          <w:lang w:eastAsia="zh-CN"/>
        </w:rPr>
        <w:t>中单一静态椭圆不同，本文所构建的超椭球体并非固定形状，其几何参数由</w:t>
      </w:r>
      <w:r w:rsidRPr="00E97F44">
        <w:rPr>
          <w:rFonts w:eastAsiaTheme="minorEastAsia"/>
          <w:color w:val="000000" w:themeColor="text1"/>
          <w:lang w:eastAsia="zh-CN"/>
        </w:rPr>
        <w:t xml:space="preserve"> PID </w:t>
      </w:r>
      <w:r w:rsidRPr="00E97F44">
        <w:rPr>
          <w:rFonts w:eastAsiaTheme="minorEastAsia"/>
          <w:color w:val="000000" w:themeColor="text1"/>
          <w:lang w:eastAsia="zh-CN"/>
        </w:rPr>
        <w:t>控制器在线调节，可根据搜索过程中的路径代价变化与扩展状态自适应地进行伸缩，从而在保证潜在最优路径覆盖性的同时，</w:t>
      </w:r>
      <w:r w:rsidRPr="00E97F44">
        <w:rPr>
          <w:rFonts w:eastAsiaTheme="minorEastAsia"/>
          <w:color w:val="000000" w:themeColor="text1"/>
          <w:highlight w:val="red"/>
          <w:lang w:eastAsia="zh-CN"/>
        </w:rPr>
        <w:t>持续压缩</w:t>
      </w:r>
      <w:r w:rsidRPr="00E97F44">
        <w:rPr>
          <w:rFonts w:eastAsiaTheme="minorEastAsia"/>
          <w:color w:val="000000" w:themeColor="text1"/>
          <w:lang w:eastAsia="zh-CN"/>
        </w:rPr>
        <w:t>无效采样区域。</w:t>
      </w:r>
    </w:p>
    <w:p w14:paraId="5B372BB8" w14:textId="7CCAB1D3" w:rsidR="00E97F44" w:rsidRPr="00E97F44" w:rsidRDefault="00E97F44" w:rsidP="00E97F44">
      <w:pPr>
        <w:spacing w:line="300" w:lineRule="auto"/>
        <w:ind w:firstLine="720"/>
        <w:rPr>
          <w:rFonts w:eastAsiaTheme="minorEastAsia"/>
          <w:color w:val="000000" w:themeColor="text1"/>
          <w:lang w:eastAsia="zh-CN"/>
        </w:rPr>
      </w:pPr>
      <w:r w:rsidRPr="00E97F44">
        <w:rPr>
          <w:rFonts w:eastAsiaTheme="minorEastAsia"/>
          <w:color w:val="000000" w:themeColor="text1"/>
          <w:lang w:eastAsia="zh-CN"/>
        </w:rPr>
        <w:t>在采样与扩展阶段，分别从起点与终点同时生成两棵随机树，并在各自对应的超椭球体约束下向中介</w:t>
      </w:r>
      <w:r>
        <w:rPr>
          <w:rFonts w:eastAsiaTheme="minorEastAsia" w:hint="eastAsia"/>
          <w:color w:val="000000" w:themeColor="text1"/>
          <w:lang w:eastAsia="zh-CN"/>
        </w:rPr>
        <w:t>点</w:t>
      </w:r>
      <w:r w:rsidRPr="00E97F44">
        <w:rPr>
          <w:rFonts w:eastAsiaTheme="minorEastAsia"/>
          <w:color w:val="000000" w:themeColor="text1"/>
          <w:lang w:eastAsia="zh-CN"/>
        </w:rPr>
        <w:t>区域</w:t>
      </w:r>
      <w:r>
        <w:rPr>
          <w:rFonts w:eastAsiaTheme="minorEastAsia" w:hint="eastAsia"/>
          <w:color w:val="000000" w:themeColor="text1"/>
          <w:lang w:eastAsia="zh-CN"/>
        </w:rPr>
        <w:t>实行</w:t>
      </w:r>
      <w:r w:rsidRPr="00E97F44">
        <w:rPr>
          <w:rFonts w:eastAsiaTheme="minorEastAsia"/>
          <w:color w:val="000000" w:themeColor="text1"/>
          <w:lang w:eastAsia="zh-CN"/>
        </w:rPr>
        <w:t>并行扩展。通过中介点的引导作用，两棵树的生长方向被有效约束，避免了无目标扩展和搜索震荡现象。当两棵树在中介区域内满足连接条件时，即可完成路径的快速构建。</w:t>
      </w:r>
    </w:p>
    <w:p w14:paraId="72956EE3" w14:textId="61656867" w:rsidR="005B7F8E" w:rsidRPr="00C51A05" w:rsidRDefault="00E97F44" w:rsidP="00C51A05">
      <w:pPr>
        <w:spacing w:line="300" w:lineRule="auto"/>
        <w:ind w:firstLine="486"/>
        <w:rPr>
          <w:rFonts w:eastAsiaTheme="minorEastAsia"/>
          <w:lang w:eastAsia="zh-CN"/>
        </w:rPr>
      </w:pPr>
      <w:r w:rsidRPr="00E97F44">
        <w:rPr>
          <w:rFonts w:eastAsiaTheme="minorEastAsia"/>
          <w:color w:val="000000" w:themeColor="text1"/>
          <w:lang w:eastAsia="zh-CN"/>
        </w:rPr>
        <w:t>该双向超椭球体约束采样机制通过将采样空间限制在动态更新的知情子集中，显著降低了冗余采样与无效扩展的比例，同时兼顾搜索初期的探索能力与后期的收敛效率，为复杂环境下的快速路径规划提供了一种有效的解决思路。</w:t>
      </w:r>
    </w:p>
    <w:p w14:paraId="2084C01B" w14:textId="526BA1B9" w:rsidR="00C64B99" w:rsidRDefault="004204A8" w:rsidP="00911DD9">
      <w:pPr>
        <w:pStyle w:val="11"/>
        <w:numPr>
          <w:ilvl w:val="1"/>
          <w:numId w:val="5"/>
        </w:numPr>
        <w:tabs>
          <w:tab w:val="left" w:pos="474"/>
        </w:tabs>
        <w:spacing w:before="109"/>
        <w:rPr>
          <w:rFonts w:eastAsiaTheme="minorEastAsia"/>
          <w:lang w:eastAsia="zh-CN"/>
        </w:rPr>
      </w:pPr>
      <w:r w:rsidRPr="00A32805">
        <w:rPr>
          <w:rFonts w:ascii="宋体" w:eastAsia="宋体" w:hAnsi="宋体" w:cs="宋体"/>
          <w:spacing w:val="-2"/>
          <w:w w:val="110"/>
        </w:rPr>
        <w:t>Proposed</w:t>
      </w:r>
      <w:r w:rsidR="00724B6B" w:rsidRPr="00A32805">
        <w:rPr>
          <w:rFonts w:ascii="宋体" w:eastAsia="宋体" w:hAnsi="宋体" w:cs="宋体" w:hint="eastAsia"/>
          <w:spacing w:val="-2"/>
          <w:w w:val="110"/>
        </w:rPr>
        <w:t xml:space="preserve"> </w:t>
      </w:r>
      <w:r w:rsidRPr="00A32805">
        <w:rPr>
          <w:rFonts w:ascii="宋体" w:eastAsia="宋体" w:hAnsi="宋体" w:cs="宋体"/>
          <w:spacing w:val="-2"/>
          <w:w w:val="110"/>
        </w:rPr>
        <w:t>method</w:t>
      </w:r>
      <w:r w:rsidRPr="00A32805">
        <w:rPr>
          <w:rFonts w:ascii="宋体" w:eastAsia="宋体" w:hAnsi="宋体" w:cs="宋体" w:hint="eastAsia"/>
          <w:spacing w:val="-2"/>
          <w:w w:val="110"/>
        </w:rPr>
        <w:t xml:space="preserve"> </w:t>
      </w:r>
    </w:p>
    <w:p w14:paraId="40EC5027" w14:textId="555E55F9" w:rsidR="00911DD9" w:rsidRPr="00A96B94" w:rsidRDefault="00B726C7" w:rsidP="00A96B94">
      <w:pPr>
        <w:pStyle w:val="11"/>
        <w:numPr>
          <w:ilvl w:val="2"/>
          <w:numId w:val="5"/>
        </w:numPr>
        <w:tabs>
          <w:tab w:val="left" w:pos="474"/>
        </w:tabs>
        <w:spacing w:before="109"/>
        <w:rPr>
          <w:rFonts w:ascii="宋体" w:eastAsia="宋体" w:hAnsi="宋体" w:cs="宋体" w:hint="eastAsia"/>
          <w:spacing w:val="-2"/>
          <w:w w:val="110"/>
          <w:lang w:eastAsia="zh-CN"/>
        </w:rPr>
      </w:pPr>
      <w:r>
        <w:rPr>
          <w:rFonts w:ascii="宋体" w:eastAsia="宋体" w:hAnsi="宋体" w:cs="宋体" w:hint="eastAsia"/>
          <w:spacing w:val="-2"/>
          <w:w w:val="110"/>
          <w:lang w:eastAsia="zh-CN"/>
        </w:rPr>
        <w:t>非对称</w:t>
      </w:r>
      <w:r w:rsidR="000B231D" w:rsidRPr="00E97F44">
        <w:rPr>
          <w:rFonts w:ascii="宋体" w:eastAsia="宋体" w:hAnsi="宋体" w:cs="宋体" w:hint="eastAsia"/>
          <w:spacing w:val="-2"/>
          <w:w w:val="110"/>
          <w:lang w:eastAsia="zh-CN"/>
        </w:rPr>
        <w:t>双向超椭球体约束采样</w:t>
      </w:r>
      <w:r>
        <w:rPr>
          <w:rFonts w:ascii="宋体" w:eastAsia="宋体" w:hAnsi="宋体" w:cs="宋体" w:hint="eastAsia"/>
          <w:spacing w:val="-2"/>
          <w:w w:val="110"/>
          <w:lang w:eastAsia="zh-CN"/>
        </w:rPr>
        <w:t>机制</w:t>
      </w:r>
    </w:p>
    <w:p w14:paraId="154E9942" w14:textId="3A1E9822" w:rsidR="00A96B94" w:rsidRDefault="00911DD9" w:rsidP="00137855">
      <w:pPr>
        <w:ind w:firstLineChars="200" w:firstLine="440"/>
        <w:rPr>
          <w:rFonts w:eastAsiaTheme="minorEastAsia"/>
          <w:lang w:eastAsia="zh-CN"/>
        </w:rPr>
      </w:pPr>
      <w:r w:rsidRPr="00911DD9">
        <w:rPr>
          <w:rFonts w:eastAsiaTheme="minorEastAsia"/>
          <w:lang w:eastAsia="zh-CN"/>
        </w:rPr>
        <w:t>针</w:t>
      </w:r>
      <w:r w:rsidR="00137855" w:rsidRPr="00137855">
        <w:rPr>
          <w:rFonts w:eastAsiaTheme="minorEastAsia"/>
          <w:lang w:eastAsia="zh-CN"/>
        </w:rPr>
        <w:t>对复杂障碍环境下单一采样约束空间难以兼顾全局探索与局部精细搜索的问题，本文在双向快速扩展随机树（</w:t>
      </w:r>
      <w:r w:rsidR="00137855" w:rsidRPr="00137855">
        <w:rPr>
          <w:rFonts w:eastAsiaTheme="minorEastAsia"/>
          <w:lang w:eastAsia="zh-CN"/>
        </w:rPr>
        <w:t>SC-RRT</w:t>
      </w:r>
      <w:r w:rsidR="00137855" w:rsidRPr="00137855">
        <w:rPr>
          <w:rFonts w:eastAsiaTheme="minorEastAsia"/>
          <w:lang w:eastAsia="zh-CN"/>
        </w:rPr>
        <w:t>）框架下</w:t>
      </w:r>
      <w:r w:rsidR="00137855">
        <w:rPr>
          <w:rFonts w:eastAsiaTheme="minorEastAsia" w:hint="eastAsia"/>
          <w:lang w:eastAsia="zh-CN"/>
        </w:rPr>
        <w:t>，</w:t>
      </w:r>
      <w:r w:rsidR="00137855" w:rsidRPr="00137855">
        <w:rPr>
          <w:rFonts w:eastAsiaTheme="minorEastAsia"/>
          <w:lang w:eastAsia="zh-CN"/>
        </w:rPr>
        <w:t>提出一种非对称双向超椭球体约束采样机制。该机制通过对起点侧与目标侧采样空间进行独立、自适应调节，实现双树协同推进下的高效路径搜索</w:t>
      </w:r>
      <w:r w:rsidR="00A96B94" w:rsidRPr="00A96B94">
        <w:rPr>
          <w:rFonts w:eastAsiaTheme="minorEastAsia"/>
          <w:lang w:eastAsia="zh-CN"/>
        </w:rPr>
        <w:t>。</w:t>
      </w:r>
    </w:p>
    <w:p w14:paraId="2E27E8CA" w14:textId="782EA792" w:rsidR="00E34F27" w:rsidRPr="00137855" w:rsidRDefault="00E34F27" w:rsidP="00137855">
      <w:pPr>
        <w:pStyle w:val="a6"/>
        <w:numPr>
          <w:ilvl w:val="0"/>
          <w:numId w:val="26"/>
        </w:numPr>
        <w:rPr>
          <w:rFonts w:eastAsiaTheme="minorEastAsia"/>
          <w:lang w:eastAsia="zh-CN"/>
        </w:rPr>
      </w:pPr>
      <w:r w:rsidRPr="00137855">
        <w:rPr>
          <w:rFonts w:eastAsiaTheme="minorEastAsia" w:hint="eastAsia"/>
          <w:lang w:eastAsia="zh-CN"/>
        </w:rPr>
        <w:t>动态汇合点</w:t>
      </w:r>
      <w:r w:rsidR="00137855" w:rsidRPr="00137855">
        <w:rPr>
          <w:rFonts w:eastAsiaTheme="minorEastAsia" w:hint="eastAsia"/>
          <w:lang w:eastAsia="zh-CN"/>
        </w:rPr>
        <w:t>引导机制</w:t>
      </w:r>
    </w:p>
    <w:p w14:paraId="1EDF50E2" w14:textId="45A73005" w:rsidR="00137855" w:rsidRPr="00137855" w:rsidRDefault="00137855" w:rsidP="00137855">
      <w:pPr>
        <w:ind w:left="440"/>
        <w:rPr>
          <w:rFonts w:eastAsiaTheme="minorEastAsia" w:hint="eastAsia"/>
          <w:lang w:eastAsia="zh-CN"/>
        </w:rPr>
      </w:pPr>
      <w:r>
        <w:rPr>
          <w:rFonts w:eastAsiaTheme="minorEastAsia" w:hint="eastAsia"/>
          <w:lang w:eastAsia="zh-CN"/>
        </w:rPr>
        <w:t>在双向规划过程中，为避免两颗搜索树</w:t>
      </w:r>
      <w:r w:rsidRPr="00137855">
        <w:rPr>
          <w:rFonts w:eastAsiaTheme="minorEastAsia"/>
          <w:lang w:eastAsia="zh-CN"/>
        </w:rPr>
        <w:t>因扩展不平衡而产生</w:t>
      </w:r>
      <w:r w:rsidRPr="00137855">
        <w:rPr>
          <w:rFonts w:eastAsiaTheme="minorEastAsia"/>
          <w:lang w:eastAsia="zh-CN"/>
        </w:rPr>
        <w:t>“</w:t>
      </w:r>
      <w:r w:rsidRPr="00137855">
        <w:rPr>
          <w:rFonts w:eastAsiaTheme="minorEastAsia"/>
          <w:lang w:eastAsia="zh-CN"/>
        </w:rPr>
        <w:t>马太效应</w:t>
      </w:r>
      <w:r w:rsidRPr="00137855">
        <w:rPr>
          <w:rFonts w:eastAsiaTheme="minorEastAsia"/>
          <w:lang w:eastAsia="zh-CN"/>
        </w:rPr>
        <w:t>”</w:t>
      </w:r>
      <w:r w:rsidRPr="00137855">
        <w:rPr>
          <w:rFonts w:eastAsiaTheme="minorEastAsia"/>
          <w:lang w:eastAsia="zh-CN"/>
        </w:rPr>
        <w:t>，</w:t>
      </w:r>
      <w:r w:rsidRPr="00137855">
        <w:rPr>
          <w:lang w:eastAsia="zh-CN"/>
        </w:rPr>
        <w:t xml:space="preserve"> </w:t>
      </w:r>
      <w:r w:rsidRPr="00137855">
        <w:rPr>
          <w:rFonts w:eastAsiaTheme="minorEastAsia"/>
          <w:lang w:eastAsia="zh-CN"/>
        </w:rPr>
        <w:t>本文引入动态会合点</w:t>
      </w:r>
      <w:r>
        <w:rPr>
          <w:rFonts w:eastAsiaTheme="minorEastAsia" w:hint="eastAsia"/>
          <w:lang w:eastAsia="zh-CN"/>
        </w:rPr>
        <w:t>X</w:t>
      </w:r>
      <w:r w:rsidRPr="00E64207">
        <w:rPr>
          <w:rFonts w:eastAsiaTheme="minorEastAsia" w:hint="eastAsia"/>
          <w:vertAlign w:val="subscript"/>
          <w:lang w:eastAsia="zh-CN"/>
        </w:rPr>
        <w:t>mid</w:t>
      </w:r>
      <w:r>
        <w:rPr>
          <w:rFonts w:eastAsiaTheme="minorEastAsia" w:hint="eastAsia"/>
          <w:lang w:eastAsia="zh-CN"/>
        </w:rPr>
        <w:t>作</w:t>
      </w:r>
      <w:r>
        <w:rPr>
          <w:rFonts w:eastAsiaTheme="minorEastAsia" w:hint="eastAsia"/>
          <w:lang w:eastAsia="zh-CN"/>
        </w:rPr>
        <w:lastRenderedPageBreak/>
        <w:t>为双树协同的几何引导，其定义为：</w:t>
      </w:r>
    </w:p>
    <w:p w14:paraId="4C1A5E4C" w14:textId="77777777" w:rsidR="00E34F27" w:rsidRDefault="00E34F27" w:rsidP="00E34F27">
      <w:pPr>
        <w:pStyle w:val="ac"/>
        <w:keepNext/>
        <w:jc w:val="right"/>
      </w:pPr>
      <w:r w:rsidRPr="00401299">
        <w:rPr>
          <w:rFonts w:hint="eastAsia"/>
          <w:position w:val="-14"/>
        </w:rPr>
        <w:object w:dxaOrig="7540" w:dyaOrig="499" w14:anchorId="672CA1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317.15pt;height:20.4pt" o:ole="">
            <v:imagedata r:id="rId18" o:title=""/>
          </v:shape>
          <o:OLEObject Type="Embed" ProgID="Equation.DSMT4" ShapeID="_x0000_i1030" DrawAspect="Content" ObjectID="_1830976612" r:id="rId19"/>
        </w:object>
      </w:r>
    </w:p>
    <w:p w14:paraId="25F1715E" w14:textId="0898293A" w:rsidR="00E34F27" w:rsidRDefault="00E34F27" w:rsidP="0069301B">
      <w:pPr>
        <w:pStyle w:val="ac"/>
        <w:keepNext/>
        <w:jc w:val="both"/>
        <w:rPr>
          <w:rFonts w:ascii="Times New Roman" w:eastAsiaTheme="minorEastAsia" w:hAnsi="Times New Roman" w:cs="Times New Roman"/>
          <w:sz w:val="22"/>
          <w:szCs w:val="22"/>
          <w:lang w:eastAsia="zh-CN"/>
        </w:rPr>
      </w:pPr>
      <w:r w:rsidRPr="00F1577C">
        <w:rPr>
          <w:rFonts w:ascii="Times New Roman" w:eastAsiaTheme="minorEastAsia" w:hAnsi="Times New Roman" w:cs="Times New Roman" w:hint="eastAsia"/>
          <w:sz w:val="22"/>
          <w:szCs w:val="22"/>
          <w:lang w:eastAsia="zh-CN"/>
        </w:rPr>
        <w:t>其中</w:t>
      </w:r>
      <w:r>
        <w:rPr>
          <w:rFonts w:ascii="Times New Roman" w:eastAsiaTheme="minorEastAsia" w:hAnsi="Times New Roman" w:cs="Times New Roman" w:hint="eastAsia"/>
          <w:sz w:val="22"/>
          <w:szCs w:val="22"/>
          <w:lang w:eastAsia="zh-CN"/>
        </w:rPr>
        <w:t>W</w:t>
      </w:r>
      <w:r w:rsidRPr="00EC525B">
        <w:rPr>
          <w:rFonts w:ascii="Times New Roman" w:eastAsiaTheme="minorEastAsia" w:hAnsi="Times New Roman" w:cs="Times New Roman" w:hint="eastAsia"/>
          <w:sz w:val="22"/>
          <w:szCs w:val="22"/>
          <w:vertAlign w:val="subscript"/>
          <w:lang w:eastAsia="zh-CN"/>
        </w:rPr>
        <w:t>A</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hint="eastAsia"/>
          <w:sz w:val="22"/>
          <w:szCs w:val="22"/>
          <w:lang w:eastAsia="zh-CN"/>
        </w:rPr>
        <w:t>W</w:t>
      </w:r>
      <w:r w:rsidRPr="00EC525B">
        <w:rPr>
          <w:rFonts w:ascii="Times New Roman" w:eastAsiaTheme="minorEastAsia" w:hAnsi="Times New Roman" w:cs="Times New Roman" w:hint="eastAsia"/>
          <w:sz w:val="22"/>
          <w:szCs w:val="22"/>
          <w:vertAlign w:val="subscript"/>
          <w:lang w:eastAsia="zh-CN"/>
        </w:rPr>
        <w:t>B</w:t>
      </w:r>
      <w:r>
        <w:rPr>
          <w:rFonts w:ascii="Times New Roman" w:eastAsiaTheme="minorEastAsia" w:hAnsi="Times New Roman" w:cs="Times New Roman" w:hint="eastAsia"/>
          <w:sz w:val="22"/>
          <w:szCs w:val="22"/>
          <w:lang w:eastAsia="zh-CN"/>
        </w:rPr>
        <w:t>是树</w:t>
      </w:r>
      <w:r>
        <w:rPr>
          <w:rFonts w:ascii="Times New Roman" w:eastAsiaTheme="minorEastAsia" w:hAnsi="Times New Roman" w:cs="Times New Roman" w:hint="eastAsia"/>
          <w:sz w:val="22"/>
          <w:szCs w:val="22"/>
          <w:lang w:eastAsia="zh-CN"/>
        </w:rPr>
        <w:t>A</w:t>
      </w:r>
      <w:r>
        <w:rPr>
          <w:rFonts w:ascii="Times New Roman" w:eastAsiaTheme="minorEastAsia" w:hAnsi="Times New Roman" w:cs="Times New Roman" w:hint="eastAsia"/>
          <w:sz w:val="22"/>
          <w:szCs w:val="22"/>
          <w:lang w:eastAsia="zh-CN"/>
        </w:rPr>
        <w:t>与树</w:t>
      </w:r>
      <w:r>
        <w:rPr>
          <w:rFonts w:ascii="Times New Roman" w:eastAsiaTheme="minorEastAsia" w:hAnsi="Times New Roman" w:cs="Times New Roman" w:hint="eastAsia"/>
          <w:sz w:val="22"/>
          <w:szCs w:val="22"/>
          <w:lang w:eastAsia="zh-CN"/>
        </w:rPr>
        <w:t>B</w:t>
      </w:r>
      <w:r>
        <w:rPr>
          <w:rFonts w:ascii="Times New Roman" w:eastAsiaTheme="minorEastAsia" w:hAnsi="Times New Roman" w:cs="Times New Roman" w:hint="eastAsia"/>
          <w:sz w:val="22"/>
          <w:szCs w:val="22"/>
          <w:lang w:eastAsia="zh-CN"/>
        </w:rPr>
        <w:t>的归一化规模权重，</w:t>
      </w:r>
      <w:r>
        <w:rPr>
          <w:rFonts w:ascii="Times New Roman" w:eastAsiaTheme="minorEastAsia" w:hAnsi="Times New Roman" w:cs="Times New Roman" w:hint="eastAsia"/>
          <w:sz w:val="22"/>
          <w:szCs w:val="22"/>
          <w:lang w:eastAsia="zh-CN"/>
        </w:rPr>
        <w:t>C</w:t>
      </w:r>
      <w:r w:rsidRPr="00210918">
        <w:rPr>
          <w:rFonts w:ascii="Times New Roman" w:eastAsiaTheme="minorEastAsia" w:hAnsi="Times New Roman" w:cs="Times New Roman" w:hint="eastAsia"/>
          <w:sz w:val="22"/>
          <w:szCs w:val="22"/>
          <w:vertAlign w:val="subscript"/>
          <w:lang w:eastAsia="zh-CN"/>
        </w:rPr>
        <w:t>A</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hint="eastAsia"/>
          <w:sz w:val="22"/>
          <w:szCs w:val="22"/>
          <w:lang w:eastAsia="zh-CN"/>
        </w:rPr>
        <w:t>C</w:t>
      </w:r>
      <w:r w:rsidRPr="00210918">
        <w:rPr>
          <w:rFonts w:ascii="Times New Roman" w:eastAsiaTheme="minorEastAsia" w:hAnsi="Times New Roman" w:cs="Times New Roman" w:hint="eastAsia"/>
          <w:sz w:val="22"/>
          <w:szCs w:val="22"/>
          <w:vertAlign w:val="subscript"/>
          <w:lang w:eastAsia="zh-CN"/>
        </w:rPr>
        <w:t>B</w:t>
      </w:r>
      <w:r>
        <w:rPr>
          <w:rFonts w:ascii="Times New Roman" w:eastAsiaTheme="minorEastAsia" w:hAnsi="Times New Roman" w:cs="Times New Roman" w:hint="eastAsia"/>
          <w:sz w:val="22"/>
          <w:szCs w:val="22"/>
          <w:lang w:eastAsia="zh-CN"/>
        </w:rPr>
        <w:t>是树</w:t>
      </w:r>
      <w:r>
        <w:rPr>
          <w:rFonts w:ascii="Times New Roman" w:eastAsiaTheme="minorEastAsia" w:hAnsi="Times New Roman" w:cs="Times New Roman" w:hint="eastAsia"/>
          <w:sz w:val="22"/>
          <w:szCs w:val="22"/>
          <w:lang w:eastAsia="zh-CN"/>
        </w:rPr>
        <w:t>A</w:t>
      </w:r>
      <w:r>
        <w:rPr>
          <w:rFonts w:ascii="Times New Roman" w:eastAsiaTheme="minorEastAsia" w:hAnsi="Times New Roman" w:cs="Times New Roman" w:hint="eastAsia"/>
          <w:sz w:val="22"/>
          <w:szCs w:val="22"/>
          <w:lang w:eastAsia="zh-CN"/>
        </w:rPr>
        <w:t>与树</w:t>
      </w:r>
      <w:r>
        <w:rPr>
          <w:rFonts w:ascii="Times New Roman" w:eastAsiaTheme="minorEastAsia" w:hAnsi="Times New Roman" w:cs="Times New Roman" w:hint="eastAsia"/>
          <w:sz w:val="22"/>
          <w:szCs w:val="22"/>
          <w:lang w:eastAsia="zh-CN"/>
        </w:rPr>
        <w:t>B</w:t>
      </w:r>
      <w:r>
        <w:rPr>
          <w:rFonts w:ascii="Times New Roman" w:eastAsiaTheme="minorEastAsia" w:hAnsi="Times New Roman" w:cs="Times New Roman" w:hint="eastAsia"/>
          <w:sz w:val="22"/>
          <w:szCs w:val="22"/>
          <w:lang w:eastAsia="zh-CN"/>
        </w:rPr>
        <w:t>的质心，通过交叉加权的方式</w:t>
      </w:r>
      <w:r w:rsidR="00137855">
        <w:rPr>
          <w:rFonts w:ascii="Times New Roman" w:eastAsiaTheme="minorEastAsia" w:hAnsi="Times New Roman" w:cs="Times New Roman" w:hint="eastAsia"/>
          <w:sz w:val="22"/>
          <w:szCs w:val="22"/>
          <w:lang w:eastAsia="zh-CN"/>
        </w:rPr>
        <w:t>，</w:t>
      </w:r>
      <w:r w:rsidR="00137855" w:rsidRPr="00137855">
        <w:rPr>
          <w:rFonts w:ascii="Times New Roman" w:eastAsiaTheme="minorEastAsia" w:hAnsi="Times New Roman" w:cs="Times New Roman"/>
          <w:sz w:val="22"/>
          <w:szCs w:val="22"/>
          <w:lang w:eastAsia="zh-CN"/>
        </w:rPr>
        <w:t>动态会合点能够引导采样区域向搜索潜力更高的一侧偏移，促进双树在空间上的协同收敛。</w:t>
      </w:r>
    </w:p>
    <w:p w14:paraId="106C062C" w14:textId="77777777" w:rsidR="00137855" w:rsidRDefault="00E34F27" w:rsidP="00137855">
      <w:pPr>
        <w:pStyle w:val="a6"/>
        <w:numPr>
          <w:ilvl w:val="0"/>
          <w:numId w:val="26"/>
        </w:numPr>
        <w:rPr>
          <w:rFonts w:eastAsiaTheme="minorEastAsia"/>
          <w:lang w:eastAsia="zh-CN"/>
        </w:rPr>
      </w:pPr>
      <w:r w:rsidRPr="00137855">
        <w:rPr>
          <w:rFonts w:eastAsiaTheme="minorEastAsia"/>
          <w:lang w:eastAsia="zh-CN"/>
        </w:rPr>
        <w:t>非对称双</w:t>
      </w:r>
      <w:r w:rsidR="00137855">
        <w:rPr>
          <w:rFonts w:eastAsiaTheme="minorEastAsia" w:hint="eastAsia"/>
          <w:lang w:eastAsia="zh-CN"/>
        </w:rPr>
        <w:t>向超</w:t>
      </w:r>
      <w:r w:rsidRPr="00137855">
        <w:rPr>
          <w:rFonts w:eastAsiaTheme="minorEastAsia"/>
          <w:lang w:eastAsia="zh-CN"/>
        </w:rPr>
        <w:t>椭球体</w:t>
      </w:r>
      <w:r w:rsidR="00137855">
        <w:rPr>
          <w:rFonts w:eastAsiaTheme="minorEastAsia" w:hint="eastAsia"/>
          <w:lang w:eastAsia="zh-CN"/>
        </w:rPr>
        <w:t>约束模型</w:t>
      </w:r>
    </w:p>
    <w:p w14:paraId="3A96DF17" w14:textId="623BE5A2" w:rsidR="00E34F27" w:rsidRPr="00137855" w:rsidRDefault="00137855" w:rsidP="00137855">
      <w:pPr>
        <w:rPr>
          <w:rFonts w:eastAsiaTheme="minorEastAsia"/>
          <w:lang w:eastAsia="zh-CN"/>
        </w:rPr>
      </w:pPr>
      <w:r w:rsidRPr="00137855">
        <w:rPr>
          <w:rFonts w:eastAsiaTheme="minorEastAsia"/>
          <w:lang w:eastAsia="zh-CN"/>
        </w:rPr>
        <w:t>在起点侧与目标侧分别构建超椭球体约束采样空间，</w:t>
      </w:r>
      <w:r w:rsidR="002D2EF8">
        <w:rPr>
          <w:rFonts w:ascii="宋体" w:eastAsia="宋体" w:hAnsi="宋体" w:cs="宋体" w:hint="eastAsia"/>
          <w:lang w:eastAsia="zh-CN"/>
        </w:rPr>
        <w:t>对于任意一个方向</w:t>
      </w:r>
      <w:r w:rsidR="002D2EF8">
        <w:rPr>
          <w:rFonts w:ascii="宋体" w:eastAsia="宋体" w:hAnsi="宋体" w:cs="宋体" w:hint="eastAsia"/>
          <w:lang w:eastAsia="zh-CN"/>
        </w:rPr>
        <w:t>，</w:t>
      </w:r>
      <w:r w:rsidR="002D2EF8">
        <w:rPr>
          <w:rFonts w:ascii="宋体" w:eastAsia="宋体" w:hAnsi="宋体" w:cs="宋体" w:hint="eastAsia"/>
          <w:lang w:eastAsia="zh-CN"/>
        </w:rPr>
        <w:t>以起点侧为例</w:t>
      </w:r>
      <w:r w:rsidR="002D2EF8">
        <w:rPr>
          <w:rFonts w:ascii="宋体" w:eastAsia="宋体" w:hAnsi="宋体" w:cs="宋体" w:hint="eastAsia"/>
          <w:lang w:eastAsia="zh-CN"/>
        </w:rPr>
        <w:t>，</w:t>
      </w:r>
      <w:r w:rsidRPr="00137855">
        <w:rPr>
          <w:rFonts w:eastAsiaTheme="minorEastAsia"/>
          <w:lang w:eastAsia="zh-CN"/>
        </w:rPr>
        <w:t>其标准形式表示为</w:t>
      </w:r>
      <w:r w:rsidR="00E34F27" w:rsidRPr="00137855">
        <w:rPr>
          <w:rFonts w:eastAsiaTheme="minorEastAsia" w:hint="eastAsia"/>
          <w:lang w:eastAsia="zh-CN"/>
        </w:rPr>
        <w:t>：</w:t>
      </w:r>
    </w:p>
    <w:p w14:paraId="48F95B2F" w14:textId="07F3A3AE" w:rsidR="00E34F27" w:rsidRDefault="00500B1D" w:rsidP="00E34F27">
      <w:pPr>
        <w:pStyle w:val="ac"/>
        <w:keepNext/>
        <w:jc w:val="right"/>
      </w:pPr>
      <w:r w:rsidRPr="00500B1D">
        <w:rPr>
          <w:rFonts w:hint="eastAsia"/>
          <w:position w:val="-22"/>
        </w:rPr>
        <w:object w:dxaOrig="10219" w:dyaOrig="620" w14:anchorId="1387BDE5">
          <v:shape id="_x0000_i1210" type="#_x0000_t75" style="width:429.1pt;height:25.4pt" o:ole="">
            <v:imagedata r:id="rId20" o:title=""/>
          </v:shape>
          <o:OLEObject Type="Embed" ProgID="Equation.DSMT4" ShapeID="_x0000_i1210" DrawAspect="Content" ObjectID="_1830976613" r:id="rId21"/>
        </w:object>
      </w:r>
    </w:p>
    <w:p w14:paraId="61A52110" w14:textId="77777777" w:rsidR="002D2EF8" w:rsidRDefault="00E34F27" w:rsidP="00E34F27">
      <w:pPr>
        <w:rPr>
          <w:rFonts w:eastAsiaTheme="minorEastAsia"/>
          <w:lang w:eastAsia="zh-CN"/>
        </w:rPr>
      </w:pPr>
      <w:r>
        <w:rPr>
          <w:rFonts w:eastAsiaTheme="minorEastAsia" w:hint="eastAsia"/>
          <w:lang w:eastAsia="zh-CN"/>
        </w:rPr>
        <w:t>其中</w:t>
      </w:r>
    </w:p>
    <w:bookmarkStart w:id="17" w:name="OLE_LINK16"/>
    <w:p w14:paraId="495FB24B" w14:textId="52855A5F" w:rsidR="002D2EF8" w:rsidRPr="00500B1D" w:rsidRDefault="00500B1D" w:rsidP="00500B1D">
      <w:pPr>
        <w:numPr>
          <w:ilvl w:val="0"/>
          <w:numId w:val="7"/>
        </w:numPr>
        <w:rPr>
          <w:lang w:eastAsia="zh-CN"/>
        </w:rPr>
      </w:pPr>
      <w:r w:rsidRPr="00500B1D">
        <w:rPr>
          <w:rFonts w:hint="eastAsia"/>
          <w:position w:val="-16"/>
        </w:rPr>
        <w:object w:dxaOrig="460" w:dyaOrig="440" w14:anchorId="5F36DAF0">
          <v:shape id="_x0000_i1217" type="#_x0000_t75" style="width:22.9pt;height:22.05pt" o:ole="">
            <v:imagedata r:id="rId22" o:title=""/>
          </v:shape>
          <o:OLEObject Type="Embed" ProgID="Equation.DSMT4" ShapeID="_x0000_i1217" DrawAspect="Content" ObjectID="_1830976614" r:id="rId23"/>
        </w:object>
      </w:r>
      <w:bookmarkEnd w:id="17"/>
      <w:r w:rsidRPr="002D2EF8">
        <w:rPr>
          <w:rFonts w:eastAsiaTheme="minorEastAsia" w:hint="eastAsia"/>
          <w:lang w:eastAsia="zh-CN"/>
        </w:rPr>
        <w:t>表</w:t>
      </w:r>
      <w:r w:rsidR="000F7115" w:rsidRPr="00500B1D">
        <w:rPr>
          <w:rFonts w:eastAsiaTheme="minorEastAsia" w:hint="eastAsia"/>
          <w:lang w:eastAsia="zh-CN"/>
        </w:rPr>
        <w:t>示</w:t>
      </w:r>
      <w:r w:rsidR="00E64207" w:rsidRPr="00500B1D">
        <w:rPr>
          <w:rFonts w:eastAsiaTheme="minorEastAsia"/>
          <w:lang w:eastAsia="zh-CN"/>
        </w:rPr>
        <w:t>从起点侧候选节点</w:t>
      </w:r>
      <w:r w:rsidR="00E64207" w:rsidRPr="00500B1D">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S</m:t>
            </m:r>
          </m:sub>
        </m:sSub>
      </m:oMath>
      <w:r w:rsidR="00E64207" w:rsidRPr="00500B1D">
        <w:rPr>
          <w:rFonts w:eastAsiaTheme="minorEastAsia"/>
          <w:lang w:eastAsia="zh-CN"/>
        </w:rPr>
        <w:t>得到的</w:t>
      </w:r>
      <w:r w:rsidR="005037EC" w:rsidRPr="00500B1D">
        <w:rPr>
          <w:rFonts w:eastAsiaTheme="minorEastAsia" w:hint="eastAsia"/>
          <w:lang w:eastAsia="zh-CN"/>
        </w:rPr>
        <w:t>经过</w:t>
      </w:r>
      <w:r w:rsidR="00E64207" w:rsidRPr="00500B1D">
        <w:rPr>
          <w:rFonts w:eastAsiaTheme="minorEastAsia"/>
          <w:lang w:eastAsia="zh-CN"/>
        </w:rPr>
        <w:t xml:space="preserve"> PID </w:t>
      </w:r>
      <w:r w:rsidR="00E64207" w:rsidRPr="00500B1D">
        <w:rPr>
          <w:rFonts w:eastAsiaTheme="minorEastAsia"/>
          <w:lang w:eastAsia="zh-CN"/>
        </w:rPr>
        <w:t>修正后</w:t>
      </w:r>
      <w:r w:rsidR="005037EC" w:rsidRPr="00500B1D">
        <w:rPr>
          <w:rFonts w:eastAsiaTheme="minorEastAsia" w:hint="eastAsia"/>
          <w:lang w:eastAsia="zh-CN"/>
        </w:rPr>
        <w:t>的</w:t>
      </w:r>
      <w:r w:rsidR="005037EC" w:rsidRPr="00500B1D">
        <w:rPr>
          <w:rFonts w:eastAsiaTheme="minorEastAsia" w:hint="eastAsia"/>
          <w:lang w:eastAsia="zh-CN"/>
        </w:rPr>
        <w:t>有效最优</w:t>
      </w:r>
      <w:r w:rsidR="00E64207" w:rsidRPr="00500B1D">
        <w:rPr>
          <w:rFonts w:eastAsiaTheme="minorEastAsia"/>
          <w:lang w:eastAsia="zh-CN"/>
        </w:rPr>
        <w:t>路径</w:t>
      </w:r>
      <w:r w:rsidR="005037EC" w:rsidRPr="00500B1D">
        <w:rPr>
          <w:rFonts w:eastAsiaTheme="minorEastAsia" w:hint="eastAsia"/>
          <w:lang w:eastAsia="zh-CN"/>
        </w:rPr>
        <w:t>总</w:t>
      </w:r>
      <w:r w:rsidR="00E64207" w:rsidRPr="00500B1D">
        <w:rPr>
          <w:rFonts w:eastAsiaTheme="minorEastAsia"/>
          <w:lang w:eastAsia="zh-CN"/>
        </w:rPr>
        <w:t>估计</w:t>
      </w:r>
      <w:r w:rsidR="005037EC" w:rsidRPr="00500B1D">
        <w:rPr>
          <w:rFonts w:eastAsiaTheme="minorEastAsia"/>
          <w:lang w:eastAsia="zh-CN"/>
        </w:rPr>
        <w:t>代价</w:t>
      </w:r>
      <w:r w:rsidR="007E48A1" w:rsidRPr="00500B1D">
        <w:rPr>
          <w:rFonts w:eastAsiaTheme="minorEastAsia"/>
          <w:lang w:eastAsia="zh-CN"/>
        </w:rPr>
        <w:t>；</w:t>
      </w:r>
    </w:p>
    <w:p w14:paraId="75CDD8CF" w14:textId="6EDBC0F8" w:rsidR="002D2EF8" w:rsidRDefault="002D2EF8" w:rsidP="002D2EF8">
      <w:pPr>
        <w:numPr>
          <w:ilvl w:val="0"/>
          <w:numId w:val="7"/>
        </w:numPr>
        <w:rPr>
          <w:rFonts w:eastAsiaTheme="minorEastAsia"/>
          <w:lang w:eastAsia="zh-CN"/>
        </w:rPr>
      </w:pPr>
      <w:r w:rsidRPr="002D2EF8">
        <w:rPr>
          <w:rFonts w:hint="eastAsia"/>
          <w:position w:val="-12"/>
        </w:rPr>
        <w:object w:dxaOrig="880" w:dyaOrig="360" w14:anchorId="48DC73B0">
          <v:shape id="_x0000_i1173" type="#_x0000_t75" style="width:44.1pt;height:17.9pt" o:ole="">
            <v:imagedata r:id="rId24" o:title=""/>
          </v:shape>
          <o:OLEObject Type="Embed" ProgID="Equation.DSMT4" ShapeID="_x0000_i1173" DrawAspect="Content" ObjectID="_1830976615" r:id="rId25"/>
        </w:object>
      </w:r>
      <w:r w:rsidRPr="002D2EF8">
        <w:rPr>
          <w:rFonts w:ascii="Cambria Math" w:eastAsiaTheme="minorEastAsia" w:hAnsi="Cambria Math" w:hint="eastAsia"/>
          <w:iCs/>
          <w:lang w:eastAsia="zh-CN"/>
        </w:rPr>
        <w:t>是</w:t>
      </w:r>
      <w:r w:rsidR="00E64207" w:rsidRPr="00A35680">
        <w:rPr>
          <w:rFonts w:eastAsiaTheme="minorEastAsia"/>
          <w:lang w:eastAsia="zh-CN"/>
        </w:rPr>
        <w:t>从起点</w:t>
      </w:r>
      <w:r w:rsidR="00E64207">
        <w:rPr>
          <w:rFonts w:eastAsiaTheme="minorEastAsia" w:hint="eastAsia"/>
          <w:lang w:eastAsia="zh-CN"/>
        </w:rPr>
        <w:t>x</w:t>
      </w:r>
      <w:r w:rsidR="00E64207" w:rsidRPr="00E64207">
        <w:rPr>
          <w:rFonts w:eastAsiaTheme="minorEastAsia" w:hint="eastAsia"/>
          <w:vertAlign w:val="subscript"/>
          <w:lang w:eastAsia="zh-CN"/>
        </w:rPr>
        <w:t>start</w:t>
      </w:r>
      <w:r w:rsidR="00E64207" w:rsidRPr="00A35680">
        <w:rPr>
          <w:rFonts w:eastAsiaTheme="minorEastAsia"/>
          <w:lang w:eastAsia="zh-CN"/>
        </w:rPr>
        <w:t>到节点</w:t>
      </w:r>
      <w:r w:rsidR="00E64207">
        <w:rPr>
          <w:rFonts w:eastAsiaTheme="minorEastAsia" w:hint="eastAsia"/>
          <w:lang w:eastAsia="zh-CN"/>
        </w:rPr>
        <w:t>x</w:t>
      </w:r>
      <w:r w:rsidR="00E64207" w:rsidRPr="00A35680">
        <w:rPr>
          <w:rFonts w:eastAsiaTheme="minorEastAsia"/>
          <w:lang w:eastAsia="zh-CN"/>
        </w:rPr>
        <w:t>的启发式代价或累积路径代价</w:t>
      </w:r>
      <w:r w:rsidRPr="00A35680">
        <w:rPr>
          <w:rFonts w:eastAsiaTheme="minorEastAsia"/>
          <w:lang w:eastAsia="zh-CN"/>
        </w:rPr>
        <w:t>；</w:t>
      </w:r>
      <w:r>
        <w:rPr>
          <w:rFonts w:eastAsiaTheme="minorEastAsia"/>
          <w:lang w:eastAsia="zh-CN"/>
        </w:rPr>
        <w:t xml:space="preserve"> </w:t>
      </w:r>
    </w:p>
    <w:p w14:paraId="53F1F3C1" w14:textId="17C85B0D" w:rsidR="002D2EF8" w:rsidRPr="00500B1D" w:rsidRDefault="002D2EF8" w:rsidP="002D2EF8">
      <w:pPr>
        <w:numPr>
          <w:ilvl w:val="0"/>
          <w:numId w:val="7"/>
        </w:numPr>
        <w:rPr>
          <w:lang w:eastAsia="zh-CN"/>
        </w:rPr>
      </w:pPr>
      <w:r w:rsidRPr="002D2EF8">
        <w:rPr>
          <w:rFonts w:hint="eastAsia"/>
          <w:position w:val="-12"/>
        </w:rPr>
        <w:object w:dxaOrig="920" w:dyaOrig="360" w14:anchorId="4A829B8E">
          <v:shape id="_x0000_i1182" type="#_x0000_t75" style="width:46.2pt;height:17.9pt" o:ole="">
            <v:imagedata r:id="rId26" o:title=""/>
          </v:shape>
          <o:OLEObject Type="Embed" ProgID="Equation.DSMT4" ShapeID="_x0000_i1182" DrawAspect="Content" ObjectID="_1830976616" r:id="rId27"/>
        </w:object>
      </w:r>
      <w:r w:rsidRPr="002D2EF8">
        <w:rPr>
          <w:rFonts w:eastAsiaTheme="minorEastAsia" w:hint="eastAsia"/>
          <w:lang w:eastAsia="zh-CN"/>
        </w:rPr>
        <w:t>是</w:t>
      </w:r>
      <w:r w:rsidR="00246C12" w:rsidRPr="00A35680">
        <w:rPr>
          <w:rFonts w:eastAsiaTheme="minorEastAsia"/>
          <w:lang w:eastAsia="zh-CN"/>
        </w:rPr>
        <w:t>从</w:t>
      </w:r>
      <w:r w:rsidR="00246C12">
        <w:rPr>
          <w:rFonts w:eastAsiaTheme="minorEastAsia" w:hint="eastAsia"/>
          <w:lang w:eastAsia="zh-CN"/>
        </w:rPr>
        <w:t>x</w:t>
      </w:r>
      <w:r w:rsidR="00246C12" w:rsidRPr="00A35680">
        <w:rPr>
          <w:rFonts w:eastAsiaTheme="minorEastAsia"/>
          <w:lang w:eastAsia="zh-CN"/>
        </w:rPr>
        <w:t>到中介点</w:t>
      </w:r>
      <w:r w:rsidR="00246C12">
        <w:rPr>
          <w:rFonts w:eastAsiaTheme="minorEastAsia" w:hint="eastAsia"/>
          <w:lang w:eastAsia="zh-CN"/>
        </w:rPr>
        <w:t>x</w:t>
      </w:r>
      <w:r w:rsidR="00246C12" w:rsidRPr="00246C12">
        <w:rPr>
          <w:rFonts w:eastAsiaTheme="minorEastAsia" w:hint="eastAsia"/>
          <w:vertAlign w:val="subscript"/>
          <w:lang w:eastAsia="zh-CN"/>
        </w:rPr>
        <w:t>mid</w:t>
      </w:r>
      <w:r w:rsidR="00246C12" w:rsidRPr="00A35680">
        <w:rPr>
          <w:rFonts w:eastAsiaTheme="minorEastAsia"/>
          <w:lang w:eastAsia="zh-CN"/>
        </w:rPr>
        <w:t>的启发式代价</w:t>
      </w:r>
      <w:r w:rsidR="007E48A1" w:rsidRPr="00A35680">
        <w:rPr>
          <w:rFonts w:eastAsiaTheme="minorEastAsia"/>
          <w:lang w:eastAsia="zh-CN"/>
        </w:rPr>
        <w:t>；</w:t>
      </w:r>
    </w:p>
    <w:p w14:paraId="5BCE4836" w14:textId="293FC237" w:rsidR="00500B1D" w:rsidRPr="00500B1D" w:rsidRDefault="00500B1D" w:rsidP="00500B1D">
      <w:pPr>
        <w:rPr>
          <w:rFonts w:eastAsiaTheme="minorEastAsia" w:hint="eastAsia"/>
          <w:lang w:eastAsia="zh-CN"/>
        </w:rPr>
      </w:pPr>
      <w:r>
        <w:rPr>
          <w:rFonts w:eastAsiaTheme="minorEastAsia" w:hint="eastAsia"/>
          <w:lang w:eastAsia="zh-CN"/>
        </w:rPr>
        <w:t>与传统对称采样方式不同，本文允许起点侧与目标侧分别维护独立的代价参数</w:t>
      </w:r>
      <w:r w:rsidRPr="00500B1D">
        <w:rPr>
          <w:rFonts w:hint="eastAsia"/>
          <w:position w:val="-16"/>
        </w:rPr>
        <w:object w:dxaOrig="460" w:dyaOrig="440" w14:anchorId="79E05F79">
          <v:shape id="_x0000_i1218" type="#_x0000_t75" style="width:22.9pt;height:22.05pt" o:ole="">
            <v:imagedata r:id="rId22" o:title=""/>
          </v:shape>
          <o:OLEObject Type="Embed" ProgID="Equation.DSMT4" ShapeID="_x0000_i1218" DrawAspect="Content" ObjectID="_1830976617" r:id="rId28"/>
        </w:object>
      </w:r>
      <w:r>
        <w:rPr>
          <w:rFonts w:eastAsiaTheme="minorEastAsia" w:hint="eastAsia"/>
          <w:lang w:eastAsia="zh-CN"/>
        </w:rPr>
        <w:t>和</w:t>
      </w:r>
      <w:r w:rsidRPr="00500B1D">
        <w:rPr>
          <w:rFonts w:hint="eastAsia"/>
          <w:position w:val="-16"/>
        </w:rPr>
        <w:object w:dxaOrig="460" w:dyaOrig="440" w14:anchorId="7732F42F">
          <v:shape id="_x0000_i1226" type="#_x0000_t75" style="width:22.9pt;height:22.05pt" o:ole="">
            <v:imagedata r:id="rId29" o:title=""/>
          </v:shape>
          <o:OLEObject Type="Embed" ProgID="Equation.DSMT4" ShapeID="_x0000_i1226" DrawAspect="Content" ObjectID="_1830976618" r:id="rId30"/>
        </w:object>
      </w:r>
      <w:r>
        <w:rPr>
          <w:rFonts w:eastAsiaTheme="minorEastAsia" w:hint="eastAsia"/>
          <w:lang w:eastAsia="zh-CN"/>
        </w:rPr>
        <w:t>,</w:t>
      </w:r>
      <w:r>
        <w:rPr>
          <w:rFonts w:eastAsiaTheme="minorEastAsia" w:hint="eastAsia"/>
          <w:lang w:eastAsia="zh-CN"/>
        </w:rPr>
        <w:t>并根据各自搜索状态进行动态更新，从而实现非堆成采样范围调节</w:t>
      </w:r>
      <w:r w:rsidR="00400724">
        <w:rPr>
          <w:rFonts w:eastAsiaTheme="minorEastAsia" w:hint="eastAsia"/>
          <w:lang w:eastAsia="zh-CN"/>
        </w:rPr>
        <w:t>，</w:t>
      </w:r>
      <w:r w:rsidR="00400724" w:rsidRPr="00400724">
        <w:rPr>
          <w:rFonts w:eastAsiaTheme="minorEastAsia"/>
          <w:lang w:eastAsia="zh-CN"/>
        </w:rPr>
        <w:t>当某一侧扩展受阻时，放宽其采样空间以增强探索能力；当扩展顺利时，收缩采样空间以提升搜索精度</w:t>
      </w:r>
      <w:r>
        <w:rPr>
          <w:rFonts w:eastAsiaTheme="minorEastAsia" w:hint="eastAsia"/>
          <w:lang w:eastAsia="zh-CN"/>
        </w:rPr>
        <w:t>。</w:t>
      </w:r>
    </w:p>
    <w:p w14:paraId="3C10EA82" w14:textId="77777777" w:rsidR="002D2EF8" w:rsidRDefault="002D2EF8" w:rsidP="009448BA">
      <w:pPr>
        <w:rPr>
          <w:ins w:id="18" w:author="兴雨 郭" w:date="2025-11-30T22:08:00Z" w16du:dateUtc="2025-11-30T14:08:00Z"/>
          <w:rFonts w:ascii="宋体" w:eastAsia="宋体" w:hAnsi="宋体" w:cs="宋体" w:hint="eastAsia"/>
          <w:lang w:eastAsia="zh-CN"/>
        </w:rPr>
      </w:pPr>
      <w:r w:rsidRPr="0020579E">
        <w:rPr>
          <w:rFonts w:ascii="宋体" w:eastAsia="宋体" w:hAnsi="宋体" w:cs="宋体"/>
          <w:lang w:eastAsia="zh-CN"/>
        </w:rPr>
        <w:t>最终双向知情采样区域为两集合并：</w:t>
      </w:r>
    </w:p>
    <w:p w14:paraId="700147C7" w14:textId="77777777" w:rsidR="002D2EF8" w:rsidRDefault="002D2EF8" w:rsidP="009448BA">
      <w:pPr>
        <w:ind w:firstLine="232"/>
        <w:jc w:val="right"/>
        <w:rPr>
          <w:rFonts w:eastAsiaTheme="minorEastAsia"/>
          <w:lang w:eastAsia="zh-CN"/>
        </w:rPr>
      </w:pPr>
      <w:r w:rsidRPr="0020579E">
        <w:rPr>
          <w:rFonts w:hint="eastAsia"/>
          <w:position w:val="-14"/>
        </w:rPr>
        <w:object w:dxaOrig="7119" w:dyaOrig="460" w14:anchorId="2189620C">
          <v:shape id="_x0000_i1075" type="#_x0000_t75" style="width:303pt;height:19.55pt" o:ole="">
            <v:imagedata r:id="rId31" o:title=""/>
          </v:shape>
          <o:OLEObject Type="Embed" ProgID="Equation.DSMT4" ShapeID="_x0000_i1075" DrawAspect="Content" ObjectID="_1830976619" r:id="rId32"/>
        </w:object>
      </w:r>
    </w:p>
    <w:p w14:paraId="059BE1D2" w14:textId="0CF9BFCD" w:rsidR="00400724" w:rsidRDefault="00400724" w:rsidP="00400724">
      <w:pPr>
        <w:ind w:right="880"/>
        <w:rPr>
          <w:rFonts w:eastAsiaTheme="minorEastAsia"/>
          <w:lang w:eastAsia="zh-CN"/>
        </w:rPr>
      </w:pPr>
      <w:r>
        <w:rPr>
          <w:rFonts w:eastAsiaTheme="minorEastAsia" w:hint="eastAsia"/>
          <w:lang w:eastAsia="zh-CN"/>
        </w:rPr>
        <w:t>为避免采样空间过渡收缩导致搜索停止，引入最小边界约束：</w:t>
      </w:r>
    </w:p>
    <w:p w14:paraId="7D6F1A66" w14:textId="260C0661" w:rsidR="00400724" w:rsidRDefault="00400724" w:rsidP="00400724">
      <w:pPr>
        <w:pStyle w:val="ac"/>
        <w:keepNext/>
        <w:jc w:val="right"/>
      </w:pPr>
      <w:r w:rsidRPr="00400724">
        <w:rPr>
          <w:rFonts w:hint="eastAsia"/>
          <w:position w:val="-12"/>
        </w:rPr>
        <w:object w:dxaOrig="5640" w:dyaOrig="380" w14:anchorId="352C5BE2">
          <v:shape id="_x0000_i1237" type="#_x0000_t75" style="width:282.15pt;height:19.15pt" o:ole="">
            <v:imagedata r:id="rId33" o:title=""/>
          </v:shape>
          <o:OLEObject Type="Embed" ProgID="Equation.DSMT4" ShapeID="_x0000_i1237" DrawAspect="Content" ObjectID="_1830976620" r:id="rId34"/>
        </w:object>
      </w:r>
    </w:p>
    <w:p w14:paraId="6E5363BA" w14:textId="3A9F8390" w:rsidR="002D2EF8" w:rsidRPr="00FE4163" w:rsidRDefault="00400724" w:rsidP="00E34F27">
      <w:pPr>
        <w:rPr>
          <w:rFonts w:eastAsiaTheme="minorEastAsia" w:hint="eastAsia"/>
          <w:lang w:eastAsia="zh-CN"/>
        </w:rPr>
      </w:pPr>
      <w:r>
        <w:rPr>
          <w:rFonts w:eastAsiaTheme="minorEastAsia" w:hint="eastAsia"/>
          <w:lang w:eastAsia="zh-CN"/>
        </w:rPr>
        <w:t>其中</w:t>
      </w:r>
      <w:r w:rsidRPr="00400724">
        <w:rPr>
          <w:rFonts w:hint="eastAsia"/>
          <w:position w:val="-12"/>
        </w:rPr>
        <w:object w:dxaOrig="480" w:dyaOrig="360" w14:anchorId="3F10A90A">
          <v:shape id="_x0000_i1242" type="#_x0000_t75" style="width:24.15pt;height:17.9pt" o:ole="">
            <v:imagedata r:id="rId35" o:title=""/>
          </v:shape>
          <o:OLEObject Type="Embed" ProgID="Equation.DSMT4" ShapeID="_x0000_i1242" DrawAspect="Content" ObjectID="_1830976621" r:id="rId36"/>
        </w:object>
      </w:r>
      <w:r>
        <w:rPr>
          <w:rFonts w:ascii="宋体" w:eastAsia="宋体" w:hAnsi="宋体" w:cs="宋体" w:hint="eastAsia"/>
          <w:lang w:eastAsia="zh-CN"/>
        </w:rPr>
        <w:t>为</w:t>
      </w:r>
      <w:r w:rsidRPr="00400724">
        <w:rPr>
          <w:rFonts w:ascii="宋体" w:eastAsia="宋体" w:hAnsi="宋体" w:cs="宋体"/>
          <w:lang w:eastAsia="zh-CN"/>
        </w:rPr>
        <w:t>由起点与目标间的启发式最短距离确定的理论下界，确保超椭球体不会退化为点或线段</w:t>
      </w:r>
      <w:r>
        <w:rPr>
          <w:rFonts w:ascii="宋体" w:eastAsia="宋体" w:hAnsi="宋体" w:cs="宋体" w:hint="eastAsia"/>
          <w:lang w:eastAsia="zh-CN"/>
        </w:rPr>
        <w:t>。</w:t>
      </w:r>
    </w:p>
    <w:p w14:paraId="2DAA5C9D" w14:textId="4210C8D0" w:rsidR="00A008C3" w:rsidRDefault="00A008C3" w:rsidP="00A008C3">
      <w:pPr>
        <w:pStyle w:val="11"/>
        <w:tabs>
          <w:tab w:val="left" w:pos="487"/>
        </w:tabs>
        <w:spacing w:before="109"/>
        <w:jc w:val="center"/>
        <w:rPr>
          <w:rFonts w:ascii="Times New Roman" w:eastAsia="宋体" w:hAnsi="Times New Roman" w:cs="Times New Roman"/>
          <w:spacing w:val="-2"/>
          <w:w w:val="110"/>
          <w:lang w:eastAsia="zh-CN"/>
        </w:rPr>
      </w:pPr>
      <w:r w:rsidRPr="00A008C3">
        <w:rPr>
          <w:rFonts w:ascii="Times New Roman" w:eastAsia="宋体" w:hAnsi="Times New Roman" w:cs="Times New Roman" w:hint="eastAsia"/>
          <w:spacing w:val="-2"/>
          <w:w w:val="110"/>
          <w:highlight w:val="yellow"/>
          <w:lang w:eastAsia="zh-CN"/>
        </w:rPr>
        <w:t>程序框图</w:t>
      </w:r>
      <w:r w:rsidR="00911DD9">
        <w:rPr>
          <w:rFonts w:ascii="Times New Roman" w:eastAsia="宋体" w:hAnsi="Times New Roman" w:cs="Times New Roman" w:hint="eastAsia"/>
          <w:spacing w:val="-2"/>
          <w:w w:val="110"/>
          <w:highlight w:val="yellow"/>
          <w:lang w:eastAsia="zh-CN"/>
        </w:rPr>
        <w:t>准备</w:t>
      </w:r>
      <w:r w:rsidRPr="00A008C3">
        <w:rPr>
          <w:rFonts w:ascii="Times New Roman" w:eastAsia="宋体" w:hAnsi="Times New Roman" w:cs="Times New Roman" w:hint="eastAsia"/>
          <w:spacing w:val="-2"/>
          <w:w w:val="110"/>
          <w:highlight w:val="yellow"/>
          <w:lang w:eastAsia="zh-CN"/>
        </w:rPr>
        <w:t>一份</w:t>
      </w:r>
    </w:p>
    <w:p w14:paraId="05B920FA" w14:textId="77777777" w:rsidR="00765799" w:rsidRPr="009F4587" w:rsidRDefault="00765799" w:rsidP="00A008C3">
      <w:pPr>
        <w:pStyle w:val="11"/>
        <w:tabs>
          <w:tab w:val="left" w:pos="487"/>
        </w:tabs>
        <w:spacing w:before="109"/>
        <w:jc w:val="center"/>
        <w:rPr>
          <w:rFonts w:ascii="Times New Roman" w:eastAsia="宋体" w:hAnsi="Times New Roman" w:cs="Times New Roman" w:hint="eastAsia"/>
          <w:spacing w:val="-2"/>
          <w:w w:val="110"/>
        </w:rPr>
      </w:pPr>
    </w:p>
    <w:p w14:paraId="00468D60" w14:textId="77777777" w:rsidR="00A008C3" w:rsidRPr="00A008C3" w:rsidRDefault="00A008C3" w:rsidP="0069301B">
      <w:pPr>
        <w:ind w:firstLine="232"/>
        <w:jc w:val="right"/>
        <w:rPr>
          <w:rFonts w:eastAsiaTheme="minorEastAsia"/>
          <w:lang w:eastAsia="zh-CN"/>
        </w:rPr>
      </w:pPr>
    </w:p>
    <w:p w14:paraId="2449416A" w14:textId="5490B82C" w:rsidR="00B312B8" w:rsidRPr="009F4587" w:rsidRDefault="00B312B8" w:rsidP="00E97F44">
      <w:pPr>
        <w:pStyle w:val="11"/>
        <w:numPr>
          <w:ilvl w:val="1"/>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SC-RRT</w:t>
      </w:r>
      <w:r w:rsidR="00724B6B">
        <w:rPr>
          <w:rFonts w:ascii="Times New Roman" w:eastAsia="宋体" w:hAnsi="Times New Roman" w:cs="Times New Roman" w:hint="eastAsia"/>
          <w:spacing w:val="-2"/>
          <w:w w:val="110"/>
          <w:lang w:eastAsia="zh-CN"/>
        </w:rPr>
        <w:t>总结</w:t>
      </w:r>
    </w:p>
    <w:bookmarkEnd w:id="15"/>
    <w:p w14:paraId="3714D2F9" w14:textId="77777777" w:rsidR="0076352E" w:rsidRPr="00B14659" w:rsidRDefault="0076352E">
      <w:pPr>
        <w:pStyle w:val="a3"/>
        <w:spacing w:before="11"/>
        <w:rPr>
          <w:rFonts w:eastAsiaTheme="minorEastAsia"/>
          <w:sz w:val="19"/>
          <w:lang w:eastAsia="zh-CN"/>
        </w:rPr>
      </w:pPr>
    </w:p>
    <w:p w14:paraId="561C9DE1" w14:textId="78E7E009" w:rsidR="001D1F27" w:rsidRPr="00B10503" w:rsidRDefault="00EA01BF" w:rsidP="00B10503">
      <w:pPr>
        <w:pStyle w:val="11"/>
        <w:numPr>
          <w:ilvl w:val="0"/>
          <w:numId w:val="5"/>
        </w:numPr>
        <w:tabs>
          <w:tab w:val="left" w:pos="487"/>
        </w:tabs>
        <w:spacing w:before="109"/>
        <w:rPr>
          <w:rFonts w:ascii="Times New Roman" w:eastAsia="宋体" w:hAnsi="Times New Roman" w:cs="Times New Roman"/>
          <w:spacing w:val="-2"/>
          <w:w w:val="110"/>
        </w:rPr>
      </w:pPr>
      <w:bookmarkStart w:id="19" w:name="2_Problem_statement_and_notation"/>
      <w:bookmarkEnd w:id="19"/>
      <w:commentRangeStart w:id="20"/>
      <w:r w:rsidRPr="009F4587">
        <w:rPr>
          <w:rFonts w:ascii="Times New Roman" w:eastAsia="宋体" w:hAnsi="Times New Roman" w:cs="Times New Roman"/>
          <w:spacing w:val="-2"/>
          <w:w w:val="110"/>
        </w:rPr>
        <w:t>Simulation</w:t>
      </w:r>
      <w:commentRangeEnd w:id="20"/>
      <w:r w:rsidR="00016377" w:rsidRPr="00B10503">
        <w:rPr>
          <w:rStyle w:val="af0"/>
          <w:rFonts w:ascii="Times New Roman" w:eastAsia="宋体" w:hAnsi="Times New Roman" w:cs="Times New Roman"/>
          <w:spacing w:val="-2"/>
          <w:w w:val="110"/>
          <w:sz w:val="24"/>
          <w:szCs w:val="24"/>
        </w:rPr>
        <w:commentReference w:id="20"/>
      </w:r>
    </w:p>
    <w:p w14:paraId="55070CED" w14:textId="0E838A4C" w:rsidR="00380798" w:rsidRDefault="00380798" w:rsidP="009F4587">
      <w:pPr>
        <w:pStyle w:val="11"/>
        <w:numPr>
          <w:ilvl w:val="1"/>
          <w:numId w:val="5"/>
        </w:numPr>
        <w:tabs>
          <w:tab w:val="left" w:pos="487"/>
        </w:tabs>
        <w:spacing w:before="109"/>
        <w:rPr>
          <w:rFonts w:ascii="Times New Roman" w:eastAsia="宋体" w:hAnsi="Times New Roman" w:cs="Times New Roman"/>
          <w:spacing w:val="-2"/>
          <w:w w:val="110"/>
        </w:rPr>
      </w:pPr>
      <w:bookmarkStart w:id="21" w:name="OLE_LINK21"/>
      <w:r w:rsidRPr="009F4587">
        <w:rPr>
          <w:rFonts w:ascii="Times New Roman" w:eastAsia="宋体" w:hAnsi="Times New Roman" w:cs="Times New Roman"/>
          <w:spacing w:val="-2"/>
          <w:w w:val="110"/>
        </w:rPr>
        <w:t>Configuration information</w:t>
      </w:r>
    </w:p>
    <w:p w14:paraId="2960704D" w14:textId="77777777" w:rsidR="00A008C3" w:rsidRDefault="00A008C3" w:rsidP="00A008C3">
      <w:pPr>
        <w:pStyle w:val="11"/>
        <w:tabs>
          <w:tab w:val="left" w:pos="487"/>
        </w:tabs>
        <w:spacing w:before="109"/>
        <w:rPr>
          <w:rFonts w:ascii="Times New Roman" w:eastAsia="宋体" w:hAnsi="Times New Roman" w:cs="Times New Roman"/>
          <w:spacing w:val="-2"/>
          <w:w w:val="110"/>
          <w:lang w:eastAsia="zh-CN"/>
        </w:rPr>
      </w:pPr>
    </w:p>
    <w:bookmarkEnd w:id="21"/>
    <w:p w14:paraId="4E5117F1" w14:textId="4CEBB8D4" w:rsidR="0076352E" w:rsidRDefault="00D560A4" w:rsidP="00923A6B">
      <w:pPr>
        <w:pStyle w:val="a3"/>
        <w:spacing w:line="261" w:lineRule="auto"/>
        <w:ind w:right="114" w:firstLine="360"/>
        <w:jc w:val="both"/>
        <w:rPr>
          <w:rFonts w:ascii="宋体" w:eastAsia="宋体" w:hAnsi="宋体" w:cs="宋体" w:hint="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在环境规模与障碍物密度保持一致条件下的性能，本研究在不同维度及不同采样间隔下开展了一系列仿真实验（见表</w:t>
      </w:r>
      <w:r w:rsidRPr="004B65D6">
        <w:rPr>
          <w:rFonts w:eastAsiaTheme="minorEastAsia"/>
          <w:sz w:val="22"/>
          <w:szCs w:val="22"/>
          <w:lang w:eastAsia="zh-CN"/>
        </w:rPr>
        <w:t>1</w:t>
      </w:r>
      <w:r w:rsidRPr="004B65D6">
        <w:rPr>
          <w:rFonts w:eastAsiaTheme="minorEastAsia"/>
          <w:sz w:val="22"/>
          <w:szCs w:val="22"/>
          <w:lang w:eastAsia="zh-CN"/>
        </w:rPr>
        <w:t>）。评估指标包括收敛时间与路径长度：其中，收敛时间定义为算法获得首个可行解所需的计算时长；路径长度视为路径代价的度量，即从起始状态到目标状态的累计代价。</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commentRangeStart w:id="22"/>
      <w:commentRangeStart w:id="23"/>
      <w:commentRangeStart w:id="24"/>
      <w:r w:rsidRPr="004B65D6">
        <w:rPr>
          <w:rFonts w:eastAsiaTheme="minorEastAsia" w:hint="eastAsia"/>
          <w:sz w:val="22"/>
          <w:szCs w:val="22"/>
          <w:lang w:eastAsia="zh-CN"/>
        </w:rPr>
        <w:t>Table 1 Environment configurations</w:t>
      </w:r>
      <w:commentRangeEnd w:id="22"/>
      <w:r w:rsidR="00016377" w:rsidRPr="004B65D6">
        <w:rPr>
          <w:rStyle w:val="af0"/>
          <w:rFonts w:eastAsiaTheme="minorEastAsia"/>
          <w:sz w:val="22"/>
          <w:szCs w:val="22"/>
          <w:lang w:eastAsia="zh-CN"/>
        </w:rPr>
        <w:commentReference w:id="22"/>
      </w:r>
      <w:commentRangeEnd w:id="23"/>
      <w:r w:rsidR="00016377" w:rsidRPr="004B65D6">
        <w:rPr>
          <w:rStyle w:val="af0"/>
          <w:rFonts w:eastAsiaTheme="minorEastAsia"/>
          <w:sz w:val="22"/>
          <w:szCs w:val="22"/>
          <w:lang w:eastAsia="zh-CN"/>
        </w:rPr>
        <w:commentReference w:id="23"/>
      </w:r>
      <w:commentRangeEnd w:id="24"/>
      <w:r w:rsidR="00016377" w:rsidRPr="004B65D6">
        <w:rPr>
          <w:rStyle w:val="af0"/>
          <w:rFonts w:eastAsiaTheme="minorEastAsia"/>
          <w:sz w:val="22"/>
          <w:szCs w:val="22"/>
          <w:lang w:eastAsia="zh-CN"/>
        </w:rPr>
        <w:commentReference w:id="24"/>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25"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25"/>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256C6565" w14:textId="77777777" w:rsidR="00B10503" w:rsidRDefault="00B10503" w:rsidP="00B10503">
      <w:pPr>
        <w:pStyle w:val="11"/>
        <w:tabs>
          <w:tab w:val="left" w:pos="487"/>
        </w:tabs>
        <w:spacing w:before="109"/>
        <w:ind w:left="0" w:firstLine="0"/>
        <w:rPr>
          <w:rFonts w:ascii="Times New Roman" w:eastAsia="宋体" w:hAnsi="Times New Roman" w:cs="Times New Roman"/>
          <w:spacing w:val="-2"/>
          <w:w w:val="110"/>
          <w:lang w:eastAsia="zh-CN"/>
        </w:rPr>
      </w:pPr>
    </w:p>
    <w:p w14:paraId="34750705" w14:textId="6EA82759" w:rsidR="00B10503" w:rsidRDefault="00B10503" w:rsidP="00B10503">
      <w:pPr>
        <w:pStyle w:val="11"/>
        <w:numPr>
          <w:ilvl w:val="1"/>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SC-RRT</w:t>
      </w:r>
      <w:r w:rsidRPr="009F4587">
        <w:rPr>
          <w:rFonts w:ascii="Times New Roman" w:eastAsia="宋体" w:hAnsi="Times New Roman" w:cs="Times New Roman" w:hint="eastAsia"/>
          <w:spacing w:val="-2"/>
          <w:w w:val="110"/>
          <w:lang w:eastAsia="zh-CN"/>
        </w:rPr>
        <w:t>算法</w:t>
      </w:r>
      <w:r w:rsidR="00DC1FB6">
        <w:rPr>
          <w:rFonts w:ascii="Times New Roman" w:eastAsia="宋体" w:hAnsi="Times New Roman" w:cs="Times New Roman" w:hint="eastAsia"/>
          <w:spacing w:val="-2"/>
          <w:w w:val="110"/>
          <w:lang w:eastAsia="zh-CN"/>
        </w:rPr>
        <w:t>PID</w:t>
      </w:r>
      <w:r w:rsidR="00DC1FB6">
        <w:rPr>
          <w:rFonts w:ascii="Times New Roman" w:eastAsia="宋体" w:hAnsi="Times New Roman" w:cs="Times New Roman" w:hint="eastAsia"/>
          <w:spacing w:val="-2"/>
          <w:w w:val="110"/>
          <w:lang w:eastAsia="zh-CN"/>
        </w:rPr>
        <w:t>控制器参数</w:t>
      </w:r>
      <w:r w:rsidRPr="009F4587">
        <w:rPr>
          <w:rFonts w:ascii="Times New Roman" w:eastAsia="宋体" w:hAnsi="Times New Roman" w:cs="Times New Roman" w:hint="eastAsia"/>
          <w:spacing w:val="-2"/>
          <w:w w:val="110"/>
          <w:lang w:eastAsia="zh-CN"/>
        </w:rPr>
        <w:t>验证</w:t>
      </w:r>
    </w:p>
    <w:p w14:paraId="79C173B0" w14:textId="5C05F03A" w:rsidR="00DC1FB6" w:rsidRPr="00DC1FB6" w:rsidRDefault="00923A6B" w:rsidP="00923A6B">
      <w:pPr>
        <w:pStyle w:val="11"/>
        <w:tabs>
          <w:tab w:val="left" w:pos="487"/>
        </w:tabs>
        <w:spacing w:before="109"/>
        <w:ind w:left="233" w:firstLine="0"/>
        <w:jc w:val="both"/>
        <w:rPr>
          <w:rFonts w:ascii="Times New Roman" w:eastAsiaTheme="minorEastAsia" w:hAnsi="Times New Roman" w:cs="Times New Roman"/>
          <w:b w:val="0"/>
          <w:bCs w:val="0"/>
          <w:sz w:val="22"/>
          <w:szCs w:val="22"/>
          <w:lang w:eastAsia="zh-CN"/>
        </w:rPr>
      </w:pPr>
      <w:r>
        <w:rPr>
          <w:rFonts w:ascii="Times New Roman" w:eastAsiaTheme="minorEastAsia" w:hAnsi="Times New Roman" w:cs="Times New Roman"/>
          <w:b w:val="0"/>
          <w:bCs w:val="0"/>
          <w:sz w:val="22"/>
          <w:szCs w:val="22"/>
          <w:lang w:eastAsia="zh-CN"/>
        </w:rPr>
        <w:tab/>
      </w:r>
      <w:r w:rsidR="00DC1FB6" w:rsidRPr="00DC1FB6">
        <w:rPr>
          <w:rFonts w:ascii="Times New Roman" w:eastAsiaTheme="minorEastAsia" w:hAnsi="Times New Roman" w:cs="Times New Roman" w:hint="eastAsia"/>
          <w:b w:val="0"/>
          <w:bCs w:val="0"/>
          <w:sz w:val="22"/>
          <w:szCs w:val="22"/>
          <w:lang w:eastAsia="zh-CN"/>
        </w:rPr>
        <w:t>为确定最优</w:t>
      </w:r>
      <w:r w:rsidR="00DC1FB6" w:rsidRPr="00DC1FB6">
        <w:rPr>
          <w:rFonts w:ascii="Times New Roman" w:eastAsiaTheme="minorEastAsia" w:hAnsi="Times New Roman" w:cs="Times New Roman" w:hint="eastAsia"/>
          <w:b w:val="0"/>
          <w:bCs w:val="0"/>
          <w:sz w:val="22"/>
          <w:szCs w:val="22"/>
          <w:lang w:eastAsia="zh-CN"/>
        </w:rPr>
        <w:t>PID</w:t>
      </w:r>
      <w:r w:rsidR="00DC1FB6" w:rsidRPr="00DC1FB6">
        <w:rPr>
          <w:rFonts w:ascii="Times New Roman" w:eastAsiaTheme="minorEastAsia" w:hAnsi="Times New Roman" w:cs="Times New Roman" w:hint="eastAsia"/>
          <w:b w:val="0"/>
          <w:bCs w:val="0"/>
          <w:sz w:val="22"/>
          <w:szCs w:val="22"/>
          <w:lang w:eastAsia="zh-CN"/>
        </w:rPr>
        <w:t>参数组合，在表一环境配置下进行参数扫描实验，通过大量实验验证选出最优解，当</w:t>
      </w:r>
      <w:r w:rsidR="00DC1FB6" w:rsidRPr="00DC1FB6">
        <w:rPr>
          <w:rFonts w:ascii="Times New Roman" w:eastAsiaTheme="minorEastAsia" w:hAnsi="Times New Roman" w:cs="Times New Roman" w:hint="eastAsia"/>
          <w:b w:val="0"/>
          <w:bCs w:val="0"/>
          <w:sz w:val="22"/>
          <w:szCs w:val="22"/>
          <w:lang w:eastAsia="zh-CN"/>
        </w:rPr>
        <w:t>Kp=0.25,Ki=0.4,Kd=0.2</w:t>
      </w:r>
      <w:r w:rsidR="00DC1FB6" w:rsidRPr="00DC1FB6">
        <w:rPr>
          <w:rFonts w:ascii="Times New Roman" w:eastAsiaTheme="minorEastAsia" w:hAnsi="Times New Roman" w:cs="Times New Roman" w:hint="eastAsia"/>
          <w:b w:val="0"/>
          <w:bCs w:val="0"/>
          <w:sz w:val="22"/>
          <w:szCs w:val="22"/>
          <w:lang w:eastAsia="zh-CN"/>
        </w:rPr>
        <w:t>时，成功率最高，路径最短</w:t>
      </w:r>
      <w:r>
        <w:rPr>
          <w:rFonts w:ascii="Times New Roman" w:eastAsiaTheme="minorEastAsia" w:hAnsi="Times New Roman" w:cs="Times New Roman" w:hint="eastAsia"/>
          <w:b w:val="0"/>
          <w:bCs w:val="0"/>
          <w:sz w:val="22"/>
          <w:szCs w:val="22"/>
          <w:lang w:eastAsia="zh-CN"/>
        </w:rPr>
        <w:t>。故以此作为实验标准进行后续的对比算法实验配置。</w:t>
      </w:r>
    </w:p>
    <w:p w14:paraId="5764B17F" w14:textId="77777777" w:rsidR="00B10503" w:rsidRDefault="00B10503" w:rsidP="00B10503">
      <w:pPr>
        <w:pStyle w:val="11"/>
        <w:tabs>
          <w:tab w:val="left" w:pos="487"/>
        </w:tabs>
        <w:spacing w:before="109"/>
        <w:jc w:val="center"/>
        <w:rPr>
          <w:rFonts w:ascii="Times New Roman" w:eastAsia="宋体" w:hAnsi="Times New Roman" w:cs="Times New Roman"/>
          <w:spacing w:val="-2"/>
          <w:w w:val="110"/>
          <w:lang w:eastAsia="zh-CN"/>
        </w:rPr>
      </w:pPr>
      <w:r w:rsidRPr="001D1F27">
        <w:rPr>
          <w:rFonts w:ascii="Times New Roman" w:eastAsia="宋体" w:hAnsi="Times New Roman" w:cs="Times New Roman" w:hint="eastAsia"/>
          <w:spacing w:val="-2"/>
          <w:w w:val="110"/>
          <w:highlight w:val="red"/>
          <w:lang w:eastAsia="zh-CN"/>
        </w:rPr>
        <w:lastRenderedPageBreak/>
        <w:t>PID</w:t>
      </w:r>
      <w:r w:rsidRPr="001D1F27">
        <w:rPr>
          <w:rFonts w:ascii="Times New Roman" w:eastAsia="宋体" w:hAnsi="Times New Roman" w:cs="Times New Roman" w:hint="eastAsia"/>
          <w:spacing w:val="-2"/>
          <w:w w:val="110"/>
          <w:highlight w:val="red"/>
          <w:lang w:eastAsia="zh-CN"/>
        </w:rPr>
        <w:t>参数控制器最优配置测试实验</w:t>
      </w:r>
    </w:p>
    <w:p w14:paraId="6EACD217" w14:textId="77777777" w:rsidR="00675F95" w:rsidRDefault="00675F95" w:rsidP="00B10503">
      <w:pPr>
        <w:pStyle w:val="11"/>
        <w:tabs>
          <w:tab w:val="left" w:pos="487"/>
        </w:tabs>
        <w:spacing w:before="109"/>
        <w:jc w:val="center"/>
        <w:rPr>
          <w:rFonts w:ascii="Times New Roman" w:eastAsia="宋体" w:hAnsi="Times New Roman" w:cs="Times New Roman"/>
          <w:spacing w:val="-2"/>
          <w:w w:val="110"/>
          <w:lang w:eastAsia="zh-CN"/>
        </w:rPr>
      </w:pPr>
    </w:p>
    <w:p w14:paraId="0C7A836C" w14:textId="77777777" w:rsidR="00675F95" w:rsidRDefault="00675F95" w:rsidP="00B10503">
      <w:pPr>
        <w:pStyle w:val="11"/>
        <w:tabs>
          <w:tab w:val="left" w:pos="487"/>
        </w:tabs>
        <w:spacing w:before="109"/>
        <w:jc w:val="center"/>
        <w:rPr>
          <w:rFonts w:ascii="Times New Roman" w:eastAsia="宋体" w:hAnsi="Times New Roman" w:cs="Times New Roman"/>
          <w:spacing w:val="-2"/>
          <w:w w:val="110"/>
          <w:lang w:eastAsia="zh-CN"/>
        </w:rPr>
      </w:pPr>
    </w:p>
    <w:p w14:paraId="5227FFA5" w14:textId="77777777" w:rsidR="00675F95" w:rsidRDefault="00675F95" w:rsidP="00B0059C">
      <w:pPr>
        <w:pStyle w:val="11"/>
        <w:tabs>
          <w:tab w:val="left" w:pos="487"/>
        </w:tabs>
        <w:spacing w:before="109"/>
        <w:ind w:left="0" w:firstLine="0"/>
        <w:rPr>
          <w:rFonts w:ascii="Times New Roman" w:eastAsia="宋体" w:hAnsi="Times New Roman" w:cs="Times New Roman"/>
          <w:spacing w:val="-2"/>
          <w:w w:val="110"/>
          <w:lang w:eastAsia="zh-CN"/>
        </w:rPr>
      </w:pPr>
    </w:p>
    <w:p w14:paraId="7EB58F28" w14:textId="1520FAF5" w:rsidR="00923A6B" w:rsidRPr="001D1F27" w:rsidRDefault="00923A6B" w:rsidP="00B10503">
      <w:pPr>
        <w:pStyle w:val="11"/>
        <w:tabs>
          <w:tab w:val="left" w:pos="487"/>
        </w:tabs>
        <w:spacing w:before="109"/>
        <w:jc w:val="center"/>
        <w:rPr>
          <w:rFonts w:ascii="Times New Roman" w:eastAsia="宋体" w:hAnsi="Times New Roman" w:cs="Times New Roman"/>
          <w:spacing w:val="-2"/>
          <w:w w:val="110"/>
          <w:lang w:eastAsia="zh-CN"/>
        </w:rPr>
      </w:pPr>
      <w:r>
        <w:rPr>
          <w:rFonts w:eastAsiaTheme="minorEastAsia" w:hint="eastAsia"/>
          <w:sz w:val="22"/>
          <w:szCs w:val="22"/>
          <w:lang w:eastAsia="zh-CN"/>
        </w:rPr>
        <w:t>表</w:t>
      </w:r>
      <w:r>
        <w:rPr>
          <w:rFonts w:eastAsiaTheme="minorEastAsia" w:hint="eastAsia"/>
          <w:sz w:val="22"/>
          <w:szCs w:val="22"/>
          <w:lang w:eastAsia="zh-CN"/>
        </w:rPr>
        <w:t xml:space="preserve">2 </w:t>
      </w:r>
      <w:r>
        <w:rPr>
          <w:rFonts w:eastAsiaTheme="minorEastAsia" w:hint="eastAsia"/>
          <w:sz w:val="22"/>
          <w:szCs w:val="22"/>
          <w:lang w:eastAsia="zh-CN"/>
        </w:rPr>
        <w:t>不同</w:t>
      </w:r>
      <w:r>
        <w:rPr>
          <w:rFonts w:eastAsiaTheme="minorEastAsia" w:hint="eastAsia"/>
          <w:sz w:val="22"/>
          <w:szCs w:val="22"/>
          <w:lang w:eastAsia="zh-CN"/>
        </w:rPr>
        <w:t>PID</w:t>
      </w:r>
      <w:r>
        <w:rPr>
          <w:rFonts w:eastAsiaTheme="minorEastAsia" w:hint="eastAsia"/>
          <w:sz w:val="22"/>
          <w:szCs w:val="22"/>
          <w:lang w:eastAsia="zh-CN"/>
        </w:rPr>
        <w:t>参数控制下的结果显示</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8"/>
        <w:gridCol w:w="1870"/>
        <w:gridCol w:w="660"/>
        <w:gridCol w:w="1357"/>
        <w:gridCol w:w="2017"/>
        <w:gridCol w:w="990"/>
        <w:gridCol w:w="990"/>
      </w:tblGrid>
      <w:tr w:rsidR="00B10503" w14:paraId="094036BF" w14:textId="232A9B67" w:rsidTr="00B10503">
        <w:trPr>
          <w:jc w:val="center"/>
        </w:trPr>
        <w:tc>
          <w:tcPr>
            <w:tcW w:w="1308" w:type="dxa"/>
            <w:tcBorders>
              <w:top w:val="single" w:sz="6" w:space="0" w:color="auto"/>
              <w:bottom w:val="single" w:sz="12" w:space="0" w:color="auto"/>
            </w:tcBorders>
          </w:tcPr>
          <w:p w14:paraId="5EDF2BF9" w14:textId="286FD691"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Kp</w:t>
            </w:r>
          </w:p>
        </w:tc>
        <w:tc>
          <w:tcPr>
            <w:tcW w:w="1870" w:type="dxa"/>
            <w:tcBorders>
              <w:top w:val="single" w:sz="6" w:space="0" w:color="auto"/>
              <w:bottom w:val="single" w:sz="12" w:space="0" w:color="auto"/>
            </w:tcBorders>
          </w:tcPr>
          <w:p w14:paraId="32A6DD9A" w14:textId="03912791"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Ki</w:t>
            </w:r>
          </w:p>
        </w:tc>
        <w:tc>
          <w:tcPr>
            <w:tcW w:w="660" w:type="dxa"/>
            <w:tcBorders>
              <w:top w:val="single" w:sz="6" w:space="0" w:color="auto"/>
              <w:bottom w:val="single" w:sz="12" w:space="0" w:color="auto"/>
            </w:tcBorders>
          </w:tcPr>
          <w:p w14:paraId="4690373C" w14:textId="71A0F6F4"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Pd</w:t>
            </w:r>
          </w:p>
        </w:tc>
        <w:tc>
          <w:tcPr>
            <w:tcW w:w="1357" w:type="dxa"/>
            <w:tcBorders>
              <w:top w:val="single" w:sz="6" w:space="0" w:color="auto"/>
              <w:bottom w:val="single" w:sz="12" w:space="0" w:color="auto"/>
            </w:tcBorders>
          </w:tcPr>
          <w:p w14:paraId="25A3CDEB" w14:textId="6ECA953B"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收敛时间</w:t>
            </w:r>
          </w:p>
        </w:tc>
        <w:tc>
          <w:tcPr>
            <w:tcW w:w="2017" w:type="dxa"/>
            <w:tcBorders>
              <w:top w:val="single" w:sz="6" w:space="0" w:color="auto"/>
              <w:bottom w:val="single" w:sz="12" w:space="0" w:color="auto"/>
            </w:tcBorders>
          </w:tcPr>
          <w:p w14:paraId="181F7109" w14:textId="3516ABDA"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路径长度</w:t>
            </w:r>
          </w:p>
        </w:tc>
        <w:tc>
          <w:tcPr>
            <w:tcW w:w="990" w:type="dxa"/>
            <w:tcBorders>
              <w:top w:val="single" w:sz="6" w:space="0" w:color="auto"/>
              <w:bottom w:val="single" w:sz="12" w:space="0" w:color="auto"/>
            </w:tcBorders>
          </w:tcPr>
          <w:p w14:paraId="349892B7" w14:textId="62A1085D" w:rsidR="00B10503"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节点树</w:t>
            </w:r>
          </w:p>
        </w:tc>
        <w:tc>
          <w:tcPr>
            <w:tcW w:w="990" w:type="dxa"/>
            <w:tcBorders>
              <w:top w:val="single" w:sz="6" w:space="0" w:color="auto"/>
              <w:bottom w:val="single" w:sz="12" w:space="0" w:color="auto"/>
            </w:tcBorders>
          </w:tcPr>
          <w:p w14:paraId="5C413738" w14:textId="46AFA091" w:rsidR="00B10503"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成功率</w:t>
            </w:r>
          </w:p>
        </w:tc>
      </w:tr>
      <w:tr w:rsidR="00B10503" w14:paraId="4C9A37BF" w14:textId="6FBE0B07" w:rsidTr="00B10503">
        <w:trPr>
          <w:jc w:val="center"/>
        </w:trPr>
        <w:tc>
          <w:tcPr>
            <w:tcW w:w="1308" w:type="dxa"/>
            <w:tcBorders>
              <w:top w:val="single" w:sz="12" w:space="0" w:color="auto"/>
            </w:tcBorders>
          </w:tcPr>
          <w:p w14:paraId="7F80F402" w14:textId="475D19C7"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1870" w:type="dxa"/>
            <w:tcBorders>
              <w:top w:val="single" w:sz="12" w:space="0" w:color="auto"/>
            </w:tcBorders>
          </w:tcPr>
          <w:p w14:paraId="111DDA87" w14:textId="11CD9BD4"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660" w:type="dxa"/>
            <w:tcBorders>
              <w:top w:val="single" w:sz="12" w:space="0" w:color="auto"/>
            </w:tcBorders>
          </w:tcPr>
          <w:p w14:paraId="415532CD" w14:textId="6D2F5609"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1357" w:type="dxa"/>
            <w:tcBorders>
              <w:top w:val="single" w:sz="12" w:space="0" w:color="auto"/>
            </w:tcBorders>
          </w:tcPr>
          <w:p w14:paraId="7C8AC06E" w14:textId="648B5126"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1.245</w:t>
            </w:r>
          </w:p>
        </w:tc>
        <w:tc>
          <w:tcPr>
            <w:tcW w:w="2017" w:type="dxa"/>
            <w:tcBorders>
              <w:top w:val="single" w:sz="12" w:space="0" w:color="auto"/>
            </w:tcBorders>
          </w:tcPr>
          <w:p w14:paraId="7205339E" w14:textId="5B71A81F"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1189.3</w:t>
            </w:r>
          </w:p>
        </w:tc>
        <w:tc>
          <w:tcPr>
            <w:tcW w:w="990" w:type="dxa"/>
            <w:tcBorders>
              <w:top w:val="single" w:sz="12" w:space="0" w:color="auto"/>
            </w:tcBorders>
          </w:tcPr>
          <w:p w14:paraId="68B9FB42" w14:textId="4932057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523</w:t>
            </w:r>
          </w:p>
        </w:tc>
        <w:tc>
          <w:tcPr>
            <w:tcW w:w="990" w:type="dxa"/>
            <w:tcBorders>
              <w:top w:val="single" w:sz="12" w:space="0" w:color="auto"/>
            </w:tcBorders>
          </w:tcPr>
          <w:p w14:paraId="41E90C96" w14:textId="5EDC700E"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67%</w:t>
            </w:r>
          </w:p>
        </w:tc>
      </w:tr>
      <w:tr w:rsidR="00B10503" w14:paraId="776F14AD" w14:textId="3BCA70C8" w:rsidTr="00B10503">
        <w:trPr>
          <w:jc w:val="center"/>
        </w:trPr>
        <w:tc>
          <w:tcPr>
            <w:tcW w:w="1308" w:type="dxa"/>
          </w:tcPr>
          <w:p w14:paraId="53598442" w14:textId="1E93F3BD"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1870" w:type="dxa"/>
          </w:tcPr>
          <w:p w14:paraId="2C33CB11" w14:textId="02EB54D3"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660" w:type="dxa"/>
          </w:tcPr>
          <w:p w14:paraId="5A022503" w14:textId="64CF8A53"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1357" w:type="dxa"/>
          </w:tcPr>
          <w:p w14:paraId="1F52DC21" w14:textId="09F1626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0.856</w:t>
            </w:r>
          </w:p>
        </w:tc>
        <w:tc>
          <w:tcPr>
            <w:tcW w:w="2017" w:type="dxa"/>
          </w:tcPr>
          <w:p w14:paraId="48D39104" w14:textId="368D455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1165.7</w:t>
            </w:r>
          </w:p>
        </w:tc>
        <w:tc>
          <w:tcPr>
            <w:tcW w:w="990" w:type="dxa"/>
          </w:tcPr>
          <w:p w14:paraId="60557ED2" w14:textId="6E70F5F7"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398</w:t>
            </w:r>
          </w:p>
        </w:tc>
        <w:tc>
          <w:tcPr>
            <w:tcW w:w="990" w:type="dxa"/>
          </w:tcPr>
          <w:p w14:paraId="4AEF3A25" w14:textId="57D20AE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55%</w:t>
            </w:r>
          </w:p>
        </w:tc>
      </w:tr>
      <w:tr w:rsidR="00B10503" w14:paraId="183489D8" w14:textId="77777777" w:rsidTr="00B10503">
        <w:trPr>
          <w:jc w:val="center"/>
        </w:trPr>
        <w:tc>
          <w:tcPr>
            <w:tcW w:w="1308" w:type="dxa"/>
          </w:tcPr>
          <w:p w14:paraId="40716CDE" w14:textId="6048E3E6"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1870" w:type="dxa"/>
          </w:tcPr>
          <w:p w14:paraId="5A6A67E6" w14:textId="1921C6F5"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660" w:type="dxa"/>
          </w:tcPr>
          <w:p w14:paraId="3F20C7EF" w14:textId="08FA74E9"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1357" w:type="dxa"/>
          </w:tcPr>
          <w:p w14:paraId="67A2EC72" w14:textId="145813B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0.812</w:t>
            </w:r>
          </w:p>
        </w:tc>
        <w:tc>
          <w:tcPr>
            <w:tcW w:w="2017" w:type="dxa"/>
          </w:tcPr>
          <w:p w14:paraId="7055BC56" w14:textId="6A6262B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1168.2</w:t>
            </w:r>
          </w:p>
        </w:tc>
        <w:tc>
          <w:tcPr>
            <w:tcW w:w="990" w:type="dxa"/>
          </w:tcPr>
          <w:p w14:paraId="242710CD" w14:textId="5795E7D9"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401</w:t>
            </w:r>
          </w:p>
        </w:tc>
        <w:tc>
          <w:tcPr>
            <w:tcW w:w="990" w:type="dxa"/>
          </w:tcPr>
          <w:p w14:paraId="09BC4F22" w14:textId="56DDEFB2"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73%</w:t>
            </w:r>
          </w:p>
        </w:tc>
      </w:tr>
      <w:tr w:rsidR="00B10503" w14:paraId="2166A5CC" w14:textId="77777777" w:rsidTr="00B10503">
        <w:trPr>
          <w:jc w:val="center"/>
        </w:trPr>
        <w:tc>
          <w:tcPr>
            <w:tcW w:w="1308" w:type="dxa"/>
          </w:tcPr>
          <w:p w14:paraId="3298E9AD" w14:textId="14EF5F00"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1870" w:type="dxa"/>
          </w:tcPr>
          <w:p w14:paraId="2F497341" w14:textId="3FDA6BDA"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660" w:type="dxa"/>
          </w:tcPr>
          <w:p w14:paraId="2FD7638C" w14:textId="0B63D18F"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1357" w:type="dxa"/>
          </w:tcPr>
          <w:p w14:paraId="7512D104" w14:textId="21EC3A43"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0.875</w:t>
            </w:r>
          </w:p>
        </w:tc>
        <w:tc>
          <w:tcPr>
            <w:tcW w:w="2017" w:type="dxa"/>
          </w:tcPr>
          <w:p w14:paraId="6DE97A84" w14:textId="6C039C68"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1172.4</w:t>
            </w:r>
          </w:p>
        </w:tc>
        <w:tc>
          <w:tcPr>
            <w:tcW w:w="990" w:type="dxa"/>
          </w:tcPr>
          <w:p w14:paraId="310E01BB" w14:textId="5C6ACD0B"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405</w:t>
            </w:r>
          </w:p>
        </w:tc>
        <w:tc>
          <w:tcPr>
            <w:tcW w:w="990" w:type="dxa"/>
          </w:tcPr>
          <w:p w14:paraId="01652C71" w14:textId="3BB06075"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89%</w:t>
            </w:r>
          </w:p>
        </w:tc>
      </w:tr>
      <w:tr w:rsidR="00B10503" w14:paraId="2983CD8D" w14:textId="77777777" w:rsidTr="00B10503">
        <w:trPr>
          <w:jc w:val="center"/>
        </w:trPr>
        <w:tc>
          <w:tcPr>
            <w:tcW w:w="1308" w:type="dxa"/>
            <w:tcBorders>
              <w:bottom w:val="single" w:sz="6" w:space="0" w:color="auto"/>
            </w:tcBorders>
          </w:tcPr>
          <w:p w14:paraId="4A6D5C67" w14:textId="5DE05DA9" w:rsidR="00B10503"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1870" w:type="dxa"/>
            <w:tcBorders>
              <w:bottom w:val="single" w:sz="6" w:space="0" w:color="auto"/>
            </w:tcBorders>
          </w:tcPr>
          <w:p w14:paraId="607EBDB9" w14:textId="39685DEE"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660" w:type="dxa"/>
            <w:tcBorders>
              <w:bottom w:val="single" w:sz="6" w:space="0" w:color="auto"/>
            </w:tcBorders>
          </w:tcPr>
          <w:p w14:paraId="79414808" w14:textId="0F6B164C"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1357" w:type="dxa"/>
            <w:tcBorders>
              <w:bottom w:val="single" w:sz="6" w:space="0" w:color="auto"/>
            </w:tcBorders>
          </w:tcPr>
          <w:p w14:paraId="58755557" w14:textId="254A5A3E"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1.023</w:t>
            </w:r>
          </w:p>
        </w:tc>
        <w:tc>
          <w:tcPr>
            <w:tcW w:w="2017" w:type="dxa"/>
            <w:tcBorders>
              <w:bottom w:val="single" w:sz="6" w:space="0" w:color="auto"/>
            </w:tcBorders>
          </w:tcPr>
          <w:p w14:paraId="2857BCF4" w14:textId="62FB1E44"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1203.6</w:t>
            </w:r>
          </w:p>
        </w:tc>
        <w:tc>
          <w:tcPr>
            <w:tcW w:w="990" w:type="dxa"/>
            <w:tcBorders>
              <w:bottom w:val="single" w:sz="4" w:space="0" w:color="auto"/>
            </w:tcBorders>
          </w:tcPr>
          <w:p w14:paraId="48F8A805" w14:textId="0A1C9269"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489</w:t>
            </w:r>
          </w:p>
        </w:tc>
        <w:tc>
          <w:tcPr>
            <w:tcW w:w="990" w:type="dxa"/>
            <w:tcBorders>
              <w:bottom w:val="single" w:sz="4" w:space="0" w:color="auto"/>
            </w:tcBorders>
          </w:tcPr>
          <w:p w14:paraId="06529752" w14:textId="3CE1108C" w:rsidR="00B10503" w:rsidRPr="004B65D6" w:rsidRDefault="00FB5168"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58%</w:t>
            </w:r>
          </w:p>
        </w:tc>
      </w:tr>
    </w:tbl>
    <w:p w14:paraId="3944A2C7" w14:textId="1BC19C62" w:rsidR="00CE42D9" w:rsidRPr="00A32805" w:rsidRDefault="00CE42D9" w:rsidP="00A32805">
      <w:pPr>
        <w:pStyle w:val="11"/>
        <w:numPr>
          <w:ilvl w:val="1"/>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不同</w:t>
      </w:r>
      <w:r w:rsidRPr="009F4587">
        <w:rPr>
          <w:rFonts w:ascii="Times New Roman" w:eastAsia="宋体" w:hAnsi="Times New Roman" w:cs="Times New Roman" w:hint="eastAsia"/>
          <w:spacing w:val="-2"/>
          <w:w w:val="110"/>
          <w:lang w:eastAsia="zh-CN"/>
        </w:rPr>
        <w:t>RRT</w:t>
      </w:r>
      <w:r w:rsidRPr="009F4587">
        <w:rPr>
          <w:rFonts w:ascii="Times New Roman" w:eastAsia="宋体" w:hAnsi="Times New Roman" w:cs="Times New Roman" w:hint="eastAsia"/>
          <w:spacing w:val="-2"/>
          <w:w w:val="110"/>
          <w:lang w:eastAsia="zh-CN"/>
        </w:rPr>
        <w:t>算法之间的对比实验</w:t>
      </w:r>
    </w:p>
    <w:p w14:paraId="46CA2D45" w14:textId="4961B845" w:rsidR="0060064D" w:rsidRDefault="00CE42D9" w:rsidP="00552D76">
      <w:pPr>
        <w:ind w:firstLine="360"/>
        <w:rPr>
          <w:rFonts w:ascii="Arial" w:eastAsiaTheme="minorEastAsia" w:hAnsi="Arial" w:cs="Arial"/>
          <w:b/>
          <w:bCs/>
          <w:lang w:eastAsia="zh-CN"/>
        </w:rPr>
      </w:pPr>
      <w:r w:rsidRPr="00916166">
        <w:rPr>
          <w:rFonts w:eastAsiaTheme="minorEastAsia" w:hint="eastAsia"/>
          <w:lang w:eastAsia="zh-CN"/>
        </w:rPr>
        <w:t>根据对路径规划的过往研究中，选取了几个较为经典的</w:t>
      </w:r>
      <w:r w:rsidRPr="00916166">
        <w:rPr>
          <w:rFonts w:eastAsiaTheme="minorEastAsia" w:hint="eastAsia"/>
          <w:lang w:eastAsia="zh-CN"/>
        </w:rPr>
        <w:t>RRT</w:t>
      </w:r>
      <w:r w:rsidRPr="00916166">
        <w:rPr>
          <w:rFonts w:eastAsiaTheme="minorEastAsia" w:hint="eastAsia"/>
          <w:lang w:eastAsia="zh-CN"/>
        </w:rPr>
        <w:t>算法，以及相对前沿的</w:t>
      </w:r>
      <w:r w:rsidRPr="00916166">
        <w:rPr>
          <w:rFonts w:eastAsiaTheme="minorEastAsia" w:hint="eastAsia"/>
          <w:lang w:eastAsia="zh-CN"/>
        </w:rPr>
        <w:t>RRT</w:t>
      </w:r>
      <w:r w:rsidRPr="00916166">
        <w:rPr>
          <w:rFonts w:eastAsiaTheme="minorEastAsia" w:hint="eastAsia"/>
          <w:lang w:eastAsia="zh-CN"/>
        </w:rPr>
        <w:t>变体进行对比，验证</w:t>
      </w:r>
      <w:r w:rsidRPr="00916166">
        <w:rPr>
          <w:rFonts w:eastAsiaTheme="minorEastAsia" w:hint="eastAsia"/>
          <w:lang w:eastAsia="zh-CN"/>
        </w:rPr>
        <w:t>SC-RRT</w:t>
      </w:r>
      <w:r w:rsidRPr="00916166">
        <w:rPr>
          <w:rFonts w:eastAsiaTheme="minorEastAsia" w:hint="eastAsia"/>
          <w:lang w:eastAsia="zh-CN"/>
        </w:rPr>
        <w:t>在同时平衡</w:t>
      </w:r>
      <w:r>
        <w:rPr>
          <w:rFonts w:eastAsiaTheme="minorEastAsia" w:hint="eastAsia"/>
          <w:lang w:eastAsia="zh-CN"/>
        </w:rPr>
        <w:t>探索效率</w:t>
      </w:r>
      <w:r>
        <w:rPr>
          <w:rFonts w:eastAsiaTheme="minorEastAsia" w:hint="eastAsia"/>
          <w:lang w:eastAsia="zh-CN"/>
        </w:rPr>
        <w:t>-</w:t>
      </w:r>
      <w:r>
        <w:rPr>
          <w:rFonts w:eastAsiaTheme="minorEastAsia" w:hint="eastAsia"/>
          <w:lang w:eastAsia="zh-CN"/>
        </w:rPr>
        <w:t>路径代价</w:t>
      </w:r>
      <w:r>
        <w:rPr>
          <w:rFonts w:eastAsiaTheme="minorEastAsia" w:hint="eastAsia"/>
          <w:lang w:eastAsia="zh-CN"/>
        </w:rPr>
        <w:t>-</w:t>
      </w:r>
      <w:r>
        <w:rPr>
          <w:rFonts w:eastAsiaTheme="minorEastAsia" w:hint="eastAsia"/>
          <w:lang w:eastAsia="zh-CN"/>
        </w:rPr>
        <w:t>环境适应性的</w:t>
      </w:r>
      <w:r w:rsidRPr="00BC572B">
        <w:rPr>
          <w:rFonts w:eastAsiaTheme="minorEastAsia"/>
          <w:lang w:eastAsia="zh-CN"/>
        </w:rPr>
        <w:t>“</w:t>
      </w:r>
      <w:r w:rsidRPr="00BC572B">
        <w:rPr>
          <w:rFonts w:eastAsiaTheme="minorEastAsia"/>
          <w:lang w:eastAsia="zh-CN"/>
        </w:rPr>
        <w:t>三目标协同</w:t>
      </w:r>
      <w:r w:rsidRPr="00BC572B">
        <w:rPr>
          <w:rFonts w:eastAsiaTheme="minorEastAsia"/>
          <w:lang w:eastAsia="zh-CN"/>
        </w:rPr>
        <w:t>”</w:t>
      </w:r>
      <w:r w:rsidR="00A2555F" w:rsidRPr="00916166">
        <w:rPr>
          <w:rFonts w:eastAsiaTheme="minorEastAsia" w:hint="eastAsia"/>
          <w:lang w:eastAsia="zh-CN"/>
        </w:rPr>
        <w:t>的性能和稳定性</w:t>
      </w:r>
      <w:r>
        <w:rPr>
          <w:rFonts w:eastAsiaTheme="minorEastAsia" w:hint="eastAsia"/>
          <w:lang w:eastAsia="zh-CN"/>
        </w:rPr>
        <w:t>，</w:t>
      </w:r>
      <w:r w:rsidR="00A2555F" w:rsidRPr="00A2555F">
        <w:rPr>
          <w:rFonts w:eastAsiaTheme="minorEastAsia"/>
          <w:lang w:eastAsia="zh-CN"/>
        </w:rPr>
        <w:t>为确保不同路径规划算法性能对比的公平性，本文采用控制变量法，在相同的环境空间和障碍物配置下，对多种算法的路径长度、收敛时间等性能指标进行评估</w:t>
      </w:r>
      <w:r w:rsidR="00A2555F">
        <w:rPr>
          <w:rFonts w:eastAsiaTheme="minorEastAsia" w:hint="eastAsia"/>
          <w:lang w:eastAsia="zh-CN"/>
        </w:rPr>
        <w:t>，以表</w:t>
      </w:r>
      <w:r w:rsidR="00A2555F">
        <w:rPr>
          <w:rFonts w:eastAsiaTheme="minorEastAsia" w:hint="eastAsia"/>
          <w:lang w:eastAsia="zh-CN"/>
        </w:rPr>
        <w:t>1</w:t>
      </w:r>
      <w:r w:rsidR="00A2555F">
        <w:rPr>
          <w:rFonts w:eastAsiaTheme="minorEastAsia" w:hint="eastAsia"/>
          <w:lang w:eastAsia="zh-CN"/>
        </w:rPr>
        <w:t>中规定的环境为例，采用收敛时间，路径长度与路径节点作为指标。在限定最大迭代次数五千次的情况下进行对比，我们在每种情况下都进行了</w:t>
      </w:r>
      <w:r w:rsidR="00A2555F">
        <w:rPr>
          <w:rFonts w:eastAsiaTheme="minorEastAsia" w:hint="eastAsia"/>
          <w:lang w:eastAsia="zh-CN"/>
        </w:rPr>
        <w:t>100</w:t>
      </w:r>
      <w:r w:rsidR="00A2555F">
        <w:rPr>
          <w:rFonts w:eastAsiaTheme="minorEastAsia" w:hint="eastAsia"/>
          <w:lang w:eastAsia="zh-CN"/>
        </w:rPr>
        <w:t>次运行。</w:t>
      </w:r>
    </w:p>
    <w:p w14:paraId="4E7E9D48" w14:textId="6B05956C" w:rsidR="0060064D" w:rsidRPr="009F4587" w:rsidRDefault="003C0688" w:rsidP="00A32805">
      <w:pPr>
        <w:pStyle w:val="11"/>
        <w:numPr>
          <w:ilvl w:val="2"/>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性能比较</w:t>
      </w:r>
    </w:p>
    <w:p w14:paraId="5017F569" w14:textId="1435319F" w:rsidR="0023461D" w:rsidRDefault="003C0688" w:rsidP="0023461D">
      <w:pPr>
        <w:pStyle w:val="21"/>
        <w:tabs>
          <w:tab w:val="left" w:pos="627"/>
        </w:tabs>
        <w:spacing w:before="229"/>
        <w:ind w:left="720" w:firstLine="0"/>
        <w:rPr>
          <w:rFonts w:ascii="Times New Roman" w:eastAsiaTheme="minorEastAsia" w:hAnsi="Times New Roman" w:cs="Times New Roman"/>
          <w:b w:val="0"/>
          <w:bCs w:val="0"/>
          <w:lang w:eastAsia="zh-CN"/>
        </w:rPr>
      </w:pPr>
      <w:r w:rsidRPr="00916166">
        <w:rPr>
          <w:rFonts w:ascii="Times New Roman" w:eastAsiaTheme="minorEastAsia" w:hAnsi="Times New Roman" w:cs="Times New Roman" w:hint="eastAsia"/>
          <w:b w:val="0"/>
          <w:bCs w:val="0"/>
          <w:lang w:eastAsia="zh-CN"/>
        </w:rPr>
        <w:t>表</w:t>
      </w:r>
      <w:r w:rsidRPr="00916166">
        <w:rPr>
          <w:rFonts w:ascii="Times New Roman" w:eastAsiaTheme="minorEastAsia" w:hAnsi="Times New Roman" w:cs="Times New Roman" w:hint="eastAsia"/>
          <w:b w:val="0"/>
          <w:bCs w:val="0"/>
          <w:lang w:eastAsia="zh-CN"/>
        </w:rPr>
        <w:t>3</w:t>
      </w:r>
      <w:r w:rsidRPr="00916166">
        <w:rPr>
          <w:rFonts w:ascii="Times New Roman" w:eastAsiaTheme="minorEastAsia" w:hAnsi="Times New Roman" w:cs="Times New Roman" w:hint="eastAsia"/>
          <w:b w:val="0"/>
          <w:bCs w:val="0"/>
          <w:lang w:eastAsia="zh-CN"/>
        </w:rPr>
        <w:t>比较了</w:t>
      </w:r>
      <w:r w:rsidRPr="00916166">
        <w:rPr>
          <w:rFonts w:ascii="Times New Roman" w:eastAsiaTheme="minorEastAsia" w:hAnsi="Times New Roman" w:cs="Times New Roman" w:hint="eastAsia"/>
          <w:b w:val="0"/>
          <w:bCs w:val="0"/>
          <w:lang w:eastAsia="zh-CN"/>
        </w:rPr>
        <w:t>SC-RRT</w:t>
      </w:r>
      <w:r w:rsidRPr="00916166">
        <w:rPr>
          <w:rFonts w:ascii="Times New Roman" w:eastAsiaTheme="minorEastAsia" w:hAnsi="Times New Roman" w:cs="Times New Roman" w:hint="eastAsia"/>
          <w:b w:val="0"/>
          <w:bCs w:val="0"/>
          <w:lang w:eastAsia="zh-CN"/>
        </w:rPr>
        <w:t>与传统</w:t>
      </w:r>
      <w:r w:rsidRPr="00916166">
        <w:rPr>
          <w:rFonts w:ascii="Times New Roman" w:eastAsiaTheme="minorEastAsia" w:hAnsi="Times New Roman" w:cs="Times New Roman" w:hint="eastAsia"/>
          <w:b w:val="0"/>
          <w:bCs w:val="0"/>
          <w:lang w:eastAsia="zh-CN"/>
        </w:rPr>
        <w:t>RRT</w:t>
      </w:r>
      <w:r w:rsidRPr="00916166">
        <w:rPr>
          <w:rFonts w:ascii="Times New Roman" w:eastAsiaTheme="minorEastAsia" w:hAnsi="Times New Roman" w:cs="Times New Roman" w:hint="eastAsia"/>
          <w:b w:val="0"/>
          <w:bCs w:val="0"/>
          <w:lang w:eastAsia="zh-CN"/>
        </w:rPr>
        <w:t>算法及其变体的性能。从表</w:t>
      </w:r>
      <w:r w:rsidRPr="00916166">
        <w:rPr>
          <w:rFonts w:ascii="Times New Roman" w:eastAsiaTheme="minorEastAsia" w:hAnsi="Times New Roman" w:cs="Times New Roman"/>
          <w:b w:val="0"/>
          <w:bCs w:val="0"/>
          <w:lang w:eastAsia="zh-CN"/>
        </w:rPr>
        <w:t>3</w:t>
      </w:r>
      <w:r w:rsidRPr="00916166">
        <w:rPr>
          <w:rFonts w:ascii="Times New Roman" w:eastAsiaTheme="minorEastAsia" w:hAnsi="Times New Roman" w:cs="Times New Roman" w:hint="eastAsia"/>
          <w:b w:val="0"/>
          <w:bCs w:val="0"/>
          <w:lang w:eastAsia="zh-CN"/>
        </w:rPr>
        <w:t>可以看出，传统算法</w:t>
      </w:r>
      <w:r w:rsidRPr="00916166">
        <w:rPr>
          <w:rFonts w:ascii="Times New Roman" w:eastAsiaTheme="minorEastAsia" w:hAnsi="Times New Roman" w:cs="Times New Roman" w:hint="eastAsia"/>
          <w:b w:val="0"/>
          <w:bCs w:val="0"/>
          <w:lang w:eastAsia="zh-CN"/>
        </w:rPr>
        <w:t>RRT-star</w:t>
      </w:r>
      <w:r w:rsidRPr="00916166">
        <w:rPr>
          <w:rFonts w:ascii="Times New Roman" w:eastAsiaTheme="minorEastAsia" w:hAnsi="Times New Roman" w:cs="Times New Roman" w:hint="eastAsia"/>
          <w:b w:val="0"/>
          <w:bCs w:val="0"/>
          <w:lang w:eastAsia="zh-CN"/>
        </w:rPr>
        <w:t>在得到更多</w:t>
      </w:r>
      <w:r w:rsidR="001D5941" w:rsidRPr="00916166">
        <w:rPr>
          <w:rFonts w:ascii="Times New Roman" w:eastAsiaTheme="minorEastAsia" w:hAnsi="Times New Roman" w:cs="Times New Roman" w:hint="eastAsia"/>
          <w:b w:val="0"/>
          <w:bCs w:val="0"/>
          <w:lang w:eastAsia="zh-CN"/>
        </w:rPr>
        <w:t>时间支持的情况下其渐进最优性才会重回发挥，但大多数情况下对路径规划的实时性要求更高，故需要在此做出相应取舍，并且当随机节点</w:t>
      </w:r>
      <w:r w:rsidR="001D5941" w:rsidRPr="00916166">
        <w:rPr>
          <w:rFonts w:ascii="Times New Roman" w:eastAsiaTheme="minorEastAsia" w:hAnsi="Times New Roman" w:cs="Times New Roman" w:hint="eastAsia"/>
          <w:b w:val="0"/>
          <w:bCs w:val="0"/>
          <w:lang w:eastAsia="zh-CN"/>
        </w:rPr>
        <w:t>X</w:t>
      </w:r>
      <w:r w:rsidR="001D5941" w:rsidRPr="00916166">
        <w:rPr>
          <w:rFonts w:ascii="Times New Roman" w:eastAsiaTheme="minorEastAsia" w:hAnsi="Times New Roman" w:cs="Times New Roman" w:hint="eastAsia"/>
          <w:b w:val="0"/>
          <w:bCs w:val="0"/>
          <w:vertAlign w:val="subscript"/>
          <w:lang w:eastAsia="zh-CN"/>
        </w:rPr>
        <w:t>rand</w:t>
      </w:r>
      <w:r w:rsidR="001D5941" w:rsidRPr="00916166">
        <w:rPr>
          <w:rFonts w:ascii="Times New Roman" w:eastAsiaTheme="minorEastAsia" w:hAnsi="Times New Roman" w:cs="Times New Roman" w:hint="eastAsia"/>
          <w:b w:val="0"/>
          <w:bCs w:val="0"/>
          <w:lang w:eastAsia="zh-CN"/>
        </w:rPr>
        <w:t>选择的概率偏向目标节点时，它们的两个指标都有所提高。此外，可以明显看出，在保持相同路径长度的情况下，</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以</w:t>
      </w:r>
      <w:r w:rsidR="001D5941" w:rsidRPr="00916166">
        <w:rPr>
          <w:rFonts w:ascii="Times New Roman" w:eastAsiaTheme="minorEastAsia" w:hAnsi="Times New Roman" w:cs="Times New Roman" w:hint="eastAsia"/>
          <w:b w:val="0"/>
          <w:bCs w:val="0"/>
          <w:lang w:eastAsia="zh-CN"/>
        </w:rPr>
        <w:t>P</w:t>
      </w:r>
      <w:r w:rsidR="001D5941" w:rsidRPr="00916166">
        <w:rPr>
          <w:rFonts w:ascii="Times New Roman" w:eastAsiaTheme="minorEastAsia" w:hAnsi="Times New Roman" w:cs="Times New Roman" w:hint="eastAsia"/>
          <w:b w:val="0"/>
          <w:bCs w:val="0"/>
          <w:lang w:eastAsia="zh-CN"/>
        </w:rPr>
        <w:t>值</w:t>
      </w:r>
      <w:r w:rsidR="001D5941" w:rsidRPr="00916166">
        <w:rPr>
          <w:rFonts w:ascii="Times New Roman" w:eastAsiaTheme="minorEastAsia" w:hAnsi="Times New Roman" w:cs="Times New Roman"/>
          <w:b w:val="0"/>
          <w:bCs w:val="0"/>
          <w:lang w:eastAsia="zh-CN"/>
        </w:rPr>
        <w:t>8</w:t>
      </w:r>
      <w:r w:rsidR="001D5941" w:rsidRPr="00916166">
        <w:rPr>
          <w:rFonts w:ascii="Times New Roman" w:eastAsiaTheme="minorEastAsia" w:hAnsi="Times New Roman" w:cs="Times New Roman" w:hint="eastAsia"/>
          <w:b w:val="0"/>
          <w:bCs w:val="0"/>
          <w:lang w:eastAsia="zh-CN"/>
        </w:rPr>
        <w:t>为间隔生成一条收敛时间优于</w:t>
      </w:r>
      <w:r w:rsidR="001D5941" w:rsidRPr="00916166">
        <w:rPr>
          <w:rFonts w:ascii="Times New Roman" w:eastAsiaTheme="minorEastAsia" w:hAnsi="Times New Roman" w:cs="Times New Roman"/>
          <w:b w:val="0"/>
          <w:bCs w:val="0"/>
          <w:lang w:eastAsia="zh-CN"/>
        </w:rPr>
        <w:t>RRT *</w:t>
      </w:r>
      <w:r w:rsidR="001D5941" w:rsidRPr="00916166">
        <w:rPr>
          <w:rFonts w:ascii="Times New Roman" w:eastAsiaTheme="minorEastAsia" w:hAnsi="Times New Roman" w:cs="Times New Roman" w:hint="eastAsia"/>
          <w:b w:val="0"/>
          <w:bCs w:val="0"/>
          <w:lang w:eastAsia="zh-CN"/>
        </w:rPr>
        <w:t>的路径。当</w:t>
      </w:r>
      <w:r w:rsidR="001D5941" w:rsidRPr="00916166">
        <w:rPr>
          <w:rFonts w:ascii="Times New Roman" w:eastAsiaTheme="minorEastAsia" w:hAnsi="Times New Roman" w:cs="Times New Roman" w:hint="eastAsia"/>
          <w:b w:val="0"/>
          <w:bCs w:val="0"/>
          <w:lang w:eastAsia="zh-CN"/>
        </w:rPr>
        <w:t>P</w:t>
      </w:r>
      <w:r w:rsidR="001D5941" w:rsidRPr="00916166">
        <w:rPr>
          <w:rFonts w:ascii="Times New Roman" w:eastAsiaTheme="minorEastAsia" w:hAnsi="Times New Roman" w:cs="Times New Roman" w:hint="eastAsia"/>
          <w:b w:val="0"/>
          <w:bCs w:val="0"/>
          <w:lang w:eastAsia="zh-CN"/>
        </w:rPr>
        <w:t>值为</w:t>
      </w:r>
      <w:r w:rsidR="001D5941" w:rsidRPr="00916166">
        <w:rPr>
          <w:rFonts w:ascii="Times New Roman" w:eastAsiaTheme="minorEastAsia" w:hAnsi="Times New Roman" w:cs="Times New Roman"/>
          <w:b w:val="0"/>
          <w:bCs w:val="0"/>
          <w:lang w:eastAsia="zh-CN"/>
        </w:rPr>
        <w:t>6</w:t>
      </w:r>
      <w:r w:rsidR="001D5941" w:rsidRPr="00916166">
        <w:rPr>
          <w:rFonts w:ascii="Times New Roman" w:eastAsiaTheme="minorEastAsia" w:hAnsi="Times New Roman" w:cs="Times New Roman" w:hint="eastAsia"/>
          <w:b w:val="0"/>
          <w:bCs w:val="0"/>
          <w:lang w:eastAsia="zh-CN"/>
        </w:rPr>
        <w:t>时，</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生成的路径在消耗相同时间的情况下，在路径长度方面优于</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生成的路径。</w:t>
      </w:r>
      <w:r w:rsidR="001D5941" w:rsidRPr="00916166">
        <w:rPr>
          <w:rFonts w:ascii="Times New Roman" w:eastAsiaTheme="minorEastAsia" w:hAnsi="Times New Roman" w:cs="Times New Roman"/>
          <w:b w:val="0"/>
          <w:bCs w:val="0"/>
          <w:lang w:eastAsia="zh-CN"/>
        </w:rPr>
        <w:t xml:space="preserve"> </w:t>
      </w:r>
      <w:r w:rsidR="001D5941" w:rsidRPr="00916166">
        <w:rPr>
          <w:rFonts w:ascii="Times New Roman" w:eastAsiaTheme="minorEastAsia" w:hAnsi="Times New Roman" w:cs="Times New Roman" w:hint="eastAsia"/>
          <w:b w:val="0"/>
          <w:bCs w:val="0"/>
          <w:lang w:eastAsia="zh-CN"/>
        </w:rPr>
        <w:t>此外，当</w:t>
      </w:r>
      <w:r w:rsidR="001D5941" w:rsidRPr="00916166">
        <w:rPr>
          <w:rFonts w:ascii="Times New Roman" w:eastAsiaTheme="minorEastAsia" w:hAnsi="Times New Roman" w:cs="Times New Roman" w:hint="eastAsia"/>
          <w:b w:val="0"/>
          <w:bCs w:val="0"/>
          <w:lang w:eastAsia="zh-CN"/>
        </w:rPr>
        <w:t>P</w:t>
      </w:r>
      <w:r w:rsidR="001D5941" w:rsidRPr="00916166">
        <w:rPr>
          <w:rFonts w:ascii="Times New Roman" w:eastAsiaTheme="minorEastAsia" w:hAnsi="Times New Roman" w:cs="Times New Roman" w:hint="eastAsia"/>
          <w:b w:val="0"/>
          <w:bCs w:val="0"/>
          <w:lang w:eastAsia="zh-CN"/>
        </w:rPr>
        <w:t>值为</w:t>
      </w:r>
      <w:r w:rsidR="001D5941" w:rsidRPr="00916166">
        <w:rPr>
          <w:rFonts w:ascii="Times New Roman" w:eastAsiaTheme="minorEastAsia" w:hAnsi="Times New Roman" w:cs="Times New Roman"/>
          <w:b w:val="0"/>
          <w:bCs w:val="0"/>
          <w:lang w:eastAsia="zh-CN"/>
        </w:rPr>
        <w:t>4</w:t>
      </w:r>
      <w:r w:rsidR="001D5941" w:rsidRPr="00916166">
        <w:rPr>
          <w:rFonts w:ascii="Times New Roman" w:eastAsiaTheme="minorEastAsia" w:hAnsi="Times New Roman" w:cs="Times New Roman" w:hint="eastAsia"/>
          <w:b w:val="0"/>
          <w:bCs w:val="0"/>
          <w:lang w:eastAsia="zh-CN"/>
        </w:rPr>
        <w:t>时，</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不仅比</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具有更短的收敛时间，而且比</w:t>
      </w:r>
      <w:r w:rsidR="001D5941" w:rsidRPr="00916166">
        <w:rPr>
          <w:rFonts w:ascii="Times New Roman" w:eastAsiaTheme="minorEastAsia" w:hAnsi="Times New Roman" w:cs="Times New Roman"/>
          <w:b w:val="0"/>
          <w:bCs w:val="0"/>
          <w:lang w:eastAsia="zh-CN"/>
        </w:rPr>
        <w:t>RRT *</w:t>
      </w:r>
      <w:r w:rsidR="001D5941" w:rsidRPr="00916166">
        <w:rPr>
          <w:rFonts w:ascii="Times New Roman" w:eastAsiaTheme="minorEastAsia" w:hAnsi="Times New Roman" w:cs="Times New Roman" w:hint="eastAsia"/>
          <w:b w:val="0"/>
          <w:bCs w:val="0"/>
          <w:lang w:eastAsia="zh-CN"/>
        </w:rPr>
        <w:t>具有更短的路径长度，因此与传统的</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变体相比，</w:t>
      </w:r>
      <w:r w:rsidR="001D5941" w:rsidRPr="00916166">
        <w:rPr>
          <w:rFonts w:ascii="Times New Roman" w:eastAsiaTheme="minorEastAsia" w:hAnsi="Times New Roman" w:cs="Times New Roman" w:hint="eastAsia"/>
          <w:b w:val="0"/>
          <w:bCs w:val="0"/>
          <w:lang w:eastAsia="zh-CN"/>
        </w:rPr>
        <w:t>SC-</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在平衡收敛时间和路径长度方面具有明显的优势。除了这些传统的</w:t>
      </w:r>
      <w:r w:rsidR="001D5941" w:rsidRPr="00916166">
        <w:rPr>
          <w:rFonts w:ascii="Times New Roman" w:eastAsiaTheme="minorEastAsia" w:hAnsi="Times New Roman" w:cs="Times New Roman"/>
          <w:b w:val="0"/>
          <w:bCs w:val="0"/>
          <w:lang w:eastAsia="zh-CN"/>
        </w:rPr>
        <w:t>RRT</w:t>
      </w:r>
      <w:r w:rsidR="001D5941" w:rsidRPr="00916166">
        <w:rPr>
          <w:rFonts w:ascii="Times New Roman" w:eastAsiaTheme="minorEastAsia" w:hAnsi="Times New Roman" w:cs="Times New Roman" w:hint="eastAsia"/>
          <w:b w:val="0"/>
          <w:bCs w:val="0"/>
          <w:lang w:eastAsia="zh-CN"/>
        </w:rPr>
        <w:t>变体，高级变体也被考虑来进一步展示所提出算法的性能。从表</w:t>
      </w:r>
      <w:r w:rsidR="001D5941" w:rsidRPr="00916166">
        <w:rPr>
          <w:rFonts w:ascii="Times New Roman" w:eastAsiaTheme="minorEastAsia" w:hAnsi="Times New Roman" w:cs="Times New Roman"/>
          <w:b w:val="0"/>
          <w:bCs w:val="0"/>
          <w:lang w:eastAsia="zh-CN"/>
        </w:rPr>
        <w:t>4</w:t>
      </w:r>
      <w:r w:rsidR="001D5941" w:rsidRPr="00916166">
        <w:rPr>
          <w:rFonts w:ascii="Times New Roman" w:eastAsiaTheme="minorEastAsia" w:hAnsi="Times New Roman" w:cs="Times New Roman" w:hint="eastAsia"/>
          <w:b w:val="0"/>
          <w:bCs w:val="0"/>
          <w:lang w:eastAsia="zh-CN"/>
        </w:rPr>
        <w:t>可以观察到，</w:t>
      </w:r>
      <w:r w:rsidR="001D5941" w:rsidRPr="00916166">
        <w:rPr>
          <w:rFonts w:ascii="Times New Roman" w:eastAsiaTheme="minorEastAsia" w:hAnsi="Times New Roman" w:cs="Times New Roman"/>
          <w:b w:val="0"/>
          <w:bCs w:val="0"/>
          <w:lang w:eastAsia="zh-CN"/>
        </w:rPr>
        <w:t>RRT *</w:t>
      </w:r>
      <w:r w:rsidR="001D5941" w:rsidRPr="00916166">
        <w:rPr>
          <w:rFonts w:ascii="Times New Roman" w:eastAsiaTheme="minorEastAsia" w:hAnsi="Times New Roman" w:cs="Times New Roman" w:hint="eastAsia"/>
          <w:b w:val="0"/>
          <w:bCs w:val="0"/>
          <w:lang w:eastAsia="zh-CN"/>
        </w:rPr>
        <w:t>的改进版本</w:t>
      </w:r>
      <w:r w:rsidR="001D5941" w:rsidRPr="00916166">
        <w:rPr>
          <w:rFonts w:ascii="Times New Roman" w:eastAsiaTheme="minorEastAsia" w:hAnsi="Times New Roman" w:cs="Times New Roman"/>
          <w:b w:val="0"/>
          <w:bCs w:val="0"/>
          <w:lang w:eastAsia="zh-CN"/>
        </w:rPr>
        <w:t>Informed RRT *</w:t>
      </w:r>
      <w:r w:rsidR="001D5941" w:rsidRPr="00916166">
        <w:rPr>
          <w:rFonts w:ascii="Times New Roman" w:eastAsiaTheme="minorEastAsia" w:hAnsi="Times New Roman" w:cs="Times New Roman" w:hint="eastAsia"/>
          <w:b w:val="0"/>
          <w:bCs w:val="0"/>
          <w:lang w:eastAsia="zh-CN"/>
        </w:rPr>
        <w:t>需要更多的时间和迭代次数才能达到与</w:t>
      </w:r>
      <w:r w:rsidR="001D5941" w:rsidRPr="00916166">
        <w:rPr>
          <w:rFonts w:ascii="Times New Roman" w:eastAsiaTheme="minorEastAsia" w:hAnsi="Times New Roman" w:cs="Times New Roman"/>
          <w:b w:val="0"/>
          <w:bCs w:val="0"/>
          <w:lang w:eastAsia="zh-CN"/>
        </w:rPr>
        <w:t>Dynamic RRT</w:t>
      </w:r>
      <w:r w:rsidR="001D5941" w:rsidRPr="00916166">
        <w:rPr>
          <w:rFonts w:ascii="Times New Roman" w:eastAsiaTheme="minorEastAsia" w:hAnsi="Times New Roman" w:cs="Times New Roman" w:hint="eastAsia"/>
          <w:b w:val="0"/>
          <w:bCs w:val="0"/>
          <w:lang w:eastAsia="zh-CN"/>
        </w:rPr>
        <w:t>相同的路径长度。虽然在运行时间没有限制的情况下，</w:t>
      </w:r>
      <w:r w:rsidR="001D5941" w:rsidRPr="00916166">
        <w:rPr>
          <w:rFonts w:ascii="Times New Roman" w:eastAsiaTheme="minorEastAsia" w:hAnsi="Times New Roman" w:cs="Times New Roman"/>
          <w:b w:val="0"/>
          <w:bCs w:val="0"/>
          <w:lang w:eastAsia="zh-CN"/>
        </w:rPr>
        <w:t>Informed RRT *</w:t>
      </w:r>
      <w:r w:rsidR="001D5941" w:rsidRPr="00916166">
        <w:rPr>
          <w:rFonts w:ascii="Times New Roman" w:eastAsiaTheme="minorEastAsia" w:hAnsi="Times New Roman" w:cs="Times New Roman" w:hint="eastAsia"/>
          <w:b w:val="0"/>
          <w:bCs w:val="0"/>
          <w:lang w:eastAsia="zh-CN"/>
        </w:rPr>
        <w:t>可以获得更短的路径，但由于收敛时间的极速增加，这并不显著有用</w:t>
      </w:r>
    </w:p>
    <w:p w14:paraId="2B129BC6" w14:textId="77777777" w:rsidR="0023461D" w:rsidRDefault="0023461D" w:rsidP="0023461D">
      <w:pPr>
        <w:pStyle w:val="a6"/>
        <w:tabs>
          <w:tab w:val="left" w:pos="627"/>
        </w:tabs>
        <w:spacing w:before="229"/>
        <w:ind w:left="360" w:firstLine="0"/>
        <w:jc w:val="center"/>
        <w:outlineLvl w:val="2"/>
        <w:rPr>
          <w:rFonts w:eastAsiaTheme="minorEastAsia"/>
          <w:lang w:eastAsia="zh-CN"/>
        </w:rPr>
      </w:pPr>
      <w:r w:rsidRPr="00916166">
        <w:rPr>
          <w:rFonts w:eastAsiaTheme="minorEastAsia" w:hint="eastAsia"/>
          <w:b/>
          <w:bCs/>
          <w:lang w:eastAsia="zh-CN"/>
        </w:rPr>
        <w:t>图</w:t>
      </w:r>
      <w:r w:rsidRPr="00916166">
        <w:rPr>
          <w:rFonts w:eastAsiaTheme="minorEastAsia" w:hint="eastAsia"/>
          <w:b/>
          <w:bCs/>
          <w:lang w:eastAsia="zh-CN"/>
        </w:rPr>
        <w:t>9</w:t>
      </w:r>
      <w:r w:rsidRPr="00916166">
        <w:rPr>
          <w:rFonts w:eastAsiaTheme="minorEastAsia" w:hint="eastAsia"/>
          <w:lang w:eastAsia="zh-CN"/>
        </w:rPr>
        <w:t xml:space="preserve"> </w:t>
      </w:r>
      <w:r w:rsidRPr="00916166">
        <w:rPr>
          <w:rFonts w:eastAsiaTheme="minorEastAsia" w:hint="eastAsia"/>
          <w:lang w:eastAsia="zh-CN"/>
        </w:rPr>
        <w:t>不同维度和不同区间的路径规划结果，黑色球型物体代表均匀分布的障碍物，起始节点设置如表</w:t>
      </w:r>
      <w:r w:rsidRPr="00916166">
        <w:rPr>
          <w:rFonts w:eastAsiaTheme="minorEastAsia" w:hint="eastAsia"/>
          <w:lang w:eastAsia="zh-CN"/>
        </w:rPr>
        <w:t>1</w:t>
      </w:r>
      <w:r w:rsidRPr="00916166">
        <w:rPr>
          <w:rFonts w:eastAsiaTheme="minorEastAsia" w:hint="eastAsia"/>
          <w:lang w:eastAsia="zh-CN"/>
        </w:rPr>
        <w:t>所示，图</w:t>
      </w:r>
      <w:r w:rsidRPr="00916166">
        <w:rPr>
          <w:rFonts w:eastAsiaTheme="minorEastAsia" w:hint="eastAsia"/>
          <w:lang w:eastAsia="zh-CN"/>
        </w:rPr>
        <w:t>a-d</w:t>
      </w:r>
      <w:r w:rsidRPr="00916166">
        <w:rPr>
          <w:rFonts w:eastAsiaTheme="minorEastAsia" w:hint="eastAsia"/>
          <w:lang w:eastAsia="zh-CN"/>
        </w:rPr>
        <w:t>和</w:t>
      </w:r>
      <w:r w:rsidRPr="00916166">
        <w:rPr>
          <w:rFonts w:eastAsiaTheme="minorEastAsia" w:hint="eastAsia"/>
          <w:lang w:eastAsia="zh-CN"/>
        </w:rPr>
        <w:t>e-h</w:t>
      </w:r>
      <w:r w:rsidRPr="00916166">
        <w:rPr>
          <w:rFonts w:eastAsiaTheme="minorEastAsia" w:hint="eastAsia"/>
          <w:lang w:eastAsia="zh-CN"/>
        </w:rPr>
        <w:t>显示了</w:t>
      </w:r>
      <w:r w:rsidRPr="00916166">
        <w:rPr>
          <w:rFonts w:eastAsiaTheme="minorEastAsia" w:hint="eastAsia"/>
          <w:lang w:eastAsia="zh-CN"/>
        </w:rPr>
        <w:t>SC-RRT</w:t>
      </w:r>
      <w:r w:rsidRPr="00916166">
        <w:rPr>
          <w:rFonts w:eastAsiaTheme="minorEastAsia" w:hint="eastAsia"/>
          <w:lang w:eastAsia="zh-CN"/>
        </w:rPr>
        <w:t>在</w:t>
      </w:r>
      <w:r w:rsidRPr="00916166">
        <w:rPr>
          <w:rFonts w:eastAsiaTheme="minorEastAsia" w:hint="eastAsia"/>
          <w:lang w:eastAsia="zh-CN"/>
        </w:rPr>
        <w:t>2</w:t>
      </w:r>
      <w:r w:rsidRPr="00916166">
        <w:rPr>
          <w:rFonts w:eastAsiaTheme="minorEastAsia" w:hint="eastAsia"/>
          <w:lang w:eastAsia="zh-CN"/>
        </w:rPr>
        <w:t>维和</w:t>
      </w:r>
      <w:r w:rsidRPr="00916166">
        <w:rPr>
          <w:rFonts w:eastAsiaTheme="minorEastAsia" w:hint="eastAsia"/>
          <w:lang w:eastAsia="zh-CN"/>
        </w:rPr>
        <w:t>3</w:t>
      </w:r>
      <w:r w:rsidRPr="00916166">
        <w:rPr>
          <w:rFonts w:eastAsiaTheme="minorEastAsia" w:hint="eastAsia"/>
          <w:lang w:eastAsia="zh-CN"/>
        </w:rPr>
        <w:t>维的性能，</w:t>
      </w:r>
      <w:r w:rsidRPr="00916166">
        <w:rPr>
          <w:rFonts w:eastAsiaTheme="minorEastAsia" w:hint="eastAsia"/>
          <w:lang w:eastAsia="zh-CN"/>
        </w:rPr>
        <w:t>PID</w:t>
      </w:r>
      <w:r w:rsidRPr="00916166">
        <w:rPr>
          <w:rFonts w:eastAsiaTheme="minorEastAsia" w:hint="eastAsia"/>
          <w:lang w:eastAsia="zh-CN"/>
        </w:rPr>
        <w:t>参数在某某某值</w:t>
      </w:r>
    </w:p>
    <w:p w14:paraId="0FD9196E" w14:textId="4771D6E7" w:rsidR="0023461D" w:rsidRDefault="0023461D" w:rsidP="0023461D">
      <w:pPr>
        <w:pStyle w:val="21"/>
        <w:tabs>
          <w:tab w:val="left" w:pos="627"/>
        </w:tabs>
        <w:spacing w:before="229"/>
        <w:ind w:left="720" w:firstLine="0"/>
        <w:rPr>
          <w:rFonts w:ascii="Times New Roman" w:eastAsiaTheme="minorEastAsia" w:hAnsi="Times New Roman" w:cs="Times New Roman"/>
          <w:b w:val="0"/>
          <w:bCs w:val="0"/>
          <w:lang w:eastAsia="zh-CN"/>
        </w:rPr>
      </w:pPr>
      <w:r w:rsidRPr="00510981">
        <w:rPr>
          <w:rFonts w:ascii="Times New Roman" w:eastAsiaTheme="minorEastAsia" w:hAnsi="Times New Roman" w:cs="Times New Roman" w:hint="eastAsia"/>
          <w:b w:val="0"/>
          <w:bCs w:val="0"/>
          <w:lang w:eastAsia="zh-CN"/>
        </w:rPr>
        <w:t>Table 2</w:t>
      </w:r>
      <w:r w:rsidRPr="00510981">
        <w:rPr>
          <w:rFonts w:ascii="Times New Roman" w:eastAsiaTheme="minorEastAsia" w:hAnsi="Times New Roman" w:cs="Times New Roman"/>
          <w:b w:val="0"/>
          <w:bCs w:val="0"/>
          <w:lang w:eastAsia="zh-CN"/>
        </w:rPr>
        <w:t xml:space="preserve"> R2</w:t>
      </w:r>
      <w:r w:rsidRPr="00510981">
        <w:rPr>
          <w:rFonts w:ascii="Times New Roman" w:eastAsiaTheme="minorEastAsia" w:hAnsi="Times New Roman" w:cs="Times New Roman" w:hint="eastAsia"/>
          <w:b w:val="0"/>
          <w:bCs w:val="0"/>
          <w:lang w:eastAsia="zh-CN"/>
        </w:rPr>
        <w:t>中不同间隔的动态</w:t>
      </w:r>
      <w:r w:rsidRPr="00510981">
        <w:rPr>
          <w:rFonts w:ascii="Times New Roman" w:eastAsiaTheme="minorEastAsia" w:hAnsi="Times New Roman" w:cs="Times New Roman"/>
          <w:b w:val="0"/>
          <w:bCs w:val="0"/>
          <w:lang w:eastAsia="zh-CN"/>
        </w:rPr>
        <w:t>RRT</w:t>
      </w:r>
      <w:r w:rsidRPr="00510981">
        <w:rPr>
          <w:rFonts w:ascii="Times New Roman" w:eastAsiaTheme="minorEastAsia" w:hAnsi="Times New Roman" w:cs="Times New Roman" w:hint="eastAsia"/>
          <w:b w:val="0"/>
          <w:bCs w:val="0"/>
          <w:lang w:eastAsia="zh-CN"/>
        </w:rPr>
        <w:t>结果，对应图</w:t>
      </w:r>
      <w:r w:rsidRPr="00510981">
        <w:rPr>
          <w:rFonts w:ascii="Times New Roman" w:eastAsiaTheme="minorEastAsia" w:hAnsi="Times New Roman" w:cs="Times New Roman"/>
          <w:b w:val="0"/>
          <w:bCs w:val="0"/>
          <w:lang w:eastAsia="zh-CN"/>
        </w:rPr>
        <w:t>8a - d</w:t>
      </w:r>
      <w:r w:rsidRPr="00510981">
        <w:rPr>
          <w:rFonts w:ascii="Times New Roman" w:eastAsiaTheme="minorEastAsia" w:hAnsi="Times New Roman" w:cs="Times New Roman" w:hint="eastAsia"/>
          <w:b w:val="0"/>
          <w:bCs w:val="0"/>
          <w:lang w:eastAsia="zh-CN"/>
        </w:rPr>
        <w:t>；时间和长度为</w:t>
      </w:r>
      <w:r w:rsidRPr="00510981">
        <w:rPr>
          <w:rFonts w:ascii="Times New Roman" w:eastAsiaTheme="minorEastAsia" w:hAnsi="Times New Roman" w:cs="Times New Roman"/>
          <w:b w:val="0"/>
          <w:bCs w:val="0"/>
          <w:lang w:eastAsia="zh-CN"/>
        </w:rPr>
        <w:t>100</w:t>
      </w:r>
      <w:r w:rsidRPr="00510981">
        <w:rPr>
          <w:rFonts w:ascii="Times New Roman" w:eastAsiaTheme="minorEastAsia" w:hAnsi="Times New Roman" w:cs="Times New Roman" w:hint="eastAsia"/>
          <w:b w:val="0"/>
          <w:bCs w:val="0"/>
          <w:lang w:eastAsia="zh-CN"/>
        </w:rPr>
        <w:t>次以上的平均值。</w:t>
      </w:r>
    </w:p>
    <w:tbl>
      <w:tblPr>
        <w:tblStyle w:val="af"/>
        <w:tblpPr w:leftFromText="180" w:rightFromText="180" w:vertAnchor="text" w:horzAnchor="page" w:tblpXSpec="center" w:tblpY="30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07"/>
        <w:gridCol w:w="793"/>
        <w:gridCol w:w="1400"/>
        <w:gridCol w:w="2010"/>
      </w:tblGrid>
      <w:tr w:rsidR="0023461D" w14:paraId="5662D045" w14:textId="77777777" w:rsidTr="0023461D">
        <w:tc>
          <w:tcPr>
            <w:tcW w:w="0" w:type="auto"/>
            <w:tcBorders>
              <w:top w:val="single" w:sz="6" w:space="0" w:color="auto"/>
              <w:bottom w:val="single" w:sz="12" w:space="0" w:color="auto"/>
            </w:tcBorders>
          </w:tcPr>
          <w:p w14:paraId="1328466A"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w:t>
            </w:r>
            <w:r w:rsidRPr="006064C8">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0B221EF6"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I</w:t>
            </w:r>
            <w:r w:rsidRPr="00552D76">
              <w:rPr>
                <w:rFonts w:eastAsiaTheme="minorEastAsia" w:hint="eastAsia"/>
                <w:sz w:val="22"/>
                <w:szCs w:val="22"/>
                <w:vertAlign w:val="subscript"/>
                <w:lang w:eastAsia="zh-CN"/>
              </w:rPr>
              <w:t>value</w:t>
            </w:r>
          </w:p>
        </w:tc>
        <w:tc>
          <w:tcPr>
            <w:tcW w:w="0" w:type="auto"/>
            <w:tcBorders>
              <w:top w:val="single" w:sz="4" w:space="0" w:color="auto"/>
              <w:bottom w:val="single" w:sz="12" w:space="0" w:color="auto"/>
            </w:tcBorders>
          </w:tcPr>
          <w:p w14:paraId="370A7DAA"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D</w:t>
            </w:r>
            <w:r w:rsidRPr="00552D76">
              <w:rPr>
                <w:rFonts w:eastAsiaTheme="minorEastAsia" w:hint="eastAsia"/>
                <w:sz w:val="22"/>
                <w:szCs w:val="22"/>
                <w:vertAlign w:val="subscript"/>
                <w:lang w:eastAsia="zh-CN"/>
              </w:rPr>
              <w:t>value</w:t>
            </w:r>
          </w:p>
        </w:tc>
        <w:tc>
          <w:tcPr>
            <w:tcW w:w="0" w:type="auto"/>
            <w:tcBorders>
              <w:top w:val="single" w:sz="6" w:space="0" w:color="auto"/>
              <w:bottom w:val="single" w:sz="12" w:space="0" w:color="auto"/>
            </w:tcBorders>
          </w:tcPr>
          <w:p w14:paraId="2883A260"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Length</w:t>
            </w:r>
          </w:p>
        </w:tc>
        <w:tc>
          <w:tcPr>
            <w:tcW w:w="0" w:type="auto"/>
            <w:tcBorders>
              <w:top w:val="single" w:sz="6" w:space="0" w:color="auto"/>
              <w:bottom w:val="single" w:sz="12" w:space="0" w:color="auto"/>
            </w:tcBorders>
          </w:tcPr>
          <w:p w14:paraId="5CF8F884"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Convergence Time</w:t>
            </w:r>
          </w:p>
        </w:tc>
      </w:tr>
      <w:tr w:rsidR="0023461D" w14:paraId="59344B68" w14:textId="77777777" w:rsidTr="0023461D">
        <w:tc>
          <w:tcPr>
            <w:tcW w:w="0" w:type="auto"/>
            <w:tcBorders>
              <w:top w:val="single" w:sz="12" w:space="0" w:color="auto"/>
            </w:tcBorders>
          </w:tcPr>
          <w:p w14:paraId="27DCCB9F"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5C7C6375"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2B007166" w14:textId="77777777" w:rsidR="0023461D" w:rsidRPr="004B65D6"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4B0B0D20"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020371E0"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23461D" w14:paraId="3C9BDF89" w14:textId="77777777" w:rsidTr="0023461D">
        <w:tc>
          <w:tcPr>
            <w:tcW w:w="0" w:type="auto"/>
          </w:tcPr>
          <w:p w14:paraId="463DB4FE"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48554772"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0AA2ABB8"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DA27A60"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7D3D881E"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23461D" w14:paraId="7B36D9E2" w14:textId="77777777" w:rsidTr="0023461D">
        <w:tc>
          <w:tcPr>
            <w:tcW w:w="0" w:type="auto"/>
          </w:tcPr>
          <w:p w14:paraId="42DB4F54"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27F2B12"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3A43E6A"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EFB1923"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22002923"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23461D" w14:paraId="36188CC4" w14:textId="77777777" w:rsidTr="0023461D">
        <w:tc>
          <w:tcPr>
            <w:tcW w:w="0" w:type="auto"/>
            <w:tcBorders>
              <w:bottom w:val="single" w:sz="6" w:space="0" w:color="auto"/>
            </w:tcBorders>
          </w:tcPr>
          <w:p w14:paraId="0251BFD2"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15389390"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3681BE9A" w14:textId="77777777" w:rsidR="0023461D" w:rsidRDefault="0023461D" w:rsidP="0023461D">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2A79E8C6"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21E3AAB4" w14:textId="77777777" w:rsidR="0023461D" w:rsidRPr="004B65D6" w:rsidRDefault="0023461D" w:rsidP="0023461D">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bl>
    <w:p w14:paraId="2A7004CA" w14:textId="77777777" w:rsidR="0023461D"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617A40CA" w14:textId="77777777" w:rsidR="0023461D"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6F69E7C4" w14:textId="77777777" w:rsidR="0023461D"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452156FA" w14:textId="77777777" w:rsidR="0023461D" w:rsidRPr="00916166" w:rsidRDefault="0023461D" w:rsidP="00916166">
      <w:pPr>
        <w:pStyle w:val="21"/>
        <w:tabs>
          <w:tab w:val="left" w:pos="627"/>
        </w:tabs>
        <w:spacing w:before="229"/>
        <w:ind w:left="720" w:firstLine="0"/>
        <w:rPr>
          <w:rFonts w:ascii="Times New Roman" w:eastAsiaTheme="minorEastAsia" w:hAnsi="Times New Roman" w:cs="Times New Roman"/>
          <w:b w:val="0"/>
          <w:bCs w:val="0"/>
          <w:lang w:eastAsia="zh-CN"/>
        </w:rPr>
      </w:pPr>
    </w:p>
    <w:p w14:paraId="6A57CA64" w14:textId="60DCF7C8" w:rsidR="002B1EDD" w:rsidRPr="00510981" w:rsidRDefault="002B1EDD" w:rsidP="00510981">
      <w:pPr>
        <w:tabs>
          <w:tab w:val="left" w:pos="627"/>
        </w:tabs>
        <w:spacing w:before="229"/>
        <w:outlineLvl w:val="2"/>
        <w:rPr>
          <w:rFonts w:eastAsiaTheme="minorEastAsia"/>
          <w:lang w:eastAsia="zh-CN"/>
        </w:rPr>
      </w:pPr>
      <w:r w:rsidRPr="00510981">
        <w:rPr>
          <w:rFonts w:eastAsiaTheme="minorEastAsia" w:hint="eastAsia"/>
          <w:lang w:eastAsia="zh-CN"/>
        </w:rPr>
        <w:t>此外，文献</w:t>
      </w:r>
      <w:r w:rsidRPr="00510981">
        <w:rPr>
          <w:rFonts w:eastAsiaTheme="minorEastAsia" w:hint="eastAsia"/>
          <w:lang w:eastAsia="zh-CN"/>
        </w:rPr>
        <w:t>[]</w:t>
      </w:r>
      <w:r w:rsidRPr="00510981">
        <w:rPr>
          <w:rFonts w:eastAsiaTheme="minorEastAsia" w:hint="eastAsia"/>
          <w:lang w:eastAsia="zh-CN"/>
        </w:rPr>
        <w:t>同时证明了其所生成的路径长度均比</w:t>
      </w:r>
      <w:r w:rsidRPr="00510981">
        <w:rPr>
          <w:rFonts w:eastAsiaTheme="minorEastAsia" w:hint="eastAsia"/>
          <w:lang w:eastAsia="zh-CN"/>
        </w:rPr>
        <w:t>RRT</w:t>
      </w:r>
      <w:r w:rsidRPr="00510981">
        <w:rPr>
          <w:rFonts w:eastAsiaTheme="minorEastAsia" w:hint="eastAsia"/>
          <w:lang w:eastAsia="zh-CN"/>
        </w:rPr>
        <w:t>路径短，规划时间比</w:t>
      </w:r>
      <w:r w:rsidRPr="00510981">
        <w:rPr>
          <w:rFonts w:eastAsiaTheme="minorEastAsia" w:hint="eastAsia"/>
          <w:lang w:eastAsia="zh-CN"/>
        </w:rPr>
        <w:t>RRT*</w:t>
      </w:r>
      <w:r w:rsidRPr="00510981">
        <w:rPr>
          <w:rFonts w:eastAsiaTheme="minorEastAsia" w:hint="eastAsia"/>
          <w:lang w:eastAsia="zh-CN"/>
        </w:rPr>
        <w:t>更少，如表</w:t>
      </w:r>
      <w:r w:rsidRPr="00510981">
        <w:rPr>
          <w:rFonts w:eastAsiaTheme="minorEastAsia" w:hint="eastAsia"/>
          <w:lang w:eastAsia="zh-CN"/>
        </w:rPr>
        <w:t>5</w:t>
      </w:r>
      <w:r w:rsidRPr="00510981">
        <w:rPr>
          <w:rFonts w:eastAsiaTheme="minorEastAsia" w:hint="eastAsia"/>
          <w:lang w:eastAsia="zh-CN"/>
        </w:rPr>
        <w:t>所示，</w:t>
      </w:r>
      <w:r w:rsidRPr="00510981">
        <w:rPr>
          <w:rFonts w:eastAsiaTheme="minorEastAsia" w:hint="eastAsia"/>
          <w:lang w:eastAsia="zh-CN"/>
        </w:rPr>
        <w:t>SC-RRT</w:t>
      </w:r>
      <w:r w:rsidRPr="00510981">
        <w:rPr>
          <w:rFonts w:eastAsiaTheme="minorEastAsia" w:hint="eastAsia"/>
          <w:lang w:eastAsia="zh-CN"/>
        </w:rPr>
        <w:t>布局在生成的路径节点数量上优于其生成路径，且路径长度更短，规划时间更少，也就是说</w:t>
      </w:r>
      <w:r w:rsidRPr="00510981">
        <w:rPr>
          <w:rFonts w:eastAsiaTheme="minorEastAsia" w:hint="eastAsia"/>
          <w:lang w:eastAsia="zh-CN"/>
        </w:rPr>
        <w:t>SC-RRT</w:t>
      </w:r>
      <w:r w:rsidRPr="00510981">
        <w:rPr>
          <w:rFonts w:eastAsiaTheme="minorEastAsia" w:hint="eastAsia"/>
          <w:lang w:eastAsia="zh-CN"/>
        </w:rPr>
        <w:t>算法性能更优于某某算法</w:t>
      </w:r>
    </w:p>
    <w:p w14:paraId="05FFDC18" w14:textId="77777777" w:rsidR="00923A6B" w:rsidRDefault="00923A6B" w:rsidP="00923A6B">
      <w:pPr>
        <w:pStyle w:val="11"/>
        <w:tabs>
          <w:tab w:val="left" w:pos="487"/>
        </w:tabs>
        <w:spacing w:before="109"/>
        <w:ind w:left="0" w:firstLine="0"/>
        <w:rPr>
          <w:rFonts w:ascii="Times New Roman" w:eastAsia="宋体" w:hAnsi="Times New Roman" w:cs="Times New Roman"/>
          <w:spacing w:val="-2"/>
          <w:w w:val="110"/>
          <w:lang w:eastAsia="zh-CN"/>
        </w:rPr>
      </w:pPr>
    </w:p>
    <w:p w14:paraId="39B5BED6" w14:textId="77777777" w:rsidR="00510981" w:rsidRPr="00510981" w:rsidRDefault="00510981" w:rsidP="00923A6B">
      <w:pPr>
        <w:pStyle w:val="11"/>
        <w:tabs>
          <w:tab w:val="left" w:pos="487"/>
        </w:tabs>
        <w:spacing w:before="109"/>
        <w:ind w:left="0" w:firstLine="0"/>
        <w:rPr>
          <w:rFonts w:ascii="Times New Roman" w:eastAsia="宋体" w:hAnsi="Times New Roman" w:cs="Times New Roman"/>
          <w:spacing w:val="-2"/>
          <w:w w:val="110"/>
          <w:lang w:eastAsia="zh-CN"/>
        </w:rPr>
      </w:pPr>
    </w:p>
    <w:p w14:paraId="43AB2FF4" w14:textId="77777777" w:rsidR="00923A6B" w:rsidRPr="009F4587" w:rsidRDefault="00923A6B" w:rsidP="00A32805">
      <w:pPr>
        <w:pStyle w:val="11"/>
        <w:numPr>
          <w:ilvl w:val="1"/>
          <w:numId w:val="5"/>
        </w:numPr>
        <w:tabs>
          <w:tab w:val="left" w:pos="487"/>
        </w:tabs>
        <w:spacing w:before="109"/>
        <w:rPr>
          <w:rFonts w:ascii="Times New Roman" w:eastAsia="宋体" w:hAnsi="Times New Roman" w:cs="Times New Roman"/>
          <w:spacing w:val="-2"/>
          <w:w w:val="110"/>
        </w:rPr>
      </w:pPr>
      <w:commentRangeStart w:id="26"/>
      <w:commentRangeStart w:id="27"/>
      <w:r w:rsidRPr="009F4587">
        <w:rPr>
          <w:rFonts w:ascii="Times New Roman" w:eastAsia="宋体" w:hAnsi="Times New Roman" w:cs="Times New Roman"/>
          <w:spacing w:val="-2"/>
          <w:w w:val="110"/>
        </w:rPr>
        <w:t>Simulation results</w:t>
      </w:r>
    </w:p>
    <w:p w14:paraId="195B7610" w14:textId="77777777" w:rsidR="00923A6B" w:rsidRPr="0060064D" w:rsidRDefault="00923A6B" w:rsidP="00923A6B">
      <w:pPr>
        <w:pStyle w:val="a6"/>
        <w:numPr>
          <w:ilvl w:val="0"/>
          <w:numId w:val="19"/>
        </w:numPr>
        <w:tabs>
          <w:tab w:val="left" w:pos="627"/>
        </w:tabs>
        <w:spacing w:before="229"/>
        <w:outlineLvl w:val="2"/>
        <w:rPr>
          <w:rFonts w:ascii="Arial" w:eastAsiaTheme="minorEastAsia" w:hAnsi="Arial" w:cs="Arial"/>
          <w:b/>
          <w:bCs/>
          <w:lang w:eastAsia="zh-CN"/>
        </w:rPr>
      </w:pPr>
      <w:r w:rsidRPr="00E64922">
        <w:rPr>
          <w:rFonts w:eastAsiaTheme="minorEastAsia"/>
          <w:color w:val="EE0000"/>
          <w:lang w:eastAsia="zh-CN"/>
        </w:rPr>
        <w:t xml:space="preserve">PID </w:t>
      </w:r>
      <w:r w:rsidRPr="00E64922">
        <w:rPr>
          <w:rFonts w:eastAsiaTheme="minorEastAsia"/>
          <w:color w:val="EE0000"/>
          <w:lang w:eastAsia="zh-CN"/>
        </w:rPr>
        <w:t>参数对首次可行路径性能的影响</w:t>
      </w:r>
      <w:r>
        <w:rPr>
          <w:rFonts w:eastAsiaTheme="minorEastAsia" w:hint="eastAsia"/>
          <w:lang w:eastAsia="zh-CN"/>
        </w:rPr>
        <w:t xml:space="preserve">  </w:t>
      </w:r>
      <w:r w:rsidRPr="000A1444">
        <w:rPr>
          <w:rFonts w:eastAsiaTheme="minorEastAsia"/>
          <w:color w:val="EE0000"/>
          <w:lang w:eastAsia="zh-CN"/>
        </w:rPr>
        <w:t>由于平滑模块具有较强的非线性特性且在部分情况下可能失效，后处理后的渐近路径长度未被采用为</w:t>
      </w:r>
      <w:r w:rsidRPr="000A1444">
        <w:rPr>
          <w:rFonts w:eastAsiaTheme="minorEastAsia"/>
          <w:color w:val="EE0000"/>
          <w:lang w:eastAsia="zh-CN"/>
        </w:rPr>
        <w:t xml:space="preserve"> PID </w:t>
      </w:r>
      <w:r w:rsidRPr="000A1444">
        <w:rPr>
          <w:rFonts w:eastAsiaTheme="minorEastAsia"/>
          <w:color w:val="EE0000"/>
          <w:lang w:eastAsia="zh-CN"/>
        </w:rPr>
        <w:t>参数调优的主要评价指标。相反，性能评估侧重于首次可行路径的特性，因为这更能直接反映</w:t>
      </w:r>
      <w:r w:rsidRPr="000A1444">
        <w:rPr>
          <w:rFonts w:eastAsiaTheme="minorEastAsia"/>
          <w:color w:val="EE0000"/>
          <w:lang w:eastAsia="zh-CN"/>
        </w:rPr>
        <w:t xml:space="preserve"> PID </w:t>
      </w:r>
      <w:r w:rsidRPr="000A1444">
        <w:rPr>
          <w:rFonts w:eastAsiaTheme="minorEastAsia"/>
          <w:color w:val="EE0000"/>
          <w:lang w:eastAsia="zh-CN"/>
        </w:rPr>
        <w:t>对搜索动力学的影响。</w:t>
      </w:r>
      <w:r>
        <w:rPr>
          <w:rFonts w:eastAsiaTheme="minorEastAsia" w:hint="eastAsia"/>
          <w:color w:val="EE0000"/>
          <w:lang w:eastAsia="zh-CN"/>
        </w:rPr>
        <w:t>(</w:t>
      </w:r>
      <w:r>
        <w:rPr>
          <w:rFonts w:eastAsiaTheme="minorEastAsia" w:hint="eastAsia"/>
          <w:color w:val="EE0000"/>
          <w:lang w:eastAsia="zh-CN"/>
        </w:rPr>
        <w:t>免责声明</w:t>
      </w:r>
      <w:r>
        <w:rPr>
          <w:rFonts w:eastAsiaTheme="minorEastAsia" w:hint="eastAsia"/>
          <w:color w:val="EE0000"/>
          <w:lang w:eastAsia="zh-CN"/>
        </w:rPr>
        <w:t>)</w:t>
      </w:r>
      <w:r w:rsidRPr="00916166">
        <w:rPr>
          <w:rFonts w:eastAsiaTheme="minorEastAsia" w:hint="eastAsia"/>
          <w:lang w:eastAsia="zh-CN"/>
        </w:rPr>
        <w:t>如图</w:t>
      </w:r>
      <w:r w:rsidRPr="00916166">
        <w:rPr>
          <w:rFonts w:eastAsiaTheme="minorEastAsia" w:hint="eastAsia"/>
          <w:lang w:eastAsia="zh-CN"/>
        </w:rPr>
        <w:t>9</w:t>
      </w:r>
      <w:r w:rsidRPr="00916166">
        <w:rPr>
          <w:rFonts w:eastAsiaTheme="minorEastAsia" w:hint="eastAsia"/>
          <w:lang w:eastAsia="zh-CN"/>
        </w:rPr>
        <w:t>所示，当</w:t>
      </w:r>
      <w:r w:rsidRPr="00916166">
        <w:rPr>
          <w:rFonts w:eastAsiaTheme="minorEastAsia" w:hint="eastAsia"/>
          <w:lang w:eastAsia="zh-CN"/>
        </w:rPr>
        <w:t>SC-RRT</w:t>
      </w:r>
      <w:r w:rsidRPr="00916166">
        <w:rPr>
          <w:rFonts w:eastAsiaTheme="minorEastAsia" w:hint="eastAsia"/>
          <w:lang w:eastAsia="zh-CN"/>
        </w:rPr>
        <w:t>算法运行的时候，不管是在三维亦或者是在二维空间中，其生成的路径长度都随着</w:t>
      </w:r>
      <w:r w:rsidRPr="00916166">
        <w:rPr>
          <w:rFonts w:eastAsiaTheme="minorEastAsia" w:hint="eastAsia"/>
          <w:lang w:eastAsia="zh-CN"/>
        </w:rPr>
        <w:t>PID</w:t>
      </w:r>
      <w:r w:rsidRPr="00916166">
        <w:rPr>
          <w:rFonts w:eastAsiaTheme="minorEastAsia" w:hint="eastAsia"/>
          <w:lang w:eastAsia="zh-CN"/>
        </w:rPr>
        <w:t>在线学习框架的调控下采样效率更高，冗余产生的节点数量更少。此外，随着知情子集约束下的采样范围更精确，规划过程的收敛时间也随之减少，如表</w:t>
      </w:r>
      <w:r w:rsidRPr="00916166">
        <w:rPr>
          <w:rFonts w:eastAsiaTheme="minorEastAsia" w:hint="eastAsia"/>
          <w:lang w:eastAsia="zh-CN"/>
        </w:rPr>
        <w:t>2,</w:t>
      </w:r>
      <w:r w:rsidRPr="00916166">
        <w:rPr>
          <w:rFonts w:eastAsiaTheme="minorEastAsia" w:hint="eastAsia"/>
          <w:lang w:eastAsia="zh-CN"/>
        </w:rPr>
        <w:t>但并不在</w:t>
      </w:r>
      <w:r w:rsidRPr="00916166">
        <w:rPr>
          <w:rFonts w:eastAsiaTheme="minorEastAsia" w:hint="eastAsia"/>
          <w:lang w:eastAsia="zh-CN"/>
        </w:rPr>
        <w:t>PID</w:t>
      </w:r>
      <w:r w:rsidRPr="00916166">
        <w:rPr>
          <w:rFonts w:eastAsiaTheme="minorEastAsia" w:hint="eastAsia"/>
          <w:lang w:eastAsia="zh-CN"/>
        </w:rPr>
        <w:t>中的优化控制中，并不是随意调节的，当参数区间超出某一特定接线时，并不能获得较好的路径，如图某，与图某和图某相比，路径开始变得不平滑。此外在表</w:t>
      </w:r>
      <w:r w:rsidRPr="00916166">
        <w:rPr>
          <w:rFonts w:eastAsiaTheme="minorEastAsia" w:hint="eastAsia"/>
          <w:lang w:eastAsia="zh-CN"/>
        </w:rPr>
        <w:t>2</w:t>
      </w:r>
      <w:r w:rsidRPr="00916166">
        <w:rPr>
          <w:rFonts w:eastAsiaTheme="minorEastAsia" w:hint="eastAsia"/>
          <w:lang w:eastAsia="zh-CN"/>
        </w:rPr>
        <w:t>中可以看到，与其他情况相比，这些情况下所消耗的时间有所增加，因为当区间取过小的值，如</w:t>
      </w:r>
      <w:r w:rsidRPr="00916166">
        <w:rPr>
          <w:rFonts w:eastAsiaTheme="minorEastAsia" w:hint="eastAsia"/>
          <w:lang w:eastAsia="zh-CN"/>
        </w:rPr>
        <w:t>0.5</w:t>
      </w:r>
      <w:r w:rsidRPr="00916166">
        <w:rPr>
          <w:rFonts w:eastAsiaTheme="minorEastAsia" w:hint="eastAsia"/>
          <w:lang w:eastAsia="zh-CN"/>
        </w:rPr>
        <w:t>时，表现出搜索节点大幅度增多的现象，使得路径节点仅在这两个节点之间随机选择，导致无法充分利用双向超椭球体知情子集进行约束采样路径的效果。而当区间变大时，也会出现同样的问题。图</w:t>
      </w:r>
      <w:r w:rsidRPr="00916166">
        <w:rPr>
          <w:rFonts w:eastAsiaTheme="minorEastAsia"/>
          <w:lang w:eastAsia="zh-CN"/>
        </w:rPr>
        <w:t>8d</w:t>
      </w:r>
      <w:r w:rsidRPr="00916166">
        <w:rPr>
          <w:rFonts w:eastAsiaTheme="minorEastAsia" w:hint="eastAsia"/>
          <w:lang w:eastAsia="zh-CN"/>
        </w:rPr>
        <w:t>和</w:t>
      </w:r>
      <w:r w:rsidRPr="00916166">
        <w:rPr>
          <w:rFonts w:eastAsiaTheme="minorEastAsia"/>
          <w:lang w:eastAsia="zh-CN"/>
        </w:rPr>
        <w:t>h</w:t>
      </w:r>
      <w:r w:rsidRPr="00916166">
        <w:rPr>
          <w:rFonts w:eastAsiaTheme="minorEastAsia" w:hint="eastAsia"/>
          <w:lang w:eastAsia="zh-CN"/>
        </w:rPr>
        <w:t>说明了</w:t>
      </w:r>
      <w:r w:rsidRPr="00916166">
        <w:rPr>
          <w:rFonts w:eastAsiaTheme="minorEastAsia" w:hint="eastAsia"/>
          <w:lang w:eastAsia="zh-CN"/>
        </w:rPr>
        <w:t>PID</w:t>
      </w:r>
      <w:r w:rsidRPr="00916166">
        <w:rPr>
          <w:rFonts w:eastAsiaTheme="minorEastAsia" w:hint="eastAsia"/>
          <w:lang w:eastAsia="zh-CN"/>
        </w:rPr>
        <w:t>值为</w:t>
      </w:r>
      <w:r w:rsidRPr="00916166">
        <w:rPr>
          <w:rFonts w:eastAsiaTheme="minorEastAsia" w:hint="eastAsia"/>
          <w:lang w:eastAsia="zh-CN"/>
        </w:rPr>
        <w:t>0.7</w:t>
      </w:r>
      <w:r w:rsidRPr="00916166">
        <w:rPr>
          <w:rFonts w:eastAsiaTheme="minorEastAsia" w:hint="eastAsia"/>
          <w:lang w:eastAsia="zh-CN"/>
        </w:rPr>
        <w:t>时的模拟结果，从中我们可以再次观察到收敛时间和路径成本增加的现象，就像在间隔过小的情况下一样。当区间趋于无穷大时，帕累托占优机制甚至可能完全失效，导致动态</w:t>
      </w:r>
      <w:r w:rsidRPr="00916166">
        <w:rPr>
          <w:rFonts w:eastAsiaTheme="minorEastAsia"/>
          <w:lang w:eastAsia="zh-CN"/>
        </w:rPr>
        <w:t>RRT</w:t>
      </w:r>
      <w:r w:rsidRPr="00916166">
        <w:rPr>
          <w:rFonts w:eastAsiaTheme="minorEastAsia" w:hint="eastAsia"/>
          <w:lang w:eastAsia="zh-CN"/>
        </w:rPr>
        <w:t>退化为直接从知情子集采样的</w:t>
      </w:r>
      <w:r w:rsidRPr="00916166">
        <w:rPr>
          <w:rFonts w:eastAsiaTheme="minorEastAsia"/>
          <w:lang w:eastAsia="zh-CN"/>
        </w:rPr>
        <w:t>RRT</w:t>
      </w:r>
      <w:r w:rsidRPr="00916166">
        <w:rPr>
          <w:rFonts w:eastAsiaTheme="minorEastAsia" w:hint="eastAsia"/>
          <w:lang w:eastAsia="zh-CN"/>
        </w:rPr>
        <w:t>。</w:t>
      </w:r>
      <w:r w:rsidRPr="00916166">
        <w:rPr>
          <w:rFonts w:eastAsiaTheme="minorEastAsia"/>
          <w:lang w:eastAsia="zh-CN"/>
        </w:rPr>
        <w:t xml:space="preserve"> </w:t>
      </w:r>
      <w:r w:rsidRPr="00916166">
        <w:rPr>
          <w:rFonts w:eastAsiaTheme="minorEastAsia" w:hint="eastAsia"/>
          <w:lang w:eastAsia="zh-CN"/>
        </w:rPr>
        <w:t>相应地，区间需要在合理的范围内选取。</w:t>
      </w:r>
    </w:p>
    <w:p w14:paraId="27537602" w14:textId="77777777" w:rsidR="00A32805" w:rsidRPr="00A32805" w:rsidRDefault="00923A6B" w:rsidP="008C0E4F">
      <w:pPr>
        <w:pStyle w:val="a6"/>
        <w:numPr>
          <w:ilvl w:val="0"/>
          <w:numId w:val="19"/>
        </w:numPr>
        <w:tabs>
          <w:tab w:val="left" w:pos="627"/>
        </w:tabs>
        <w:spacing w:before="229"/>
        <w:ind w:left="357" w:hanging="357"/>
        <w:outlineLvl w:val="2"/>
        <w:rPr>
          <w:rFonts w:ascii="Arial" w:eastAsiaTheme="minorEastAsia" w:hAnsi="Arial" w:cs="Arial"/>
          <w:b/>
          <w:bCs/>
          <w:lang w:eastAsia="zh-CN"/>
        </w:rPr>
      </w:pPr>
      <w:r w:rsidRPr="00916166">
        <w:rPr>
          <w:rFonts w:eastAsiaTheme="minorEastAsia" w:hint="eastAsia"/>
          <w:lang w:eastAsia="zh-CN"/>
        </w:rPr>
        <w:t>不同参数间的影响</w:t>
      </w:r>
      <w:r w:rsidRPr="00916166">
        <w:rPr>
          <w:rFonts w:eastAsiaTheme="minorEastAsia" w:hint="eastAsia"/>
          <w:lang w:eastAsia="zh-CN"/>
        </w:rPr>
        <w:t xml:space="preserve">    </w:t>
      </w:r>
      <w:r w:rsidRPr="00916166">
        <w:rPr>
          <w:rFonts w:eastAsiaTheme="minorEastAsia" w:hint="eastAsia"/>
          <w:lang w:eastAsia="zh-CN"/>
        </w:rPr>
        <w:t>为了更准确直观的控制不同的比例积分微分参数的值，我们在（</w:t>
      </w:r>
      <w:r w:rsidRPr="00916166">
        <w:rPr>
          <w:rFonts w:eastAsiaTheme="minorEastAsia" w:hint="eastAsia"/>
          <w:lang w:eastAsia="zh-CN"/>
        </w:rPr>
        <w:t>0</w:t>
      </w:r>
      <w:r w:rsidRPr="00916166">
        <w:rPr>
          <w:rFonts w:eastAsiaTheme="minorEastAsia" w:hint="eastAsia"/>
          <w:lang w:eastAsia="zh-CN"/>
        </w:rPr>
        <w:t>，</w:t>
      </w:r>
      <w:r w:rsidRPr="00916166">
        <w:rPr>
          <w:rFonts w:eastAsiaTheme="minorEastAsia" w:hint="eastAsia"/>
          <w:lang w:eastAsia="zh-CN"/>
        </w:rPr>
        <w:t>200</w:t>
      </w:r>
      <w:r w:rsidRPr="00916166">
        <w:rPr>
          <w:rFonts w:eastAsiaTheme="minorEastAsia" w:hint="eastAsia"/>
          <w:lang w:eastAsia="zh-CN"/>
        </w:rPr>
        <w:t>）范围内模拟了不同区间对路径成本和收敛时间的影响。结果见图</w:t>
      </w:r>
      <w:r w:rsidRPr="00916166">
        <w:rPr>
          <w:rFonts w:eastAsiaTheme="minorEastAsia" w:hint="eastAsia"/>
          <w:lang w:eastAsia="zh-CN"/>
        </w:rPr>
        <w:t>10</w:t>
      </w:r>
      <w:r w:rsidRPr="00916166">
        <w:rPr>
          <w:rFonts w:eastAsiaTheme="minorEastAsia" w:hint="eastAsia"/>
          <w:lang w:eastAsia="zh-CN"/>
        </w:rPr>
        <w:t>。从图</w:t>
      </w:r>
      <w:r w:rsidRPr="00916166">
        <w:rPr>
          <w:rFonts w:eastAsiaTheme="minorEastAsia" w:hint="eastAsia"/>
          <w:lang w:eastAsia="zh-CN"/>
        </w:rPr>
        <w:t>10</w:t>
      </w:r>
      <w:r w:rsidRPr="00916166">
        <w:rPr>
          <w:rFonts w:eastAsiaTheme="minorEastAsia"/>
          <w:lang w:eastAsia="zh-CN"/>
        </w:rPr>
        <w:t>a</w:t>
      </w:r>
      <w:r w:rsidRPr="00916166">
        <w:rPr>
          <w:rFonts w:eastAsiaTheme="minorEastAsia" w:hint="eastAsia"/>
          <w:lang w:eastAsia="zh-CN"/>
        </w:rPr>
        <w:t>中，一方面，我们可以看到当</w:t>
      </w:r>
      <w:r w:rsidRPr="00916166">
        <w:rPr>
          <w:rFonts w:eastAsiaTheme="minorEastAsia" w:hint="eastAsia"/>
          <w:lang w:eastAsia="zh-CN"/>
        </w:rPr>
        <w:t>P</w:t>
      </w:r>
      <w:r w:rsidRPr="00916166">
        <w:rPr>
          <w:rFonts w:eastAsiaTheme="minorEastAsia" w:hint="eastAsia"/>
          <w:lang w:eastAsia="zh-CN"/>
        </w:rPr>
        <w:t>值积分项超过</w:t>
      </w:r>
      <w:r w:rsidRPr="00916166">
        <w:rPr>
          <w:rFonts w:eastAsiaTheme="minorEastAsia"/>
          <w:lang w:eastAsia="zh-CN"/>
        </w:rPr>
        <w:t>80</w:t>
      </w:r>
      <w:r w:rsidRPr="00916166">
        <w:rPr>
          <w:rFonts w:eastAsiaTheme="minorEastAsia" w:hint="eastAsia"/>
          <w:lang w:eastAsia="zh-CN"/>
        </w:rPr>
        <w:t>的上界时，收敛时间几乎没有上升，这表明动态</w:t>
      </w:r>
      <w:r w:rsidRPr="00916166">
        <w:rPr>
          <w:rFonts w:eastAsiaTheme="minorEastAsia"/>
          <w:lang w:eastAsia="zh-CN"/>
        </w:rPr>
        <w:t>RRT</w:t>
      </w:r>
      <w:r w:rsidRPr="00916166">
        <w:rPr>
          <w:rFonts w:eastAsiaTheme="minorEastAsia" w:hint="eastAsia"/>
          <w:lang w:eastAsia="zh-CN"/>
        </w:rPr>
        <w:t>已经退化为从知情子集直接采样的</w:t>
      </w:r>
      <w:r w:rsidRPr="00916166">
        <w:rPr>
          <w:rFonts w:eastAsiaTheme="minorEastAsia"/>
          <w:lang w:eastAsia="zh-CN"/>
        </w:rPr>
        <w:t>RRT</w:t>
      </w:r>
      <w:r w:rsidRPr="00916166">
        <w:rPr>
          <w:rFonts w:eastAsiaTheme="minorEastAsia" w:hint="eastAsia"/>
          <w:lang w:eastAsia="zh-CN"/>
        </w:rPr>
        <w:t>，尽管路径成本仍然随机波动。另一方面，我们可以观察到当</w:t>
      </w:r>
      <w:r w:rsidRPr="00916166">
        <w:rPr>
          <w:rFonts w:eastAsiaTheme="minorEastAsia" w:hint="eastAsia"/>
          <w:lang w:eastAsia="zh-CN"/>
        </w:rPr>
        <w:t>I</w:t>
      </w:r>
      <w:r w:rsidRPr="00916166">
        <w:rPr>
          <w:rFonts w:eastAsiaTheme="minorEastAsia" w:hint="eastAsia"/>
          <w:lang w:eastAsia="zh-CN"/>
        </w:rPr>
        <w:t>值微分项区间小于</w:t>
      </w:r>
      <w:r w:rsidRPr="00916166">
        <w:rPr>
          <w:rFonts w:eastAsiaTheme="minorEastAsia"/>
          <w:lang w:eastAsia="zh-CN"/>
        </w:rPr>
        <w:t>4</w:t>
      </w:r>
      <w:r w:rsidRPr="00916166">
        <w:rPr>
          <w:rFonts w:eastAsiaTheme="minorEastAsia" w:hint="eastAsia"/>
          <w:lang w:eastAsia="zh-CN"/>
        </w:rPr>
        <w:t>的下界时，收敛时间开始上升，而路径成本仍然保持下降的趋势。这意味着通过继续减小</w:t>
      </w:r>
      <w:r w:rsidRPr="00916166">
        <w:rPr>
          <w:rFonts w:eastAsiaTheme="minorEastAsia"/>
          <w:lang w:eastAsia="zh-CN"/>
        </w:rPr>
        <w:t>4</w:t>
      </w:r>
      <w:r w:rsidRPr="00916166">
        <w:rPr>
          <w:rFonts w:eastAsiaTheme="minorEastAsia" w:hint="eastAsia"/>
          <w:lang w:eastAsia="zh-CN"/>
        </w:rPr>
        <w:t>以下的区间，我们仍然可以获得更好的路径，尽管图</w:t>
      </w:r>
      <w:r w:rsidRPr="00916166">
        <w:rPr>
          <w:rFonts w:eastAsiaTheme="minorEastAsia"/>
          <w:lang w:eastAsia="zh-CN"/>
        </w:rPr>
        <w:t>8a</w:t>
      </w:r>
      <w:r w:rsidRPr="00916166">
        <w:rPr>
          <w:rFonts w:eastAsiaTheme="minorEastAsia" w:hint="eastAsia"/>
          <w:lang w:eastAsia="zh-CN"/>
        </w:rPr>
        <w:t>和</w:t>
      </w:r>
      <w:r w:rsidRPr="00916166">
        <w:rPr>
          <w:rFonts w:eastAsiaTheme="minorEastAsia"/>
          <w:lang w:eastAsia="zh-CN"/>
        </w:rPr>
        <w:t>e</w:t>
      </w:r>
      <w:r w:rsidRPr="00916166">
        <w:rPr>
          <w:rFonts w:eastAsiaTheme="minorEastAsia" w:hint="eastAsia"/>
          <w:lang w:eastAsia="zh-CN"/>
        </w:rPr>
        <w:t>中描述的情况可能会出现。</w:t>
      </w:r>
      <w:r w:rsidRPr="00916166">
        <w:rPr>
          <w:rFonts w:eastAsiaTheme="minorEastAsia"/>
          <w:lang w:eastAsia="zh-CN"/>
        </w:rPr>
        <w:t xml:space="preserve"> </w:t>
      </w:r>
      <w:r w:rsidRPr="00916166">
        <w:rPr>
          <w:rFonts w:eastAsiaTheme="minorEastAsia" w:hint="eastAsia"/>
          <w:lang w:eastAsia="zh-CN"/>
        </w:rPr>
        <w:t>此外，在</w:t>
      </w:r>
      <w:r w:rsidRPr="00916166">
        <w:rPr>
          <w:rFonts w:eastAsiaTheme="minorEastAsia" w:hint="eastAsia"/>
          <w:lang w:eastAsia="zh-CN"/>
        </w:rPr>
        <w:t>D</w:t>
      </w:r>
      <w:r w:rsidRPr="00916166">
        <w:rPr>
          <w:rFonts w:eastAsiaTheme="minorEastAsia" w:hint="eastAsia"/>
          <w:lang w:eastAsia="zh-CN"/>
        </w:rPr>
        <w:t>值微分项在某某区间内时，路径开始趋于平稳。在这些上下界之间，收敛时间和路径成本均保持下降趋势。因此，我们可以通过在这个范围内选择合适的区间来实现收敛时间和路径长度之间的平衡。在此条件下，</w:t>
      </w:r>
      <w:r w:rsidRPr="00916166">
        <w:rPr>
          <w:rFonts w:eastAsiaTheme="minorEastAsia" w:hint="eastAsia"/>
          <w:lang w:eastAsia="zh-CN"/>
        </w:rPr>
        <w:t>P=</w:t>
      </w:r>
      <w:r w:rsidRPr="00916166">
        <w:rPr>
          <w:rFonts w:eastAsiaTheme="minorEastAsia"/>
          <w:lang w:eastAsia="zh-CN"/>
        </w:rPr>
        <w:t>4</w:t>
      </w:r>
      <w:r w:rsidRPr="00916166">
        <w:rPr>
          <w:rFonts w:eastAsiaTheme="minorEastAsia" w:hint="eastAsia"/>
          <w:lang w:eastAsia="zh-CN"/>
        </w:rPr>
        <w:t>,I=8,D=12</w:t>
      </w:r>
      <w:r w:rsidRPr="00916166">
        <w:rPr>
          <w:rFonts w:eastAsiaTheme="minorEastAsia" w:hint="eastAsia"/>
          <w:lang w:eastAsia="zh-CN"/>
        </w:rPr>
        <w:t>将导致收敛时间为</w:t>
      </w:r>
      <w:r w:rsidRPr="00916166">
        <w:rPr>
          <w:rFonts w:eastAsiaTheme="minorEastAsia"/>
          <w:lang w:eastAsia="zh-CN"/>
        </w:rPr>
        <w:t>0 . 034 s</w:t>
      </w:r>
      <w:r w:rsidRPr="00916166">
        <w:rPr>
          <w:rFonts w:eastAsiaTheme="minorEastAsia" w:hint="eastAsia"/>
          <w:lang w:eastAsia="zh-CN"/>
        </w:rPr>
        <w:t>，路径成本为</w:t>
      </w:r>
      <w:r w:rsidRPr="00916166">
        <w:rPr>
          <w:rFonts w:eastAsiaTheme="minorEastAsia"/>
          <w:lang w:eastAsia="zh-CN"/>
        </w:rPr>
        <w:t>1157 . 4 .</w:t>
      </w:r>
      <w:r w:rsidRPr="00916166">
        <w:rPr>
          <w:rFonts w:eastAsiaTheme="minorEastAsia" w:hint="eastAsia"/>
          <w:lang w:eastAsia="zh-CN"/>
        </w:rPr>
        <w:t>如果需要更短的路径，区间可以设置为</w:t>
      </w:r>
      <w:r w:rsidRPr="00916166">
        <w:rPr>
          <w:rFonts w:eastAsiaTheme="minorEastAsia"/>
          <w:lang w:eastAsia="zh-CN"/>
        </w:rPr>
        <w:t>2</w:t>
      </w:r>
      <w:r w:rsidRPr="00916166">
        <w:rPr>
          <w:rFonts w:eastAsiaTheme="minorEastAsia" w:hint="eastAsia"/>
          <w:lang w:eastAsia="zh-CN"/>
        </w:rPr>
        <w:t>或</w:t>
      </w:r>
      <w:r w:rsidRPr="00916166">
        <w:rPr>
          <w:rFonts w:eastAsiaTheme="minorEastAsia"/>
          <w:lang w:eastAsia="zh-CN"/>
        </w:rPr>
        <w:t>3</w:t>
      </w:r>
      <w:r w:rsidRPr="00916166">
        <w:rPr>
          <w:rFonts w:eastAsiaTheme="minorEastAsia" w:hint="eastAsia"/>
          <w:lang w:eastAsia="zh-CN"/>
        </w:rPr>
        <w:t>，代价是收敛时间的显著增加。</w:t>
      </w:r>
    </w:p>
    <w:p w14:paraId="411684D4" w14:textId="77777777" w:rsidR="00A32805" w:rsidRDefault="00A32805" w:rsidP="00A32805">
      <w:pPr>
        <w:tabs>
          <w:tab w:val="left" w:pos="627"/>
        </w:tabs>
        <w:spacing w:before="229"/>
        <w:outlineLvl w:val="2"/>
        <w:rPr>
          <w:rFonts w:ascii="宋体" w:eastAsia="宋体" w:hAnsi="宋体" w:cs="宋体" w:hint="eastAsia"/>
          <w:sz w:val="20"/>
          <w:szCs w:val="20"/>
          <w:lang w:eastAsia="zh-CN"/>
        </w:rPr>
      </w:pPr>
    </w:p>
    <w:p w14:paraId="30731771" w14:textId="202185CB" w:rsidR="008C0E4F" w:rsidRPr="00510981" w:rsidRDefault="000243D2" w:rsidP="00A32805">
      <w:pPr>
        <w:tabs>
          <w:tab w:val="left" w:pos="627"/>
        </w:tabs>
        <w:spacing w:before="229"/>
        <w:outlineLvl w:val="2"/>
        <w:rPr>
          <w:rFonts w:eastAsiaTheme="minorEastAsia"/>
          <w:lang w:eastAsia="zh-CN"/>
        </w:rPr>
      </w:pPr>
      <w:r w:rsidRPr="00510981">
        <w:rPr>
          <w:rFonts w:eastAsiaTheme="minorEastAsia" w:hint="eastAsia"/>
          <w:lang w:eastAsia="zh-CN"/>
        </w:rPr>
        <w:t>本文的目的是生成一条平衡收敛时间和路径长度的路径，从实验所得到的结果看，可以做出如下观察：</w:t>
      </w:r>
    </w:p>
    <w:p w14:paraId="2AA2F1E9" w14:textId="4BB2DE6F" w:rsidR="000243D2" w:rsidRPr="00510981" w:rsidRDefault="004844A0" w:rsidP="000243D2">
      <w:pPr>
        <w:pStyle w:val="a6"/>
        <w:numPr>
          <w:ilvl w:val="0"/>
          <w:numId w:val="20"/>
        </w:numPr>
        <w:tabs>
          <w:tab w:val="left" w:pos="627"/>
        </w:tabs>
        <w:spacing w:before="229"/>
        <w:outlineLvl w:val="2"/>
        <w:rPr>
          <w:rFonts w:eastAsiaTheme="minorEastAsia"/>
          <w:lang w:eastAsia="zh-CN"/>
        </w:rPr>
      </w:pPr>
      <w:r w:rsidRPr="00510981">
        <w:rPr>
          <w:rFonts w:eastAsiaTheme="minorEastAsia"/>
          <w:lang w:eastAsia="zh-CN"/>
        </w:rPr>
        <w:t>PID</w:t>
      </w:r>
      <w:r w:rsidR="000243D2" w:rsidRPr="00510981">
        <w:rPr>
          <w:rFonts w:eastAsiaTheme="minorEastAsia" w:hint="eastAsia"/>
          <w:lang w:eastAsia="zh-CN"/>
        </w:rPr>
        <w:t>性能分析</w:t>
      </w:r>
      <w:r w:rsidRPr="00510981">
        <w:rPr>
          <w:rFonts w:eastAsiaTheme="minorEastAsia"/>
          <w:lang w:eastAsia="zh-CN"/>
        </w:rPr>
        <w:t>实验结果表明，</w:t>
      </w:r>
      <w:r w:rsidRPr="00510981">
        <w:rPr>
          <w:rFonts w:eastAsiaTheme="minorEastAsia"/>
          <w:lang w:eastAsia="zh-CN"/>
        </w:rPr>
        <w:t xml:space="preserve">PID </w:t>
      </w:r>
      <w:r w:rsidRPr="00510981">
        <w:rPr>
          <w:rFonts w:eastAsiaTheme="minorEastAsia"/>
          <w:lang w:eastAsia="zh-CN"/>
        </w:rPr>
        <w:t>控制器对</w:t>
      </w:r>
      <w:r w:rsidRPr="00510981">
        <w:rPr>
          <w:rFonts w:eastAsiaTheme="minorEastAsia"/>
          <w:lang w:eastAsia="zh-CN"/>
        </w:rPr>
        <w:t xml:space="preserve"> SC-RRT </w:t>
      </w:r>
      <w:r w:rsidRPr="00510981">
        <w:rPr>
          <w:rFonts w:eastAsiaTheme="minorEastAsia"/>
          <w:lang w:eastAsia="zh-CN"/>
        </w:rPr>
        <w:t>的收敛动力学具有显著影响，尤其体现在首次可行解时间和搜索稳定性方面。适中的比例增益配合中等强度的积分项，在快速收敛与稳定采样行为之间实现了最佳平衡。</w:t>
      </w:r>
    </w:p>
    <w:p w14:paraId="77388B61" w14:textId="025BAA0C" w:rsidR="000243D2" w:rsidRPr="00510981" w:rsidRDefault="00ED66E7" w:rsidP="000243D2">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与传统</w:t>
      </w:r>
      <w:r w:rsidRPr="00510981">
        <w:rPr>
          <w:rFonts w:eastAsiaTheme="minorEastAsia" w:hint="eastAsia"/>
          <w:lang w:eastAsia="zh-CN"/>
        </w:rPr>
        <w:t>RRT</w:t>
      </w:r>
      <w:r w:rsidRPr="00510981">
        <w:rPr>
          <w:rFonts w:eastAsiaTheme="minorEastAsia" w:hint="eastAsia"/>
          <w:lang w:eastAsia="zh-CN"/>
        </w:rPr>
        <w:t>变体的性能对比仿真表明，其收敛时间短于</w:t>
      </w:r>
      <w:r w:rsidRPr="00510981">
        <w:rPr>
          <w:rFonts w:eastAsiaTheme="minorEastAsia" w:hint="eastAsia"/>
          <w:lang w:eastAsia="zh-CN"/>
        </w:rPr>
        <w:t>RRT</w:t>
      </w:r>
      <w:r w:rsidRPr="00510981">
        <w:rPr>
          <w:rFonts w:eastAsiaTheme="minorEastAsia" w:hint="eastAsia"/>
          <w:lang w:eastAsia="zh-CN"/>
        </w:rPr>
        <w:t>，且其生成的路径长度更优于</w:t>
      </w:r>
      <w:r w:rsidRPr="00510981">
        <w:rPr>
          <w:rFonts w:eastAsiaTheme="minorEastAsia" w:hint="eastAsia"/>
          <w:lang w:eastAsia="zh-CN"/>
        </w:rPr>
        <w:t>RRT-Star,</w:t>
      </w:r>
      <w:r w:rsidRPr="00510981">
        <w:rPr>
          <w:rFonts w:eastAsiaTheme="minorEastAsia" w:hint="eastAsia"/>
          <w:lang w:eastAsia="zh-CN"/>
        </w:rPr>
        <w:t>此外，于文献【】算法相比，</w:t>
      </w:r>
      <w:r w:rsidRPr="00510981">
        <w:rPr>
          <w:rFonts w:eastAsiaTheme="minorEastAsia" w:hint="eastAsia"/>
          <w:lang w:eastAsia="zh-CN"/>
        </w:rPr>
        <w:t>SC-RRT</w:t>
      </w:r>
      <w:r w:rsidRPr="00510981">
        <w:rPr>
          <w:rFonts w:eastAsiaTheme="minorEastAsia" w:hint="eastAsia"/>
          <w:lang w:eastAsia="zh-CN"/>
        </w:rPr>
        <w:t>在平衡收敛时间和路径长度等方面表现的更好，以至于能够在相对较短的时间内获得同时满足更短的路径长度，更少的规划时间，更少的路径节点以及更平滑的路线，而</w:t>
      </w:r>
      <w:r w:rsidRPr="00510981">
        <w:rPr>
          <w:rFonts w:eastAsiaTheme="minorEastAsia" w:hint="eastAsia"/>
          <w:lang w:eastAsia="zh-CN"/>
        </w:rPr>
        <w:t>Informed-rrt</w:t>
      </w:r>
      <w:r w:rsidRPr="00510981">
        <w:rPr>
          <w:rFonts w:eastAsiaTheme="minorEastAsia" w:hint="eastAsia"/>
          <w:lang w:eastAsia="zh-CN"/>
        </w:rPr>
        <w:t>算法则需要去花费更多路径点乃至更多的时间去计算一条等价的路径。</w:t>
      </w:r>
    </w:p>
    <w:p w14:paraId="4743C05B" w14:textId="33F97E38" w:rsidR="00016377" w:rsidRPr="008516FE" w:rsidRDefault="00ED66E7" w:rsidP="00016377">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稳定性对比仿真说明，在不同的环境和不同起始节点和目标节点距离下，</w:t>
      </w:r>
      <w:r w:rsidRPr="00510981">
        <w:rPr>
          <w:rFonts w:eastAsiaTheme="minorEastAsia" w:hint="eastAsia"/>
          <w:lang w:eastAsia="zh-CN"/>
        </w:rPr>
        <w:t xml:space="preserve"> SC-RRT</w:t>
      </w:r>
      <w:r w:rsidRPr="00510981">
        <w:rPr>
          <w:rFonts w:eastAsiaTheme="minorEastAsia" w:hint="eastAsia"/>
          <w:lang w:eastAsia="zh-CN"/>
        </w:rPr>
        <w:t>算法所规划的</w:t>
      </w:r>
      <w:r w:rsidRPr="00510981">
        <w:rPr>
          <w:rFonts w:eastAsiaTheme="minorEastAsia" w:hint="eastAsia"/>
          <w:lang w:eastAsia="zh-CN"/>
        </w:rPr>
        <w:lastRenderedPageBreak/>
        <w:t>最终路径比之上述路径规划算法及其变体更加稳定，此其生成的路径更加集中一致。</w:t>
      </w:r>
      <w:commentRangeEnd w:id="26"/>
      <w:r w:rsidR="00426B43" w:rsidRPr="008516FE">
        <w:rPr>
          <w:rStyle w:val="af0"/>
          <w:rFonts w:eastAsiaTheme="minorEastAsia"/>
          <w:sz w:val="22"/>
          <w:szCs w:val="22"/>
          <w:lang w:eastAsia="zh-CN"/>
        </w:rPr>
        <w:commentReference w:id="26"/>
      </w:r>
      <w:commentRangeEnd w:id="27"/>
      <w:r w:rsidR="00140366" w:rsidRPr="008516FE">
        <w:rPr>
          <w:rStyle w:val="af0"/>
          <w:rFonts w:eastAsiaTheme="minorEastAsia"/>
          <w:sz w:val="22"/>
          <w:szCs w:val="22"/>
          <w:lang w:eastAsia="zh-CN"/>
        </w:rPr>
        <w:commentReference w:id="27"/>
      </w:r>
    </w:p>
    <w:p w14:paraId="5D89D6DA" w14:textId="78C091C6" w:rsidR="00016377" w:rsidRPr="00016377" w:rsidRDefault="00016377" w:rsidP="00016377">
      <w:pPr>
        <w:pStyle w:val="a6"/>
        <w:numPr>
          <w:ilvl w:val="0"/>
          <w:numId w:val="25"/>
        </w:numPr>
        <w:tabs>
          <w:tab w:val="left" w:pos="627"/>
        </w:tabs>
        <w:spacing w:before="229"/>
        <w:outlineLvl w:val="2"/>
        <w:rPr>
          <w:rFonts w:eastAsiaTheme="minorEastAsia"/>
          <w:highlight w:val="red"/>
          <w:lang w:eastAsia="zh-CN"/>
        </w:rPr>
      </w:pPr>
      <w:commentRangeStart w:id="28"/>
      <w:r w:rsidRPr="00016377">
        <w:rPr>
          <w:rFonts w:eastAsiaTheme="minorEastAsia" w:hint="eastAsia"/>
          <w:highlight w:val="red"/>
          <w:lang w:eastAsia="zh-CN"/>
        </w:rPr>
        <w:t>PID</w:t>
      </w:r>
      <w:r w:rsidRPr="00016377">
        <w:rPr>
          <w:rFonts w:eastAsiaTheme="minorEastAsia" w:hint="eastAsia"/>
          <w:highlight w:val="red"/>
          <w:lang w:eastAsia="zh-CN"/>
        </w:rPr>
        <w:t>优化效果，可以写在</w:t>
      </w:r>
      <w:r w:rsidRPr="00016377">
        <w:rPr>
          <w:rFonts w:eastAsiaTheme="minorEastAsia" w:hint="eastAsia"/>
          <w:highlight w:val="red"/>
          <w:lang w:eastAsia="zh-CN"/>
        </w:rPr>
        <w:t>3.3.1</w:t>
      </w:r>
      <w:r>
        <w:rPr>
          <w:rFonts w:eastAsiaTheme="minorEastAsia" w:hint="eastAsia"/>
          <w:highlight w:val="red"/>
          <w:lang w:eastAsia="zh-CN"/>
        </w:rPr>
        <w:t>，找到最优</w:t>
      </w:r>
      <w:r>
        <w:rPr>
          <w:rFonts w:eastAsiaTheme="minorEastAsia" w:hint="eastAsia"/>
          <w:highlight w:val="red"/>
          <w:lang w:eastAsia="zh-CN"/>
        </w:rPr>
        <w:t>pid</w:t>
      </w:r>
      <w:commentRangeEnd w:id="28"/>
      <w:r w:rsidR="008516FE" w:rsidRPr="00016377">
        <w:rPr>
          <w:rStyle w:val="af0"/>
          <w:rFonts w:eastAsiaTheme="minorEastAsia"/>
          <w:sz w:val="22"/>
          <w:szCs w:val="22"/>
          <w:highlight w:val="red"/>
          <w:lang w:eastAsia="zh-CN"/>
        </w:rPr>
        <w:commentReference w:id="28"/>
      </w:r>
    </w:p>
    <w:p w14:paraId="0D9A8166" w14:textId="505070B5" w:rsidR="00016377" w:rsidRPr="00016377" w:rsidRDefault="00016377" w:rsidP="00016377">
      <w:pPr>
        <w:pStyle w:val="a6"/>
        <w:numPr>
          <w:ilvl w:val="0"/>
          <w:numId w:val="25"/>
        </w:numPr>
        <w:tabs>
          <w:tab w:val="left" w:pos="627"/>
        </w:tabs>
        <w:spacing w:before="229"/>
        <w:outlineLvl w:val="2"/>
        <w:rPr>
          <w:rFonts w:eastAsiaTheme="minorEastAsia"/>
          <w:highlight w:val="red"/>
          <w:lang w:eastAsia="zh-CN"/>
        </w:rPr>
      </w:pPr>
      <w:commentRangeStart w:id="29"/>
      <w:commentRangeStart w:id="30"/>
      <w:commentRangeStart w:id="31"/>
      <w:r w:rsidRPr="00016377">
        <w:rPr>
          <w:rFonts w:eastAsiaTheme="minorEastAsia" w:hint="eastAsia"/>
          <w:highlight w:val="red"/>
          <w:lang w:eastAsia="zh-CN"/>
        </w:rPr>
        <w:t>直接算法对比。</w:t>
      </w:r>
      <w:commentRangeEnd w:id="29"/>
      <w:r w:rsidR="008516FE" w:rsidRPr="00016377">
        <w:rPr>
          <w:rStyle w:val="af0"/>
          <w:rFonts w:eastAsiaTheme="minorEastAsia"/>
          <w:sz w:val="22"/>
          <w:szCs w:val="22"/>
          <w:highlight w:val="red"/>
          <w:lang w:eastAsia="zh-CN"/>
        </w:rPr>
        <w:commentReference w:id="29"/>
      </w:r>
      <w:commentRangeEnd w:id="30"/>
      <w:r w:rsidR="008516FE" w:rsidRPr="00016377">
        <w:rPr>
          <w:rStyle w:val="af0"/>
          <w:rFonts w:eastAsiaTheme="minorEastAsia"/>
          <w:sz w:val="22"/>
          <w:szCs w:val="22"/>
          <w:highlight w:val="red"/>
          <w:lang w:eastAsia="zh-CN"/>
        </w:rPr>
        <w:commentReference w:id="30"/>
      </w:r>
      <w:commentRangeEnd w:id="31"/>
      <w:r w:rsidR="00140366" w:rsidRPr="00016377">
        <w:rPr>
          <w:rStyle w:val="af0"/>
          <w:rFonts w:eastAsiaTheme="minorEastAsia"/>
          <w:sz w:val="22"/>
          <w:szCs w:val="22"/>
          <w:highlight w:val="red"/>
          <w:lang w:eastAsia="zh-CN"/>
        </w:rPr>
        <w:commentReference w:id="31"/>
      </w:r>
    </w:p>
    <w:p w14:paraId="2F54B028" w14:textId="2838A107" w:rsidR="00912D60" w:rsidRDefault="00912D60" w:rsidP="00912D60">
      <w:pPr>
        <w:tabs>
          <w:tab w:val="left" w:pos="627"/>
        </w:tabs>
        <w:spacing w:before="229"/>
        <w:jc w:val="center"/>
        <w:outlineLvl w:val="2"/>
        <w:rPr>
          <w:rFonts w:ascii="Arial" w:eastAsiaTheme="minorEastAsia" w:hAnsi="Arial" w:cs="Arial"/>
          <w:b/>
          <w:bCs/>
          <w:lang w:eastAsia="zh-CN"/>
        </w:rPr>
      </w:pPr>
    </w:p>
    <w:p w14:paraId="18105C82" w14:textId="77777777" w:rsidR="0076352E" w:rsidRPr="009F4587" w:rsidRDefault="00821371" w:rsidP="00A32805">
      <w:pPr>
        <w:pStyle w:val="11"/>
        <w:numPr>
          <w:ilvl w:val="0"/>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Conclusion</w:t>
      </w:r>
    </w:p>
    <w:p w14:paraId="29951D7D" w14:textId="77777777" w:rsidR="00765799" w:rsidRDefault="00765799" w:rsidP="00ED66E7">
      <w:pPr>
        <w:spacing w:line="261" w:lineRule="auto"/>
        <w:ind w:firstLine="220"/>
        <w:jc w:val="both"/>
        <w:rPr>
          <w:rFonts w:eastAsiaTheme="minorEastAsia"/>
          <w:lang w:eastAsia="zh-CN"/>
        </w:rPr>
      </w:pPr>
    </w:p>
    <w:p w14:paraId="731717AF" w14:textId="77777777" w:rsidR="00765799" w:rsidRPr="00A857B7" w:rsidRDefault="00765799" w:rsidP="00D20546">
      <w:pPr>
        <w:ind w:firstLineChars="200" w:firstLine="440"/>
        <w:jc w:val="both"/>
        <w:rPr>
          <w:rFonts w:eastAsiaTheme="minorEastAsia"/>
          <w:lang w:eastAsia="zh-CN"/>
        </w:rPr>
        <w:sectPr w:rsidR="00765799" w:rsidRPr="00A857B7" w:rsidSect="00765799">
          <w:headerReference w:type="even" r:id="rId37"/>
          <w:headerReference w:type="default" r:id="rId38"/>
          <w:type w:val="continuous"/>
          <w:pgSz w:w="11910" w:h="15820"/>
          <w:pgMar w:top="900" w:right="900" w:bottom="1120" w:left="800" w:header="616" w:footer="939" w:gutter="0"/>
          <w:pgNumType w:start="2"/>
          <w:cols w:space="708"/>
        </w:sectPr>
      </w:pPr>
      <w:commentRangeStart w:id="32"/>
      <w:r w:rsidRPr="00B312B8">
        <w:rPr>
          <w:rFonts w:eastAsiaTheme="minorEastAsia" w:hint="eastAsia"/>
          <w:lang w:eastAsia="zh-CN"/>
        </w:rPr>
        <w:t>所提出的算法</w:t>
      </w:r>
      <w:r w:rsidRPr="005B2540">
        <w:rPr>
          <w:rFonts w:eastAsiaTheme="minorEastAsia"/>
          <w:lang w:eastAsia="zh-CN"/>
        </w:rPr>
        <w:t>创新采用非对称双椭球体约束机制动态调控采样空间</w:t>
      </w:r>
      <w:r>
        <w:rPr>
          <w:rFonts w:eastAsiaTheme="minorEastAsia" w:hint="eastAsia"/>
          <w:lang w:eastAsia="zh-CN"/>
        </w:rPr>
        <w:t>，突破了传统算法</w:t>
      </w:r>
      <w:r w:rsidRPr="005B2540">
        <w:rPr>
          <w:rFonts w:eastAsiaTheme="minorEastAsia"/>
          <w:lang w:eastAsia="zh-CN"/>
        </w:rPr>
        <w:t>单一方向采样空间的局限性。</w:t>
      </w:r>
      <w:r w:rsidRPr="00B312B8">
        <w:rPr>
          <w:rFonts w:eastAsiaTheme="minorEastAsia" w:hint="eastAsia"/>
          <w:lang w:eastAsia="zh-CN"/>
        </w:rPr>
        <w:t>旨在生成路径同时平衡收敛时间和路径长度，</w:t>
      </w:r>
      <w:r w:rsidRPr="005B2540">
        <w:rPr>
          <w:rFonts w:eastAsiaTheme="minorEastAsia"/>
          <w:lang w:eastAsia="zh-CN"/>
        </w:rPr>
        <w:t>通过</w:t>
      </w:r>
      <w:r w:rsidRPr="005B2540">
        <w:rPr>
          <w:rFonts w:eastAsiaTheme="minorEastAsia"/>
          <w:lang w:eastAsia="zh-CN"/>
        </w:rPr>
        <w:t xml:space="preserve"> PID </w:t>
      </w:r>
      <w:r w:rsidRPr="005B2540">
        <w:rPr>
          <w:rFonts w:eastAsiaTheme="minorEastAsia"/>
          <w:lang w:eastAsia="zh-CN"/>
        </w:rPr>
        <w:t>代价修正、非对称双椭球体约束与三维帕累托优化的协同作用，</w:t>
      </w:r>
      <w:r w:rsidRPr="00B312B8">
        <w:rPr>
          <w:rFonts w:eastAsiaTheme="minorEastAsia" w:hint="eastAsia"/>
          <w:lang w:eastAsia="zh-CN"/>
        </w:rPr>
        <w:t>无需计算需精炼的初始路径。</w:t>
      </w:r>
      <w:r w:rsidRPr="00EB0124">
        <w:rPr>
          <w:rFonts w:eastAsiaTheme="minorEastAsia"/>
          <w:lang w:eastAsia="zh-CN"/>
        </w:rPr>
        <w:t>实现探索与利用的自然平衡。</w:t>
      </w:r>
      <w:r w:rsidRPr="0047798F">
        <w:rPr>
          <w:rFonts w:ascii="宋体" w:eastAsia="宋体" w:hAnsi="宋体" w:cs="宋体" w:hint="eastAsia"/>
          <w:lang w:eastAsia="zh-CN"/>
        </w:rPr>
        <w:t>与现有方法不同，</w:t>
      </w:r>
      <w:r w:rsidRPr="009A462D">
        <w:rPr>
          <w:rFonts w:eastAsiaTheme="minorEastAsia"/>
          <w:lang w:eastAsia="zh-CN"/>
        </w:rPr>
        <w:t>通过动态估算路径长度，对</w:t>
      </w:r>
      <w:r w:rsidRPr="00BE486D">
        <w:rPr>
          <w:rFonts w:eastAsiaTheme="minorEastAsia"/>
          <w:lang w:eastAsia="zh-CN"/>
        </w:rPr>
        <w:t>两侧超椭球体约束采样范围支持尺寸独立动态调整</w:t>
      </w:r>
      <w:r>
        <w:rPr>
          <w:rFonts w:eastAsiaTheme="minorEastAsia" w:hint="eastAsia"/>
          <w:lang w:eastAsia="zh-CN"/>
        </w:rPr>
        <w:t>，</w:t>
      </w:r>
      <w:r w:rsidRPr="009A462D">
        <w:rPr>
          <w:rFonts w:eastAsiaTheme="minorEastAsia"/>
          <w:lang w:eastAsia="zh-CN"/>
        </w:rPr>
        <w:t>进行自适应限制，优化了路径规划的效率</w:t>
      </w:r>
      <w:r>
        <w:rPr>
          <w:rFonts w:eastAsiaTheme="minorEastAsia" w:hint="eastAsia"/>
          <w:lang w:eastAsia="zh-CN"/>
        </w:rPr>
        <w:t>。</w:t>
      </w:r>
      <w:r w:rsidRPr="0047798F">
        <w:rPr>
          <w:rFonts w:ascii="宋体" w:eastAsia="宋体" w:hAnsi="宋体" w:cs="宋体" w:hint="eastAsia"/>
          <w:lang w:eastAsia="zh-CN"/>
        </w:rPr>
        <w:t>实现探索与利用的自然平衡</w:t>
      </w:r>
      <w:r>
        <w:rPr>
          <w:rFonts w:ascii="宋体" w:eastAsia="宋体" w:hAnsi="宋体" w:cs="宋体" w:hint="eastAsia"/>
          <w:lang w:eastAsia="zh-CN"/>
        </w:rPr>
        <w:t>。</w:t>
      </w:r>
      <w:commentRangeEnd w:id="32"/>
      <w:r w:rsidR="00D20546" w:rsidRPr="00A857B7">
        <w:rPr>
          <w:rStyle w:val="af0"/>
          <w:rFonts w:eastAsiaTheme="minorEastAsia"/>
          <w:sz w:val="22"/>
          <w:szCs w:val="22"/>
          <w:lang w:eastAsia="zh-CN"/>
        </w:rPr>
        <w:commentReference w:id="32"/>
      </w:r>
    </w:p>
    <w:p w14:paraId="1AEE6C88" w14:textId="58990273" w:rsidR="00ED66E7" w:rsidRPr="00510981" w:rsidRDefault="00ED66E7" w:rsidP="00D20546">
      <w:pPr>
        <w:spacing w:line="261" w:lineRule="auto"/>
        <w:ind w:firstLineChars="200" w:firstLine="440"/>
        <w:jc w:val="both"/>
        <w:rPr>
          <w:rFonts w:eastAsiaTheme="minorEastAsia"/>
          <w:lang w:eastAsia="zh-CN"/>
        </w:rPr>
      </w:pPr>
      <w:r w:rsidRPr="00510981">
        <w:rPr>
          <w:rFonts w:eastAsiaTheme="minorEastAsia" w:hint="eastAsia"/>
          <w:lang w:eastAsia="zh-CN"/>
        </w:rPr>
        <w:t>本文介绍了一种在路径规划中平衡收敛时间和路径长度的</w:t>
      </w:r>
      <w:r w:rsidR="0009027B" w:rsidRPr="00510981">
        <w:rPr>
          <w:rFonts w:eastAsiaTheme="minorEastAsia" w:hint="eastAsia"/>
          <w:lang w:eastAsia="zh-CN"/>
        </w:rPr>
        <w:t>SC-RRT</w:t>
      </w:r>
      <w:r w:rsidRPr="00510981">
        <w:rPr>
          <w:rFonts w:eastAsiaTheme="minorEastAsia" w:hint="eastAsia"/>
          <w:lang w:eastAsia="zh-CN"/>
        </w:rPr>
        <w:t>算法。通过</w:t>
      </w:r>
      <w:r w:rsidR="0009027B" w:rsidRPr="00510981">
        <w:rPr>
          <w:rFonts w:eastAsiaTheme="minorEastAsia" w:hint="eastAsia"/>
          <w:lang w:eastAsia="zh-CN"/>
        </w:rPr>
        <w:t>双向的知情子集采样</w:t>
      </w:r>
      <w:r w:rsidRPr="00510981">
        <w:rPr>
          <w:rFonts w:eastAsiaTheme="minorEastAsia" w:hint="eastAsia"/>
          <w:lang w:eastAsia="zh-CN"/>
        </w:rPr>
        <w:t>约束，</w:t>
      </w:r>
      <w:r w:rsidR="0009027B" w:rsidRPr="00510981">
        <w:rPr>
          <w:rFonts w:eastAsiaTheme="minorEastAsia" w:hint="eastAsia"/>
          <w:lang w:eastAsia="zh-CN"/>
        </w:rPr>
        <w:t>直接从其中进行采样</w:t>
      </w:r>
      <w:r w:rsidRPr="00510981">
        <w:rPr>
          <w:rFonts w:eastAsiaTheme="minorEastAsia" w:hint="eastAsia"/>
          <w:lang w:eastAsia="zh-CN"/>
        </w:rPr>
        <w:t>，提高了新节点生成的效率和质量。仿真结果表明，通过指定</w:t>
      </w:r>
      <w:r w:rsidR="0009027B" w:rsidRPr="00510981">
        <w:rPr>
          <w:rFonts w:eastAsiaTheme="minorEastAsia" w:hint="eastAsia"/>
          <w:lang w:eastAsia="zh-CN"/>
        </w:rPr>
        <w:t>PID</w:t>
      </w:r>
      <w:r w:rsidR="0009027B" w:rsidRPr="00510981">
        <w:rPr>
          <w:rFonts w:eastAsiaTheme="minorEastAsia" w:hint="eastAsia"/>
          <w:lang w:eastAsia="zh-CN"/>
        </w:rPr>
        <w:t>参数控制下</w:t>
      </w:r>
      <w:r w:rsidRPr="00510981">
        <w:rPr>
          <w:rFonts w:eastAsiaTheme="minorEastAsia" w:hint="eastAsia"/>
          <w:lang w:eastAsia="zh-CN"/>
        </w:rPr>
        <w:t>的</w:t>
      </w:r>
      <w:r w:rsidR="0009027B" w:rsidRPr="00510981">
        <w:rPr>
          <w:rFonts w:eastAsiaTheme="minorEastAsia" w:hint="eastAsia"/>
          <w:lang w:eastAsia="zh-CN"/>
        </w:rPr>
        <w:t>绘制的更为精准的采样</w:t>
      </w:r>
      <w:r w:rsidRPr="00510981">
        <w:rPr>
          <w:rFonts w:eastAsiaTheme="minorEastAsia" w:hint="eastAsia"/>
          <w:lang w:eastAsia="zh-CN"/>
        </w:rPr>
        <w:t>区间可以权衡收敛时间和路径长度，</w:t>
      </w:r>
      <w:r w:rsidR="0009027B" w:rsidRPr="00510981">
        <w:rPr>
          <w:rFonts w:eastAsiaTheme="minorEastAsia" w:hint="eastAsia"/>
          <w:lang w:eastAsia="zh-CN"/>
        </w:rPr>
        <w:t>SC-</w:t>
      </w:r>
      <w:r w:rsidRPr="00510981">
        <w:rPr>
          <w:rFonts w:eastAsiaTheme="minorEastAsia"/>
          <w:lang w:eastAsia="zh-CN"/>
        </w:rPr>
        <w:t>RRT</w:t>
      </w:r>
      <w:r w:rsidRPr="00510981">
        <w:rPr>
          <w:rFonts w:eastAsiaTheme="minorEastAsia" w:hint="eastAsia"/>
          <w:lang w:eastAsia="zh-CN"/>
        </w:rPr>
        <w:t>比给定几个传统的和先进的</w:t>
      </w:r>
      <w:r w:rsidRPr="00510981">
        <w:rPr>
          <w:rFonts w:eastAsiaTheme="minorEastAsia"/>
          <w:lang w:eastAsia="zh-CN"/>
        </w:rPr>
        <w:t>RRT</w:t>
      </w:r>
      <w:r w:rsidRPr="00510981">
        <w:rPr>
          <w:rFonts w:eastAsiaTheme="minorEastAsia" w:hint="eastAsia"/>
          <w:lang w:eastAsia="zh-CN"/>
        </w:rPr>
        <w:t>变体表现更好。这意味着该算法可以在与其他算法相同或更少的时间内生成更好的路径。</w:t>
      </w:r>
      <w:r w:rsidRPr="00510981">
        <w:rPr>
          <w:rFonts w:eastAsiaTheme="minorEastAsia"/>
          <w:lang w:eastAsia="zh-CN"/>
        </w:rPr>
        <w:t xml:space="preserve"> </w:t>
      </w:r>
      <w:r w:rsidRPr="00510981">
        <w:rPr>
          <w:rFonts w:eastAsiaTheme="minorEastAsia" w:hint="eastAsia"/>
          <w:lang w:eastAsia="zh-CN"/>
        </w:rPr>
        <w:t>它在机器人的应用中会为其他计算节省大量的时间，并且较强的稳定性和鲁棒性也使其在工业生产中的应用成为可能。</w:t>
      </w:r>
    </w:p>
    <w:p w14:paraId="4C9C8C33" w14:textId="72AA2605" w:rsidR="0076352E" w:rsidRPr="00510981" w:rsidRDefault="00ED66E7" w:rsidP="00D20546">
      <w:pPr>
        <w:spacing w:line="261" w:lineRule="auto"/>
        <w:ind w:firstLineChars="200" w:firstLine="440"/>
        <w:jc w:val="both"/>
        <w:rPr>
          <w:rFonts w:eastAsiaTheme="minorEastAsia"/>
          <w:lang w:eastAsia="zh-CN"/>
        </w:rPr>
        <w:sectPr w:rsidR="0076352E" w:rsidRPr="00510981" w:rsidSect="00927F8F">
          <w:footerReference w:type="even" r:id="rId39"/>
          <w:footerReference w:type="default" r:id="rId40"/>
          <w:type w:val="continuous"/>
          <w:pgSz w:w="11910" w:h="15820"/>
          <w:pgMar w:top="540" w:right="900" w:bottom="1120" w:left="800" w:header="616" w:footer="939" w:gutter="0"/>
          <w:cols w:space="708"/>
        </w:sectPr>
      </w:pPr>
      <w:r w:rsidRPr="00510981">
        <w:rPr>
          <w:rFonts w:eastAsiaTheme="minorEastAsia" w:hint="eastAsia"/>
          <w:lang w:eastAsia="zh-CN"/>
        </w:rPr>
        <w:t>在未来的工作中，一个有趣的挑战是使用我们的方法来拟合任何成本函数，正如</w:t>
      </w:r>
      <w:r w:rsidRPr="00510981">
        <w:rPr>
          <w:rFonts w:eastAsiaTheme="minorEastAsia"/>
          <w:lang w:eastAsia="zh-CN"/>
        </w:rPr>
        <w:t>RRT *</w:t>
      </w:r>
      <w:r w:rsidRPr="00510981">
        <w:rPr>
          <w:rFonts w:eastAsiaTheme="minorEastAsia" w:hint="eastAsia"/>
          <w:lang w:eastAsia="zh-CN"/>
        </w:rPr>
        <w:t>所做的那样，而不是仅仅优化欧氏距离。将我们的方法应用于各种机器人，无论是机器人小车还是高自由度机械臂，以考察其在各个维度上的优越性。</w:t>
      </w:r>
    </w:p>
    <w:p w14:paraId="28FFAB69" w14:textId="77777777" w:rsidR="0076352E" w:rsidRPr="00A32805" w:rsidRDefault="0076352E">
      <w:pPr>
        <w:rPr>
          <w:rFonts w:eastAsiaTheme="minorEastAsia"/>
          <w:sz w:val="9"/>
          <w:lang w:eastAsia="zh-CN"/>
        </w:rPr>
        <w:sectPr w:rsidR="0076352E" w:rsidRPr="00A32805"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41" w:history="1">
        <w:r w:rsidR="0076352E">
          <w:rPr>
            <w:sz w:val="17"/>
          </w:rPr>
          <w:t>2,399,496,491@qq.com</w:t>
        </w:r>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33" w:name="References"/>
      <w:bookmarkEnd w:id="33"/>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34" w:name="_bookmark25"/>
      <w:bookmarkEnd w:id="34"/>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r>
        <w:rPr>
          <w:sz w:val="17"/>
        </w:rPr>
        <w:t>Perzylo,</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SMErobotics</w:t>
      </w:r>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35" w:name="_bookmark26"/>
      <w:bookmarkEnd w:id="35"/>
      <w:r>
        <w:rPr>
          <w:sz w:val="17"/>
        </w:rPr>
        <w:t xml:space="preserve">facturing.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r>
        <w:rPr>
          <w:sz w:val="17"/>
        </w:rPr>
        <w:t>Hvilshoj, M., et al.: Autonomous industrial mobile manipula- tion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36" w:name="_bookmark27"/>
      <w:bookmarkEnd w:id="36"/>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37" w:name="_bookmark28"/>
      <w:bookmarkEnd w:id="37"/>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ysis of Single-Arm Cluster Tools With Wafer Residency Time Constraints and Activity Time Variation. IEEE Transactions on </w:t>
      </w:r>
      <w:bookmarkStart w:id="38" w:name="_bookmark29"/>
      <w:bookmarkEnd w:id="38"/>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Industr. Inf. </w:t>
      </w:r>
      <w:r>
        <w:rPr>
          <w:b/>
          <w:sz w:val="17"/>
        </w:rPr>
        <w:t>16</w:t>
      </w:r>
      <w:r>
        <w:rPr>
          <w:sz w:val="17"/>
        </w:rPr>
        <w:t xml:space="preserve">, </w:t>
      </w:r>
      <w:bookmarkStart w:id="39" w:name="_bookmark30"/>
      <w:bookmarkEnd w:id="39"/>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Baumann, D., et al.: Wireless Control for Smart Manufactur-</w:t>
      </w:r>
      <w:r>
        <w:rPr>
          <w:spacing w:val="40"/>
          <w:sz w:val="17"/>
        </w:rPr>
        <w:t xml:space="preserve"> </w:t>
      </w:r>
      <w:r>
        <w:rPr>
          <w:sz w:val="17"/>
        </w:rPr>
        <w:t xml:space="preserve">ing: Recent Approaches and Open Challenges. Proc. IEEE </w:t>
      </w:r>
      <w:r>
        <w:rPr>
          <w:b/>
          <w:sz w:val="17"/>
        </w:rPr>
        <w:t>109</w:t>
      </w:r>
      <w:r>
        <w:rPr>
          <w:sz w:val="17"/>
        </w:rPr>
        <w:t xml:space="preserve">, </w:t>
      </w:r>
      <w:bookmarkStart w:id="40" w:name="_bookmark31"/>
      <w:bookmarkEnd w:id="40"/>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41" w:name="_bookmark32"/>
      <w:bookmarkEnd w:id="41"/>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42" w:name="_bookmark33"/>
      <w:bookmarkEnd w:id="42"/>
      <w:r>
        <w:rPr>
          <w:sz w:val="17"/>
        </w:rPr>
        <w:t xml:space="preserve">actions on Systems Science and Cybernetics. </w:t>
      </w:r>
      <w:r>
        <w:rPr>
          <w:b/>
          <w:sz w:val="17"/>
        </w:rPr>
        <w:t>4</w:t>
      </w:r>
      <w:r>
        <w:rPr>
          <w:sz w:val="17"/>
        </w:rPr>
        <w:t>, 100–107 (1968)</w:t>
      </w:r>
    </w:p>
    <w:p w14:paraId="0948F54D" w14:textId="77777777" w:rsidR="0076352E" w:rsidRDefault="00821371">
      <w:pPr>
        <w:pStyle w:val="a6"/>
        <w:numPr>
          <w:ilvl w:val="0"/>
          <w:numId w:val="1"/>
        </w:numPr>
        <w:tabs>
          <w:tab w:val="left" w:pos="561"/>
        </w:tabs>
        <w:spacing w:before="2" w:line="244" w:lineRule="auto"/>
        <w:ind w:right="41" w:hanging="341"/>
        <w:jc w:val="both"/>
        <w:rPr>
          <w:sz w:val="17"/>
        </w:rPr>
      </w:pPr>
      <w:r>
        <w:rPr>
          <w:sz w:val="17"/>
        </w:rPr>
        <w:t>Karaman, S. and E. Frazzoli.: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42" w:history="1">
        <w:r w:rsidR="0076352E">
          <w:rPr>
            <w:color w:val="0000FF"/>
            <w:sz w:val="17"/>
          </w:rPr>
          <w:t>https://doi.org/10.48550/arXiv.1005.0416</w:t>
        </w:r>
      </w:hyperlink>
    </w:p>
    <w:p w14:paraId="4EF73DE8" w14:textId="77777777" w:rsidR="0076352E" w:rsidRDefault="00821371">
      <w:pPr>
        <w:pStyle w:val="a6"/>
        <w:numPr>
          <w:ilvl w:val="0"/>
          <w:numId w:val="1"/>
        </w:numPr>
        <w:tabs>
          <w:tab w:val="left" w:pos="561"/>
        </w:tabs>
        <w:spacing w:before="87" w:line="244" w:lineRule="auto"/>
        <w:ind w:right="115" w:hanging="341"/>
        <w:jc w:val="both"/>
        <w:rPr>
          <w:sz w:val="17"/>
        </w:rPr>
      </w:pPr>
      <w:bookmarkStart w:id="43" w:name="_bookmark34"/>
      <w:bookmarkEnd w:id="43"/>
      <w:r>
        <w:br w:type="column"/>
      </w:r>
      <w:r>
        <w:rPr>
          <w:sz w:val="17"/>
        </w:rPr>
        <w:lastRenderedPageBreak/>
        <w:t xml:space="preserve">Chiang, H.T.L., et al.: RL-RRT: Kinodynamic Motion Planning via Learning Reachability Estimators From RL Policies. IEEE Robotics and Automation Letters. </w:t>
      </w:r>
      <w:r>
        <w:rPr>
          <w:b/>
          <w:sz w:val="17"/>
        </w:rPr>
        <w:t>4</w:t>
      </w:r>
      <w:r>
        <w:rPr>
          <w:sz w:val="17"/>
        </w:rPr>
        <w:t>, 4298–4305 (2019)</w:t>
      </w:r>
    </w:p>
    <w:p w14:paraId="7E0EBC62"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Wang, J.K., et al.: Neural RRT*: Learning-Based Optimal Path </w:t>
      </w:r>
      <w:bookmarkStart w:id="44" w:name="_bookmark35"/>
      <w:bookmarkEnd w:id="44"/>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Li, Y., et al.: Neural Network Approximation Based Near-Opti- mal Motion Planning With Kinodynamic Constraints Using</w:t>
      </w:r>
      <w:r>
        <w:rPr>
          <w:spacing w:val="40"/>
          <w:sz w:val="17"/>
        </w:rPr>
        <w:t xml:space="preserve"> </w:t>
      </w:r>
      <w:bookmarkStart w:id="45" w:name="_bookmark36"/>
      <w:bookmarkEnd w:id="45"/>
      <w:r>
        <w:rPr>
          <w:sz w:val="17"/>
        </w:rPr>
        <w:t xml:space="preserve">RRT. IEEE Trans. Industr.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Rapidly-exploring random trees : A new tool for path planning. Research Report. </w:t>
      </w:r>
      <w:hyperlink r:id="rId43" w:history="1">
        <w:r w:rsidR="0076352E">
          <w:rPr>
            <w:color w:val="0000FF"/>
            <w:sz w:val="17"/>
          </w:rPr>
          <w:t>https://www.researchgate.net/</w:t>
        </w:r>
      </w:hyperlink>
      <w:r>
        <w:rPr>
          <w:color w:val="0000FF"/>
          <w:sz w:val="17"/>
        </w:rPr>
        <w:t xml:space="preserve"> </w:t>
      </w:r>
      <w:hyperlink r:id="rId44" w:history="1">
        <w:r w:rsidR="0076352E">
          <w:rPr>
            <w:color w:val="0000FF"/>
            <w:spacing w:val="-2"/>
            <w:sz w:val="17"/>
          </w:rPr>
          <w:t>publication/2639200_Rapidly-Exploring_Random_Trees_A_</w:t>
        </w:r>
      </w:hyperlink>
      <w:r>
        <w:rPr>
          <w:color w:val="0000FF"/>
          <w:spacing w:val="-2"/>
          <w:sz w:val="17"/>
        </w:rPr>
        <w:t xml:space="preserve"> </w:t>
      </w:r>
      <w:bookmarkStart w:id="46" w:name="_bookmark37"/>
      <w:bookmarkEnd w:id="46"/>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Kavraki,</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47" w:name="_bookmark38"/>
      <w:bookmarkEnd w:id="47"/>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48" w:name="_bookmark39"/>
      <w:bookmarkEnd w:id="48"/>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Machbub.: Humanoid Robot Path Planning and Rerouting Using A-Star Search Algorithm. 2019 IEEE International Conference on Signals and Systems (Icsig- </w:t>
      </w:r>
      <w:bookmarkStart w:id="49" w:name="_bookmark40"/>
      <w:bookmarkEnd w:id="49"/>
      <w:r>
        <w:rPr>
          <w:sz w:val="17"/>
        </w:rPr>
        <w:t xml:space="preserve">sys). (2019). </w:t>
      </w:r>
      <w:hyperlink r:id="rId45"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r>
        <w:rPr>
          <w:sz w:val="17"/>
        </w:rPr>
        <w:t>Stepsize</w:t>
      </w:r>
      <w:r>
        <w:rPr>
          <w:spacing w:val="-1"/>
          <w:sz w:val="17"/>
        </w:rPr>
        <w:t xml:space="preserve"> </w:t>
      </w:r>
      <w:r>
        <w:rPr>
          <w:sz w:val="17"/>
        </w:rPr>
        <w:t>RRT</w:t>
      </w:r>
      <w:r>
        <w:rPr>
          <w:spacing w:val="-1"/>
          <w:sz w:val="17"/>
        </w:rPr>
        <w:t xml:space="preserve"> </w:t>
      </w:r>
      <w:r>
        <w:rPr>
          <w:sz w:val="17"/>
        </w:rPr>
        <w:t xml:space="preserve">Planning Algorithm for Open-Chain Robots. IEEE Robotics and Automa- </w:t>
      </w:r>
      <w:bookmarkStart w:id="50" w:name="_bookmark41"/>
      <w:bookmarkEnd w:id="50"/>
      <w:r>
        <w:rPr>
          <w:sz w:val="17"/>
        </w:rPr>
        <w:t xml:space="preserve">tion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51" w:name="_bookmark42"/>
      <w:bookmarkEnd w:id="51"/>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plan- ning</w:t>
      </w:r>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r>
        <w:rPr>
          <w:sz w:val="17"/>
        </w:rPr>
        <w:t>Robocup</w:t>
      </w:r>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52" w:name="_bookmark43"/>
      <w:bookmarkEnd w:id="52"/>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53" w:name="_bookmark44"/>
      <w:bookmarkEnd w:id="53"/>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r>
        <w:rPr>
          <w:spacing w:val="-6"/>
          <w:sz w:val="17"/>
        </w:rPr>
        <w:t>Kinodynamic</w:t>
      </w:r>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54" w:name="_bookmark45"/>
      <w:bookmarkEnd w:id="54"/>
      <w:r>
        <w:rPr>
          <w:spacing w:val="-4"/>
          <w:sz w:val="17"/>
        </w:rPr>
        <w:t xml:space="preserve">Random Tree. IEEE Trans. Industr.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t>Karaman,</w:t>
      </w:r>
      <w:r>
        <w:rPr>
          <w:spacing w:val="-11"/>
          <w:sz w:val="17"/>
        </w:rPr>
        <w:t xml:space="preserve"> </w:t>
      </w:r>
      <w:r>
        <w:rPr>
          <w:sz w:val="17"/>
        </w:rPr>
        <w:t>S.,</w:t>
      </w:r>
      <w:r>
        <w:rPr>
          <w:spacing w:val="-11"/>
          <w:sz w:val="17"/>
        </w:rPr>
        <w:t xml:space="preserve"> </w:t>
      </w:r>
      <w:r>
        <w:rPr>
          <w:sz w:val="17"/>
        </w:rPr>
        <w:t>Frazzoli,</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55" w:name="_bookmark46"/>
      <w:bookmarkEnd w:id="55"/>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56" w:name="_bookmark47"/>
      <w:bookmarkEnd w:id="56"/>
      <w:r>
        <w:rPr>
          <w:spacing w:val="-2"/>
          <w:sz w:val="17"/>
        </w:rPr>
        <w:t>IEEE-Asme</w:t>
      </w:r>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IEEE/Rsj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 xml:space="preserve">(Iros </w:t>
      </w:r>
      <w:bookmarkStart w:id="57" w:name="_bookmark48"/>
      <w:bookmarkEnd w:id="57"/>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58" w:name="_bookmark49"/>
      <w:bookmarkEnd w:id="58"/>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59" w:name="_bookmark50"/>
      <w:bookmarkEnd w:id="59"/>
      <w:r>
        <w:rPr>
          <w:sz w:val="17"/>
        </w:rPr>
        <w:t xml:space="preserve">IEEE Trans. Industr.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Hyperspheroids. Eprint Arxiv, (2014). </w:t>
      </w:r>
      <w:hyperlink r:id="rId46" w:history="1">
        <w:r w:rsidR="0076352E">
          <w:rPr>
            <w:color w:val="0000FF"/>
            <w:sz w:val="17"/>
          </w:rPr>
          <w:t>https://</w:t>
        </w:r>
      </w:hyperlink>
      <w:r>
        <w:rPr>
          <w:color w:val="0000FF"/>
          <w:sz w:val="17"/>
        </w:rPr>
        <w:t xml:space="preserve"> </w:t>
      </w:r>
      <w:bookmarkStart w:id="60" w:name="_bookmark51"/>
      <w:bookmarkEnd w:id="60"/>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r>
        <w:rPr>
          <w:sz w:val="17"/>
        </w:rPr>
        <w:t>Barfoot.:</w:t>
      </w:r>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tion of a Transformation-based Hyperellipsoid Sampling Tech- nique. Stat., (2014). </w:t>
      </w:r>
      <w:hyperlink r:id="rId47" w:history="1">
        <w:r w:rsidR="0076352E">
          <w:rPr>
            <w:color w:val="0000FF"/>
            <w:sz w:val="17"/>
          </w:rPr>
          <w:t>https://doi.org/10.48550/arXiv.1404.1347</w:t>
        </w:r>
      </w:hyperlink>
    </w:p>
    <w:p w14:paraId="76230264" w14:textId="77777777" w:rsidR="0076352E" w:rsidRDefault="0076352E">
      <w:pPr>
        <w:spacing w:line="244" w:lineRule="auto"/>
        <w:jc w:val="both"/>
        <w:rPr>
          <w:sz w:val="17"/>
        </w:rPr>
        <w:sectPr w:rsidR="0076352E" w:rsidSect="00927F8F">
          <w:type w:val="continuous"/>
          <w:pgSz w:w="11910" w:h="15820"/>
          <w:pgMar w:top="540" w:right="900" w:bottom="1120" w:left="800" w:header="616" w:footer="939" w:gutter="0"/>
          <w:cols w:space="708"/>
        </w:sectPr>
      </w:pPr>
    </w:p>
    <w:p w14:paraId="381FA8BF" w14:textId="77777777" w:rsidR="0076352E" w:rsidRDefault="0076352E">
      <w:pPr>
        <w:pStyle w:val="a3"/>
        <w:rPr>
          <w:sz w:val="9"/>
        </w:rPr>
      </w:pPr>
    </w:p>
    <w:p w14:paraId="319968F3" w14:textId="77777777" w:rsidR="0076352E" w:rsidRDefault="0076352E">
      <w:pPr>
        <w:rPr>
          <w:sz w:val="9"/>
        </w:rPr>
        <w:sectPr w:rsidR="0076352E"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61" w:name="_bookmark52"/>
      <w:bookmarkEnd w:id="61"/>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r>
        <w:rPr>
          <w:sz w:val="17"/>
        </w:rPr>
        <w:t>Forbe,</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r>
        <w:rPr>
          <w:sz w:val="17"/>
        </w:rPr>
        <w:t>ofWahba’s</w:t>
      </w:r>
      <w:r>
        <w:rPr>
          <w:spacing w:val="-2"/>
          <w:sz w:val="17"/>
        </w:rPr>
        <w:t xml:space="preserve"> </w:t>
      </w:r>
      <w:r>
        <w:rPr>
          <w:sz w:val="17"/>
        </w:rPr>
        <w:t xml:space="preserve">Prob- lem on S O (n). Journal of the Astronautical Sciences. </w:t>
      </w:r>
      <w:r>
        <w:rPr>
          <w:b/>
          <w:sz w:val="17"/>
        </w:rPr>
        <w:t>60</w:t>
      </w:r>
      <w:r>
        <w:rPr>
          <w:sz w:val="17"/>
        </w:rPr>
        <w:t xml:space="preserve">, 1–31 </w:t>
      </w:r>
      <w:bookmarkStart w:id="62" w:name="_bookmark53"/>
      <w:bookmarkEnd w:id="62"/>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Multi-objec-</w:t>
      </w:r>
      <w:r>
        <w:rPr>
          <w:spacing w:val="80"/>
          <w:sz w:val="17"/>
        </w:rPr>
        <w:t xml:space="preserve"> </w:t>
      </w:r>
      <w:r>
        <w:rPr>
          <w:sz w:val="17"/>
        </w:rPr>
        <w:t xml:space="preserve">tive Optimization Using Pattern Recognition. in Second Inter- national Conference on Intelligent System Des. Eng. Appl. </w:t>
      </w:r>
      <w:bookmarkStart w:id="63" w:name="_bookmark54"/>
      <w:bookmarkEnd w:id="63"/>
      <w:r>
        <w:rPr>
          <w:sz w:val="17"/>
        </w:rPr>
        <w:t xml:space="preserve">(2012). </w:t>
      </w:r>
      <w:hyperlink r:id="rId48" w:history="1">
        <w:r w:rsidR="0076352E">
          <w:rPr>
            <w:color w:val="0000FF"/>
            <w:sz w:val="17"/>
          </w:rPr>
          <w:t>https://doi.org/10.1109/ISdea.2012.589</w:t>
        </w:r>
      </w:hyperlink>
    </w:p>
    <w:p w14:paraId="495A9009" w14:textId="77777777" w:rsidR="0076352E" w:rsidRDefault="00821371">
      <w:pPr>
        <w:spacing w:before="2"/>
        <w:ind w:left="220"/>
        <w:jc w:val="both"/>
        <w:rPr>
          <w:sz w:val="17"/>
        </w:rPr>
      </w:pPr>
      <w:r>
        <w:rPr>
          <w:sz w:val="17"/>
        </w:rPr>
        <w:t>35</w:t>
      </w:r>
      <w:r>
        <w:rPr>
          <w:spacing w:val="53"/>
          <w:sz w:val="17"/>
        </w:rPr>
        <w:t xml:space="preserve">  </w:t>
      </w:r>
      <w:r>
        <w:rPr>
          <w:sz w:val="17"/>
        </w:rPr>
        <w:t>Sanders</w:t>
      </w:r>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with a doctorate. He once worked in Newland Computer Co., Ltd. and served as 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r>
        <w:rPr>
          <w:rFonts w:ascii="Arial"/>
          <w:b/>
          <w:spacing w:val="-6"/>
          <w:sz w:val="17"/>
        </w:rPr>
        <w:t xml:space="preserve">Shan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E6765D4" w14:textId="77777777" w:rsidR="0076352E" w:rsidRDefault="00821371">
      <w:pPr>
        <w:spacing w:before="1" w:line="244" w:lineRule="auto"/>
        <w:ind w:left="220" w:right="114"/>
        <w:jc w:val="both"/>
        <w:rPr>
          <w:rFonts w:eastAsiaTheme="minorEastAsia"/>
          <w:sz w:val="17"/>
          <w:lang w:eastAsia="zh-CN"/>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501D82EA" w14:textId="77777777" w:rsidR="00285123" w:rsidRDefault="00285123">
      <w:pPr>
        <w:spacing w:before="1" w:line="244" w:lineRule="auto"/>
        <w:ind w:left="220" w:right="114"/>
        <w:jc w:val="both"/>
        <w:rPr>
          <w:rFonts w:eastAsiaTheme="minorEastAsia"/>
          <w:sz w:val="17"/>
          <w:lang w:eastAsia="zh-CN"/>
        </w:rPr>
      </w:pPr>
    </w:p>
    <w:p w14:paraId="49A9A5A5" w14:textId="77777777" w:rsidR="00285123" w:rsidRDefault="00285123">
      <w:pPr>
        <w:spacing w:before="1" w:line="244" w:lineRule="auto"/>
        <w:ind w:left="220" w:right="114"/>
        <w:jc w:val="both"/>
        <w:rPr>
          <w:rFonts w:eastAsiaTheme="minorEastAsia"/>
          <w:sz w:val="17"/>
          <w:lang w:eastAsia="zh-CN"/>
        </w:rPr>
      </w:pPr>
    </w:p>
    <w:p w14:paraId="3DCBC5A1" w14:textId="261A47C4" w:rsidR="00285123" w:rsidRDefault="00285123">
      <w:pPr>
        <w:spacing w:before="1" w:line="244" w:lineRule="auto"/>
        <w:ind w:left="220" w:right="114"/>
        <w:jc w:val="both"/>
        <w:rPr>
          <w:rFonts w:eastAsiaTheme="minorEastAsia"/>
          <w:sz w:val="17"/>
          <w:lang w:eastAsia="zh-CN"/>
        </w:rPr>
      </w:pPr>
      <w:r>
        <w:rPr>
          <w:noProof/>
        </w:rPr>
        <w:lastRenderedPageBreak/>
        <w:drawing>
          <wp:inline distT="0" distB="0" distL="0" distR="0" wp14:anchorId="6DFF7948" wp14:editId="7CDCC0C7">
            <wp:extent cx="6057143" cy="7714286"/>
            <wp:effectExtent l="0" t="0" r="1270" b="1270"/>
            <wp:docPr id="9392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80" name=""/>
                    <pic:cNvPicPr/>
                  </pic:nvPicPr>
                  <pic:blipFill>
                    <a:blip r:embed="rId49"/>
                    <a:stretch>
                      <a:fillRect/>
                    </a:stretch>
                  </pic:blipFill>
                  <pic:spPr>
                    <a:xfrm>
                      <a:off x="0" y="0"/>
                      <a:ext cx="6057143" cy="7714286"/>
                    </a:xfrm>
                    <a:prstGeom prst="rect">
                      <a:avLst/>
                    </a:prstGeom>
                  </pic:spPr>
                </pic:pic>
              </a:graphicData>
            </a:graphic>
          </wp:inline>
        </w:drawing>
      </w:r>
      <w:r>
        <w:rPr>
          <w:noProof/>
        </w:rPr>
        <w:lastRenderedPageBreak/>
        <w:drawing>
          <wp:inline distT="0" distB="0" distL="0" distR="0" wp14:anchorId="039A3ACC" wp14:editId="135A828D">
            <wp:extent cx="6483350" cy="2579370"/>
            <wp:effectExtent l="0" t="0" r="0" b="0"/>
            <wp:docPr id="5858953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5337" name="图片 1" descr="图表, 折线图&#10;&#10;AI 生成的内容可能不正确。"/>
                    <pic:cNvPicPr/>
                  </pic:nvPicPr>
                  <pic:blipFill>
                    <a:blip r:embed="rId50"/>
                    <a:stretch>
                      <a:fillRect/>
                    </a:stretch>
                  </pic:blipFill>
                  <pic:spPr>
                    <a:xfrm>
                      <a:off x="0" y="0"/>
                      <a:ext cx="6483350" cy="2579370"/>
                    </a:xfrm>
                    <a:prstGeom prst="rect">
                      <a:avLst/>
                    </a:prstGeom>
                  </pic:spPr>
                </pic:pic>
              </a:graphicData>
            </a:graphic>
          </wp:inline>
        </w:drawing>
      </w:r>
      <w:r>
        <w:rPr>
          <w:noProof/>
        </w:rPr>
        <w:drawing>
          <wp:inline distT="0" distB="0" distL="0" distR="0" wp14:anchorId="593FFE6C" wp14:editId="3D434005">
            <wp:extent cx="6483350" cy="3399790"/>
            <wp:effectExtent l="0" t="0" r="0" b="0"/>
            <wp:docPr id="199669753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7531" name="图片 1" descr="图表, 条形图&#10;&#10;AI 生成的内容可能不正确。"/>
                    <pic:cNvPicPr/>
                  </pic:nvPicPr>
                  <pic:blipFill>
                    <a:blip r:embed="rId51"/>
                    <a:stretch>
                      <a:fillRect/>
                    </a:stretch>
                  </pic:blipFill>
                  <pic:spPr>
                    <a:xfrm>
                      <a:off x="0" y="0"/>
                      <a:ext cx="6483350" cy="3399790"/>
                    </a:xfrm>
                    <a:prstGeom prst="rect">
                      <a:avLst/>
                    </a:prstGeom>
                  </pic:spPr>
                </pic:pic>
              </a:graphicData>
            </a:graphic>
          </wp:inline>
        </w:drawing>
      </w:r>
    </w:p>
    <w:p w14:paraId="737A987A" w14:textId="75C6066B" w:rsidR="00D10D02"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1\</w:t>
      </w:r>
      <w:r w:rsidR="00D10D02" w:rsidRPr="00D10D02">
        <w:rPr>
          <w:rFonts w:eastAsiaTheme="minorEastAsia"/>
          <w:sz w:val="17"/>
          <w:lang w:eastAsia="zh-CN"/>
        </w:rPr>
        <w:t>PID</w:t>
      </w:r>
      <w:r w:rsidR="00D10D02" w:rsidRPr="00D10D02">
        <w:rPr>
          <w:rFonts w:eastAsiaTheme="minorEastAsia"/>
          <w:sz w:val="17"/>
          <w:lang w:eastAsia="zh-CN"/>
        </w:rPr>
        <w:t>是</w:t>
      </w:r>
      <w:r w:rsidR="00D10D02" w:rsidRPr="00D10D02">
        <w:rPr>
          <w:rFonts w:eastAsiaTheme="minorEastAsia"/>
          <w:sz w:val="17"/>
          <w:lang w:eastAsia="zh-CN"/>
        </w:rPr>
        <w:t>"</w:t>
      </w:r>
      <w:r w:rsidR="00D10D02" w:rsidRPr="00D10D02">
        <w:rPr>
          <w:rFonts w:eastAsiaTheme="minorEastAsia"/>
          <w:sz w:val="17"/>
          <w:lang w:eastAsia="zh-CN"/>
        </w:rPr>
        <w:t>搜索动态调节器</w:t>
      </w:r>
      <w:r w:rsidR="00D10D02" w:rsidRPr="00D10D02">
        <w:rPr>
          <w:rFonts w:eastAsiaTheme="minorEastAsia"/>
          <w:sz w:val="17"/>
          <w:lang w:eastAsia="zh-CN"/>
        </w:rPr>
        <w:t>"</w:t>
      </w:r>
      <w:r w:rsidR="00D10D02" w:rsidRPr="00D10D02">
        <w:rPr>
          <w:rFonts w:eastAsiaTheme="minorEastAsia"/>
          <w:sz w:val="17"/>
          <w:lang w:eastAsia="zh-CN"/>
        </w:rPr>
        <w:t>，不是</w:t>
      </w:r>
      <w:r w:rsidR="00D10D02" w:rsidRPr="00D10D02">
        <w:rPr>
          <w:rFonts w:eastAsiaTheme="minorEastAsia"/>
          <w:sz w:val="17"/>
          <w:lang w:eastAsia="zh-CN"/>
        </w:rPr>
        <w:t>"</w:t>
      </w:r>
      <w:r w:rsidR="00D10D02" w:rsidRPr="00D10D02">
        <w:rPr>
          <w:rFonts w:eastAsiaTheme="minorEastAsia"/>
          <w:sz w:val="17"/>
          <w:lang w:eastAsia="zh-CN"/>
        </w:rPr>
        <w:t>路径优化器</w:t>
      </w:r>
      <w:r w:rsidR="00D10D02" w:rsidRPr="00D10D02">
        <w:rPr>
          <w:rFonts w:eastAsiaTheme="minorEastAsia"/>
          <w:sz w:val="17"/>
          <w:lang w:eastAsia="zh-CN"/>
        </w:rPr>
        <w:t>"</w:t>
      </w:r>
    </w:p>
    <w:p w14:paraId="1DC4DEF7" w14:textId="77777777" w:rsidR="00C86BDE" w:rsidRPr="00B97B75" w:rsidRDefault="00C86BDE">
      <w:pPr>
        <w:spacing w:before="1" w:line="244" w:lineRule="auto"/>
        <w:ind w:left="220" w:right="114"/>
        <w:jc w:val="both"/>
        <w:rPr>
          <w:rFonts w:eastAsiaTheme="minorEastAsia"/>
          <w:sz w:val="17"/>
          <w:lang w:eastAsia="zh-CN"/>
        </w:rPr>
      </w:pPr>
    </w:p>
    <w:p w14:paraId="38FCD273" w14:textId="77777777" w:rsidR="00C86BDE" w:rsidRDefault="00C86BDE">
      <w:pPr>
        <w:spacing w:before="1" w:line="244" w:lineRule="auto"/>
        <w:ind w:left="220" w:right="114"/>
        <w:jc w:val="both"/>
        <w:rPr>
          <w:rFonts w:eastAsiaTheme="minorEastAsia"/>
          <w:sz w:val="17"/>
          <w:lang w:eastAsia="zh-CN"/>
        </w:rPr>
      </w:pPr>
    </w:p>
    <w:p w14:paraId="0AB91553" w14:textId="2A2A2A0B" w:rsidR="00C86BDE"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2\</w:t>
      </w:r>
      <w:r w:rsidR="00C86BDE" w:rsidRPr="00C86BDE">
        <w:rPr>
          <w:rFonts w:eastAsiaTheme="minorEastAsia"/>
          <w:sz w:val="17"/>
          <w:lang w:eastAsia="zh-CN"/>
        </w:rPr>
        <w:t>由于平滑模块具有较强的非线性特性，后处理后的渐近路径长度未被采用作为</w:t>
      </w:r>
      <w:r w:rsidR="00C86BDE" w:rsidRPr="00C86BDE">
        <w:rPr>
          <w:rFonts w:eastAsiaTheme="minorEastAsia"/>
          <w:sz w:val="17"/>
          <w:lang w:eastAsia="zh-CN"/>
        </w:rPr>
        <w:t xml:space="preserve"> PID </w:t>
      </w:r>
      <w:r w:rsidR="00C86BDE" w:rsidRPr="00C86BDE">
        <w:rPr>
          <w:rFonts w:eastAsiaTheme="minorEastAsia"/>
          <w:sz w:val="17"/>
          <w:lang w:eastAsia="zh-CN"/>
        </w:rPr>
        <w:t>参数整定的主要评价指标。</w:t>
      </w:r>
    </w:p>
    <w:p w14:paraId="51DD2AF2" w14:textId="77777777" w:rsidR="0053252C" w:rsidRDefault="0053252C">
      <w:pPr>
        <w:spacing w:before="1" w:line="244" w:lineRule="auto"/>
        <w:ind w:left="220" w:right="114"/>
        <w:jc w:val="both"/>
        <w:rPr>
          <w:rFonts w:eastAsiaTheme="minorEastAsia"/>
          <w:sz w:val="17"/>
          <w:lang w:eastAsia="zh-CN"/>
        </w:rPr>
      </w:pPr>
    </w:p>
    <w:p w14:paraId="7D9E4859" w14:textId="15BA099F"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sz w:val="17"/>
          <w:lang w:eastAsia="zh-CN"/>
        </w:rPr>
        <w:t>3\</w:t>
      </w:r>
      <w:r w:rsidRPr="0053252C">
        <w:rPr>
          <w:rFonts w:ascii="宋体" w:eastAsia="宋体" w:hAnsi="Symbol" w:cs="宋体"/>
          <w:sz w:val="24"/>
          <w:szCs w:val="24"/>
          <w:lang w:eastAsia="zh-CN"/>
        </w:rPr>
        <w:t xml:space="preserve"> </w:t>
      </w:r>
      <w:r w:rsidRPr="0053252C">
        <w:rPr>
          <w:rFonts w:eastAsiaTheme="minorEastAsia"/>
          <w:sz w:val="17"/>
          <w:lang w:eastAsia="zh-CN"/>
        </w:rPr>
        <w:t xml:space="preserve">P </w:t>
      </w:r>
      <w:r w:rsidRPr="0053252C">
        <w:rPr>
          <w:rFonts w:eastAsiaTheme="minorEastAsia"/>
          <w:sz w:val="17"/>
          <w:lang w:eastAsia="zh-CN"/>
        </w:rPr>
        <w:t>增大</w:t>
      </w:r>
      <w:r w:rsidRPr="0053252C">
        <w:rPr>
          <w:rFonts w:eastAsiaTheme="minorEastAsia"/>
          <w:sz w:val="17"/>
          <w:lang w:eastAsia="zh-CN"/>
        </w:rPr>
        <w:t xml:space="preserve"> → </w:t>
      </w:r>
      <w:r w:rsidRPr="0053252C">
        <w:rPr>
          <w:rFonts w:eastAsiaTheme="minorEastAsia"/>
          <w:sz w:val="17"/>
          <w:lang w:eastAsia="zh-CN"/>
        </w:rPr>
        <w:t>控制算法响应更快，树扩展更</w:t>
      </w:r>
      <w:r w:rsidRPr="0053252C">
        <w:rPr>
          <w:rFonts w:eastAsiaTheme="minorEastAsia"/>
          <w:sz w:val="17"/>
          <w:lang w:eastAsia="zh-CN"/>
        </w:rPr>
        <w:t>“</w:t>
      </w:r>
      <w:r w:rsidRPr="0053252C">
        <w:rPr>
          <w:rFonts w:eastAsiaTheme="minorEastAsia"/>
          <w:sz w:val="17"/>
          <w:lang w:eastAsia="zh-CN"/>
        </w:rPr>
        <w:t>激进</w:t>
      </w:r>
      <w:r w:rsidRPr="0053252C">
        <w:rPr>
          <w:rFonts w:eastAsiaTheme="minorEastAsia"/>
          <w:sz w:val="17"/>
          <w:lang w:eastAsia="zh-CN"/>
        </w:rPr>
        <w:t>”</w:t>
      </w:r>
      <w:r w:rsidRPr="0053252C">
        <w:rPr>
          <w:rFonts w:eastAsiaTheme="minorEastAsia"/>
          <w:sz w:val="17"/>
          <w:lang w:eastAsia="zh-CN"/>
        </w:rPr>
        <w:t>，可能更快找到路径。但</w:t>
      </w:r>
      <w:r w:rsidRPr="0053252C">
        <w:rPr>
          <w:rFonts w:eastAsiaTheme="minorEastAsia"/>
          <w:sz w:val="17"/>
          <w:lang w:eastAsia="zh-CN"/>
        </w:rPr>
        <w:t xml:space="preserve"> P </w:t>
      </w:r>
      <w:r w:rsidRPr="0053252C">
        <w:rPr>
          <w:rFonts w:eastAsiaTheme="minorEastAsia"/>
          <w:sz w:val="17"/>
          <w:lang w:eastAsia="zh-CN"/>
        </w:rPr>
        <w:t>过大</w:t>
      </w:r>
      <w:r w:rsidRPr="0053252C">
        <w:rPr>
          <w:rFonts w:eastAsiaTheme="minorEastAsia"/>
          <w:sz w:val="17"/>
          <w:lang w:eastAsia="zh-CN"/>
        </w:rPr>
        <w:t xml:space="preserve"> → </w:t>
      </w:r>
      <w:r w:rsidRPr="0053252C">
        <w:rPr>
          <w:rFonts w:eastAsiaTheme="minorEastAsia"/>
          <w:sz w:val="17"/>
          <w:lang w:eastAsia="zh-CN"/>
        </w:rPr>
        <w:t>节点扩展方向可能不够稳定，导致平滑后长度增加。</w:t>
      </w:r>
    </w:p>
    <w:p w14:paraId="2B4A9D09" w14:textId="3C4A6E34" w:rsidR="0053252C" w:rsidRDefault="0053252C">
      <w:pPr>
        <w:spacing w:before="1" w:line="244" w:lineRule="auto"/>
        <w:ind w:left="220" w:right="114"/>
        <w:jc w:val="both"/>
        <w:rPr>
          <w:rFonts w:eastAsiaTheme="minorEastAsia"/>
          <w:sz w:val="17"/>
          <w:lang w:eastAsia="zh-CN"/>
        </w:rPr>
      </w:pPr>
    </w:p>
    <w:p w14:paraId="31C0358B" w14:textId="146C0D6B" w:rsidR="0053252C" w:rsidRPr="0053252C" w:rsidRDefault="0053252C" w:rsidP="0053252C">
      <w:pPr>
        <w:tabs>
          <w:tab w:val="num" w:pos="720"/>
        </w:tabs>
        <w:spacing w:before="1" w:line="244" w:lineRule="auto"/>
        <w:ind w:left="220" w:right="114"/>
        <w:jc w:val="both"/>
        <w:rPr>
          <w:rFonts w:eastAsiaTheme="minorEastAsia"/>
          <w:sz w:val="17"/>
          <w:lang w:eastAsia="zh-CN"/>
        </w:rPr>
      </w:pPr>
      <w:r>
        <w:rPr>
          <w:rFonts w:eastAsiaTheme="minorEastAsia" w:hint="eastAsia"/>
          <w:sz w:val="17"/>
          <w:lang w:eastAsia="zh-CN"/>
        </w:rPr>
        <w:t>4\</w:t>
      </w:r>
      <w:r w:rsidRPr="0053252C">
        <w:rPr>
          <w:rFonts w:ascii="宋体" w:eastAsia="宋体" w:hAnsi="宋体" w:cs="宋体"/>
          <w:b/>
          <w:bCs/>
          <w:sz w:val="24"/>
          <w:szCs w:val="24"/>
          <w:lang w:eastAsia="zh-CN"/>
        </w:rPr>
        <w:t xml:space="preserve"> </w:t>
      </w:r>
      <w:r w:rsidRPr="0053252C">
        <w:rPr>
          <w:rFonts w:eastAsiaTheme="minorEastAsia"/>
          <w:sz w:val="17"/>
          <w:lang w:eastAsia="zh-CN"/>
        </w:rPr>
        <w:t xml:space="preserve">I </w:t>
      </w:r>
      <w:r w:rsidRPr="0053252C">
        <w:rPr>
          <w:rFonts w:eastAsiaTheme="minorEastAsia"/>
          <w:sz w:val="17"/>
          <w:lang w:eastAsia="zh-CN"/>
        </w:rPr>
        <w:t>值较小</w:t>
      </w:r>
      <w:r w:rsidRPr="0053252C">
        <w:rPr>
          <w:rFonts w:eastAsiaTheme="minorEastAsia"/>
          <w:sz w:val="17"/>
          <w:lang w:eastAsia="zh-CN"/>
        </w:rPr>
        <w:t xml:space="preserve"> (0.01)</w:t>
      </w:r>
      <w:r w:rsidRPr="0053252C">
        <w:rPr>
          <w:rFonts w:eastAsiaTheme="minorEastAsia"/>
          <w:sz w:val="17"/>
          <w:lang w:eastAsia="zh-CN"/>
        </w:rPr>
        <w:t>积分作用有限，对整体路径收敛速度影响小。</w:t>
      </w:r>
    </w:p>
    <w:p w14:paraId="04657774" w14:textId="35D2EDD6" w:rsidR="0053252C" w:rsidRDefault="0053252C">
      <w:pPr>
        <w:spacing w:before="1" w:line="244" w:lineRule="auto"/>
        <w:ind w:left="220" w:right="114"/>
        <w:jc w:val="both"/>
        <w:rPr>
          <w:rFonts w:eastAsiaTheme="minorEastAsia"/>
          <w:sz w:val="17"/>
          <w:lang w:eastAsia="zh-CN"/>
        </w:rPr>
      </w:pPr>
    </w:p>
    <w:p w14:paraId="39132845" w14:textId="44A4A580"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b/>
          <w:bCs/>
          <w:sz w:val="17"/>
          <w:lang w:eastAsia="zh-CN"/>
        </w:rPr>
        <w:t xml:space="preserve">5\  </w:t>
      </w:r>
      <w:r w:rsidRPr="0053252C">
        <w:rPr>
          <w:rFonts w:eastAsiaTheme="minorEastAsia"/>
          <w:sz w:val="17"/>
          <w:lang w:eastAsia="zh-CN"/>
        </w:rPr>
        <w:t xml:space="preserve">D </w:t>
      </w:r>
      <w:r w:rsidRPr="0053252C">
        <w:rPr>
          <w:rFonts w:eastAsiaTheme="minorEastAsia"/>
          <w:sz w:val="17"/>
          <w:lang w:eastAsia="zh-CN"/>
        </w:rPr>
        <w:t>值</w:t>
      </w:r>
      <w:r w:rsidRPr="0053252C">
        <w:rPr>
          <w:rFonts w:eastAsiaTheme="minorEastAsia"/>
          <w:sz w:val="17"/>
          <w:lang w:eastAsia="zh-CN"/>
        </w:rPr>
        <w:t xml:space="preserve"> 0.08</w:t>
      </w:r>
      <w:r>
        <w:rPr>
          <w:rFonts w:eastAsiaTheme="minorEastAsia" w:hint="eastAsia"/>
          <w:sz w:val="17"/>
          <w:lang w:eastAsia="zh-CN"/>
        </w:rPr>
        <w:t>,</w:t>
      </w:r>
      <w:r w:rsidRPr="0053252C">
        <w:rPr>
          <w:rFonts w:eastAsiaTheme="minorEastAsia"/>
          <w:sz w:val="17"/>
          <w:lang w:eastAsia="zh-CN"/>
        </w:rPr>
        <w:t>对树节点预测方向微调，帮助路径平滑，但不改变主要收敛速度。</w:t>
      </w:r>
    </w:p>
    <w:p w14:paraId="58120FEB" w14:textId="77777777" w:rsidR="0053252C" w:rsidRDefault="0053252C">
      <w:pPr>
        <w:spacing w:before="1" w:line="244" w:lineRule="auto"/>
        <w:ind w:left="220" w:right="114"/>
        <w:jc w:val="both"/>
        <w:rPr>
          <w:rFonts w:eastAsiaTheme="minorEastAsia"/>
          <w:sz w:val="17"/>
          <w:lang w:eastAsia="zh-CN"/>
        </w:rPr>
      </w:pPr>
    </w:p>
    <w:p w14:paraId="17E47ACC" w14:textId="77777777" w:rsidR="007B28D5" w:rsidRDefault="007B28D5">
      <w:pPr>
        <w:spacing w:before="1" w:line="244" w:lineRule="auto"/>
        <w:ind w:left="220" w:right="114"/>
        <w:jc w:val="both"/>
        <w:rPr>
          <w:rFonts w:eastAsiaTheme="minorEastAsia"/>
          <w:sz w:val="17"/>
          <w:lang w:eastAsia="zh-CN"/>
        </w:rPr>
      </w:pPr>
    </w:p>
    <w:p w14:paraId="6D04287B"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sz w:val="17"/>
          <w:lang w:eastAsia="zh-CN"/>
        </w:rPr>
        <w:t>指标</w:t>
      </w:r>
      <w:r w:rsidRPr="007B28D5">
        <w:rPr>
          <w:rFonts w:eastAsiaTheme="minorEastAsia"/>
          <w:sz w:val="17"/>
          <w:lang w:eastAsia="zh-CN"/>
        </w:rPr>
        <w:t xml:space="preserve"> | </w:t>
      </w:r>
      <w:r w:rsidRPr="007B28D5">
        <w:rPr>
          <w:rFonts w:eastAsiaTheme="minorEastAsia"/>
          <w:sz w:val="17"/>
          <w:lang w:eastAsia="zh-CN"/>
        </w:rPr>
        <w:t>说明</w:t>
      </w:r>
      <w:r w:rsidRPr="007B28D5">
        <w:rPr>
          <w:rFonts w:eastAsiaTheme="minorEastAsia"/>
          <w:sz w:val="17"/>
          <w:lang w:eastAsia="zh-CN"/>
        </w:rPr>
        <w:t xml:space="preserve"> | </w:t>
      </w:r>
      <w:r w:rsidRPr="007B28D5">
        <w:rPr>
          <w:rFonts w:eastAsiaTheme="minorEastAsia"/>
          <w:sz w:val="17"/>
          <w:lang w:eastAsia="zh-CN"/>
        </w:rPr>
        <w:t>预期稳定性</w:t>
      </w:r>
      <w:r w:rsidRPr="007B28D5">
        <w:rPr>
          <w:rFonts w:eastAsiaTheme="minorEastAsia"/>
          <w:sz w:val="17"/>
          <w:lang w:eastAsia="zh-CN"/>
        </w:rPr>
        <w:t xml:space="preserve"> |</w:t>
      </w:r>
    </w:p>
    <w:p w14:paraId="5391EC52"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w:t>
      </w:r>
    </w:p>
    <w:p w14:paraId="2023E686"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**IFP**</w:t>
      </w:r>
      <w:r w:rsidRPr="007B28D5">
        <w:rPr>
          <w:rFonts w:eastAsiaTheme="minorEastAsia"/>
          <w:sz w:val="17"/>
          <w:lang w:eastAsia="zh-CN"/>
        </w:rPr>
        <w:t xml:space="preserve"> | Iterations to First Feasible Path | std ≈ 3-40 |</w:t>
      </w:r>
    </w:p>
    <w:p w14:paraId="1C4F6944"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**LFP**</w:t>
      </w:r>
      <w:r w:rsidRPr="007B28D5">
        <w:rPr>
          <w:rFonts w:eastAsiaTheme="minorEastAsia"/>
          <w:sz w:val="17"/>
          <w:lang w:eastAsia="zh-CN"/>
        </w:rPr>
        <w:t xml:space="preserve"> | Length of First Feasible Path | std ≈ 6-40 |</w:t>
      </w:r>
    </w:p>
    <w:p w14:paraId="2D860D3A"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**TFP**</w:t>
      </w:r>
      <w:r w:rsidRPr="007B28D5">
        <w:rPr>
          <w:rFonts w:eastAsiaTheme="minorEastAsia"/>
          <w:sz w:val="17"/>
          <w:lang w:eastAsia="zh-CN"/>
        </w:rPr>
        <w:t xml:space="preserve"> | Time to First Feasible Path | std ≈ 0.1-9 |</w:t>
      </w:r>
    </w:p>
    <w:p w14:paraId="5CC5C4B5" w14:textId="77777777" w:rsidR="007B28D5" w:rsidRDefault="007B28D5">
      <w:pPr>
        <w:spacing w:before="1" w:line="244" w:lineRule="auto"/>
        <w:ind w:left="220" w:right="114"/>
        <w:jc w:val="both"/>
        <w:rPr>
          <w:rFonts w:eastAsiaTheme="minorEastAsia"/>
          <w:sz w:val="17"/>
          <w:lang w:eastAsia="zh-CN"/>
        </w:rPr>
      </w:pPr>
    </w:p>
    <w:p w14:paraId="68104233" w14:textId="77777777" w:rsidR="00087929" w:rsidRDefault="00087929">
      <w:pPr>
        <w:spacing w:before="1" w:line="244" w:lineRule="auto"/>
        <w:ind w:left="220" w:right="114"/>
        <w:jc w:val="both"/>
        <w:rPr>
          <w:rFonts w:eastAsiaTheme="minorEastAsia"/>
          <w:sz w:val="17"/>
          <w:lang w:eastAsia="zh-CN"/>
        </w:rPr>
      </w:pPr>
    </w:p>
    <w:p w14:paraId="70F4FD50" w14:textId="1C681012" w:rsidR="00087929" w:rsidRDefault="00087929">
      <w:pPr>
        <w:spacing w:before="1" w:line="244" w:lineRule="auto"/>
        <w:ind w:left="220" w:right="114"/>
        <w:jc w:val="both"/>
        <w:rPr>
          <w:rFonts w:eastAsiaTheme="minorEastAsia"/>
          <w:sz w:val="17"/>
          <w:lang w:eastAsia="zh-CN"/>
        </w:rPr>
      </w:pPr>
      <w:r>
        <w:rPr>
          <w:rFonts w:eastAsiaTheme="minorEastAsia" w:hint="eastAsia"/>
          <w:sz w:val="17"/>
          <w:lang w:eastAsia="zh-CN"/>
        </w:rPr>
        <w:t>PID</w:t>
      </w:r>
      <w:r>
        <w:rPr>
          <w:rFonts w:eastAsiaTheme="minorEastAsia" w:hint="eastAsia"/>
          <w:sz w:val="17"/>
          <w:lang w:eastAsia="zh-CN"/>
        </w:rPr>
        <w:t>参数对比实验中</w:t>
      </w:r>
      <w:r w:rsidRPr="00087929">
        <w:rPr>
          <w:rFonts w:eastAsiaTheme="minorEastAsia"/>
          <w:sz w:val="17"/>
          <w:lang w:eastAsia="zh-CN"/>
        </w:rPr>
        <w:t>观察到的首次求解时间缩短完全归因于基于</w:t>
      </w:r>
      <w:r w:rsidRPr="00087929">
        <w:rPr>
          <w:rFonts w:eastAsiaTheme="minorEastAsia"/>
          <w:sz w:val="17"/>
          <w:lang w:eastAsia="zh-CN"/>
        </w:rPr>
        <w:t>PID</w:t>
      </w:r>
      <w:r w:rsidRPr="00087929">
        <w:rPr>
          <w:rFonts w:eastAsiaTheme="minorEastAsia"/>
          <w:sz w:val="17"/>
          <w:lang w:eastAsia="zh-CN"/>
        </w:rPr>
        <w:t>的采样偏置调节，独立于任何轨迹后处理。</w:t>
      </w:r>
    </w:p>
    <w:p w14:paraId="7E19D7BE" w14:textId="77777777" w:rsidR="009319BE" w:rsidRDefault="009319BE">
      <w:pPr>
        <w:spacing w:before="1" w:line="244" w:lineRule="auto"/>
        <w:ind w:left="220" w:right="114"/>
        <w:jc w:val="both"/>
        <w:rPr>
          <w:rFonts w:eastAsiaTheme="minorEastAsia"/>
          <w:sz w:val="17"/>
          <w:lang w:eastAsia="zh-CN"/>
        </w:rPr>
      </w:pPr>
    </w:p>
    <w:p w14:paraId="2154D90E" w14:textId="77777777" w:rsidR="009319BE" w:rsidRDefault="009319BE">
      <w:pPr>
        <w:spacing w:before="1" w:line="244" w:lineRule="auto"/>
        <w:ind w:left="220" w:right="114"/>
        <w:jc w:val="both"/>
        <w:rPr>
          <w:rFonts w:eastAsiaTheme="minorEastAsia"/>
          <w:sz w:val="17"/>
          <w:lang w:eastAsia="zh-CN"/>
        </w:rPr>
      </w:pPr>
    </w:p>
    <w:p w14:paraId="1BD61294" w14:textId="77777777" w:rsidR="009319BE" w:rsidRPr="009319BE" w:rsidRDefault="009319BE" w:rsidP="009319BE">
      <w:pPr>
        <w:numPr>
          <w:ilvl w:val="0"/>
          <w:numId w:val="23"/>
        </w:numPr>
        <w:spacing w:before="1" w:line="244" w:lineRule="auto"/>
        <w:ind w:right="114"/>
        <w:jc w:val="both"/>
        <w:rPr>
          <w:rFonts w:eastAsiaTheme="minorEastAsia"/>
          <w:sz w:val="17"/>
          <w:lang w:eastAsia="zh-CN"/>
        </w:rPr>
      </w:pPr>
      <w:r w:rsidRPr="009319BE">
        <w:rPr>
          <w:rFonts w:eastAsiaTheme="minorEastAsia"/>
          <w:b/>
          <w:bCs/>
          <w:sz w:val="17"/>
          <w:lang w:eastAsia="zh-CN"/>
        </w:rPr>
        <w:t>创建真正的</w:t>
      </w:r>
      <w:r w:rsidRPr="009319BE">
        <w:rPr>
          <w:rFonts w:eastAsiaTheme="minorEastAsia"/>
          <w:b/>
          <w:bCs/>
          <w:sz w:val="17"/>
          <w:lang w:eastAsia="zh-CN"/>
        </w:rPr>
        <w:t>PID</w:t>
      </w:r>
      <w:r w:rsidRPr="009319BE">
        <w:rPr>
          <w:rFonts w:eastAsiaTheme="minorEastAsia"/>
          <w:b/>
          <w:bCs/>
          <w:sz w:val="17"/>
          <w:lang w:eastAsia="zh-CN"/>
        </w:rPr>
        <w:t>自适应采样函数</w:t>
      </w:r>
      <w:r w:rsidRPr="009319BE">
        <w:rPr>
          <w:rFonts w:eastAsiaTheme="minorEastAsia"/>
          <w:sz w:val="17"/>
          <w:lang w:eastAsia="zh-CN"/>
        </w:rPr>
        <w:t> samplePIDAdaptive.m</w:t>
      </w:r>
    </w:p>
    <w:p w14:paraId="7E93765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P</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根据当前距离误差控制目标偏置强度</w:t>
      </w:r>
    </w:p>
    <w:p w14:paraId="7A30D7F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I</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累积历史误差，避免局部陷阱</w:t>
      </w:r>
    </w:p>
    <w:p w14:paraId="3EDAF36E"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D</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抑制采样震荡，控制扰动幅度</w:t>
      </w:r>
    </w:p>
    <w:p w14:paraId="5D8BCA35" w14:textId="77777777" w:rsidR="009319BE" w:rsidRPr="009319BE" w:rsidRDefault="009319BE">
      <w:pPr>
        <w:spacing w:before="1" w:line="244" w:lineRule="auto"/>
        <w:ind w:left="220" w:right="114"/>
        <w:jc w:val="both"/>
        <w:rPr>
          <w:rFonts w:eastAsiaTheme="minorEastAsia"/>
          <w:sz w:val="17"/>
          <w:lang w:eastAsia="zh-CN"/>
        </w:rPr>
      </w:pPr>
    </w:p>
    <w:sectPr w:rsidR="009319BE" w:rsidRPr="009319BE" w:rsidSect="00927F8F">
      <w:type w:val="continuous"/>
      <w:pgSz w:w="11910" w:h="15820"/>
      <w:pgMar w:top="540" w:right="900" w:bottom="1120" w:left="800" w:header="616" w:footer="93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兴雨 郭" w:date="2026-01-25T22:56:00Z" w:initials="兴郭">
    <w:p w14:paraId="6D8CD6A0" w14:textId="071ECA70" w:rsidR="00426B43" w:rsidRDefault="00426B43" w:rsidP="00426B43">
      <w:pPr>
        <w:pStyle w:val="af1"/>
      </w:pPr>
      <w:r>
        <w:rPr>
          <w:rStyle w:val="af0"/>
        </w:rPr>
        <w:annotationRef/>
      </w:r>
      <w:r>
        <w:rPr>
          <w:rFonts w:hint="eastAsia"/>
        </w:rPr>
        <w:t>整篇验证效率高，如</w:t>
      </w:r>
      <w:r>
        <w:t>20%</w:t>
      </w:r>
    </w:p>
  </w:comment>
  <w:comment w:id="2" w:author="兴雨 郭" w:date="2026-01-25T22:58:00Z" w:initials="兴郭">
    <w:p w14:paraId="5CA664E4" w14:textId="77777777" w:rsidR="00426B43" w:rsidRDefault="00426B43" w:rsidP="00426B43">
      <w:pPr>
        <w:pStyle w:val="af1"/>
      </w:pPr>
      <w:r>
        <w:rPr>
          <w:rStyle w:val="af0"/>
        </w:rPr>
        <w:annotationRef/>
      </w:r>
      <w:r>
        <w:rPr>
          <w:rFonts w:hint="eastAsia"/>
        </w:rPr>
        <w:t>帕累托节点少导致效率高，可以从节点层面讲</w:t>
      </w:r>
    </w:p>
  </w:comment>
  <w:comment w:id="3" w:author="兴雨 郭" w:date="2026-01-25T23:01:00Z" w:initials="兴郭">
    <w:p w14:paraId="348E3033" w14:textId="77777777" w:rsidR="00426B43" w:rsidRDefault="00426B43" w:rsidP="00426B43">
      <w:pPr>
        <w:pStyle w:val="af1"/>
      </w:pPr>
      <w:r>
        <w:rPr>
          <w:rStyle w:val="af0"/>
        </w:rPr>
        <w:annotationRef/>
      </w:r>
      <w:r>
        <w:rPr>
          <w:rFonts w:hint="eastAsia"/>
        </w:rPr>
        <w:t>比较的对象算法要是我要输出的点，最好是有帕累托的</w:t>
      </w:r>
    </w:p>
  </w:comment>
  <w:comment w:id="7" w:author="兴雨 郭" w:date="2026-01-25T22:35:00Z" w:initials="兴郭">
    <w:p w14:paraId="62768A3E" w14:textId="77777777" w:rsidR="004F1626" w:rsidRDefault="004F1626" w:rsidP="004F1626">
      <w:pPr>
        <w:pStyle w:val="af1"/>
      </w:pPr>
      <w:r>
        <w:rPr>
          <w:rStyle w:val="af0"/>
        </w:rPr>
        <w:annotationRef/>
      </w:r>
      <w:r>
        <w:rPr>
          <w:rFonts w:hint="eastAsia"/>
        </w:rPr>
        <w:t>采用技术性的描述不要评价性的描述</w:t>
      </w:r>
    </w:p>
  </w:comment>
  <w:comment w:id="8" w:author="兴雨 郭" w:date="2026-01-25T22:35:00Z" w:initials="兴郭">
    <w:p w14:paraId="770B3817" w14:textId="77777777" w:rsidR="004F1626" w:rsidRDefault="004F1626" w:rsidP="004F1626">
      <w:pPr>
        <w:pStyle w:val="af1"/>
      </w:pPr>
      <w:r>
        <w:rPr>
          <w:rStyle w:val="af0"/>
        </w:rPr>
        <w:annotationRef/>
      </w:r>
      <w:r>
        <w:rPr>
          <w:rFonts w:hint="eastAsia"/>
        </w:rPr>
        <w:t>扩写</w:t>
      </w:r>
      <w:r>
        <w:t xml:space="preserve"> </w:t>
      </w:r>
      <w:r>
        <w:rPr>
          <w:rFonts w:hint="eastAsia"/>
        </w:rPr>
        <w:t>这个可以</w:t>
      </w:r>
    </w:p>
  </w:comment>
  <w:comment w:id="11" w:author="兴雨 郭" w:date="2026-01-24T18:31:00Z" w:initials="兴郭">
    <w:p w14:paraId="4EF970B9" w14:textId="77777777" w:rsidR="0023461D" w:rsidRDefault="00E4440F" w:rsidP="0023461D">
      <w:pPr>
        <w:pStyle w:val="af1"/>
      </w:pPr>
      <w:r>
        <w:rPr>
          <w:rStyle w:val="af0"/>
        </w:rPr>
        <w:annotationRef/>
      </w:r>
      <w:r w:rsidR="0023461D">
        <w:rPr>
          <w:rFonts w:hint="eastAsia"/>
        </w:rPr>
        <w:t>第一个要复现的算法，进行对比实验</w:t>
      </w:r>
    </w:p>
  </w:comment>
  <w:comment w:id="13" w:author="兴雨 郭" w:date="2026-01-25T21:19:00Z" w:initials="兴郭">
    <w:p w14:paraId="678FE41D" w14:textId="6BF9FF72" w:rsidR="0023461D" w:rsidRDefault="0023461D" w:rsidP="0023461D">
      <w:pPr>
        <w:pStyle w:val="af1"/>
      </w:pPr>
      <w:r>
        <w:rPr>
          <w:rStyle w:val="af0"/>
        </w:rPr>
        <w:annotationRef/>
      </w:r>
      <w:r>
        <w:rPr>
          <w:rFonts w:hint="eastAsia"/>
        </w:rPr>
        <w:t>第二个算法做对比实验</w:t>
      </w:r>
    </w:p>
  </w:comment>
  <w:comment w:id="16" w:author="兴雨 郭" w:date="2026-01-25T22:38:00Z" w:initials="兴郭">
    <w:p w14:paraId="6C949152" w14:textId="77777777" w:rsidR="00C333A8" w:rsidRDefault="00C333A8" w:rsidP="00C333A8">
      <w:pPr>
        <w:pStyle w:val="af1"/>
      </w:pPr>
      <w:r>
        <w:rPr>
          <w:rStyle w:val="af0"/>
        </w:rPr>
        <w:annotationRef/>
      </w:r>
      <w:r>
        <w:rPr>
          <w:rFonts w:hint="eastAsia"/>
        </w:rPr>
        <w:t>完善后简化下面公式的部分和评价性废话别提</w:t>
      </w:r>
    </w:p>
  </w:comment>
  <w:comment w:id="20" w:author="兴雨 郭" w:date="2026-01-25T23:09:00Z" w:initials="兴郭">
    <w:p w14:paraId="2038CDCD" w14:textId="77777777" w:rsidR="00016377" w:rsidRDefault="00016377" w:rsidP="00016377">
      <w:pPr>
        <w:pStyle w:val="af1"/>
      </w:pPr>
      <w:r>
        <w:rPr>
          <w:rStyle w:val="af0"/>
        </w:rPr>
        <w:annotationRef/>
      </w:r>
      <w:r>
        <w:rPr>
          <w:rFonts w:hint="eastAsia"/>
        </w:rPr>
        <w:t>直接写不要</w:t>
      </w:r>
      <w:r>
        <w:t>3.1</w:t>
      </w:r>
      <w:r>
        <w:rPr>
          <w:rFonts w:hint="eastAsia"/>
        </w:rPr>
        <w:t>，</w:t>
      </w:r>
      <w:r>
        <w:t>3.2</w:t>
      </w:r>
      <w:r>
        <w:rPr>
          <w:rFonts w:hint="eastAsia"/>
        </w:rPr>
        <w:t>，</w:t>
      </w:r>
      <w:r>
        <w:t>3.3</w:t>
      </w:r>
    </w:p>
  </w:comment>
  <w:comment w:id="22" w:author="兴雨 郭" w:date="2026-01-25T23:09:00Z" w:initials="兴郭">
    <w:p w14:paraId="5483F29A" w14:textId="77777777" w:rsidR="00016377" w:rsidRDefault="00016377" w:rsidP="00016377">
      <w:pPr>
        <w:pStyle w:val="af1"/>
      </w:pPr>
      <w:r>
        <w:rPr>
          <w:rStyle w:val="af0"/>
        </w:rPr>
        <w:annotationRef/>
      </w:r>
      <w:r>
        <w:rPr>
          <w:rFonts w:hint="eastAsia"/>
        </w:rPr>
        <w:t>最后写一个仿真条件，既包括实验条件又包括算法内容</w:t>
      </w:r>
    </w:p>
  </w:comment>
  <w:comment w:id="23" w:author="兴雨 郭" w:date="2026-01-25T23:09:00Z" w:initials="兴郭">
    <w:p w14:paraId="5E55200D" w14:textId="77777777" w:rsidR="00016377" w:rsidRDefault="00016377" w:rsidP="00016377">
      <w:pPr>
        <w:pStyle w:val="af1"/>
      </w:pPr>
      <w:r>
        <w:rPr>
          <w:rStyle w:val="af0"/>
        </w:rPr>
        <w:annotationRef/>
      </w:r>
      <w:r>
        <w:rPr>
          <w:rFonts w:hint="eastAsia"/>
        </w:rPr>
        <w:t>以及实验数据</w:t>
      </w:r>
    </w:p>
  </w:comment>
  <w:comment w:id="24" w:author="兴雨 郭" w:date="2026-01-25T23:10:00Z" w:initials="兴郭">
    <w:p w14:paraId="610A200F" w14:textId="77777777" w:rsidR="00016377" w:rsidRDefault="00016377" w:rsidP="00016377">
      <w:pPr>
        <w:pStyle w:val="af1"/>
      </w:pPr>
      <w:r>
        <w:rPr>
          <w:rStyle w:val="af0"/>
        </w:rPr>
        <w:annotationRef/>
      </w:r>
      <w:r>
        <w:rPr>
          <w:rFonts w:hint="eastAsia"/>
        </w:rPr>
        <w:t>包括大论文</w:t>
      </w:r>
    </w:p>
  </w:comment>
  <w:comment w:id="26" w:author="兴雨 郭" w:date="2026-01-25T22:53:00Z" w:initials="兴郭">
    <w:p w14:paraId="292D5284" w14:textId="77777777" w:rsidR="00140366" w:rsidRDefault="00426B43" w:rsidP="00140366">
      <w:pPr>
        <w:pStyle w:val="af1"/>
      </w:pPr>
      <w:r>
        <w:rPr>
          <w:rStyle w:val="af0"/>
        </w:rPr>
        <w:annotationRef/>
      </w:r>
      <w:r w:rsidR="00140366">
        <w:rPr>
          <w:rFonts w:hint="eastAsia"/>
        </w:rPr>
        <w:t>这段没用</w:t>
      </w:r>
    </w:p>
  </w:comment>
  <w:comment w:id="27" w:author="兴雨 郭" w:date="2026-01-25T23:25:00Z" w:initials="兴郭">
    <w:p w14:paraId="4348E32F" w14:textId="77777777" w:rsidR="00140366" w:rsidRDefault="00140366" w:rsidP="00140366">
      <w:pPr>
        <w:pStyle w:val="af1"/>
      </w:pPr>
      <w:r>
        <w:rPr>
          <w:rStyle w:val="af0"/>
        </w:rPr>
        <w:annotationRef/>
      </w:r>
      <w:r>
        <w:rPr>
          <w:rFonts w:hint="eastAsia"/>
        </w:rPr>
        <w:t>关于稳定性方面，直接讲通过</w:t>
      </w:r>
      <w:r>
        <w:t>2000</w:t>
      </w:r>
      <w:r>
        <w:rPr>
          <w:rFonts w:hint="eastAsia"/>
        </w:rPr>
        <w:t>次实验证明稳定性</w:t>
      </w:r>
    </w:p>
  </w:comment>
  <w:comment w:id="28" w:author="兴雨 郭" w:date="2026-01-25T23:15:00Z" w:initials="兴郭">
    <w:p w14:paraId="4103CDEB" w14:textId="77777777" w:rsidR="008516FE" w:rsidRDefault="008516FE" w:rsidP="008516FE">
      <w:pPr>
        <w:pStyle w:val="af1"/>
      </w:pPr>
      <w:r>
        <w:rPr>
          <w:rStyle w:val="af0"/>
        </w:rPr>
        <w:annotationRef/>
      </w:r>
      <w:r>
        <w:rPr>
          <w:rFonts w:hint="eastAsia"/>
        </w:rPr>
        <w:t>可以直接不用做实验，或借用某某算法论文获取最优参数</w:t>
      </w:r>
    </w:p>
  </w:comment>
  <w:comment w:id="29" w:author="兴雨 郭" w:date="2026-01-25T23:16:00Z" w:initials="兴郭">
    <w:p w14:paraId="6B0B3B12" w14:textId="77777777" w:rsidR="008516FE" w:rsidRDefault="008516FE" w:rsidP="008516FE">
      <w:pPr>
        <w:pStyle w:val="af1"/>
      </w:pPr>
      <w:r>
        <w:rPr>
          <w:rStyle w:val="af0"/>
        </w:rPr>
        <w:annotationRef/>
      </w:r>
      <w:r>
        <w:rPr>
          <w:rFonts w:hint="eastAsia"/>
        </w:rPr>
        <w:t>这个要做，主要是这个</w:t>
      </w:r>
    </w:p>
  </w:comment>
  <w:comment w:id="30" w:author="兴雨 郭" w:date="2026-01-25T23:17:00Z" w:initials="兴郭">
    <w:p w14:paraId="5ED57023" w14:textId="77777777" w:rsidR="008516FE" w:rsidRDefault="008516FE" w:rsidP="008516FE">
      <w:pPr>
        <w:pStyle w:val="af1"/>
      </w:pPr>
      <w:r>
        <w:rPr>
          <w:rStyle w:val="af0"/>
        </w:rPr>
        <w:annotationRef/>
      </w:r>
      <w:r>
        <w:rPr>
          <w:rFonts w:hint="eastAsia"/>
        </w:rPr>
        <w:t>不要东边一个西边一个</w:t>
      </w:r>
    </w:p>
  </w:comment>
  <w:comment w:id="31" w:author="兴雨 郭" w:date="2026-01-25T23:35:00Z" w:initials="兴郭">
    <w:p w14:paraId="79039180" w14:textId="77777777" w:rsidR="00140366" w:rsidRDefault="00140366" w:rsidP="00140366">
      <w:pPr>
        <w:pStyle w:val="af1"/>
      </w:pPr>
      <w:r>
        <w:rPr>
          <w:rStyle w:val="af0"/>
        </w:rPr>
        <w:annotationRef/>
      </w:r>
      <w:r>
        <w:rPr>
          <w:rFonts w:hint="eastAsia"/>
        </w:rPr>
        <w:t>不要复现别人的实验，直接借用数据，语言描述后环境配置一样就可以</w:t>
      </w:r>
    </w:p>
  </w:comment>
  <w:comment w:id="32" w:author="兴雨 郭" w:date="2026-01-25T22:39:00Z" w:initials="兴郭">
    <w:p w14:paraId="57F497A0" w14:textId="77777777" w:rsidR="00765799" w:rsidRDefault="00765799" w:rsidP="00C333A8">
      <w:pPr>
        <w:pStyle w:val="af1"/>
      </w:pPr>
      <w:r>
        <w:rPr>
          <w:rStyle w:val="af0"/>
        </w:rPr>
        <w:annotationRef/>
      </w:r>
      <w:r>
        <w:rPr>
          <w:rFonts w:hint="eastAsia"/>
        </w:rPr>
        <w:t>写结论里不写这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8CD6A0" w15:done="0"/>
  <w15:commentEx w15:paraId="5CA664E4" w15:paraIdParent="6D8CD6A0" w15:done="0"/>
  <w15:commentEx w15:paraId="348E3033" w15:paraIdParent="6D8CD6A0" w15:done="0"/>
  <w15:commentEx w15:paraId="62768A3E" w15:done="0"/>
  <w15:commentEx w15:paraId="770B3817" w15:done="0"/>
  <w15:commentEx w15:paraId="4EF970B9" w15:done="0"/>
  <w15:commentEx w15:paraId="678FE41D" w15:done="0"/>
  <w15:commentEx w15:paraId="6C949152" w15:done="0"/>
  <w15:commentEx w15:paraId="2038CDCD" w15:done="0"/>
  <w15:commentEx w15:paraId="5483F29A" w15:done="0"/>
  <w15:commentEx w15:paraId="5E55200D" w15:paraIdParent="5483F29A" w15:done="0"/>
  <w15:commentEx w15:paraId="610A200F" w15:paraIdParent="5483F29A" w15:done="0"/>
  <w15:commentEx w15:paraId="292D5284" w15:done="0"/>
  <w15:commentEx w15:paraId="4348E32F" w15:paraIdParent="292D5284" w15:done="0"/>
  <w15:commentEx w15:paraId="4103CDEB" w15:done="0"/>
  <w15:commentEx w15:paraId="6B0B3B12" w15:done="0"/>
  <w15:commentEx w15:paraId="5ED57023" w15:paraIdParent="6B0B3B12" w15:done="0"/>
  <w15:commentEx w15:paraId="79039180" w15:paraIdParent="6B0B3B12" w15:done="0"/>
  <w15:commentEx w15:paraId="57F497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5812B1" w16cex:dateUtc="2026-01-25T14:56:00Z"/>
  <w16cex:commentExtensible w16cex:durableId="7D9C74A7" w16cex:dateUtc="2026-01-25T14:58:00Z"/>
  <w16cex:commentExtensible w16cex:durableId="3CD13841" w16cex:dateUtc="2026-01-25T15:01:00Z"/>
  <w16cex:commentExtensible w16cex:durableId="02FBC4CE" w16cex:dateUtc="2026-01-25T14:35:00Z"/>
  <w16cex:commentExtensible w16cex:durableId="6AD58DE5" w16cex:dateUtc="2026-01-25T14:35:00Z"/>
  <w16cex:commentExtensible w16cex:durableId="6C38E967" w16cex:dateUtc="2026-01-24T10:31:00Z"/>
  <w16cex:commentExtensible w16cex:durableId="68C891D2" w16cex:dateUtc="2026-01-25T13:19:00Z"/>
  <w16cex:commentExtensible w16cex:durableId="607E081B" w16cex:dateUtc="2026-01-25T14:38:00Z"/>
  <w16cex:commentExtensible w16cex:durableId="2B492721" w16cex:dateUtc="2026-01-25T15:09:00Z"/>
  <w16cex:commentExtensible w16cex:durableId="00CE4E14" w16cex:dateUtc="2026-01-25T15:09:00Z"/>
  <w16cex:commentExtensible w16cex:durableId="73712931" w16cex:dateUtc="2026-01-25T15:09:00Z"/>
  <w16cex:commentExtensible w16cex:durableId="09843566" w16cex:dateUtc="2026-01-25T15:10:00Z"/>
  <w16cex:commentExtensible w16cex:durableId="0A232AB4" w16cex:dateUtc="2026-01-25T14:53:00Z"/>
  <w16cex:commentExtensible w16cex:durableId="2B2297B3" w16cex:dateUtc="2026-01-25T15:25:00Z"/>
  <w16cex:commentExtensible w16cex:durableId="2A7D2749" w16cex:dateUtc="2026-01-25T15:15:00Z"/>
  <w16cex:commentExtensible w16cex:durableId="13D01893" w16cex:dateUtc="2026-01-25T15:16:00Z"/>
  <w16cex:commentExtensible w16cex:durableId="6C9C2831" w16cex:dateUtc="2026-01-25T15:17:00Z"/>
  <w16cex:commentExtensible w16cex:durableId="38ECDC24" w16cex:dateUtc="2026-01-25T15:35:00Z"/>
  <w16cex:commentExtensible w16cex:durableId="2156F2D4" w16cex:dateUtc="2026-01-25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8CD6A0" w16cid:durableId="7C5812B1"/>
  <w16cid:commentId w16cid:paraId="5CA664E4" w16cid:durableId="7D9C74A7"/>
  <w16cid:commentId w16cid:paraId="348E3033" w16cid:durableId="3CD13841"/>
  <w16cid:commentId w16cid:paraId="62768A3E" w16cid:durableId="02FBC4CE"/>
  <w16cid:commentId w16cid:paraId="770B3817" w16cid:durableId="6AD58DE5"/>
  <w16cid:commentId w16cid:paraId="4EF970B9" w16cid:durableId="6C38E967"/>
  <w16cid:commentId w16cid:paraId="678FE41D" w16cid:durableId="68C891D2"/>
  <w16cid:commentId w16cid:paraId="6C949152" w16cid:durableId="607E081B"/>
  <w16cid:commentId w16cid:paraId="2038CDCD" w16cid:durableId="2B492721"/>
  <w16cid:commentId w16cid:paraId="5483F29A" w16cid:durableId="00CE4E14"/>
  <w16cid:commentId w16cid:paraId="5E55200D" w16cid:durableId="73712931"/>
  <w16cid:commentId w16cid:paraId="610A200F" w16cid:durableId="09843566"/>
  <w16cid:commentId w16cid:paraId="292D5284" w16cid:durableId="0A232AB4"/>
  <w16cid:commentId w16cid:paraId="4348E32F" w16cid:durableId="2B2297B3"/>
  <w16cid:commentId w16cid:paraId="4103CDEB" w16cid:durableId="2A7D2749"/>
  <w16cid:commentId w16cid:paraId="6B0B3B12" w16cid:durableId="13D01893"/>
  <w16cid:commentId w16cid:paraId="5ED57023" w16cid:durableId="6C9C2831"/>
  <w16cid:commentId w16cid:paraId="79039180" w16cid:durableId="38ECDC24"/>
  <w16cid:commentId w16cid:paraId="57F497A0" w16cid:durableId="2156F2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9B20E" w14:textId="77777777" w:rsidR="00D203F5" w:rsidRDefault="00D203F5">
      <w:r>
        <w:separator/>
      </w:r>
    </w:p>
  </w:endnote>
  <w:endnote w:type="continuationSeparator" w:id="0">
    <w:p w14:paraId="755A74C7" w14:textId="77777777" w:rsidR="00D203F5" w:rsidRDefault="00D203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21D82" w14:textId="77777777" w:rsidR="00D203F5" w:rsidRDefault="00D203F5">
      <w:r>
        <w:separator/>
      </w:r>
    </w:p>
  </w:footnote>
  <w:footnote w:type="continuationSeparator" w:id="0">
    <w:p w14:paraId="439D6670" w14:textId="77777777" w:rsidR="00D203F5" w:rsidRDefault="00D203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AEAA" w14:textId="77777777" w:rsidR="00765799" w:rsidRPr="007D002C" w:rsidRDefault="00765799" w:rsidP="007D002C">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AA03E" w14:textId="77777777" w:rsidR="00765799" w:rsidRDefault="00765799">
    <w:pPr>
      <w:pStyle w:val="a3"/>
      <w:spacing w:line="14" w:lineRule="auto"/>
    </w:pPr>
    <w:r>
      <w:rPr>
        <w:noProof/>
      </w:rPr>
      <mc:AlternateContent>
        <mc:Choice Requires="wps">
          <w:drawing>
            <wp:anchor distT="0" distB="0" distL="114300" distR="114300" simplePos="0" relativeHeight="251659264" behindDoc="1" locked="0" layoutInCell="1" allowOverlap="1" wp14:anchorId="50DE29E0" wp14:editId="75F9481E">
              <wp:simplePos x="0" y="0"/>
              <wp:positionH relativeFrom="page">
                <wp:posOffset>647700</wp:posOffset>
              </wp:positionH>
              <wp:positionV relativeFrom="page">
                <wp:posOffset>572770</wp:posOffset>
              </wp:positionV>
              <wp:extent cx="6264275" cy="0"/>
              <wp:effectExtent l="0" t="0" r="0" b="0"/>
              <wp:wrapNone/>
              <wp:docPr id="202906538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E3328E" id="Line 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1pt,45.1pt" to="544.2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" strokeweight=".99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7"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21549"/>
    <w:multiLevelType w:val="hybridMultilevel"/>
    <w:tmpl w:val="D102FA88"/>
    <w:lvl w:ilvl="0" w:tplc="A7C4969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1"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3"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4"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19"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10"/>
  </w:num>
  <w:num w:numId="2" w16cid:durableId="1685086714">
    <w:abstractNumId w:val="6"/>
  </w:num>
  <w:num w:numId="3" w16cid:durableId="375550823">
    <w:abstractNumId w:val="5"/>
  </w:num>
  <w:num w:numId="4" w16cid:durableId="1808009374">
    <w:abstractNumId w:val="12"/>
  </w:num>
  <w:num w:numId="5" w16cid:durableId="1208179476">
    <w:abstractNumId w:val="18"/>
  </w:num>
  <w:num w:numId="6" w16cid:durableId="438337384">
    <w:abstractNumId w:val="25"/>
  </w:num>
  <w:num w:numId="7" w16cid:durableId="1849323101">
    <w:abstractNumId w:val="21"/>
  </w:num>
  <w:num w:numId="8" w16cid:durableId="455177939">
    <w:abstractNumId w:val="23"/>
  </w:num>
  <w:num w:numId="9" w16cid:durableId="1778210238">
    <w:abstractNumId w:val="3"/>
  </w:num>
  <w:num w:numId="10" w16cid:durableId="919414628">
    <w:abstractNumId w:val="22"/>
  </w:num>
  <w:num w:numId="11" w16cid:durableId="1274560829">
    <w:abstractNumId w:val="24"/>
  </w:num>
  <w:num w:numId="12" w16cid:durableId="579019139">
    <w:abstractNumId w:val="14"/>
  </w:num>
  <w:num w:numId="13" w16cid:durableId="183323577">
    <w:abstractNumId w:val="0"/>
  </w:num>
  <w:num w:numId="14" w16cid:durableId="818811644">
    <w:abstractNumId w:val="1"/>
  </w:num>
  <w:num w:numId="15" w16cid:durableId="1527863915">
    <w:abstractNumId w:val="8"/>
  </w:num>
  <w:num w:numId="16" w16cid:durableId="1189367204">
    <w:abstractNumId w:val="2"/>
  </w:num>
  <w:num w:numId="17" w16cid:durableId="466050032">
    <w:abstractNumId w:val="7"/>
  </w:num>
  <w:num w:numId="18" w16cid:durableId="1451628470">
    <w:abstractNumId w:val="15"/>
  </w:num>
  <w:num w:numId="19" w16cid:durableId="240990695">
    <w:abstractNumId w:val="19"/>
  </w:num>
  <w:num w:numId="20" w16cid:durableId="1519542927">
    <w:abstractNumId w:val="13"/>
  </w:num>
  <w:num w:numId="21" w16cid:durableId="1939483128">
    <w:abstractNumId w:val="11"/>
  </w:num>
  <w:num w:numId="22" w16cid:durableId="925384669">
    <w:abstractNumId w:val="20"/>
  </w:num>
  <w:num w:numId="23" w16cid:durableId="544297396">
    <w:abstractNumId w:val="17"/>
  </w:num>
  <w:num w:numId="24" w16cid:durableId="1756391665">
    <w:abstractNumId w:val="4"/>
  </w:num>
  <w:num w:numId="25" w16cid:durableId="1944459810">
    <w:abstractNumId w:val="16"/>
  </w:num>
  <w:num w:numId="26" w16cid:durableId="129001593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600D"/>
    <w:rsid w:val="00010807"/>
    <w:rsid w:val="00016377"/>
    <w:rsid w:val="000169A0"/>
    <w:rsid w:val="000243D2"/>
    <w:rsid w:val="00030326"/>
    <w:rsid w:val="00034DCB"/>
    <w:rsid w:val="00046DC6"/>
    <w:rsid w:val="00072951"/>
    <w:rsid w:val="00075690"/>
    <w:rsid w:val="00087929"/>
    <w:rsid w:val="0009027B"/>
    <w:rsid w:val="00090595"/>
    <w:rsid w:val="00096F8C"/>
    <w:rsid w:val="000A1444"/>
    <w:rsid w:val="000B231D"/>
    <w:rsid w:val="000B6D23"/>
    <w:rsid w:val="000C09B1"/>
    <w:rsid w:val="000C571E"/>
    <w:rsid w:val="000D0EB4"/>
    <w:rsid w:val="000D7B58"/>
    <w:rsid w:val="000E27E7"/>
    <w:rsid w:val="000E33E1"/>
    <w:rsid w:val="000F45FC"/>
    <w:rsid w:val="000F48F0"/>
    <w:rsid w:val="000F7115"/>
    <w:rsid w:val="000F7198"/>
    <w:rsid w:val="00106F4F"/>
    <w:rsid w:val="0011603F"/>
    <w:rsid w:val="00122769"/>
    <w:rsid w:val="001324AF"/>
    <w:rsid w:val="0013518F"/>
    <w:rsid w:val="00137855"/>
    <w:rsid w:val="00140366"/>
    <w:rsid w:val="001576E1"/>
    <w:rsid w:val="00161549"/>
    <w:rsid w:val="00171B66"/>
    <w:rsid w:val="00172F09"/>
    <w:rsid w:val="001755C7"/>
    <w:rsid w:val="00177590"/>
    <w:rsid w:val="0018517D"/>
    <w:rsid w:val="00187605"/>
    <w:rsid w:val="00193E04"/>
    <w:rsid w:val="001943AB"/>
    <w:rsid w:val="001954C1"/>
    <w:rsid w:val="001957F9"/>
    <w:rsid w:val="001A4B2E"/>
    <w:rsid w:val="001A4B8A"/>
    <w:rsid w:val="001A56BC"/>
    <w:rsid w:val="001A616E"/>
    <w:rsid w:val="001B4D3B"/>
    <w:rsid w:val="001D1F27"/>
    <w:rsid w:val="001D5941"/>
    <w:rsid w:val="001E061A"/>
    <w:rsid w:val="001E4E27"/>
    <w:rsid w:val="001E771F"/>
    <w:rsid w:val="001F32A4"/>
    <w:rsid w:val="0020579E"/>
    <w:rsid w:val="00210918"/>
    <w:rsid w:val="00210967"/>
    <w:rsid w:val="00222280"/>
    <w:rsid w:val="00226079"/>
    <w:rsid w:val="0022724F"/>
    <w:rsid w:val="00232F4D"/>
    <w:rsid w:val="0023336B"/>
    <w:rsid w:val="0023461D"/>
    <w:rsid w:val="002459FF"/>
    <w:rsid w:val="00246C12"/>
    <w:rsid w:val="0024755E"/>
    <w:rsid w:val="0024786D"/>
    <w:rsid w:val="002525C9"/>
    <w:rsid w:val="0025462B"/>
    <w:rsid w:val="00260882"/>
    <w:rsid w:val="00260C7E"/>
    <w:rsid w:val="00263F06"/>
    <w:rsid w:val="00271AE0"/>
    <w:rsid w:val="00273440"/>
    <w:rsid w:val="00273CDF"/>
    <w:rsid w:val="00275A3A"/>
    <w:rsid w:val="00283EA7"/>
    <w:rsid w:val="00285123"/>
    <w:rsid w:val="002903C9"/>
    <w:rsid w:val="00294455"/>
    <w:rsid w:val="00294849"/>
    <w:rsid w:val="00296567"/>
    <w:rsid w:val="002B0404"/>
    <w:rsid w:val="002B175F"/>
    <w:rsid w:val="002B1EDD"/>
    <w:rsid w:val="002B5079"/>
    <w:rsid w:val="002C1900"/>
    <w:rsid w:val="002D2EF8"/>
    <w:rsid w:val="002D7F58"/>
    <w:rsid w:val="002E4138"/>
    <w:rsid w:val="002F4125"/>
    <w:rsid w:val="002F5541"/>
    <w:rsid w:val="002F7A37"/>
    <w:rsid w:val="00301E6D"/>
    <w:rsid w:val="00302F26"/>
    <w:rsid w:val="00304232"/>
    <w:rsid w:val="00322816"/>
    <w:rsid w:val="0033321C"/>
    <w:rsid w:val="00340629"/>
    <w:rsid w:val="00345D87"/>
    <w:rsid w:val="00355772"/>
    <w:rsid w:val="00365D63"/>
    <w:rsid w:val="003711ED"/>
    <w:rsid w:val="00372E58"/>
    <w:rsid w:val="003774A1"/>
    <w:rsid w:val="00380798"/>
    <w:rsid w:val="00383FD7"/>
    <w:rsid w:val="003869EB"/>
    <w:rsid w:val="00397B24"/>
    <w:rsid w:val="003A260E"/>
    <w:rsid w:val="003A789E"/>
    <w:rsid w:val="003B036C"/>
    <w:rsid w:val="003B2498"/>
    <w:rsid w:val="003B6AFF"/>
    <w:rsid w:val="003B7C5F"/>
    <w:rsid w:val="003C0688"/>
    <w:rsid w:val="003C0B15"/>
    <w:rsid w:val="003C1621"/>
    <w:rsid w:val="003C64F5"/>
    <w:rsid w:val="003D03C8"/>
    <w:rsid w:val="003E4579"/>
    <w:rsid w:val="003E60C6"/>
    <w:rsid w:val="003F0D72"/>
    <w:rsid w:val="003F1FF8"/>
    <w:rsid w:val="00400724"/>
    <w:rsid w:val="00400C60"/>
    <w:rsid w:val="00401299"/>
    <w:rsid w:val="00404C06"/>
    <w:rsid w:val="004054AA"/>
    <w:rsid w:val="00405D96"/>
    <w:rsid w:val="0041204E"/>
    <w:rsid w:val="0041269A"/>
    <w:rsid w:val="00413C45"/>
    <w:rsid w:val="004204A8"/>
    <w:rsid w:val="00426B43"/>
    <w:rsid w:val="00431043"/>
    <w:rsid w:val="00441E09"/>
    <w:rsid w:val="00451B88"/>
    <w:rsid w:val="004537AD"/>
    <w:rsid w:val="004549DF"/>
    <w:rsid w:val="004553E8"/>
    <w:rsid w:val="00464A9B"/>
    <w:rsid w:val="00470211"/>
    <w:rsid w:val="0047798F"/>
    <w:rsid w:val="00481616"/>
    <w:rsid w:val="004844A0"/>
    <w:rsid w:val="00486444"/>
    <w:rsid w:val="00491CA9"/>
    <w:rsid w:val="0049431B"/>
    <w:rsid w:val="00494DAF"/>
    <w:rsid w:val="00496532"/>
    <w:rsid w:val="004A5EEC"/>
    <w:rsid w:val="004B65D6"/>
    <w:rsid w:val="004B6CE5"/>
    <w:rsid w:val="004B7BEA"/>
    <w:rsid w:val="004C09F3"/>
    <w:rsid w:val="004E0916"/>
    <w:rsid w:val="004F1626"/>
    <w:rsid w:val="004F52CB"/>
    <w:rsid w:val="004F5E5B"/>
    <w:rsid w:val="00500B1D"/>
    <w:rsid w:val="00501A1F"/>
    <w:rsid w:val="005037EC"/>
    <w:rsid w:val="00510981"/>
    <w:rsid w:val="0051555C"/>
    <w:rsid w:val="00515749"/>
    <w:rsid w:val="00522399"/>
    <w:rsid w:val="005235EA"/>
    <w:rsid w:val="0053252C"/>
    <w:rsid w:val="00537187"/>
    <w:rsid w:val="00540E10"/>
    <w:rsid w:val="00544FD6"/>
    <w:rsid w:val="00550059"/>
    <w:rsid w:val="00552D76"/>
    <w:rsid w:val="005618E7"/>
    <w:rsid w:val="00561F52"/>
    <w:rsid w:val="0056381C"/>
    <w:rsid w:val="0058335E"/>
    <w:rsid w:val="0059054C"/>
    <w:rsid w:val="005A3A2C"/>
    <w:rsid w:val="005A778F"/>
    <w:rsid w:val="005B2540"/>
    <w:rsid w:val="005B7F8E"/>
    <w:rsid w:val="005C5F9D"/>
    <w:rsid w:val="005C6027"/>
    <w:rsid w:val="005D072F"/>
    <w:rsid w:val="005D5603"/>
    <w:rsid w:val="005D75F5"/>
    <w:rsid w:val="005E5E58"/>
    <w:rsid w:val="005F5EB7"/>
    <w:rsid w:val="0060064D"/>
    <w:rsid w:val="006064C8"/>
    <w:rsid w:val="00610C02"/>
    <w:rsid w:val="00620E55"/>
    <w:rsid w:val="006217CE"/>
    <w:rsid w:val="00623669"/>
    <w:rsid w:val="0063385C"/>
    <w:rsid w:val="00640DC4"/>
    <w:rsid w:val="00647675"/>
    <w:rsid w:val="00650276"/>
    <w:rsid w:val="00651660"/>
    <w:rsid w:val="00660DDF"/>
    <w:rsid w:val="006645D3"/>
    <w:rsid w:val="00673418"/>
    <w:rsid w:val="00673451"/>
    <w:rsid w:val="00675F95"/>
    <w:rsid w:val="00686379"/>
    <w:rsid w:val="0068691E"/>
    <w:rsid w:val="00686BC8"/>
    <w:rsid w:val="0069301B"/>
    <w:rsid w:val="00693B1D"/>
    <w:rsid w:val="006A1224"/>
    <w:rsid w:val="006A1CD8"/>
    <w:rsid w:val="006A59F4"/>
    <w:rsid w:val="006A71C7"/>
    <w:rsid w:val="006B2EBA"/>
    <w:rsid w:val="006B6FED"/>
    <w:rsid w:val="006C521A"/>
    <w:rsid w:val="006E3D83"/>
    <w:rsid w:val="006E74E6"/>
    <w:rsid w:val="006F3810"/>
    <w:rsid w:val="006F645F"/>
    <w:rsid w:val="007038ED"/>
    <w:rsid w:val="00704758"/>
    <w:rsid w:val="00714B2E"/>
    <w:rsid w:val="007208B0"/>
    <w:rsid w:val="00724B6B"/>
    <w:rsid w:val="00736220"/>
    <w:rsid w:val="00736C29"/>
    <w:rsid w:val="007543F5"/>
    <w:rsid w:val="00760A96"/>
    <w:rsid w:val="0076352E"/>
    <w:rsid w:val="00765799"/>
    <w:rsid w:val="007675FE"/>
    <w:rsid w:val="007731F0"/>
    <w:rsid w:val="0077352B"/>
    <w:rsid w:val="00773628"/>
    <w:rsid w:val="00777782"/>
    <w:rsid w:val="007866FA"/>
    <w:rsid w:val="00791326"/>
    <w:rsid w:val="007933E9"/>
    <w:rsid w:val="007A4672"/>
    <w:rsid w:val="007A5F90"/>
    <w:rsid w:val="007B0FFA"/>
    <w:rsid w:val="007B28D5"/>
    <w:rsid w:val="007C178F"/>
    <w:rsid w:val="007D002C"/>
    <w:rsid w:val="007D3782"/>
    <w:rsid w:val="007E41C6"/>
    <w:rsid w:val="007E48A1"/>
    <w:rsid w:val="007E5F61"/>
    <w:rsid w:val="007F0DC9"/>
    <w:rsid w:val="007F33C9"/>
    <w:rsid w:val="007F7EEF"/>
    <w:rsid w:val="00801F36"/>
    <w:rsid w:val="008058CB"/>
    <w:rsid w:val="00812A0A"/>
    <w:rsid w:val="008135C1"/>
    <w:rsid w:val="00821371"/>
    <w:rsid w:val="00825898"/>
    <w:rsid w:val="00827A5B"/>
    <w:rsid w:val="00831FD2"/>
    <w:rsid w:val="0083383D"/>
    <w:rsid w:val="008340F8"/>
    <w:rsid w:val="0083673C"/>
    <w:rsid w:val="008369EA"/>
    <w:rsid w:val="008516FE"/>
    <w:rsid w:val="00851DC5"/>
    <w:rsid w:val="00856B48"/>
    <w:rsid w:val="008670A1"/>
    <w:rsid w:val="00870347"/>
    <w:rsid w:val="00892236"/>
    <w:rsid w:val="008A2AD5"/>
    <w:rsid w:val="008A6428"/>
    <w:rsid w:val="008B080C"/>
    <w:rsid w:val="008B2119"/>
    <w:rsid w:val="008B7C60"/>
    <w:rsid w:val="008C00C5"/>
    <w:rsid w:val="008C0E4F"/>
    <w:rsid w:val="008C3361"/>
    <w:rsid w:val="008C7350"/>
    <w:rsid w:val="008E1D16"/>
    <w:rsid w:val="008E21E5"/>
    <w:rsid w:val="008E7FD6"/>
    <w:rsid w:val="008F21C8"/>
    <w:rsid w:val="00901272"/>
    <w:rsid w:val="0090219A"/>
    <w:rsid w:val="009046A1"/>
    <w:rsid w:val="0090586C"/>
    <w:rsid w:val="00911DD9"/>
    <w:rsid w:val="00912D60"/>
    <w:rsid w:val="00916166"/>
    <w:rsid w:val="00923A6B"/>
    <w:rsid w:val="00927F8F"/>
    <w:rsid w:val="009319BE"/>
    <w:rsid w:val="0093653E"/>
    <w:rsid w:val="009375C2"/>
    <w:rsid w:val="00950E52"/>
    <w:rsid w:val="00954436"/>
    <w:rsid w:val="00964BAF"/>
    <w:rsid w:val="00965899"/>
    <w:rsid w:val="00965BAA"/>
    <w:rsid w:val="00967BFD"/>
    <w:rsid w:val="00971E11"/>
    <w:rsid w:val="00973797"/>
    <w:rsid w:val="00986E33"/>
    <w:rsid w:val="009871F7"/>
    <w:rsid w:val="0099170D"/>
    <w:rsid w:val="009974CC"/>
    <w:rsid w:val="009A462D"/>
    <w:rsid w:val="009A4FC4"/>
    <w:rsid w:val="009B7B0D"/>
    <w:rsid w:val="009C2F73"/>
    <w:rsid w:val="009E349A"/>
    <w:rsid w:val="009E6202"/>
    <w:rsid w:val="009F0B8F"/>
    <w:rsid w:val="009F4587"/>
    <w:rsid w:val="00A008C3"/>
    <w:rsid w:val="00A030F8"/>
    <w:rsid w:val="00A243BA"/>
    <w:rsid w:val="00A2555F"/>
    <w:rsid w:val="00A314C2"/>
    <w:rsid w:val="00A3273F"/>
    <w:rsid w:val="00A32805"/>
    <w:rsid w:val="00A35680"/>
    <w:rsid w:val="00A37489"/>
    <w:rsid w:val="00A40569"/>
    <w:rsid w:val="00A54FC6"/>
    <w:rsid w:val="00A605B8"/>
    <w:rsid w:val="00A725EC"/>
    <w:rsid w:val="00A73294"/>
    <w:rsid w:val="00A81A1C"/>
    <w:rsid w:val="00A857B7"/>
    <w:rsid w:val="00A91B19"/>
    <w:rsid w:val="00A96B94"/>
    <w:rsid w:val="00AA51A2"/>
    <w:rsid w:val="00AA61F1"/>
    <w:rsid w:val="00AB741E"/>
    <w:rsid w:val="00AB79B2"/>
    <w:rsid w:val="00AE0D08"/>
    <w:rsid w:val="00AF4685"/>
    <w:rsid w:val="00B0059C"/>
    <w:rsid w:val="00B03335"/>
    <w:rsid w:val="00B104E2"/>
    <w:rsid w:val="00B10503"/>
    <w:rsid w:val="00B137BA"/>
    <w:rsid w:val="00B14659"/>
    <w:rsid w:val="00B155F2"/>
    <w:rsid w:val="00B21FA7"/>
    <w:rsid w:val="00B22479"/>
    <w:rsid w:val="00B312B8"/>
    <w:rsid w:val="00B31595"/>
    <w:rsid w:val="00B32C90"/>
    <w:rsid w:val="00B37EEF"/>
    <w:rsid w:val="00B40400"/>
    <w:rsid w:val="00B40EE7"/>
    <w:rsid w:val="00B4474A"/>
    <w:rsid w:val="00B46EFA"/>
    <w:rsid w:val="00B555B8"/>
    <w:rsid w:val="00B639BF"/>
    <w:rsid w:val="00B670EB"/>
    <w:rsid w:val="00B7131E"/>
    <w:rsid w:val="00B726C7"/>
    <w:rsid w:val="00B86D5E"/>
    <w:rsid w:val="00B9456E"/>
    <w:rsid w:val="00B95694"/>
    <w:rsid w:val="00B97B75"/>
    <w:rsid w:val="00BA5297"/>
    <w:rsid w:val="00BA53B7"/>
    <w:rsid w:val="00BA5A26"/>
    <w:rsid w:val="00BA5BEF"/>
    <w:rsid w:val="00BC572B"/>
    <w:rsid w:val="00BD0B1E"/>
    <w:rsid w:val="00BD2749"/>
    <w:rsid w:val="00BE4223"/>
    <w:rsid w:val="00BE486D"/>
    <w:rsid w:val="00C074A3"/>
    <w:rsid w:val="00C14E28"/>
    <w:rsid w:val="00C14EA2"/>
    <w:rsid w:val="00C24F20"/>
    <w:rsid w:val="00C25CE3"/>
    <w:rsid w:val="00C276F1"/>
    <w:rsid w:val="00C333A8"/>
    <w:rsid w:val="00C34120"/>
    <w:rsid w:val="00C4187B"/>
    <w:rsid w:val="00C51A05"/>
    <w:rsid w:val="00C61B30"/>
    <w:rsid w:val="00C64B99"/>
    <w:rsid w:val="00C64EE4"/>
    <w:rsid w:val="00C670C9"/>
    <w:rsid w:val="00C709A8"/>
    <w:rsid w:val="00C76A6C"/>
    <w:rsid w:val="00C771B3"/>
    <w:rsid w:val="00C86BDE"/>
    <w:rsid w:val="00CA2C58"/>
    <w:rsid w:val="00CA385A"/>
    <w:rsid w:val="00CB517F"/>
    <w:rsid w:val="00CB57AD"/>
    <w:rsid w:val="00CC3DCA"/>
    <w:rsid w:val="00CD3BF9"/>
    <w:rsid w:val="00CD4364"/>
    <w:rsid w:val="00CD5C3D"/>
    <w:rsid w:val="00CE42D9"/>
    <w:rsid w:val="00CE5984"/>
    <w:rsid w:val="00CE6A47"/>
    <w:rsid w:val="00CF1614"/>
    <w:rsid w:val="00D06B81"/>
    <w:rsid w:val="00D10D02"/>
    <w:rsid w:val="00D1328A"/>
    <w:rsid w:val="00D203F5"/>
    <w:rsid w:val="00D20546"/>
    <w:rsid w:val="00D2366C"/>
    <w:rsid w:val="00D3098C"/>
    <w:rsid w:val="00D3756B"/>
    <w:rsid w:val="00D43DA0"/>
    <w:rsid w:val="00D560A4"/>
    <w:rsid w:val="00D64821"/>
    <w:rsid w:val="00D66F69"/>
    <w:rsid w:val="00D83A5A"/>
    <w:rsid w:val="00D86440"/>
    <w:rsid w:val="00D925AE"/>
    <w:rsid w:val="00D9506C"/>
    <w:rsid w:val="00D979FB"/>
    <w:rsid w:val="00DA2891"/>
    <w:rsid w:val="00DB051F"/>
    <w:rsid w:val="00DC152F"/>
    <w:rsid w:val="00DC1FB6"/>
    <w:rsid w:val="00DC2089"/>
    <w:rsid w:val="00DC24CD"/>
    <w:rsid w:val="00DD41E1"/>
    <w:rsid w:val="00DE3803"/>
    <w:rsid w:val="00DF2CDA"/>
    <w:rsid w:val="00DF519A"/>
    <w:rsid w:val="00DF7779"/>
    <w:rsid w:val="00E02226"/>
    <w:rsid w:val="00E033A3"/>
    <w:rsid w:val="00E04A1C"/>
    <w:rsid w:val="00E12DD9"/>
    <w:rsid w:val="00E14720"/>
    <w:rsid w:val="00E14E0F"/>
    <w:rsid w:val="00E17DA1"/>
    <w:rsid w:val="00E239F4"/>
    <w:rsid w:val="00E325BC"/>
    <w:rsid w:val="00E34696"/>
    <w:rsid w:val="00E34F27"/>
    <w:rsid w:val="00E40572"/>
    <w:rsid w:val="00E43F83"/>
    <w:rsid w:val="00E4440F"/>
    <w:rsid w:val="00E47A49"/>
    <w:rsid w:val="00E64207"/>
    <w:rsid w:val="00E64922"/>
    <w:rsid w:val="00E66D53"/>
    <w:rsid w:val="00E76CBF"/>
    <w:rsid w:val="00E81936"/>
    <w:rsid w:val="00E83297"/>
    <w:rsid w:val="00E85857"/>
    <w:rsid w:val="00E906AE"/>
    <w:rsid w:val="00E92570"/>
    <w:rsid w:val="00E9478D"/>
    <w:rsid w:val="00E95A3E"/>
    <w:rsid w:val="00E97F44"/>
    <w:rsid w:val="00EA01BF"/>
    <w:rsid w:val="00EA4856"/>
    <w:rsid w:val="00EA69D0"/>
    <w:rsid w:val="00EB0124"/>
    <w:rsid w:val="00EB108E"/>
    <w:rsid w:val="00EB5A69"/>
    <w:rsid w:val="00EC4E46"/>
    <w:rsid w:val="00EC525B"/>
    <w:rsid w:val="00ED5C9A"/>
    <w:rsid w:val="00ED66E7"/>
    <w:rsid w:val="00EF0836"/>
    <w:rsid w:val="00EF11A0"/>
    <w:rsid w:val="00EF1E59"/>
    <w:rsid w:val="00EF5B1C"/>
    <w:rsid w:val="00F0747F"/>
    <w:rsid w:val="00F101CC"/>
    <w:rsid w:val="00F1577C"/>
    <w:rsid w:val="00F24FA8"/>
    <w:rsid w:val="00F30F56"/>
    <w:rsid w:val="00F31502"/>
    <w:rsid w:val="00F319D5"/>
    <w:rsid w:val="00F35CF3"/>
    <w:rsid w:val="00F519E7"/>
    <w:rsid w:val="00F54D9B"/>
    <w:rsid w:val="00F627E0"/>
    <w:rsid w:val="00F6786D"/>
    <w:rsid w:val="00F73764"/>
    <w:rsid w:val="00F75FC0"/>
    <w:rsid w:val="00F824EB"/>
    <w:rsid w:val="00F90519"/>
    <w:rsid w:val="00F9332E"/>
    <w:rsid w:val="00F94C6D"/>
    <w:rsid w:val="00F961C9"/>
    <w:rsid w:val="00FB20CC"/>
    <w:rsid w:val="00FB5168"/>
    <w:rsid w:val="00FB7840"/>
    <w:rsid w:val="00FB7B51"/>
    <w:rsid w:val="00FC0120"/>
    <w:rsid w:val="00FC2A26"/>
    <w:rsid w:val="00FC550D"/>
    <w:rsid w:val="00FC59AE"/>
    <w:rsid w:val="00FC5AEC"/>
    <w:rsid w:val="00FD1CF2"/>
    <w:rsid w:val="00FD2983"/>
    <w:rsid w:val="00FE21FE"/>
    <w:rsid w:val="00FE2418"/>
    <w:rsid w:val="00FE4163"/>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B10503"/>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3.wmf"/><Relationship Id="rId26" Type="http://schemas.openxmlformats.org/officeDocument/2006/relationships/image" Target="media/image7.wmf"/><Relationship Id="rId39" Type="http://schemas.openxmlformats.org/officeDocument/2006/relationships/footer" Target="footer3.xml"/><Relationship Id="rId21" Type="http://schemas.openxmlformats.org/officeDocument/2006/relationships/oleObject" Target="embeddings/oleObject2.bin"/><Relationship Id="rId34" Type="http://schemas.openxmlformats.org/officeDocument/2006/relationships/oleObject" Target="embeddings/oleObject9.bin"/><Relationship Id="rId42" Type="http://schemas.openxmlformats.org/officeDocument/2006/relationships/hyperlink" Target="https://doi.org/10.48550/arXiv.1005.0416" TargetMode="External"/><Relationship Id="rId47" Type="http://schemas.openxmlformats.org/officeDocument/2006/relationships/hyperlink" Target="https://doi.org/10.48550/arXiv.1404.1347" TargetMode="External"/><Relationship Id="rId50" Type="http://schemas.openxmlformats.org/officeDocument/2006/relationships/image" Target="media/image1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dhguo@xmu.edu.cn" TargetMode="External"/><Relationship Id="rId29" Type="http://schemas.openxmlformats.org/officeDocument/2006/relationships/image" Target="media/image8.wmf"/><Relationship Id="rId11" Type="http://schemas.microsoft.com/office/2011/relationships/commentsExtended" Target="commentsExtended.xml"/><Relationship Id="rId24" Type="http://schemas.openxmlformats.org/officeDocument/2006/relationships/image" Target="media/image6.wmf"/><Relationship Id="rId32" Type="http://schemas.openxmlformats.org/officeDocument/2006/relationships/oleObject" Target="embeddings/oleObject8.bin"/><Relationship Id="rId37" Type="http://schemas.openxmlformats.org/officeDocument/2006/relationships/header" Target="header1.xml"/><Relationship Id="rId40" Type="http://schemas.openxmlformats.org/officeDocument/2006/relationships/footer" Target="footer4.xml"/><Relationship Id="rId45" Type="http://schemas.openxmlformats.org/officeDocument/2006/relationships/hyperlink" Target="https://doi.org/10.1109/ICSIGSYS.2019.8811093" TargetMode="External"/><Relationship Id="rId53" Type="http://schemas.microsoft.com/office/2011/relationships/people" Target="people.xml"/><Relationship Id="rId5" Type="http://schemas.openxmlformats.org/officeDocument/2006/relationships/webSettings" Target="webSettings.xml"/><Relationship Id="rId10" Type="http://schemas.openxmlformats.org/officeDocument/2006/relationships/comments" Target="comments.xml"/><Relationship Id="rId19" Type="http://schemas.openxmlformats.org/officeDocument/2006/relationships/oleObject" Target="embeddings/oleObject1.bin"/><Relationship Id="rId31" Type="http://schemas.openxmlformats.org/officeDocument/2006/relationships/image" Target="media/image9.wmf"/><Relationship Id="rId44" Type="http://schemas.openxmlformats.org/officeDocument/2006/relationships/hyperlink" Target="https://www.researchgate.net/publication/2639200_Rapidly-Exploring_Random_Trees_A_New_Tool_for_Path_Planning"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5.wmf"/><Relationship Id="rId27" Type="http://schemas.openxmlformats.org/officeDocument/2006/relationships/oleObject" Target="embeddings/oleObject5.bin"/><Relationship Id="rId30" Type="http://schemas.openxmlformats.org/officeDocument/2006/relationships/oleObject" Target="embeddings/oleObject7.bin"/><Relationship Id="rId35" Type="http://schemas.openxmlformats.org/officeDocument/2006/relationships/image" Target="media/image11.wmf"/><Relationship Id="rId43" Type="http://schemas.openxmlformats.org/officeDocument/2006/relationships/hyperlink" Target="https://www.researchgate.net/publication/2639200_Rapidly-Exploring_Random_Trees_A_New_Tool_for_Path_Planning" TargetMode="External"/><Relationship Id="rId48" Type="http://schemas.openxmlformats.org/officeDocument/2006/relationships/hyperlink" Target="https://doi.org/10.1109/ISdea.2012.589" TargetMode="External"/><Relationship Id="rId8" Type="http://schemas.openxmlformats.org/officeDocument/2006/relationships/hyperlink" Target="http://crossmark.crossref.org/dialog/?doi=10.1007/s10846-023-01823-4&amp;domain=pdf" TargetMode="External"/><Relationship Id="rId51" Type="http://schemas.openxmlformats.org/officeDocument/2006/relationships/image" Target="media/image14.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2.png"/><Relationship Id="rId25" Type="http://schemas.openxmlformats.org/officeDocument/2006/relationships/oleObject" Target="embeddings/oleObject4.bin"/><Relationship Id="rId33" Type="http://schemas.openxmlformats.org/officeDocument/2006/relationships/image" Target="media/image10.wmf"/><Relationship Id="rId38" Type="http://schemas.openxmlformats.org/officeDocument/2006/relationships/header" Target="header2.xml"/><Relationship Id="rId46" Type="http://schemas.openxmlformats.org/officeDocument/2006/relationships/hyperlink" Target="https://doi.org/10.48550/arXiv.1403.7664" TargetMode="External"/><Relationship Id="rId20" Type="http://schemas.openxmlformats.org/officeDocument/2006/relationships/image" Target="media/image4.wmf"/><Relationship Id="rId41" Type="http://schemas.openxmlformats.org/officeDocument/2006/relationships/hyperlink" Target="mailto:2%2C399%2C496%2C491@qq.com"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oleObject" Target="embeddings/oleObject3.bin"/><Relationship Id="rId28" Type="http://schemas.openxmlformats.org/officeDocument/2006/relationships/oleObject" Target="embeddings/oleObject6.bin"/><Relationship Id="rId36" Type="http://schemas.openxmlformats.org/officeDocument/2006/relationships/oleObject" Target="embeddings/oleObject10.bin"/><Relationship Id="rId4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14</Pages>
  <Words>3835</Words>
  <Characters>21864</Characters>
  <Application>Microsoft Office Word</Application>
  <DocSecurity>0</DocSecurity>
  <Lines>182</Lines>
  <Paragraphs>51</Paragraphs>
  <ScaleCrop>false</ScaleCrop>
  <Company/>
  <LinksUpToDate>false</LinksUpToDate>
  <CharactersWithSpaces>25648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14</cp:revision>
  <cp:lastPrinted>2025-12-01T13:09:00Z</cp:lastPrinted>
  <dcterms:created xsi:type="dcterms:W3CDTF">2026-01-26T13:12:00Z</dcterms:created>
  <dcterms:modified xsi:type="dcterms:W3CDTF">2026-01-26T15:45:00Z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