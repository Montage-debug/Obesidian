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5090C614" w:rsidR="00851DC5" w:rsidRPr="00A910C4" w:rsidRDefault="00EA36C3" w:rsidP="003E21FA">
      <w:pPr>
        <w:pStyle w:val="a5"/>
        <w:spacing w:line="235" w:lineRule="auto"/>
        <w:ind w:left="0"/>
        <w:jc w:val="center"/>
        <w:rPr>
          <w:rFonts w:eastAsiaTheme="minorEastAsia"/>
          <w:w w:val="80"/>
          <w:lang w:eastAsia="zh-CN"/>
        </w:rPr>
      </w:pPr>
      <w:r w:rsidRPr="00A910C4">
        <w:rPr>
          <w:w w:val="80"/>
        </w:rPr>
        <w:t>SC-RRT: A Search-State-Driven Path Planning Algorithm with Adaptive Asymmetric Dual-Ellipsoid Constrained Sampling</w:t>
      </w:r>
    </w:p>
    <w:p w14:paraId="13F5D318" w14:textId="07C69BB9" w:rsidR="0076352E" w:rsidRPr="00A910C4" w:rsidRDefault="00EA36C3" w:rsidP="003E21FA">
      <w:pPr>
        <w:pStyle w:val="a5"/>
        <w:spacing w:line="235" w:lineRule="auto"/>
        <w:jc w:val="center"/>
        <w:rPr>
          <w:rFonts w:eastAsiaTheme="minorEastAsia"/>
          <w:color w:val="EE0000"/>
          <w:sz w:val="28"/>
          <w:szCs w:val="28"/>
          <w:lang w:eastAsia="zh-CN"/>
        </w:rPr>
      </w:pPr>
      <w:r w:rsidRPr="00A910C4">
        <w:rPr>
          <w:rFonts w:eastAsiaTheme="minorEastAsia" w:hint="eastAsia"/>
          <w:color w:val="EE0000"/>
          <w:sz w:val="28"/>
          <w:szCs w:val="28"/>
          <w:lang w:eastAsia="zh-CN"/>
        </w:rPr>
        <w:t>搜索状态驱动的</w:t>
      </w:r>
      <w:r w:rsidR="000D7B58" w:rsidRPr="00A910C4">
        <w:rPr>
          <w:rFonts w:eastAsiaTheme="minorEastAsia"/>
          <w:color w:val="EE0000"/>
          <w:sz w:val="28"/>
          <w:szCs w:val="28"/>
          <w:lang w:eastAsia="zh-CN"/>
        </w:rPr>
        <w:t>自适应</w:t>
      </w:r>
      <w:r w:rsidR="008E3093" w:rsidRPr="00A910C4">
        <w:rPr>
          <w:rFonts w:eastAsiaTheme="minorEastAsia"/>
          <w:color w:val="EE0000"/>
          <w:sz w:val="28"/>
          <w:szCs w:val="28"/>
          <w:lang w:eastAsia="zh-CN"/>
        </w:rPr>
        <w:t>非对称双椭球</w:t>
      </w:r>
      <w:r w:rsidR="000D7B58" w:rsidRPr="00A910C4">
        <w:rPr>
          <w:rFonts w:eastAsiaTheme="minorEastAsia"/>
          <w:color w:val="EE0000"/>
          <w:sz w:val="28"/>
          <w:szCs w:val="28"/>
          <w:lang w:eastAsia="zh-CN"/>
        </w:rPr>
        <w:t>约束采样</w:t>
      </w:r>
      <w:r w:rsidR="000D7B58" w:rsidRPr="00A910C4">
        <w:rPr>
          <w:rFonts w:eastAsiaTheme="minorEastAsia"/>
          <w:color w:val="EE0000"/>
          <w:sz w:val="28"/>
          <w:szCs w:val="28"/>
          <w:lang w:eastAsia="zh-CN"/>
        </w:rPr>
        <w:t>SC-RRT</w:t>
      </w:r>
      <w:r w:rsidR="00412275" w:rsidRPr="00A910C4">
        <w:rPr>
          <w:rFonts w:eastAsiaTheme="minorEastAsia" w:hint="eastAsia"/>
          <w:color w:val="EE0000"/>
          <w:sz w:val="28"/>
          <w:szCs w:val="28"/>
          <w:lang w:eastAsia="zh-CN"/>
        </w:rPr>
        <w:t>路径规划</w:t>
      </w:r>
      <w:r w:rsidR="000D7B58" w:rsidRPr="00A910C4">
        <w:rPr>
          <w:rFonts w:eastAsiaTheme="minorEastAsia"/>
          <w:color w:val="EE0000"/>
          <w:sz w:val="28"/>
          <w:szCs w:val="28"/>
          <w:lang w:eastAsia="zh-CN"/>
        </w:rPr>
        <w:t>算法</w:t>
      </w:r>
    </w:p>
    <w:p w14:paraId="0A7CBD3D" w14:textId="5160B1C3" w:rsidR="0076352E" w:rsidRPr="00A910C4" w:rsidRDefault="00A175A7" w:rsidP="003E21FA">
      <w:pPr>
        <w:pStyle w:val="31"/>
        <w:spacing w:line="244" w:lineRule="auto"/>
        <w:ind w:left="220" w:right="678" w:firstLine="0"/>
        <w:jc w:val="center"/>
        <w:rPr>
          <w:rFonts w:eastAsiaTheme="minorEastAsia"/>
          <w:lang w:eastAsia="zh-CN"/>
        </w:rPr>
      </w:pPr>
      <w:r w:rsidRPr="00A910C4">
        <w:rPr>
          <w:rFonts w:eastAsiaTheme="minorEastAsia" w:hint="eastAsia"/>
          <w:lang w:eastAsia="zh-CN"/>
        </w:rPr>
        <w:t>Yan</w:t>
      </w:r>
      <w:r w:rsidR="00247A59">
        <w:rPr>
          <w:rFonts w:eastAsiaTheme="minorEastAsia" w:hint="eastAsia"/>
          <w:lang w:eastAsia="zh-CN"/>
        </w:rPr>
        <w:t xml:space="preserve"> </w:t>
      </w:r>
      <w:r w:rsidRPr="00A910C4">
        <w:rPr>
          <w:rFonts w:eastAsiaTheme="minorEastAsia" w:hint="eastAsia"/>
          <w:lang w:eastAsia="zh-CN"/>
        </w:rPr>
        <w:t>Wu</w:t>
      </w:r>
      <w:r w:rsidRPr="00A910C4">
        <w:rPr>
          <w:rFonts w:eastAsiaTheme="minorEastAsia" w:hint="eastAsia"/>
          <w:vertAlign w:val="superscript"/>
          <w:lang w:eastAsia="zh-CN"/>
        </w:rPr>
        <w:t>1</w:t>
      </w:r>
      <w:r w:rsidRPr="00A910C4">
        <w:rPr>
          <w:spacing w:val="19"/>
        </w:rPr>
        <w:t xml:space="preserve"> </w:t>
      </w:r>
      <w:r w:rsidRPr="00A910C4">
        <w:t xml:space="preserve">· </w:t>
      </w:r>
      <w:r w:rsidR="00927F8F" w:rsidRPr="00A910C4">
        <w:rPr>
          <w:rFonts w:eastAsiaTheme="minorEastAsia" w:hint="eastAsia"/>
          <w:lang w:eastAsia="zh-CN"/>
        </w:rPr>
        <w:t>Xingyu Gu</w:t>
      </w:r>
      <w:r w:rsidR="00927F8F" w:rsidRPr="00A910C4">
        <w:t>o</w:t>
      </w:r>
      <w:r w:rsidR="00927F8F" w:rsidRPr="00A910C4">
        <w:rPr>
          <w:vertAlign w:val="superscript"/>
        </w:rPr>
        <w:t>1</w:t>
      </w:r>
      <w:r w:rsidR="00DE5CE0" w:rsidRPr="00A910C4">
        <w:rPr>
          <w:spacing w:val="19"/>
        </w:rPr>
        <w:t xml:space="preserve"> </w:t>
      </w:r>
      <w:r w:rsidR="00DE5CE0" w:rsidRPr="00A910C4">
        <w:t xml:space="preserve">· </w:t>
      </w:r>
      <w:r w:rsidR="00DE5CE0" w:rsidRPr="00A910C4">
        <w:rPr>
          <w:rFonts w:eastAsiaTheme="minorEastAsia" w:hint="eastAsia"/>
          <w:lang w:eastAsia="zh-CN"/>
        </w:rPr>
        <w:t>MuChun Fan</w:t>
      </w:r>
      <w:r w:rsidR="00DE5CE0" w:rsidRPr="00A910C4">
        <w:rPr>
          <w:vertAlign w:val="superscript"/>
        </w:rPr>
        <w:t>1</w:t>
      </w:r>
      <w:r w:rsidR="00DE5CE0" w:rsidRPr="00A910C4">
        <w:rPr>
          <w:spacing w:val="19"/>
        </w:rPr>
        <w:t xml:space="preserve"> </w:t>
      </w:r>
      <w:r w:rsidR="00DE5CE0" w:rsidRPr="00A910C4">
        <w:t>·</w:t>
      </w:r>
      <w:r w:rsidR="00DE5CE0" w:rsidRPr="00A910C4">
        <w:rPr>
          <w:spacing w:val="19"/>
        </w:rPr>
        <w:t xml:space="preserve"> </w:t>
      </w:r>
      <w:r w:rsidR="00DE5CE0" w:rsidRPr="00A910C4">
        <w:rPr>
          <w:rFonts w:eastAsiaTheme="minorEastAsia" w:hint="eastAsia"/>
          <w:lang w:eastAsia="zh-CN"/>
        </w:rPr>
        <w:t>Feng</w:t>
      </w:r>
      <w:r w:rsidR="00247A59">
        <w:rPr>
          <w:rFonts w:eastAsiaTheme="minorEastAsia" w:hint="eastAsia"/>
          <w:lang w:eastAsia="zh-CN"/>
        </w:rPr>
        <w:t xml:space="preserve"> </w:t>
      </w:r>
      <w:r w:rsidR="00DE5CE0" w:rsidRPr="00A910C4">
        <w:rPr>
          <w:rFonts w:eastAsiaTheme="minorEastAsia" w:hint="eastAsia"/>
          <w:lang w:eastAsia="zh-CN"/>
        </w:rPr>
        <w:t>Hong</w:t>
      </w:r>
      <w:r w:rsidR="00DE5CE0" w:rsidRPr="00A910C4">
        <w:rPr>
          <w:vertAlign w:val="superscript"/>
        </w:rPr>
        <w:t>1</w:t>
      </w:r>
      <w:r w:rsidR="00927F8F" w:rsidRPr="00A910C4">
        <w:rPr>
          <w:spacing w:val="19"/>
        </w:rPr>
        <w:t xml:space="preserve"> </w:t>
      </w:r>
      <w:r w:rsidR="00927F8F" w:rsidRPr="00A910C4">
        <w:t>·</w:t>
      </w:r>
      <w:r w:rsidR="00927F8F" w:rsidRPr="00A910C4">
        <w:rPr>
          <w:rFonts w:eastAsiaTheme="minorEastAsia" w:hint="eastAsia"/>
          <w:lang w:eastAsia="zh-CN"/>
        </w:rPr>
        <w:t>HongYu Gao</w:t>
      </w:r>
      <w:r w:rsidRPr="00A910C4">
        <w:rPr>
          <w:rFonts w:eastAsiaTheme="minorEastAsia" w:hint="eastAsia"/>
          <w:vertAlign w:val="superscript"/>
          <w:lang w:eastAsia="zh-CN"/>
        </w:rPr>
        <w:t>1</w:t>
      </w:r>
      <w:r w:rsidR="00927F8F" w:rsidRPr="00A910C4">
        <w:rPr>
          <w:spacing w:val="19"/>
        </w:rPr>
        <w:t xml:space="preserve"> </w:t>
      </w:r>
      <w:r w:rsidR="00927F8F" w:rsidRPr="00A910C4">
        <w:t>·</w:t>
      </w:r>
      <w:r w:rsidR="00927F8F" w:rsidRPr="00A910C4">
        <w:rPr>
          <w:spacing w:val="19"/>
        </w:rPr>
        <w:t xml:space="preserve"> </w:t>
      </w:r>
      <w:r w:rsidR="00927F8F" w:rsidRPr="00A910C4">
        <w:rPr>
          <w:rFonts w:eastAsiaTheme="minorEastAsia" w:hint="eastAsia"/>
          <w:lang w:eastAsia="zh-CN"/>
        </w:rPr>
        <w:t>JiaLe Hu</w:t>
      </w:r>
      <w:r w:rsidR="00927F8F" w:rsidRPr="00A910C4">
        <w:rPr>
          <w:vertAlign w:val="superscript"/>
        </w:rPr>
        <w:t>1</w:t>
      </w:r>
    </w:p>
    <w:p w14:paraId="5D99FCB3" w14:textId="2017EA25" w:rsidR="00B4474A" w:rsidRPr="00A910C4" w:rsidRDefault="00821371" w:rsidP="003E21FA">
      <w:pPr>
        <w:pStyle w:val="31"/>
        <w:spacing w:before="156"/>
        <w:ind w:left="0" w:firstLine="0"/>
        <w:jc w:val="both"/>
        <w:rPr>
          <w:rFonts w:ascii="Arial" w:eastAsiaTheme="minorEastAsia" w:hAnsi="Arial" w:cs="Times New Roman"/>
          <w:bCs w:val="0"/>
          <w:spacing w:val="-2"/>
          <w:lang w:eastAsia="zh-CN"/>
        </w:rPr>
      </w:pPr>
      <w:bookmarkStart w:id="0" w:name="Abstract"/>
      <w:bookmarkEnd w:id="0"/>
      <w:r w:rsidRPr="00A910C4">
        <w:rPr>
          <w:rFonts w:ascii="Arial" w:eastAsia="Times New Roman" w:hAnsi="Arial" w:cs="Times New Roman"/>
          <w:bCs w:val="0"/>
          <w:spacing w:val="-2"/>
          <w:lang w:eastAsia="zh-CN"/>
        </w:rPr>
        <w:t>Abstract</w:t>
      </w:r>
      <w:r w:rsidR="005D13D5" w:rsidRPr="00A910C4">
        <w:rPr>
          <w:rFonts w:ascii="Arial" w:eastAsiaTheme="minorEastAsia" w:hAnsi="Arial" w:cs="Times New Roman" w:hint="eastAsia"/>
          <w:bCs w:val="0"/>
          <w:spacing w:val="-2"/>
          <w:lang w:eastAsia="zh-CN"/>
        </w:rPr>
        <w:t>:</w:t>
      </w:r>
    </w:p>
    <w:p w14:paraId="494C23B2" w14:textId="1B5A7DFC" w:rsidR="00DE2AA3" w:rsidRPr="00A910C4" w:rsidRDefault="00AE1B70" w:rsidP="003E21FA">
      <w:pPr>
        <w:pStyle w:val="a3"/>
        <w:spacing w:before="9" w:line="261" w:lineRule="auto"/>
        <w:ind w:right="110" w:firstLine="500"/>
        <w:jc w:val="both"/>
        <w:rPr>
          <w:rFonts w:eastAsiaTheme="minorEastAsia"/>
          <w:sz w:val="22"/>
          <w:szCs w:val="22"/>
          <w:lang w:eastAsia="zh-CN"/>
        </w:rPr>
      </w:pPr>
      <w:bookmarkStart w:id="1" w:name="OLE_LINK4"/>
      <w:r w:rsidRPr="00A910C4">
        <w:rPr>
          <w:rFonts w:eastAsiaTheme="minorEastAsia"/>
          <w:sz w:val="22"/>
          <w:szCs w:val="22"/>
          <w:lang w:eastAsia="zh-CN"/>
        </w:rPr>
        <w:t>针对复杂障碍环境中采样式路径规划算法易产生无效采样、收敛速度慢且在高障碍密度下成功率下降的问题</w:t>
      </w:r>
      <w:r w:rsidR="006039D1" w:rsidRPr="00A910C4">
        <w:rPr>
          <w:rFonts w:eastAsiaTheme="minorEastAsia"/>
          <w:sz w:val="22"/>
          <w:szCs w:val="22"/>
          <w:lang w:eastAsia="zh-CN"/>
        </w:rPr>
        <w:t>，</w:t>
      </w:r>
      <w:r w:rsidR="00B4474A" w:rsidRPr="00A910C4">
        <w:rPr>
          <w:rFonts w:eastAsiaTheme="minorEastAsia"/>
          <w:sz w:val="22"/>
          <w:szCs w:val="22"/>
          <w:lang w:eastAsia="zh-CN"/>
        </w:rPr>
        <w:t>本文提出了一种基于自适应</w:t>
      </w:r>
      <w:r w:rsidR="00DA32EB" w:rsidRPr="00A910C4">
        <w:rPr>
          <w:rFonts w:eastAsiaTheme="minorEastAsia"/>
          <w:sz w:val="22"/>
          <w:szCs w:val="22"/>
          <w:lang w:eastAsia="zh-CN"/>
        </w:rPr>
        <w:t>非对称双椭球</w:t>
      </w:r>
      <w:r w:rsidRPr="00A910C4">
        <w:rPr>
          <w:rFonts w:eastAsiaTheme="minorEastAsia"/>
          <w:sz w:val="22"/>
          <w:szCs w:val="22"/>
          <w:lang w:eastAsia="zh-CN"/>
        </w:rPr>
        <w:t>约束</w:t>
      </w:r>
      <w:r w:rsidR="00B4474A" w:rsidRPr="00A910C4">
        <w:rPr>
          <w:rFonts w:eastAsiaTheme="minorEastAsia"/>
          <w:sz w:val="22"/>
          <w:szCs w:val="22"/>
          <w:lang w:eastAsia="zh-CN"/>
        </w:rPr>
        <w:t>采样的</w:t>
      </w:r>
      <w:r w:rsidR="00B4474A" w:rsidRPr="00A910C4">
        <w:rPr>
          <w:rFonts w:eastAsiaTheme="minorEastAsia"/>
          <w:sz w:val="22"/>
          <w:szCs w:val="22"/>
          <w:lang w:eastAsia="zh-CN"/>
        </w:rPr>
        <w:t>SC-RRT</w:t>
      </w:r>
      <w:r w:rsidR="00B4474A" w:rsidRPr="00A910C4">
        <w:rPr>
          <w:rFonts w:eastAsiaTheme="minorEastAsia"/>
          <w:sz w:val="22"/>
          <w:szCs w:val="22"/>
          <w:lang w:eastAsia="zh-CN"/>
        </w:rPr>
        <w:t>路径规划算法。</w:t>
      </w:r>
      <w:r w:rsidRPr="00A910C4">
        <w:rPr>
          <w:rFonts w:eastAsiaTheme="minorEastAsia"/>
          <w:sz w:val="22"/>
          <w:szCs w:val="22"/>
          <w:lang w:eastAsia="zh-CN"/>
        </w:rPr>
        <w:t>该方法在双向并行扩展框架下</w:t>
      </w:r>
      <w:r w:rsidR="00412275" w:rsidRPr="00A910C4">
        <w:rPr>
          <w:rFonts w:eastAsiaTheme="minorEastAsia" w:hint="eastAsia"/>
          <w:sz w:val="22"/>
          <w:szCs w:val="22"/>
          <w:lang w:eastAsia="zh-CN"/>
        </w:rPr>
        <w:t>，通过</w:t>
      </w:r>
      <w:r w:rsidRPr="00A910C4">
        <w:rPr>
          <w:rFonts w:eastAsiaTheme="minorEastAsia"/>
          <w:sz w:val="22"/>
          <w:szCs w:val="22"/>
          <w:lang w:eastAsia="zh-CN"/>
        </w:rPr>
        <w:t>引入中介点引导，将全局规划</w:t>
      </w:r>
      <w:r w:rsidR="00C53B0D" w:rsidRPr="00A910C4">
        <w:rPr>
          <w:rFonts w:eastAsiaTheme="minorEastAsia" w:hint="eastAsia"/>
          <w:sz w:val="22"/>
          <w:szCs w:val="22"/>
          <w:lang w:eastAsia="zh-CN"/>
        </w:rPr>
        <w:t>任务</w:t>
      </w:r>
      <w:r w:rsidRPr="00A910C4">
        <w:rPr>
          <w:rFonts w:eastAsiaTheme="minorEastAsia"/>
          <w:sz w:val="22"/>
          <w:szCs w:val="22"/>
          <w:lang w:eastAsia="zh-CN"/>
        </w:rPr>
        <w:t>分解为阶段性子问题，</w:t>
      </w:r>
      <w:r w:rsidR="00C53B0D" w:rsidRPr="00A910C4">
        <w:rPr>
          <w:rFonts w:eastAsiaTheme="minorEastAsia" w:hint="eastAsia"/>
          <w:sz w:val="22"/>
          <w:szCs w:val="22"/>
          <w:lang w:eastAsia="zh-CN"/>
        </w:rPr>
        <w:t>通过</w:t>
      </w:r>
      <w:r w:rsidRPr="00A910C4">
        <w:rPr>
          <w:rFonts w:eastAsiaTheme="minorEastAsia"/>
          <w:sz w:val="22"/>
          <w:szCs w:val="22"/>
          <w:lang w:eastAsia="zh-CN"/>
        </w:rPr>
        <w:t>构造尺度可变</w:t>
      </w:r>
      <w:r w:rsidR="00412275" w:rsidRPr="00A910C4">
        <w:rPr>
          <w:rFonts w:eastAsiaTheme="minorEastAsia" w:hint="eastAsia"/>
          <w:sz w:val="22"/>
          <w:szCs w:val="22"/>
          <w:lang w:eastAsia="zh-CN"/>
        </w:rPr>
        <w:t>、</w:t>
      </w:r>
      <w:r w:rsidRPr="00A910C4">
        <w:rPr>
          <w:rFonts w:eastAsiaTheme="minorEastAsia"/>
          <w:sz w:val="22"/>
          <w:szCs w:val="22"/>
          <w:lang w:eastAsia="zh-CN"/>
        </w:rPr>
        <w:t>非对称的双向知情采样</w:t>
      </w:r>
      <w:r w:rsidR="00E85A8F">
        <w:rPr>
          <w:rFonts w:eastAsiaTheme="minorEastAsia" w:hint="eastAsia"/>
          <w:sz w:val="22"/>
          <w:szCs w:val="22"/>
          <w:lang w:eastAsia="zh-CN"/>
        </w:rPr>
        <w:t>子集</w:t>
      </w:r>
      <w:r w:rsidRPr="00A910C4">
        <w:rPr>
          <w:rFonts w:eastAsiaTheme="minorEastAsia" w:hint="eastAsia"/>
          <w:sz w:val="22"/>
          <w:szCs w:val="22"/>
          <w:lang w:eastAsia="zh-CN"/>
        </w:rPr>
        <w:t>，</w:t>
      </w:r>
      <w:r w:rsidRPr="00A910C4">
        <w:rPr>
          <w:rFonts w:eastAsiaTheme="minorEastAsia"/>
          <w:sz w:val="22"/>
          <w:szCs w:val="22"/>
          <w:lang w:eastAsia="zh-CN"/>
        </w:rPr>
        <w:t>使采样逐步聚焦于更</w:t>
      </w:r>
      <w:r w:rsidR="00C53B0D" w:rsidRPr="00A910C4">
        <w:rPr>
          <w:rFonts w:eastAsiaTheme="minorEastAsia"/>
          <w:sz w:val="22"/>
          <w:szCs w:val="22"/>
          <w:lang w:eastAsia="zh-CN"/>
        </w:rPr>
        <w:t>具改进潜力的可行</w:t>
      </w:r>
      <w:r w:rsidR="00C53B0D" w:rsidRPr="00A910C4">
        <w:rPr>
          <w:rFonts w:eastAsiaTheme="minorEastAsia" w:hint="eastAsia"/>
          <w:sz w:val="22"/>
          <w:szCs w:val="22"/>
          <w:lang w:eastAsia="zh-CN"/>
        </w:rPr>
        <w:t>路径</w:t>
      </w:r>
      <w:r w:rsidRPr="00A910C4">
        <w:rPr>
          <w:rFonts w:eastAsiaTheme="minorEastAsia"/>
          <w:sz w:val="22"/>
          <w:szCs w:val="22"/>
          <w:lang w:eastAsia="zh-CN"/>
        </w:rPr>
        <w:t>，形成自适应双椭球约束采样策略（</w:t>
      </w:r>
      <w:r w:rsidRPr="00A910C4">
        <w:rPr>
          <w:rFonts w:eastAsiaTheme="minorEastAsia"/>
          <w:sz w:val="22"/>
          <w:szCs w:val="22"/>
          <w:lang w:eastAsia="zh-CN"/>
        </w:rPr>
        <w:t>Adaptive Dual-Ellipsoid Constrained Sampling</w:t>
      </w:r>
      <w:r w:rsidR="00412275" w:rsidRPr="00A910C4">
        <w:rPr>
          <w:rFonts w:eastAsiaTheme="minorEastAsia" w:hint="eastAsia"/>
          <w:sz w:val="22"/>
          <w:szCs w:val="22"/>
          <w:lang w:eastAsia="zh-CN"/>
        </w:rPr>
        <w:t>,</w:t>
      </w:r>
      <w:r w:rsidRPr="00A910C4">
        <w:rPr>
          <w:rFonts w:eastAsiaTheme="minorEastAsia"/>
          <w:sz w:val="22"/>
          <w:szCs w:val="22"/>
          <w:lang w:eastAsia="zh-CN"/>
        </w:rPr>
        <w:t>ADCS</w:t>
      </w:r>
      <w:r w:rsidRPr="00A910C4">
        <w:rPr>
          <w:rFonts w:eastAsiaTheme="minorEastAsia"/>
          <w:sz w:val="22"/>
          <w:szCs w:val="22"/>
          <w:lang w:eastAsia="zh-CN"/>
        </w:rPr>
        <w:t>），在</w:t>
      </w:r>
      <w:r w:rsidR="00C53B0D" w:rsidRPr="00A910C4">
        <w:rPr>
          <w:rFonts w:eastAsiaTheme="minorEastAsia" w:hint="eastAsia"/>
          <w:sz w:val="22"/>
          <w:szCs w:val="22"/>
          <w:lang w:eastAsia="zh-CN"/>
        </w:rPr>
        <w:t>维持</w:t>
      </w:r>
      <w:r w:rsidRPr="00A910C4">
        <w:rPr>
          <w:rFonts w:eastAsiaTheme="minorEastAsia"/>
          <w:sz w:val="22"/>
          <w:szCs w:val="22"/>
          <w:lang w:eastAsia="zh-CN"/>
        </w:rPr>
        <w:t>探索覆盖</w:t>
      </w:r>
      <w:r w:rsidR="00C53B0D" w:rsidRPr="00A910C4">
        <w:rPr>
          <w:rFonts w:eastAsiaTheme="minorEastAsia" w:hint="eastAsia"/>
          <w:sz w:val="22"/>
          <w:szCs w:val="22"/>
          <w:lang w:eastAsia="zh-CN"/>
        </w:rPr>
        <w:t>性</w:t>
      </w:r>
      <w:r w:rsidRPr="00A910C4">
        <w:rPr>
          <w:rFonts w:eastAsiaTheme="minorEastAsia"/>
          <w:sz w:val="22"/>
          <w:szCs w:val="22"/>
          <w:lang w:eastAsia="zh-CN"/>
        </w:rPr>
        <w:t>的同时显著提高有效采样密度</w:t>
      </w:r>
      <w:r w:rsidR="00B4474A" w:rsidRPr="00A910C4">
        <w:rPr>
          <w:rFonts w:eastAsiaTheme="minorEastAsia"/>
          <w:sz w:val="22"/>
          <w:szCs w:val="22"/>
          <w:lang w:eastAsia="zh-CN"/>
        </w:rPr>
        <w:t>。</w:t>
      </w:r>
      <w:bookmarkStart w:id="2" w:name="OLE_LINK7"/>
      <w:r w:rsidR="00570532" w:rsidRPr="00A910C4">
        <w:rPr>
          <w:rFonts w:eastAsiaTheme="minorEastAsia"/>
          <w:sz w:val="22"/>
          <w:szCs w:val="22"/>
          <w:lang w:eastAsia="zh-CN"/>
        </w:rPr>
        <w:t>为降低代价估计偏差引起的知情子集过度膨胀或过早收缩导致的无效采样</w:t>
      </w:r>
      <w:r w:rsidRPr="00A910C4">
        <w:rPr>
          <w:rFonts w:eastAsiaTheme="minorEastAsia" w:hint="eastAsia"/>
          <w:sz w:val="22"/>
          <w:szCs w:val="22"/>
          <w:lang w:eastAsia="zh-CN"/>
        </w:rPr>
        <w:t>，本文</w:t>
      </w:r>
      <w:r w:rsidR="00C53B0D" w:rsidRPr="00A910C4">
        <w:rPr>
          <w:rFonts w:eastAsiaTheme="minorEastAsia"/>
          <w:sz w:val="22"/>
          <w:szCs w:val="22"/>
          <w:lang w:eastAsia="zh-CN"/>
        </w:rPr>
        <w:t>建立了基于搜索状态反馈的在线调节机制</w:t>
      </w:r>
      <w:r w:rsidR="007421E9" w:rsidRPr="00A910C4">
        <w:rPr>
          <w:rFonts w:eastAsiaTheme="minorEastAsia" w:hint="eastAsia"/>
          <w:sz w:val="22"/>
          <w:szCs w:val="22"/>
          <w:lang w:eastAsia="zh-CN"/>
        </w:rPr>
        <w:t>（</w:t>
      </w:r>
      <w:r w:rsidR="007421E9" w:rsidRPr="00A910C4">
        <w:rPr>
          <w:rFonts w:eastAsiaTheme="minorEastAsia"/>
          <w:sz w:val="22"/>
          <w:szCs w:val="22"/>
          <w:lang w:eastAsia="zh-CN"/>
        </w:rPr>
        <w:t>Search State Feedback-Based Online Regulation</w:t>
      </w:r>
      <w:r w:rsidR="00412275" w:rsidRPr="00A910C4">
        <w:rPr>
          <w:rFonts w:eastAsiaTheme="minorEastAsia" w:hint="eastAsia"/>
          <w:sz w:val="22"/>
          <w:szCs w:val="22"/>
          <w:lang w:eastAsia="zh-CN"/>
        </w:rPr>
        <w:t>,SSFOR</w:t>
      </w:r>
      <w:r w:rsidR="007421E9" w:rsidRPr="00A910C4">
        <w:rPr>
          <w:rFonts w:eastAsiaTheme="minorEastAsia" w:hint="eastAsia"/>
          <w:sz w:val="22"/>
          <w:szCs w:val="22"/>
          <w:lang w:eastAsia="zh-CN"/>
        </w:rPr>
        <w:t>）</w:t>
      </w:r>
      <w:r w:rsidR="00CA2C58" w:rsidRPr="00A910C4">
        <w:rPr>
          <w:rFonts w:eastAsiaTheme="minorEastAsia" w:hint="eastAsia"/>
          <w:sz w:val="22"/>
          <w:szCs w:val="22"/>
          <w:lang w:eastAsia="zh-CN"/>
        </w:rPr>
        <w:t>，</w:t>
      </w:r>
      <w:r w:rsidR="006039D1" w:rsidRPr="00A910C4">
        <w:rPr>
          <w:rFonts w:eastAsiaTheme="minorEastAsia"/>
          <w:sz w:val="22"/>
          <w:szCs w:val="22"/>
          <w:lang w:eastAsia="zh-CN"/>
        </w:rPr>
        <w:t>利用</w:t>
      </w:r>
      <w:r w:rsidRPr="00A910C4">
        <w:rPr>
          <w:rFonts w:eastAsiaTheme="minorEastAsia" w:hint="eastAsia"/>
          <w:sz w:val="22"/>
          <w:szCs w:val="22"/>
          <w:lang w:eastAsia="zh-CN"/>
        </w:rPr>
        <w:t>当前</w:t>
      </w:r>
      <w:r w:rsidR="006039D1" w:rsidRPr="00A910C4">
        <w:rPr>
          <w:rFonts w:eastAsiaTheme="minorEastAsia"/>
          <w:sz w:val="22"/>
          <w:szCs w:val="22"/>
          <w:lang w:eastAsia="zh-CN"/>
        </w:rPr>
        <w:t>最优路径代价的历史演化</w:t>
      </w:r>
      <w:r w:rsidR="00EA5219" w:rsidRPr="00A910C4">
        <w:rPr>
          <w:rFonts w:eastAsiaTheme="minorEastAsia"/>
          <w:sz w:val="22"/>
          <w:szCs w:val="22"/>
          <w:lang w:eastAsia="zh-CN"/>
        </w:rPr>
        <w:t>序列</w:t>
      </w:r>
      <w:r w:rsidRPr="00A910C4">
        <w:rPr>
          <w:rFonts w:eastAsiaTheme="minorEastAsia" w:hint="eastAsia"/>
          <w:sz w:val="22"/>
          <w:szCs w:val="22"/>
          <w:lang w:eastAsia="zh-CN"/>
        </w:rPr>
        <w:t>为反馈，</w:t>
      </w:r>
      <w:r w:rsidR="006039D1" w:rsidRPr="00A910C4">
        <w:rPr>
          <w:rFonts w:eastAsiaTheme="minorEastAsia"/>
          <w:sz w:val="22"/>
          <w:szCs w:val="22"/>
          <w:lang w:eastAsia="zh-CN"/>
        </w:rPr>
        <w:t>对超椭球扩张因子</w:t>
      </w:r>
      <w:r w:rsidRPr="00A910C4">
        <w:rPr>
          <w:rFonts w:eastAsiaTheme="minorEastAsia" w:hint="eastAsia"/>
          <w:sz w:val="22"/>
          <w:szCs w:val="22"/>
          <w:lang w:eastAsia="zh-CN"/>
        </w:rPr>
        <w:t>γ</w:t>
      </w:r>
      <w:r w:rsidR="006039D1" w:rsidRPr="00A910C4">
        <w:rPr>
          <w:rFonts w:eastAsiaTheme="minorEastAsia"/>
          <w:sz w:val="22"/>
          <w:szCs w:val="22"/>
          <w:lang w:eastAsia="zh-CN"/>
        </w:rPr>
        <w:t>与启发式采样概率</w:t>
      </w:r>
      <w:r w:rsidRPr="00A910C4">
        <w:rPr>
          <w:rFonts w:eastAsiaTheme="minorEastAsia" w:hint="eastAsia"/>
          <w:sz w:val="22"/>
          <w:szCs w:val="22"/>
          <w:lang w:eastAsia="zh-CN"/>
        </w:rPr>
        <w:t>p</w:t>
      </w:r>
      <w:r w:rsidR="00EA5219" w:rsidRPr="00A910C4">
        <w:rPr>
          <w:rFonts w:eastAsiaTheme="minorEastAsia" w:hint="eastAsia"/>
          <w:sz w:val="22"/>
          <w:szCs w:val="22"/>
          <w:lang w:eastAsia="zh-CN"/>
        </w:rPr>
        <w:t>实施</w:t>
      </w:r>
      <w:r w:rsidR="006039D1" w:rsidRPr="00A910C4">
        <w:rPr>
          <w:rFonts w:eastAsiaTheme="minorEastAsia"/>
          <w:sz w:val="22"/>
          <w:szCs w:val="22"/>
          <w:lang w:eastAsia="zh-CN"/>
        </w:rPr>
        <w:t>闭环调节</w:t>
      </w:r>
      <w:r w:rsidR="00C7142B" w:rsidRPr="00A910C4">
        <w:rPr>
          <w:rFonts w:eastAsiaTheme="minorEastAsia" w:hint="eastAsia"/>
          <w:sz w:val="22"/>
          <w:szCs w:val="22"/>
          <w:lang w:eastAsia="zh-CN"/>
        </w:rPr>
        <w:t>，</w:t>
      </w:r>
      <w:r w:rsidR="00C53B0D" w:rsidRPr="00A910C4">
        <w:rPr>
          <w:rFonts w:eastAsiaTheme="minorEastAsia" w:hint="eastAsia"/>
          <w:sz w:val="22"/>
          <w:szCs w:val="22"/>
          <w:lang w:eastAsia="zh-CN"/>
        </w:rPr>
        <w:t>从而</w:t>
      </w:r>
      <w:r w:rsidR="00C53B0D" w:rsidRPr="00A910C4">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sidRPr="00A910C4">
        <w:rPr>
          <w:rFonts w:eastAsiaTheme="minorEastAsia" w:hint="eastAsia"/>
          <w:sz w:val="22"/>
          <w:szCs w:val="22"/>
          <w:lang w:eastAsia="zh-CN"/>
        </w:rPr>
        <w:t>，</w:t>
      </w:r>
      <w:r w:rsidR="00C53B0D" w:rsidRPr="00A910C4">
        <w:rPr>
          <w:rFonts w:eastAsiaTheme="minorEastAsia"/>
          <w:sz w:val="22"/>
          <w:szCs w:val="22"/>
          <w:lang w:eastAsia="zh-CN"/>
        </w:rPr>
        <w:t>结合非对称超椭球体约束策略对采样空间进行方向性压缩与扩展，增强了算法在潜在可行通道方向上的分辨能力</w:t>
      </w:r>
      <w:r w:rsidR="00C53B0D" w:rsidRPr="00A910C4">
        <w:rPr>
          <w:rFonts w:eastAsiaTheme="minorEastAsia" w:hint="eastAsia"/>
          <w:sz w:val="22"/>
          <w:szCs w:val="22"/>
          <w:lang w:eastAsia="zh-CN"/>
        </w:rPr>
        <w:t>。</w:t>
      </w:r>
      <w:bookmarkEnd w:id="2"/>
    </w:p>
    <w:bookmarkEnd w:id="1"/>
    <w:p w14:paraId="18E66862" w14:textId="5580D995" w:rsidR="007757F1" w:rsidRPr="00A910C4" w:rsidRDefault="007302FB" w:rsidP="00CD32BD">
      <w:pPr>
        <w:pStyle w:val="a3"/>
        <w:spacing w:before="9" w:line="261" w:lineRule="auto"/>
        <w:ind w:right="110" w:firstLine="500"/>
        <w:jc w:val="both"/>
        <w:rPr>
          <w:rFonts w:eastAsiaTheme="minorEastAsia"/>
          <w:sz w:val="22"/>
          <w:szCs w:val="22"/>
          <w:lang w:eastAsia="zh-CN"/>
        </w:rPr>
      </w:pPr>
      <w:r w:rsidRPr="00A910C4">
        <w:rPr>
          <w:rFonts w:eastAsiaTheme="minorEastAsia"/>
          <w:sz w:val="22"/>
          <w:szCs w:val="22"/>
          <w:lang w:eastAsia="zh-CN"/>
        </w:rPr>
        <w:t>在不同障碍密度与空间维度的仿真实验中，</w:t>
      </w:r>
      <w:r w:rsidR="00873B03" w:rsidRPr="00873B03">
        <w:rPr>
          <w:rFonts w:eastAsiaTheme="minorEastAsia"/>
          <w:sz w:val="22"/>
          <w:szCs w:val="22"/>
          <w:lang w:eastAsia="zh-CN"/>
        </w:rPr>
        <w:t>与结构最为相近的同类方法</w:t>
      </w:r>
      <w:r w:rsidR="00873B03" w:rsidRPr="00873B03">
        <w:rPr>
          <w:rFonts w:eastAsiaTheme="minorEastAsia"/>
          <w:sz w:val="22"/>
          <w:szCs w:val="22"/>
          <w:lang w:eastAsia="zh-CN"/>
        </w:rPr>
        <w:t>Dynamic-RRT</w:t>
      </w:r>
      <w:r w:rsidR="00873B03" w:rsidRPr="00873B03">
        <w:rPr>
          <w:rFonts w:eastAsiaTheme="minorEastAsia"/>
          <w:sz w:val="22"/>
          <w:szCs w:val="22"/>
          <w:lang w:eastAsia="zh-CN"/>
        </w:rPr>
        <w:t>相比，</w:t>
      </w:r>
      <w:r w:rsidR="00873B03" w:rsidRPr="00873B03">
        <w:rPr>
          <w:rFonts w:eastAsiaTheme="minorEastAsia"/>
          <w:sz w:val="22"/>
          <w:szCs w:val="22"/>
          <w:lang w:eastAsia="zh-CN"/>
        </w:rPr>
        <w:t>SC-RRT</w:t>
      </w:r>
      <w:r w:rsidR="00873B03" w:rsidRPr="00873B03">
        <w:rPr>
          <w:rFonts w:eastAsiaTheme="minorEastAsia"/>
          <w:sz w:val="22"/>
          <w:szCs w:val="22"/>
          <w:lang w:eastAsia="zh-CN"/>
        </w:rPr>
        <w:t>路径长度降低约</w:t>
      </w:r>
      <w:r w:rsidR="00873B03" w:rsidRPr="00873B03">
        <w:rPr>
          <w:rFonts w:eastAsiaTheme="minorEastAsia"/>
          <w:sz w:val="22"/>
          <w:szCs w:val="22"/>
          <w:lang w:eastAsia="zh-CN"/>
        </w:rPr>
        <w:t>10.5%</w:t>
      </w:r>
      <w:r w:rsidR="00873B03" w:rsidRPr="00873B03">
        <w:rPr>
          <w:rFonts w:eastAsiaTheme="minorEastAsia"/>
          <w:sz w:val="22"/>
          <w:szCs w:val="22"/>
          <w:lang w:eastAsia="zh-CN"/>
        </w:rPr>
        <w:t>，路径效率达</w:t>
      </w:r>
      <w:r w:rsidR="00873B03" w:rsidRPr="00873B03">
        <w:rPr>
          <w:rFonts w:eastAsiaTheme="minorEastAsia"/>
          <w:sz w:val="22"/>
          <w:szCs w:val="22"/>
          <w:lang w:eastAsia="zh-CN"/>
        </w:rPr>
        <w:t>0.9553</w:t>
      </w:r>
      <w:r w:rsidR="00873B03" w:rsidRPr="00873B03">
        <w:rPr>
          <w:rFonts w:eastAsiaTheme="minorEastAsia"/>
          <w:sz w:val="22"/>
          <w:szCs w:val="22"/>
          <w:lang w:eastAsia="zh-CN"/>
        </w:rPr>
        <w:t>；虽然路径质量略低于渐进最优的</w:t>
      </w:r>
      <w:r w:rsidR="00873B03" w:rsidRPr="00873B03">
        <w:rPr>
          <w:rFonts w:eastAsiaTheme="minorEastAsia"/>
          <w:sz w:val="22"/>
          <w:szCs w:val="22"/>
          <w:lang w:eastAsia="zh-CN"/>
        </w:rPr>
        <w:t>Informed RRT*</w:t>
      </w:r>
      <w:r w:rsidR="00873B03" w:rsidRPr="00873B03">
        <w:rPr>
          <w:rFonts w:eastAsiaTheme="minorEastAsia"/>
          <w:sz w:val="22"/>
          <w:szCs w:val="22"/>
          <w:lang w:eastAsia="zh-CN"/>
        </w:rPr>
        <w:t>，但规划时间仅为后者的</w:t>
      </w:r>
      <w:r w:rsidR="00873B03" w:rsidRPr="00873B03">
        <w:rPr>
          <w:rFonts w:eastAsiaTheme="minorEastAsia"/>
          <w:sz w:val="22"/>
          <w:szCs w:val="22"/>
          <w:lang w:eastAsia="zh-CN"/>
        </w:rPr>
        <w:t>16.2%</w:t>
      </w:r>
      <w:r w:rsidR="00873B03" w:rsidRPr="00873B03">
        <w:rPr>
          <w:rFonts w:eastAsiaTheme="minorEastAsia"/>
          <w:sz w:val="22"/>
          <w:szCs w:val="22"/>
          <w:lang w:eastAsia="zh-CN"/>
        </w:rPr>
        <w:t>，节点数减少约</w:t>
      </w:r>
      <w:r w:rsidR="00873B03" w:rsidRPr="00873B03">
        <w:rPr>
          <w:rFonts w:eastAsiaTheme="minorEastAsia"/>
          <w:sz w:val="22"/>
          <w:szCs w:val="22"/>
          <w:lang w:eastAsia="zh-CN"/>
        </w:rPr>
        <w:t>94.2%</w:t>
      </w:r>
      <w:r w:rsidR="00873B03" w:rsidRPr="00873B03">
        <w:rPr>
          <w:rFonts w:eastAsiaTheme="minorEastAsia"/>
          <w:sz w:val="22"/>
          <w:szCs w:val="22"/>
          <w:lang w:eastAsia="zh-CN"/>
        </w:rPr>
        <w:t>。</w:t>
      </w:r>
      <w:r w:rsidR="00873B9E">
        <w:rPr>
          <w:rFonts w:eastAsiaTheme="minorEastAsia" w:hint="eastAsia"/>
          <w:sz w:val="22"/>
          <w:szCs w:val="22"/>
          <w:lang w:eastAsia="zh-CN"/>
        </w:rPr>
        <w:t>结果表明，</w:t>
      </w:r>
      <w:r w:rsidR="00873B9E" w:rsidRPr="00873B9E">
        <w:rPr>
          <w:rFonts w:eastAsiaTheme="minorEastAsia"/>
          <w:sz w:val="22"/>
          <w:szCs w:val="22"/>
          <w:lang w:eastAsia="zh-CN"/>
        </w:rPr>
        <w:t xml:space="preserve">SC-RRT </w:t>
      </w:r>
      <w:r w:rsidR="00873B9E" w:rsidRPr="00873B9E">
        <w:rPr>
          <w:rFonts w:eastAsiaTheme="minorEastAsia"/>
          <w:sz w:val="22"/>
          <w:szCs w:val="22"/>
          <w:lang w:eastAsia="zh-CN"/>
        </w:rPr>
        <w:t>在路径质量、规划效率和计算资源消耗之间实现了更优的平衡，</w:t>
      </w:r>
      <w:r w:rsidRPr="00A910C4">
        <w:rPr>
          <w:rFonts w:eastAsiaTheme="minorEastAsia"/>
          <w:sz w:val="22"/>
          <w:szCs w:val="22"/>
          <w:lang w:eastAsia="zh-CN"/>
        </w:rPr>
        <w:t>在保持搜索完整性的同时有效抑制无效探索，无需先验参数调优即可在不同场景下稳定运行，其模块化的</w:t>
      </w:r>
      <w:r w:rsidRPr="00A910C4">
        <w:rPr>
          <w:rFonts w:eastAsiaTheme="minorEastAsia"/>
          <w:sz w:val="22"/>
          <w:szCs w:val="22"/>
          <w:lang w:eastAsia="zh-CN"/>
        </w:rPr>
        <w:t>ADCS</w:t>
      </w:r>
      <w:r w:rsidRPr="00A910C4">
        <w:rPr>
          <w:rFonts w:eastAsiaTheme="minorEastAsia"/>
          <w:sz w:val="22"/>
          <w:szCs w:val="22"/>
          <w:lang w:eastAsia="zh-CN"/>
        </w:rPr>
        <w:t>与</w:t>
      </w:r>
      <w:r w:rsidRPr="00A910C4">
        <w:rPr>
          <w:rFonts w:eastAsiaTheme="minorEastAsia"/>
          <w:sz w:val="22"/>
          <w:szCs w:val="22"/>
          <w:lang w:eastAsia="zh-CN"/>
        </w:rPr>
        <w:t>SSFOR</w:t>
      </w:r>
      <w:r w:rsidRPr="00A910C4">
        <w:rPr>
          <w:rFonts w:eastAsiaTheme="minorEastAsia"/>
          <w:sz w:val="22"/>
          <w:szCs w:val="22"/>
          <w:lang w:eastAsia="zh-CN"/>
        </w:rPr>
        <w:t>设计可作为独立组件集成于其他基于</w:t>
      </w:r>
      <w:r w:rsidRPr="00A910C4">
        <w:rPr>
          <w:rFonts w:eastAsiaTheme="minorEastAsia"/>
          <w:sz w:val="22"/>
          <w:szCs w:val="22"/>
          <w:lang w:eastAsia="zh-CN"/>
        </w:rPr>
        <w:t>RRT</w:t>
      </w:r>
      <w:r w:rsidRPr="00A910C4">
        <w:rPr>
          <w:rFonts w:eastAsiaTheme="minorEastAsia"/>
          <w:sz w:val="22"/>
          <w:szCs w:val="22"/>
          <w:lang w:eastAsia="zh-CN"/>
        </w:rPr>
        <w:t>的规划框架。</w:t>
      </w:r>
    </w:p>
    <w:p w14:paraId="1AAC563F" w14:textId="4F74F890" w:rsidR="00DE28E5" w:rsidRPr="00A910C4" w:rsidRDefault="00821371" w:rsidP="006C5DB7">
      <w:pPr>
        <w:pStyle w:val="a3"/>
        <w:rPr>
          <w:rFonts w:eastAsiaTheme="minorEastAsia"/>
          <w:sz w:val="19"/>
          <w:lang w:eastAsia="zh-CN"/>
        </w:rPr>
      </w:pPr>
      <w:r w:rsidRPr="00A910C4">
        <w:rPr>
          <w:rFonts w:ascii="Arial" w:hAnsi="Arial"/>
          <w:b/>
          <w:spacing w:val="-2"/>
          <w:lang w:eastAsia="zh-CN"/>
        </w:rPr>
        <w:t>Keywords</w:t>
      </w:r>
      <w:r w:rsidR="00F35CF3" w:rsidRPr="00A910C4">
        <w:rPr>
          <w:rFonts w:ascii="宋体" w:eastAsia="宋体" w:hAnsi="宋体" w:cs="宋体" w:hint="eastAsia"/>
          <w:b/>
          <w:spacing w:val="-2"/>
          <w:lang w:eastAsia="zh-CN"/>
        </w:rPr>
        <w:t>：</w:t>
      </w:r>
      <w:r w:rsidR="006E211E" w:rsidRPr="00A910C4">
        <w:rPr>
          <w:rFonts w:eastAsiaTheme="minorEastAsia"/>
          <w:spacing w:val="-2"/>
          <w:lang w:eastAsia="zh-CN"/>
        </w:rPr>
        <w:t>Sampling-based path planning; asymmetric dual-ellipsoid informed sampling; bidirectional tree search; online parameter regulation; motion planning</w:t>
      </w:r>
    </w:p>
    <w:p w14:paraId="4E5184B5" w14:textId="02CA4272" w:rsidR="000C09B1" w:rsidRPr="00A910C4" w:rsidRDefault="00821371" w:rsidP="005D13D5">
      <w:pPr>
        <w:pStyle w:val="11"/>
        <w:numPr>
          <w:ilvl w:val="0"/>
          <w:numId w:val="5"/>
        </w:numPr>
        <w:tabs>
          <w:tab w:val="left" w:pos="474"/>
        </w:tabs>
        <w:spacing w:before="109"/>
        <w:ind w:left="255" w:hanging="255"/>
      </w:pPr>
      <w:bookmarkStart w:id="3" w:name="1_Introduction"/>
      <w:bookmarkEnd w:id="3"/>
      <w:r w:rsidRPr="00A910C4">
        <w:rPr>
          <w:spacing w:val="-2"/>
          <w:w w:val="110"/>
        </w:rPr>
        <w:t>Introduction</w:t>
      </w:r>
    </w:p>
    <w:p w14:paraId="4A442872" w14:textId="6A3BE232" w:rsidR="0076352E" w:rsidRPr="00A910C4" w:rsidRDefault="007D3782" w:rsidP="00486444">
      <w:pPr>
        <w:spacing w:line="262" w:lineRule="auto"/>
        <w:ind w:firstLineChars="200" w:firstLine="440"/>
        <w:jc w:val="both"/>
        <w:rPr>
          <w:rFonts w:eastAsiaTheme="minorEastAsia"/>
          <w:lang w:eastAsia="zh-CN"/>
        </w:rPr>
      </w:pPr>
      <w:bookmarkStart w:id="4" w:name="OLE_LINK11"/>
      <w:bookmarkStart w:id="5" w:name="OLE_LINK6"/>
      <w:r w:rsidRPr="00A910C4">
        <w:rPr>
          <w:rFonts w:eastAsiaTheme="minorEastAsia" w:hint="eastAsia"/>
          <w:lang w:eastAsia="zh-CN"/>
        </w:rPr>
        <w:t>随着工业</w:t>
      </w:r>
      <w:r w:rsidRPr="00A910C4">
        <w:rPr>
          <w:rFonts w:eastAsiaTheme="minorEastAsia"/>
          <w:lang w:eastAsia="zh-CN"/>
        </w:rPr>
        <w:t>4.0</w:t>
      </w:r>
      <w:r w:rsidRPr="00A910C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_Ref223801121 \r \h</w:instrText>
      </w:r>
      <w:r w:rsidR="004204F6" w:rsidRPr="00A910C4">
        <w:rPr>
          <w:rFonts w:eastAsiaTheme="minorEastAsia"/>
          <w:lang w:eastAsia="zh-CN"/>
        </w:rPr>
        <w:instrText xml:space="preserve">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[1</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_Ref223786922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4]</w:t>
      </w:r>
      <w:r w:rsidR="004204F6" w:rsidRPr="00A910C4">
        <w:rPr>
          <w:rFonts w:eastAsiaTheme="minorEastAsia"/>
          <w:lang w:eastAsia="zh-CN"/>
        </w:rPr>
        <w:fldChar w:fldCharType="end"/>
      </w:r>
      <w:r w:rsidRPr="00A910C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_Ref223788011 \r \h</w:instrText>
      </w:r>
      <w:r w:rsidR="004204F6" w:rsidRPr="00A910C4">
        <w:rPr>
          <w:rFonts w:eastAsiaTheme="minorEastAsia"/>
          <w:lang w:eastAsia="zh-CN"/>
        </w:rPr>
        <w:instrText xml:space="preserve">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[5</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_Ref223801137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7]</w:t>
      </w:r>
      <w:r w:rsidR="004204F6" w:rsidRPr="00A910C4">
        <w:rPr>
          <w:rFonts w:eastAsiaTheme="minorEastAsia"/>
          <w:lang w:eastAsia="zh-CN"/>
        </w:rPr>
        <w:fldChar w:fldCharType="end"/>
      </w:r>
      <w:r w:rsidRPr="00A910C4">
        <w:rPr>
          <w:rFonts w:eastAsiaTheme="minorEastAsia" w:hint="eastAsia"/>
          <w:lang w:eastAsia="zh-CN"/>
        </w:rPr>
        <w:t>。因此，针对复杂环境下的机器人路径规划算法展开深入研究，不仅具有重要的理论价值，更对推动智能机器人的工程化应用具有关键意义。</w:t>
      </w:r>
      <w:r w:rsidRPr="00A910C4">
        <w:rPr>
          <w:rFonts w:eastAsiaTheme="minorEastAsia"/>
          <w:lang w:eastAsia="zh-CN"/>
        </w:rPr>
        <w:t>路径规划的核心任务是在已知起点与目标点的配置空间中，为机器人生成一条满足运动约束的无碰撞轨迹，同时平衡</w:t>
      </w:r>
      <w:r w:rsidRPr="00A910C4">
        <w:rPr>
          <w:rFonts w:eastAsiaTheme="minorEastAsia"/>
          <w:lang w:eastAsia="zh-CN"/>
        </w:rPr>
        <w:t>“</w:t>
      </w:r>
      <w:r w:rsidRPr="00A910C4">
        <w:rPr>
          <w:rFonts w:eastAsiaTheme="minorEastAsia"/>
          <w:lang w:eastAsia="zh-CN"/>
        </w:rPr>
        <w:t>实时响应</w:t>
      </w:r>
      <w:r w:rsidRPr="00A910C4">
        <w:rPr>
          <w:rFonts w:eastAsiaTheme="minorEastAsia"/>
          <w:lang w:eastAsia="zh-CN"/>
        </w:rPr>
        <w:t>”</w:t>
      </w:r>
      <w:r w:rsidRPr="00A910C4">
        <w:rPr>
          <w:rFonts w:eastAsiaTheme="minorEastAsia"/>
          <w:lang w:eastAsia="zh-CN"/>
        </w:rPr>
        <w:t>与</w:t>
      </w:r>
      <w:r w:rsidRPr="00A910C4">
        <w:rPr>
          <w:rFonts w:eastAsiaTheme="minorEastAsia"/>
          <w:lang w:eastAsia="zh-CN"/>
        </w:rPr>
        <w:t>“</w:t>
      </w:r>
      <w:r w:rsidRPr="00A910C4">
        <w:rPr>
          <w:rFonts w:eastAsiaTheme="minorEastAsia"/>
          <w:lang w:eastAsia="zh-CN"/>
        </w:rPr>
        <w:t>路径最优</w:t>
      </w:r>
      <w:r w:rsidRPr="00A910C4">
        <w:rPr>
          <w:rFonts w:eastAsiaTheme="minorEastAsia"/>
          <w:lang w:eastAsia="zh-CN"/>
        </w:rPr>
        <w:t>”</w:t>
      </w:r>
      <w:r w:rsidRPr="00A910C4">
        <w:rPr>
          <w:rFonts w:eastAsiaTheme="minorEastAsia"/>
          <w:lang w:eastAsia="zh-CN"/>
        </w:rPr>
        <w:t>两大核心目标</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_Ref223801156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[8</w:t>
      </w:r>
      <w:r w:rsidR="004204F6" w:rsidRPr="00A910C4">
        <w:rPr>
          <w:rFonts w:eastAsiaTheme="minorEastAsia"/>
          <w:lang w:eastAsia="zh-CN"/>
        </w:rPr>
        <w:fldChar w:fldCharType="end"/>
      </w:r>
      <w:r w:rsidR="004204F6" w:rsidRPr="00A910C4">
        <w:rPr>
          <w:rFonts w:eastAsiaTheme="minorEastAsia" w:hint="eastAsia"/>
          <w:lang w:eastAsia="zh-CN"/>
        </w:rPr>
        <w:t>-</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_Ref223801157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9]</w:t>
      </w:r>
      <w:r w:rsidR="004204F6" w:rsidRPr="00A910C4">
        <w:rPr>
          <w:rFonts w:eastAsiaTheme="minorEastAsia"/>
          <w:lang w:eastAsia="zh-CN"/>
        </w:rPr>
        <w:fldChar w:fldCharType="end"/>
      </w:r>
      <w:r w:rsidRPr="00A910C4">
        <w:rPr>
          <w:rFonts w:eastAsiaTheme="minorEastAsia"/>
          <w:lang w:eastAsia="zh-CN"/>
        </w:rPr>
        <w:t>。</w:t>
      </w:r>
      <w:r w:rsidR="00D9506C" w:rsidRPr="00A910C4">
        <w:rPr>
          <w:rFonts w:eastAsiaTheme="minorEastAsia"/>
          <w:lang w:eastAsia="zh-CN"/>
        </w:rPr>
        <w:t>在动态环境下，随机分布的障碍物及系统不确定性进一步加剧了规划难度，</w:t>
      </w:r>
      <w:r w:rsidR="008D16A4" w:rsidRPr="00A910C4">
        <w:rPr>
          <w:rFonts w:eastAsiaTheme="minorEastAsia" w:hint="eastAsia"/>
          <w:lang w:eastAsia="zh-CN"/>
        </w:rPr>
        <w:t>采样约束条件下的可行域收缩与树生长效率下降尤为突出</w:t>
      </w:r>
      <w:r w:rsidR="00EE2B6A" w:rsidRPr="00A910C4">
        <w:rPr>
          <w:rFonts w:eastAsiaTheme="minorEastAsia"/>
          <w:lang w:eastAsia="zh-CN"/>
        </w:rPr>
        <w:fldChar w:fldCharType="begin"/>
      </w:r>
      <w:r w:rsidR="00EE2B6A" w:rsidRPr="00A910C4">
        <w:rPr>
          <w:rFonts w:eastAsiaTheme="minorEastAsia"/>
          <w:lang w:eastAsia="zh-CN"/>
        </w:rPr>
        <w:instrText xml:space="preserve"> </w:instrText>
      </w:r>
      <w:r w:rsidR="00EE2B6A" w:rsidRPr="00A910C4">
        <w:rPr>
          <w:rFonts w:eastAsiaTheme="minorEastAsia" w:hint="eastAsia"/>
          <w:lang w:eastAsia="zh-CN"/>
        </w:rPr>
        <w:instrText>REF _Ref224485128 \r \h</w:instrText>
      </w:r>
      <w:r w:rsidR="00EE2B6A" w:rsidRPr="00A910C4">
        <w:rPr>
          <w:rFonts w:eastAsiaTheme="minorEastAsia"/>
          <w:lang w:eastAsia="zh-CN"/>
        </w:rPr>
        <w:instrText xml:space="preserve"> </w:instrText>
      </w:r>
      <w:r w:rsidR="00A910C4">
        <w:rPr>
          <w:rFonts w:eastAsiaTheme="minorEastAsia"/>
          <w:lang w:eastAsia="zh-CN"/>
        </w:rPr>
        <w:instrText xml:space="preserve"> \* MERGEFORMAT </w:instrText>
      </w:r>
      <w:r w:rsidR="00EE2B6A" w:rsidRPr="00A910C4">
        <w:rPr>
          <w:rFonts w:eastAsiaTheme="minorEastAsia"/>
          <w:lang w:eastAsia="zh-CN"/>
        </w:rPr>
      </w:r>
      <w:r w:rsidR="00EE2B6A" w:rsidRPr="00A910C4">
        <w:rPr>
          <w:rFonts w:eastAsiaTheme="minorEastAsia"/>
          <w:lang w:eastAsia="zh-CN"/>
        </w:rPr>
        <w:fldChar w:fldCharType="separate"/>
      </w:r>
      <w:r w:rsidR="0097235F">
        <w:rPr>
          <w:rFonts w:eastAsiaTheme="minorEastAsia"/>
          <w:lang w:eastAsia="zh-CN"/>
        </w:rPr>
        <w:t>[10]</w:t>
      </w:r>
      <w:r w:rsidR="00EE2B6A" w:rsidRPr="00A910C4">
        <w:rPr>
          <w:rFonts w:eastAsiaTheme="minorEastAsia"/>
          <w:lang w:eastAsia="zh-CN"/>
        </w:rPr>
        <w:fldChar w:fldCharType="end"/>
      </w:r>
      <w:r w:rsidR="008D16A4" w:rsidRPr="00A910C4">
        <w:rPr>
          <w:rFonts w:eastAsiaTheme="minorEastAsia" w:hint="eastAsia"/>
          <w:lang w:eastAsia="zh-CN"/>
        </w:rPr>
        <w:t>，</w:t>
      </w:r>
      <w:r w:rsidR="00D9506C" w:rsidRPr="00A910C4">
        <w:rPr>
          <w:rFonts w:eastAsiaTheme="minorEastAsia"/>
          <w:lang w:eastAsia="zh-CN"/>
        </w:rPr>
        <w:t>使得同时实现快速收敛与高质量路径成为当前研究中的关键挑战</w:t>
      </w:r>
      <w:r w:rsidR="004204F6" w:rsidRPr="00A910C4">
        <w:rPr>
          <w:rFonts w:eastAsiaTheme="minorEastAsia"/>
          <w:lang w:eastAsia="zh-CN"/>
        </w:rPr>
        <w:fldChar w:fldCharType="begin"/>
      </w:r>
      <w:r w:rsidR="004204F6" w:rsidRPr="00A910C4">
        <w:rPr>
          <w:rFonts w:eastAsiaTheme="minorEastAsia"/>
          <w:lang w:eastAsia="zh-CN"/>
        </w:rPr>
        <w:instrText xml:space="preserve"> REF _Ref223790271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[11</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_Ref223801187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12]</w:t>
      </w:r>
      <w:r w:rsidR="004204F6" w:rsidRPr="00A910C4">
        <w:rPr>
          <w:rFonts w:eastAsiaTheme="minorEastAsia"/>
          <w:lang w:eastAsia="zh-CN"/>
        </w:rPr>
        <w:fldChar w:fldCharType="end"/>
      </w:r>
      <w:r w:rsidR="00D9506C" w:rsidRPr="00A910C4">
        <w:rPr>
          <w:rFonts w:eastAsiaTheme="minorEastAsia"/>
          <w:lang w:eastAsia="zh-CN"/>
        </w:rPr>
        <w:t>。</w:t>
      </w:r>
    </w:p>
    <w:p w14:paraId="0F7AFE4D" w14:textId="53DA5117" w:rsidR="00003510" w:rsidRPr="00A910C4" w:rsidRDefault="00E4440F" w:rsidP="00A910C4">
      <w:pPr>
        <w:spacing w:line="262" w:lineRule="auto"/>
        <w:ind w:firstLineChars="200" w:firstLine="440"/>
        <w:jc w:val="both"/>
        <w:rPr>
          <w:rFonts w:eastAsiaTheme="minorEastAsia"/>
          <w:lang w:eastAsia="zh-CN"/>
        </w:rPr>
      </w:pPr>
      <w:r w:rsidRPr="00A910C4">
        <w:rPr>
          <w:rFonts w:eastAsiaTheme="minorEastAsia"/>
          <w:lang w:eastAsia="zh-CN"/>
        </w:rPr>
        <w:t>快速探索随机树（</w:t>
      </w:r>
      <w:r w:rsidRPr="00A910C4">
        <w:rPr>
          <w:rFonts w:eastAsiaTheme="minorEastAsia"/>
          <w:lang w:eastAsia="zh-CN"/>
        </w:rPr>
        <w:t>Rapidly Exploring Random Tree, RRT</w:t>
      </w:r>
      <w:r w:rsidRPr="00A910C4">
        <w:rPr>
          <w:rFonts w:eastAsiaTheme="minorEastAsia"/>
          <w:lang w:eastAsia="zh-CN"/>
        </w:rPr>
        <w:t>）算法及其双向扩展形式</w:t>
      </w:r>
      <w:r w:rsidRPr="00A910C4">
        <w:rPr>
          <w:rFonts w:eastAsiaTheme="minorEastAsia" w:hint="eastAsia"/>
          <w:lang w:eastAsia="zh-CN"/>
        </w:rPr>
        <w:t>如双向</w:t>
      </w:r>
      <w:r w:rsidRPr="00A910C4">
        <w:rPr>
          <w:rFonts w:eastAsiaTheme="minorEastAsia" w:hint="eastAsia"/>
          <w:lang w:eastAsia="zh-CN"/>
        </w:rPr>
        <w:t>RRT*</w:t>
      </w:r>
      <w:r w:rsidRPr="00A910C4">
        <w:rPr>
          <w:rFonts w:eastAsiaTheme="minorEastAsia"/>
          <w:lang w:eastAsia="zh-CN"/>
        </w:rPr>
        <w:t>是一类经典的采样式路径规划方法，凭借其概率完备性与易实现性，在复杂环境中得到了广泛应用</w:t>
      </w:r>
      <w:r w:rsidRPr="00A910C4">
        <w:rPr>
          <w:rFonts w:eastAsiaTheme="minorEastAsia"/>
          <w:lang w:eastAsia="zh-CN"/>
        </w:rPr>
        <w:t xml:space="preserve"> </w:t>
      </w:r>
      <w:r w:rsidR="004204F6" w:rsidRPr="00A910C4">
        <w:rPr>
          <w:rFonts w:eastAsiaTheme="minorEastAsia"/>
          <w:lang w:eastAsia="zh-CN"/>
        </w:rPr>
        <w:fldChar w:fldCharType="begin"/>
      </w:r>
      <w:r w:rsidR="004204F6" w:rsidRPr="00A910C4">
        <w:rPr>
          <w:rFonts w:eastAsiaTheme="minorEastAsia"/>
          <w:lang w:eastAsia="zh-CN"/>
        </w:rPr>
        <w:instrText xml:space="preserve"> REF _Ref223801245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[13</w:t>
      </w:r>
      <w:r w:rsidR="002E58B7" w:rsidRPr="00A910C4">
        <w:rPr>
          <w:rFonts w:eastAsiaTheme="minorEastAsia" w:hint="eastAsia"/>
          <w:lang w:eastAsia="zh-CN"/>
        </w:rPr>
        <w:t>-</w:t>
      </w:r>
      <w:r w:rsidR="004204F6" w:rsidRPr="00A910C4">
        <w:rPr>
          <w:rFonts w:eastAsiaTheme="minorEastAsia"/>
          <w:lang w:eastAsia="zh-CN"/>
        </w:rPr>
        <w:fldChar w:fldCharType="end"/>
      </w:r>
      <w:r w:rsidR="004204F6" w:rsidRPr="00A910C4">
        <w:rPr>
          <w:rFonts w:eastAsiaTheme="minorEastAsia"/>
          <w:lang w:eastAsia="zh-CN"/>
        </w:rPr>
        <w:fldChar w:fldCharType="begin"/>
      </w:r>
      <w:r w:rsidR="004204F6" w:rsidRPr="00A910C4">
        <w:rPr>
          <w:rFonts w:eastAsiaTheme="minorEastAsia"/>
          <w:lang w:eastAsia="zh-CN"/>
        </w:rPr>
        <w:instrText xml:space="preserve"> REF _Ref223790300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2E58B7" w:rsidRPr="00A910C4">
        <w:rPr>
          <w:rFonts w:eastAsiaTheme="minorEastAsia"/>
          <w:lang w:eastAsia="zh-CN"/>
        </w:rPr>
        <w:t>14]</w:t>
      </w:r>
      <w:r w:rsidR="004204F6" w:rsidRPr="00A910C4">
        <w:rPr>
          <w:rFonts w:eastAsiaTheme="minorEastAsia"/>
          <w:lang w:eastAsia="zh-CN"/>
        </w:rPr>
        <w:fldChar w:fldCharType="end"/>
      </w:r>
      <w:r w:rsidRPr="00A910C4">
        <w:rPr>
          <w:rFonts w:eastAsiaTheme="minorEastAsia"/>
          <w:lang w:eastAsia="zh-CN"/>
        </w:rPr>
        <w:t>。</w:t>
      </w:r>
      <w:r w:rsidR="00A910C4" w:rsidRPr="00A910C4">
        <w:rPr>
          <w:rFonts w:eastAsiaTheme="minorEastAsia"/>
          <w:lang w:eastAsia="zh-CN"/>
        </w:rPr>
        <w:t>然而，传统双向</w:t>
      </w:r>
      <w:r w:rsidR="00A910C4" w:rsidRPr="00A910C4">
        <w:rPr>
          <w:rFonts w:eastAsiaTheme="minorEastAsia"/>
          <w:lang w:eastAsia="zh-CN"/>
        </w:rPr>
        <w:t xml:space="preserve"> RRT * </w:t>
      </w:r>
      <w:r w:rsidR="00A910C4" w:rsidRPr="00A910C4">
        <w:rPr>
          <w:rFonts w:eastAsiaTheme="minorEastAsia"/>
          <w:lang w:eastAsia="zh-CN"/>
        </w:rPr>
        <w:t>算法仍存在固有缺陷，如采样过程随机性强、搜索效率低下以及规划路径几何不够平滑等问题</w:t>
      </w:r>
      <w:r w:rsidR="00A910C4" w:rsidRPr="00A910C4">
        <w:rPr>
          <w:rFonts w:eastAsiaTheme="minorEastAsia"/>
          <w:lang w:eastAsia="zh-CN"/>
        </w:rPr>
        <w:t xml:space="preserve"> </w:t>
      </w:r>
      <w:r w:rsidR="00A910C4" w:rsidRPr="00A910C4">
        <w:rPr>
          <w:rFonts w:eastAsiaTheme="minorEastAsia"/>
          <w:lang w:eastAsia="zh-CN"/>
        </w:rPr>
        <w:fldChar w:fldCharType="begin"/>
      </w:r>
      <w:r w:rsidR="00A910C4" w:rsidRPr="00A910C4">
        <w:rPr>
          <w:rFonts w:eastAsiaTheme="minorEastAsia"/>
          <w:lang w:eastAsia="zh-CN"/>
        </w:rPr>
        <w:instrText xml:space="preserve"> REF _Ref223801271 \r \h </w:instrText>
      </w:r>
      <w:r w:rsidR="00A910C4">
        <w:rPr>
          <w:rFonts w:eastAsiaTheme="minorEastAsia"/>
          <w:lang w:eastAsia="zh-CN"/>
        </w:rPr>
        <w:instrText xml:space="preserve"> \* MERGEFORMAT </w:instrText>
      </w:r>
      <w:r w:rsidR="00A910C4" w:rsidRPr="00A910C4">
        <w:rPr>
          <w:rFonts w:eastAsiaTheme="minorEastAsia"/>
          <w:lang w:eastAsia="zh-CN"/>
        </w:rPr>
      </w:r>
      <w:r w:rsidR="00A910C4" w:rsidRPr="00A910C4">
        <w:rPr>
          <w:rFonts w:eastAsiaTheme="minorEastAsia"/>
          <w:lang w:eastAsia="zh-CN"/>
        </w:rPr>
        <w:fldChar w:fldCharType="separate"/>
      </w:r>
      <w:r w:rsidR="00A910C4" w:rsidRPr="00A910C4">
        <w:rPr>
          <w:rFonts w:eastAsiaTheme="minorEastAsia"/>
          <w:lang w:eastAsia="zh-CN"/>
        </w:rPr>
        <w:t>[15</w:t>
      </w:r>
      <w:r w:rsidR="00A910C4" w:rsidRPr="00A910C4">
        <w:rPr>
          <w:rFonts w:eastAsiaTheme="minorEastAsia" w:hint="eastAsia"/>
          <w:lang w:eastAsia="zh-CN"/>
        </w:rPr>
        <w:t>-</w:t>
      </w:r>
      <w:r w:rsidR="00A910C4" w:rsidRPr="00A910C4">
        <w:rPr>
          <w:rFonts w:eastAsiaTheme="minorEastAsia"/>
          <w:lang w:eastAsia="zh-CN"/>
        </w:rPr>
        <w:fldChar w:fldCharType="end"/>
      </w:r>
      <w:r w:rsidR="00A910C4" w:rsidRPr="00A910C4">
        <w:rPr>
          <w:rFonts w:eastAsiaTheme="minorEastAsia"/>
          <w:lang w:eastAsia="zh-CN"/>
        </w:rPr>
        <w:fldChar w:fldCharType="begin"/>
      </w:r>
      <w:r w:rsidR="00A910C4" w:rsidRPr="00A910C4">
        <w:rPr>
          <w:rFonts w:eastAsiaTheme="minorEastAsia"/>
          <w:lang w:eastAsia="zh-CN"/>
        </w:rPr>
        <w:instrText xml:space="preserve"> REF _Ref223790301 \r \h </w:instrText>
      </w:r>
      <w:r w:rsidR="00A910C4">
        <w:rPr>
          <w:rFonts w:eastAsiaTheme="minorEastAsia"/>
          <w:lang w:eastAsia="zh-CN"/>
        </w:rPr>
        <w:instrText xml:space="preserve"> \* MERGEFORMAT </w:instrText>
      </w:r>
      <w:r w:rsidR="00A910C4" w:rsidRPr="00A910C4">
        <w:rPr>
          <w:rFonts w:eastAsiaTheme="minorEastAsia"/>
          <w:lang w:eastAsia="zh-CN"/>
        </w:rPr>
      </w:r>
      <w:r w:rsidR="00A910C4" w:rsidRPr="00A910C4">
        <w:rPr>
          <w:rFonts w:eastAsiaTheme="minorEastAsia"/>
          <w:lang w:eastAsia="zh-CN"/>
        </w:rPr>
        <w:fldChar w:fldCharType="separate"/>
      </w:r>
      <w:r w:rsidR="00A910C4" w:rsidRPr="00A910C4">
        <w:rPr>
          <w:rFonts w:eastAsiaTheme="minorEastAsia"/>
          <w:lang w:eastAsia="zh-CN"/>
        </w:rPr>
        <w:t>16]</w:t>
      </w:r>
      <w:r w:rsidR="00A910C4" w:rsidRPr="00A910C4">
        <w:rPr>
          <w:rFonts w:eastAsiaTheme="minorEastAsia"/>
          <w:lang w:eastAsia="zh-CN"/>
        </w:rPr>
        <w:fldChar w:fldCharType="end"/>
      </w:r>
      <w:r w:rsidR="00A910C4" w:rsidRPr="00A910C4">
        <w:rPr>
          <w:rFonts w:eastAsiaTheme="minorEastAsia"/>
          <w:lang w:eastAsia="zh-CN"/>
        </w:rPr>
        <w:t>。这些不足限制了其在环境尺度大、障碍物密集或动态障碍物分布场景中的性能表现</w:t>
      </w:r>
      <w:r w:rsidR="00A910C4" w:rsidRPr="00A910C4">
        <w:rPr>
          <w:rFonts w:eastAsiaTheme="minorEastAsia"/>
          <w:lang w:eastAsia="zh-CN"/>
        </w:rPr>
        <w:fldChar w:fldCharType="begin"/>
      </w:r>
      <w:r w:rsidR="00A910C4" w:rsidRPr="00A910C4">
        <w:rPr>
          <w:rFonts w:eastAsiaTheme="minorEastAsia"/>
          <w:lang w:eastAsia="zh-CN"/>
        </w:rPr>
        <w:instrText xml:space="preserve"> REF _Ref223790404 \r \h </w:instrText>
      </w:r>
      <w:r w:rsidR="00A910C4">
        <w:rPr>
          <w:rFonts w:eastAsiaTheme="minorEastAsia"/>
          <w:lang w:eastAsia="zh-CN"/>
        </w:rPr>
        <w:instrText xml:space="preserve"> \* MERGEFORMAT </w:instrText>
      </w:r>
      <w:r w:rsidR="00A910C4" w:rsidRPr="00A910C4">
        <w:rPr>
          <w:rFonts w:eastAsiaTheme="minorEastAsia"/>
          <w:lang w:eastAsia="zh-CN"/>
        </w:rPr>
      </w:r>
      <w:r w:rsidR="00A910C4" w:rsidRPr="00A910C4">
        <w:rPr>
          <w:rFonts w:eastAsiaTheme="minorEastAsia"/>
          <w:lang w:eastAsia="zh-CN"/>
        </w:rPr>
        <w:fldChar w:fldCharType="separate"/>
      </w:r>
      <w:r w:rsidR="00A910C4" w:rsidRPr="00A910C4">
        <w:rPr>
          <w:rFonts w:eastAsiaTheme="minorEastAsia"/>
          <w:lang w:eastAsia="zh-CN"/>
        </w:rPr>
        <w:t>[17</w:t>
      </w:r>
      <w:r w:rsidR="00A910C4" w:rsidRPr="00A910C4">
        <w:rPr>
          <w:rFonts w:eastAsiaTheme="minorEastAsia" w:hint="eastAsia"/>
          <w:lang w:eastAsia="zh-CN"/>
        </w:rPr>
        <w:t>-</w:t>
      </w:r>
      <w:r w:rsidR="00A910C4" w:rsidRPr="00A910C4">
        <w:rPr>
          <w:rFonts w:eastAsiaTheme="minorEastAsia"/>
          <w:lang w:eastAsia="zh-CN"/>
        </w:rPr>
        <w:fldChar w:fldCharType="end"/>
      </w:r>
      <w:r w:rsidR="00A910C4" w:rsidRPr="00A910C4">
        <w:rPr>
          <w:rFonts w:eastAsiaTheme="minorEastAsia"/>
          <w:lang w:eastAsia="zh-CN"/>
        </w:rPr>
        <w:fldChar w:fldCharType="begin"/>
      </w:r>
      <w:r w:rsidR="00A910C4" w:rsidRPr="00A910C4">
        <w:rPr>
          <w:rFonts w:eastAsiaTheme="minorEastAsia"/>
          <w:lang w:eastAsia="zh-CN"/>
        </w:rPr>
        <w:instrText xml:space="preserve"> REF _Ref223790405 \r \h </w:instrText>
      </w:r>
      <w:r w:rsidR="00A910C4">
        <w:rPr>
          <w:rFonts w:eastAsiaTheme="minorEastAsia"/>
          <w:lang w:eastAsia="zh-CN"/>
        </w:rPr>
        <w:instrText xml:space="preserve"> \* MERGEFORMAT </w:instrText>
      </w:r>
      <w:r w:rsidR="00A910C4" w:rsidRPr="00A910C4">
        <w:rPr>
          <w:rFonts w:eastAsiaTheme="minorEastAsia"/>
          <w:lang w:eastAsia="zh-CN"/>
        </w:rPr>
      </w:r>
      <w:r w:rsidR="00A910C4" w:rsidRPr="00A910C4">
        <w:rPr>
          <w:rFonts w:eastAsiaTheme="minorEastAsia"/>
          <w:lang w:eastAsia="zh-CN"/>
        </w:rPr>
        <w:fldChar w:fldCharType="separate"/>
      </w:r>
      <w:r w:rsidR="00A910C4" w:rsidRPr="00A910C4">
        <w:rPr>
          <w:rFonts w:eastAsiaTheme="minorEastAsia"/>
          <w:lang w:eastAsia="zh-CN"/>
        </w:rPr>
        <w:t>18]</w:t>
      </w:r>
      <w:r w:rsidR="00A910C4" w:rsidRPr="00A910C4">
        <w:rPr>
          <w:rFonts w:eastAsiaTheme="minorEastAsia"/>
          <w:lang w:eastAsia="zh-CN"/>
        </w:rPr>
        <w:fldChar w:fldCharType="end"/>
      </w:r>
      <w:r w:rsidR="00A910C4" w:rsidRPr="00A910C4">
        <w:rPr>
          <w:rFonts w:eastAsiaTheme="minorEastAsia"/>
          <w:lang w:eastAsia="zh-CN"/>
        </w:rPr>
        <w:t>。为解决上述问题，近年来研究者从采样引导、搜索策略协同以及路径结构优化等角度提出了多种改进方法。一类代表性工作通过改进双向搜索框架与采样引导机制来提升收敛效率，尤其关注狭窄通道等</w:t>
      </w:r>
      <w:r w:rsidR="00A910C4" w:rsidRPr="00A910C4">
        <w:rPr>
          <w:rFonts w:eastAsiaTheme="minorEastAsia"/>
          <w:lang w:eastAsia="zh-CN"/>
        </w:rPr>
        <w:t>“</w:t>
      </w:r>
      <w:r w:rsidR="00A910C4" w:rsidRPr="00A910C4">
        <w:rPr>
          <w:rFonts w:eastAsiaTheme="minorEastAsia"/>
          <w:lang w:eastAsia="zh-CN"/>
        </w:rPr>
        <w:t>难采样</w:t>
      </w:r>
      <w:r w:rsidR="00A910C4" w:rsidRPr="00A910C4">
        <w:rPr>
          <w:rFonts w:eastAsiaTheme="minorEastAsia"/>
          <w:lang w:eastAsia="zh-CN"/>
        </w:rPr>
        <w:t>”</w:t>
      </w:r>
      <w:r w:rsidR="00A910C4" w:rsidRPr="00A910C4">
        <w:rPr>
          <w:rFonts w:eastAsiaTheme="minorEastAsia"/>
          <w:lang w:eastAsia="zh-CN"/>
        </w:rPr>
        <w:t>场景下的可达性增强</w:t>
      </w:r>
      <w:r w:rsidR="000F20F7">
        <w:rPr>
          <w:rFonts w:eastAsiaTheme="minorEastAsia"/>
          <w:lang w:eastAsia="zh-CN"/>
        </w:rPr>
        <w:fldChar w:fldCharType="begin"/>
      </w:r>
      <w:r w:rsidR="000F20F7">
        <w:rPr>
          <w:rFonts w:eastAsiaTheme="minorEastAsia"/>
          <w:lang w:eastAsia="zh-CN"/>
        </w:rPr>
        <w:instrText xml:space="preserve"> REF _Ref224588821 \r \h </w:instrText>
      </w:r>
      <w:r w:rsidR="000F20F7">
        <w:rPr>
          <w:rFonts w:eastAsiaTheme="minorEastAsia"/>
          <w:lang w:eastAsia="zh-CN"/>
        </w:rPr>
      </w:r>
      <w:r w:rsidR="000F20F7">
        <w:rPr>
          <w:rFonts w:eastAsiaTheme="minorEastAsia"/>
          <w:lang w:eastAsia="zh-CN"/>
        </w:rPr>
        <w:fldChar w:fldCharType="separate"/>
      </w:r>
      <w:r w:rsidR="000F20F7">
        <w:rPr>
          <w:rFonts w:eastAsiaTheme="minorEastAsia"/>
          <w:lang w:eastAsia="zh-CN"/>
        </w:rPr>
        <w:t>[19]</w:t>
      </w:r>
      <w:r w:rsidR="000F20F7">
        <w:rPr>
          <w:rFonts w:eastAsiaTheme="minorEastAsia"/>
          <w:lang w:eastAsia="zh-CN"/>
        </w:rPr>
        <w:fldChar w:fldCharType="end"/>
      </w:r>
      <w:r w:rsidR="00A910C4" w:rsidRPr="00A910C4">
        <w:rPr>
          <w:rFonts w:eastAsiaTheme="minorEastAsia"/>
          <w:lang w:eastAsia="zh-CN"/>
        </w:rPr>
        <w:t>。</w:t>
      </w:r>
      <w:r w:rsidR="00A910C4" w:rsidRPr="00A910C4">
        <w:rPr>
          <w:rFonts w:eastAsiaTheme="minorEastAsia"/>
          <w:lang w:eastAsia="zh-CN"/>
        </w:rPr>
        <w:t xml:space="preserve">Li </w:t>
      </w:r>
      <w:r w:rsidR="00A910C4" w:rsidRPr="00A910C4">
        <w:rPr>
          <w:rFonts w:eastAsiaTheme="minorEastAsia"/>
          <w:lang w:eastAsia="zh-CN"/>
        </w:rPr>
        <w:t>和</w:t>
      </w:r>
      <w:r w:rsidR="00A910C4" w:rsidRPr="00A910C4">
        <w:rPr>
          <w:rFonts w:eastAsiaTheme="minorEastAsia"/>
          <w:lang w:eastAsia="zh-CN"/>
        </w:rPr>
        <w:t xml:space="preserve"> Chen</w:t>
      </w:r>
      <w:r w:rsidR="00A910C4" w:rsidRPr="00A910C4">
        <w:rPr>
          <w:rFonts w:eastAsiaTheme="minorEastAsia"/>
          <w:lang w:eastAsia="zh-CN"/>
        </w:rPr>
        <w:t>（</w:t>
      </w:r>
      <w:r w:rsidR="00A910C4" w:rsidRPr="00A910C4">
        <w:rPr>
          <w:rFonts w:eastAsiaTheme="minorEastAsia"/>
          <w:lang w:eastAsia="zh-CN"/>
        </w:rPr>
        <w:t>2022</w:t>
      </w:r>
      <w:r w:rsidR="00A910C4" w:rsidRPr="00A910C4">
        <w:rPr>
          <w:rFonts w:eastAsiaTheme="minorEastAsia"/>
          <w:lang w:eastAsia="zh-CN"/>
        </w:rPr>
        <w:t>）提出的</w:t>
      </w:r>
      <w:r w:rsidR="00A910C4" w:rsidRPr="00A910C4">
        <w:rPr>
          <w:rFonts w:eastAsiaTheme="minorEastAsia"/>
          <w:lang w:eastAsia="zh-CN"/>
        </w:rPr>
        <w:t xml:space="preserve"> ARRT-Connect </w:t>
      </w:r>
      <w:r w:rsidR="00A910C4" w:rsidRPr="00A910C4">
        <w:rPr>
          <w:rFonts w:eastAsiaTheme="minorEastAsia"/>
          <w:lang w:eastAsia="zh-CN"/>
        </w:rPr>
        <w:fldChar w:fldCharType="begin"/>
      </w:r>
      <w:r w:rsidR="00A910C4" w:rsidRPr="00A910C4">
        <w:rPr>
          <w:rFonts w:eastAsiaTheme="minorEastAsia"/>
          <w:lang w:eastAsia="zh-CN"/>
        </w:rPr>
        <w:instrText xml:space="preserve"> REF _Ref223801376 \r \h </w:instrText>
      </w:r>
      <w:r w:rsidR="00A910C4">
        <w:rPr>
          <w:rFonts w:eastAsiaTheme="minorEastAsia"/>
          <w:lang w:eastAsia="zh-CN"/>
        </w:rPr>
        <w:instrText xml:space="preserve"> \* MERGEFORMAT </w:instrText>
      </w:r>
      <w:r w:rsidR="00A910C4" w:rsidRPr="00A910C4">
        <w:rPr>
          <w:rFonts w:eastAsiaTheme="minorEastAsia"/>
          <w:lang w:eastAsia="zh-CN"/>
        </w:rPr>
      </w:r>
      <w:r w:rsidR="00A910C4" w:rsidRPr="00A910C4">
        <w:rPr>
          <w:rFonts w:eastAsiaTheme="minorEastAsia"/>
          <w:lang w:eastAsia="zh-CN"/>
        </w:rPr>
        <w:fldChar w:fldCharType="separate"/>
      </w:r>
      <w:r w:rsidR="000F20F7">
        <w:rPr>
          <w:rFonts w:eastAsiaTheme="minorEastAsia"/>
          <w:lang w:eastAsia="zh-CN"/>
        </w:rPr>
        <w:t>[20]</w:t>
      </w:r>
      <w:r w:rsidR="00A910C4" w:rsidRPr="00A910C4">
        <w:rPr>
          <w:rFonts w:eastAsiaTheme="minorEastAsia"/>
          <w:lang w:eastAsia="zh-CN"/>
        </w:rPr>
        <w:fldChar w:fldCharType="end"/>
      </w:r>
      <w:r w:rsidR="00A910C4" w:rsidRPr="00A910C4">
        <w:rPr>
          <w:rFonts w:hint="eastAsia"/>
          <w:lang w:eastAsia="zh-CN"/>
        </w:rPr>
        <w:t xml:space="preserve"> </w:t>
      </w:r>
      <w:r w:rsidR="00A910C4" w:rsidRPr="00A910C4">
        <w:rPr>
          <w:rFonts w:eastAsiaTheme="minorEastAsia" w:hint="eastAsia"/>
          <w:lang w:eastAsia="zh-CN"/>
        </w:rPr>
        <w:t>及基于类似思想的</w:t>
      </w:r>
      <w:r w:rsidR="00A910C4" w:rsidRPr="00A910C4">
        <w:rPr>
          <w:rFonts w:eastAsiaTheme="minorEastAsia"/>
          <w:lang w:eastAsia="zh-CN"/>
        </w:rPr>
        <w:t>ABQ-RRT*</w:t>
      </w:r>
      <w:r w:rsidR="00F3080C">
        <w:rPr>
          <w:rFonts w:eastAsiaTheme="minorEastAsia"/>
          <w:lang w:eastAsia="zh-CN"/>
        </w:rPr>
        <w:fldChar w:fldCharType="begin"/>
      </w:r>
      <w:r w:rsidR="00F3080C">
        <w:rPr>
          <w:rFonts w:eastAsiaTheme="minorEastAsia"/>
          <w:lang w:eastAsia="zh-CN"/>
        </w:rPr>
        <w:instrText xml:space="preserve"> REF _Ref223801399 \r \h </w:instrText>
      </w:r>
      <w:r w:rsidR="00F3080C">
        <w:rPr>
          <w:rFonts w:eastAsiaTheme="minorEastAsia"/>
          <w:lang w:eastAsia="zh-CN"/>
        </w:rPr>
      </w:r>
      <w:r w:rsidR="00F3080C">
        <w:rPr>
          <w:rFonts w:eastAsiaTheme="minorEastAsia"/>
          <w:lang w:eastAsia="zh-CN"/>
        </w:rPr>
        <w:fldChar w:fldCharType="separate"/>
      </w:r>
      <w:r w:rsidR="000F20F7">
        <w:rPr>
          <w:rFonts w:eastAsiaTheme="minorEastAsia"/>
          <w:lang w:eastAsia="zh-CN"/>
        </w:rPr>
        <w:t>[21</w:t>
      </w:r>
      <w:r w:rsidR="000F20F7">
        <w:rPr>
          <w:rFonts w:eastAsiaTheme="minorEastAsia"/>
          <w:lang w:eastAsia="zh-CN"/>
        </w:rPr>
        <w:t>]</w:t>
      </w:r>
      <w:r w:rsidR="00F3080C">
        <w:rPr>
          <w:rFonts w:eastAsiaTheme="minorEastAsia"/>
          <w:lang w:eastAsia="zh-CN"/>
        </w:rPr>
        <w:fldChar w:fldCharType="end"/>
      </w:r>
      <w:r w:rsidR="00A910C4" w:rsidRPr="00A910C4">
        <w:rPr>
          <w:rFonts w:eastAsiaTheme="minorEastAsia"/>
          <w:lang w:eastAsia="zh-CN"/>
        </w:rPr>
        <w:t xml:space="preserve"> ,</w:t>
      </w:r>
      <w:r w:rsidR="00A910C4" w:rsidRPr="00A910C4">
        <w:rPr>
          <w:rFonts w:eastAsiaTheme="minorEastAsia"/>
          <w:lang w:eastAsia="zh-CN"/>
        </w:rPr>
        <w:t>依据</w:t>
      </w:r>
      <w:r w:rsidR="00A910C4" w:rsidRPr="00E85A8F">
        <w:rPr>
          <w:rFonts w:eastAsiaTheme="minorEastAsia" w:hint="eastAsia"/>
          <w:color w:val="EE0000"/>
          <w:lang w:eastAsia="zh-CN"/>
        </w:rPr>
        <w:t>对偶树探索</w:t>
      </w:r>
      <w:r w:rsidR="00A910C4" w:rsidRPr="00A910C4">
        <w:rPr>
          <w:rFonts w:eastAsiaTheme="minorEastAsia"/>
          <w:lang w:eastAsia="zh-CN"/>
        </w:rPr>
        <w:t>得到的未勘探区域规模自适应调整抽样策略，并融合</w:t>
      </w:r>
      <w:r w:rsidR="00A910C4" w:rsidRPr="00A910C4">
        <w:rPr>
          <w:rFonts w:eastAsiaTheme="minorEastAsia"/>
          <w:lang w:eastAsia="zh-CN"/>
        </w:rPr>
        <w:t xml:space="preserve"> Tahirovic </w:t>
      </w:r>
      <w:r w:rsidR="00A910C4" w:rsidRPr="00A910C4">
        <w:rPr>
          <w:rFonts w:eastAsiaTheme="minorEastAsia"/>
          <w:lang w:eastAsia="zh-CN"/>
        </w:rPr>
        <w:t>和</w:t>
      </w:r>
      <w:r w:rsidR="00A910C4" w:rsidRPr="00A910C4">
        <w:rPr>
          <w:rFonts w:eastAsiaTheme="minorEastAsia"/>
          <w:lang w:eastAsia="zh-CN"/>
        </w:rPr>
        <w:t xml:space="preserve"> Ferizbegovic</w:t>
      </w:r>
      <w:r w:rsidR="00A910C4" w:rsidRPr="00A910C4">
        <w:rPr>
          <w:rFonts w:eastAsiaTheme="minorEastAsia"/>
          <w:lang w:eastAsia="zh-CN"/>
        </w:rPr>
        <w:t>（</w:t>
      </w:r>
      <w:r w:rsidR="00A910C4" w:rsidRPr="00A910C4">
        <w:rPr>
          <w:rFonts w:eastAsiaTheme="minorEastAsia"/>
          <w:lang w:eastAsia="zh-CN"/>
        </w:rPr>
        <w:t>2018</w:t>
      </w:r>
      <w:r w:rsidR="00A910C4" w:rsidRPr="00A910C4">
        <w:rPr>
          <w:rFonts w:eastAsiaTheme="minorEastAsia"/>
          <w:lang w:eastAsia="zh-CN"/>
        </w:rPr>
        <w:t>）</w:t>
      </w:r>
      <w:r w:rsidR="00E77D13" w:rsidRPr="00A910C4">
        <w:rPr>
          <w:rFonts w:eastAsiaTheme="minorEastAsia"/>
          <w:lang w:eastAsia="zh-CN"/>
        </w:rPr>
        <w:t>在</w:t>
      </w:r>
    </w:p>
    <w:p w14:paraId="7C7A9162" w14:textId="77777777" w:rsidR="00003510" w:rsidRPr="00A910C4" w:rsidRDefault="00003510" w:rsidP="00003510">
      <w:pPr>
        <w:pStyle w:val="a3"/>
        <w:spacing w:before="7"/>
        <w:jc w:val="both"/>
        <w:rPr>
          <w:rFonts w:eastAsiaTheme="minorEastAsia"/>
          <w:sz w:val="11"/>
          <w:lang w:eastAsia="zh-CN"/>
        </w:rPr>
      </w:pPr>
      <w:r w:rsidRPr="00A910C4">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Pr="00A910C4" w:rsidRDefault="00003510" w:rsidP="00003510">
      <w:pPr>
        <w:tabs>
          <w:tab w:val="left" w:pos="503"/>
        </w:tabs>
        <w:spacing w:line="244" w:lineRule="auto"/>
        <w:ind w:left="503" w:right="735" w:hanging="284"/>
        <w:jc w:val="both"/>
        <w:rPr>
          <w:sz w:val="17"/>
        </w:rPr>
      </w:pPr>
      <w:r w:rsidRPr="00A910C4">
        <w:rPr>
          <w:spacing w:val="-10"/>
          <w:sz w:val="17"/>
          <w:vertAlign w:val="superscript"/>
        </w:rPr>
        <w:t>1</w:t>
      </w:r>
      <w:r w:rsidRPr="00A910C4">
        <w:rPr>
          <w:sz w:val="17"/>
        </w:rPr>
        <w:tab/>
      </w:r>
      <w:r w:rsidRPr="00A910C4">
        <w:rPr>
          <w:sz w:val="20"/>
          <w:szCs w:val="20"/>
        </w:rPr>
        <w:t>Schoo</w:t>
      </w:r>
      <w:r w:rsidRPr="00A910C4">
        <w:rPr>
          <w:rFonts w:hint="eastAsia"/>
          <w:sz w:val="20"/>
          <w:szCs w:val="20"/>
        </w:rPr>
        <w:t>l of Mechanical Engineering, Shanghai Institute of Technology, Shanghai 201418, China</w:t>
      </w:r>
    </w:p>
    <w:p w14:paraId="764112AB" w14:textId="77777777" w:rsidR="00562B15" w:rsidRPr="00A910C4" w:rsidRDefault="00003510" w:rsidP="00562B15">
      <w:pPr>
        <w:tabs>
          <w:tab w:val="left" w:pos="503"/>
        </w:tabs>
        <w:spacing w:before="102" w:line="244" w:lineRule="auto"/>
        <w:ind w:left="503" w:right="927" w:hanging="284"/>
        <w:jc w:val="both"/>
        <w:rPr>
          <w:rFonts w:eastAsiaTheme="minorEastAsia"/>
          <w:sz w:val="17"/>
          <w:lang w:eastAsia="zh-CN"/>
        </w:rPr>
      </w:pPr>
      <w:bookmarkStart w:id="6" w:name="OLE_LINK17"/>
      <w:r w:rsidRPr="00A910C4">
        <w:rPr>
          <w:spacing w:val="-10"/>
          <w:sz w:val="17"/>
          <w:vertAlign w:val="superscript"/>
        </w:rPr>
        <w:t>2</w:t>
      </w:r>
      <w:r w:rsidRPr="00A910C4">
        <w:rPr>
          <w:sz w:val="17"/>
        </w:rPr>
        <w:tab/>
      </w:r>
      <w:bookmarkEnd w:id="6"/>
      <w:r w:rsidRPr="00A910C4">
        <w:rPr>
          <w:sz w:val="20"/>
          <w:szCs w:val="20"/>
        </w:rPr>
        <w:t>Corresponding Author:</w:t>
      </w:r>
      <w:r w:rsidRPr="00A910C4">
        <w:rPr>
          <w:rFonts w:hint="eastAsia"/>
          <w:sz w:val="20"/>
          <w:szCs w:val="20"/>
        </w:rPr>
        <w:t xml:space="preserve"> Xingyu Guo</w:t>
      </w:r>
    </w:p>
    <w:p w14:paraId="66B182B1" w14:textId="58D28979" w:rsidR="00031269" w:rsidRPr="00A910C4" w:rsidRDefault="00562B15" w:rsidP="00562B15">
      <w:pPr>
        <w:tabs>
          <w:tab w:val="left" w:pos="503"/>
        </w:tabs>
        <w:spacing w:before="102" w:line="244" w:lineRule="auto"/>
        <w:ind w:left="503" w:right="927" w:hanging="284"/>
        <w:jc w:val="both"/>
        <w:rPr>
          <w:rFonts w:eastAsiaTheme="minorEastAsia"/>
          <w:sz w:val="17"/>
          <w:lang w:eastAsia="zh-CN"/>
        </w:rPr>
      </w:pPr>
      <w:r w:rsidRPr="00A910C4">
        <w:rPr>
          <w:rFonts w:eastAsiaTheme="minorEastAsia" w:hint="eastAsia"/>
          <w:spacing w:val="-10"/>
          <w:sz w:val="17"/>
          <w:vertAlign w:val="superscript"/>
          <w:lang w:eastAsia="zh-CN"/>
        </w:rPr>
        <w:t>3</w:t>
      </w:r>
      <w:r w:rsidRPr="00A910C4">
        <w:rPr>
          <w:sz w:val="17"/>
          <w:lang w:eastAsia="zh-CN"/>
        </w:rPr>
        <w:tab/>
      </w:r>
      <w:r w:rsidR="00D70C74" w:rsidRPr="00A910C4">
        <w:rPr>
          <w:rFonts w:hint="eastAsia"/>
          <w:sz w:val="20"/>
          <w:szCs w:val="20"/>
          <w:lang w:eastAsia="zh-CN"/>
        </w:rPr>
        <w:t>Email:</w:t>
      </w:r>
      <w:r w:rsidR="00003510" w:rsidRPr="00A910C4">
        <w:rPr>
          <w:rFonts w:hint="eastAsia"/>
          <w:sz w:val="20"/>
          <w:szCs w:val="20"/>
          <w:lang w:eastAsia="zh-CN"/>
        </w:rPr>
        <w:t>Gxyhaoxianghenlihai</w:t>
      </w:r>
      <w:hyperlink r:id="rId8" w:history="1">
        <w:r w:rsidR="00003510" w:rsidRPr="00A910C4">
          <w:rPr>
            <w:sz w:val="20"/>
            <w:szCs w:val="20"/>
            <w:lang w:eastAsia="zh-CN"/>
          </w:rPr>
          <w:t>@</w:t>
        </w:r>
        <w:r w:rsidR="00003510" w:rsidRPr="00A910C4">
          <w:rPr>
            <w:rFonts w:hint="eastAsia"/>
            <w:sz w:val="20"/>
            <w:szCs w:val="20"/>
            <w:lang w:eastAsia="zh-CN"/>
          </w:rPr>
          <w:t>gmail</w:t>
        </w:r>
        <w:r w:rsidR="00003510" w:rsidRPr="00A910C4">
          <w:rPr>
            <w:sz w:val="20"/>
            <w:szCs w:val="20"/>
            <w:lang w:eastAsia="zh-CN"/>
          </w:rPr>
          <w:t>.c</w:t>
        </w:r>
        <w:r w:rsidR="00003510" w:rsidRPr="00A910C4">
          <w:rPr>
            <w:rFonts w:hint="eastAsia"/>
            <w:sz w:val="20"/>
            <w:szCs w:val="20"/>
            <w:lang w:eastAsia="zh-CN"/>
          </w:rPr>
          <w:t>om</w:t>
        </w:r>
      </w:hyperlink>
      <w:r w:rsidR="00003510" w:rsidRPr="00A910C4">
        <w:rPr>
          <w:sz w:val="17"/>
          <w:lang w:eastAsia="zh-CN"/>
        </w:rPr>
        <w:br w:type="page"/>
      </w:r>
    </w:p>
    <w:p w14:paraId="1321F9A4" w14:textId="62E1483D" w:rsidR="00A910C4" w:rsidRDefault="00E77D13" w:rsidP="00A910C4">
      <w:pPr>
        <w:spacing w:line="262" w:lineRule="auto"/>
        <w:jc w:val="both"/>
        <w:rPr>
          <w:rFonts w:eastAsiaTheme="minorEastAsia"/>
          <w:lang w:eastAsia="zh-CN"/>
        </w:rPr>
      </w:pPr>
      <w:r w:rsidRPr="00A910C4">
        <w:rPr>
          <w:rFonts w:eastAsiaTheme="minorEastAsia"/>
          <w:lang w:eastAsia="zh-CN"/>
        </w:rPr>
        <w:lastRenderedPageBreak/>
        <w:t>RR</w:t>
      </w:r>
      <w:r w:rsidRPr="00A910C4">
        <w:rPr>
          <w:rFonts w:eastAsiaTheme="minorEastAsia" w:hint="eastAsia"/>
          <w:lang w:eastAsia="zh-CN"/>
        </w:rPr>
        <w:t>T</w:t>
      </w:r>
      <w:r w:rsidR="00B57356">
        <w:rPr>
          <w:rFonts w:eastAsiaTheme="minorEastAsia" w:hint="eastAsia"/>
          <w:lang w:eastAsia="zh-CN"/>
        </w:rPr>
        <w:t xml:space="preserve"> </w:t>
      </w:r>
      <w:ins w:id="7" w:author="兴雨 郭" w:date="2026-02-05T21:02:00Z">
        <w:r w:rsidR="00B57356" w:rsidRPr="00B2070E">
          <w:rPr>
            <w:rFonts w:eastAsiaTheme="minorEastAsia"/>
            <w:lang w:eastAsia="zh-CN"/>
          </w:rPr>
          <w:t>中使用的主成分分析（</w:t>
        </w:r>
        <w:r w:rsidR="00B57356" w:rsidRPr="00B2070E">
          <w:rPr>
            <w:rFonts w:eastAsiaTheme="minorEastAsia"/>
            <w:lang w:eastAsia="zh-CN"/>
          </w:rPr>
          <w:t>PCA</w:t>
        </w:r>
        <w:r w:rsidR="00B57356" w:rsidRPr="00B2070E">
          <w:rPr>
            <w:rFonts w:eastAsiaTheme="minorEastAsia"/>
            <w:lang w:eastAsia="zh-CN"/>
          </w:rPr>
          <w:t>）思想</w:t>
        </w:r>
      </w:ins>
      <w:r w:rsidR="00B57356">
        <w:rPr>
          <w:rFonts w:eastAsiaTheme="minorEastAsia"/>
          <w:lang w:eastAsia="zh-CN"/>
        </w:rPr>
        <w:fldChar w:fldCharType="begin"/>
      </w:r>
      <w:r w:rsidR="00B57356">
        <w:rPr>
          <w:rFonts w:eastAsiaTheme="minorEastAsia"/>
          <w:lang w:eastAsia="zh-CN"/>
        </w:rPr>
        <w:instrText xml:space="preserve"> REF _Ref224675015 \r \h </w:instrText>
      </w:r>
      <w:r w:rsidR="00B57356">
        <w:rPr>
          <w:rFonts w:eastAsiaTheme="minorEastAsia"/>
          <w:lang w:eastAsia="zh-CN"/>
        </w:rPr>
      </w:r>
      <w:r w:rsidR="00B57356">
        <w:rPr>
          <w:rFonts w:eastAsiaTheme="minorEastAsia"/>
          <w:lang w:eastAsia="zh-CN"/>
        </w:rPr>
        <w:fldChar w:fldCharType="separate"/>
      </w:r>
      <w:r w:rsidR="00B57356">
        <w:rPr>
          <w:rFonts w:eastAsiaTheme="minorEastAsia"/>
          <w:lang w:eastAsia="zh-CN"/>
        </w:rPr>
        <w:t>[22]</w:t>
      </w:r>
      <w:r w:rsidR="00B57356">
        <w:rPr>
          <w:rFonts w:eastAsiaTheme="minorEastAsia"/>
          <w:lang w:eastAsia="zh-CN"/>
        </w:rPr>
        <w:fldChar w:fldCharType="end"/>
      </w:r>
      <w:ins w:id="8" w:author="兴雨 郭" w:date="2026-02-05T21:02:00Z">
        <w:r w:rsidR="00B57356" w:rsidRPr="00B2070E">
          <w:rPr>
            <w:rFonts w:eastAsiaTheme="minorEastAsia"/>
            <w:lang w:eastAsia="zh-CN"/>
          </w:rPr>
          <w:t>，以强化树在</w:t>
        </w:r>
        <w:r w:rsidR="00B57356" w:rsidRPr="00B2070E">
          <w:rPr>
            <w:rFonts w:eastAsiaTheme="minorEastAsia"/>
            <w:lang w:eastAsia="zh-CN"/>
          </w:rPr>
          <w:t>“</w:t>
        </w:r>
        <w:r w:rsidR="00B57356" w:rsidRPr="00B2070E">
          <w:rPr>
            <w:rFonts w:eastAsiaTheme="minorEastAsia"/>
            <w:lang w:eastAsia="zh-CN"/>
          </w:rPr>
          <w:t>细长可行走廊</w:t>
        </w:r>
        <w:r w:rsidR="00B57356" w:rsidRPr="00B2070E">
          <w:rPr>
            <w:rFonts w:eastAsiaTheme="minorEastAsia"/>
            <w:lang w:eastAsia="zh-CN"/>
          </w:rPr>
          <w:t>”</w:t>
        </w:r>
        <w:r w:rsidR="00B57356" w:rsidRPr="00B2070E">
          <w:rPr>
            <w:rFonts w:eastAsiaTheme="minorEastAsia"/>
            <w:lang w:eastAsia="zh-CN"/>
          </w:rPr>
          <w:t>内的方向性生长，</w:t>
        </w:r>
      </w:ins>
      <w:r w:rsidR="00A910C4" w:rsidRPr="00A910C4">
        <w:rPr>
          <w:rFonts w:eastAsiaTheme="minorEastAsia"/>
          <w:lang w:eastAsia="zh-CN"/>
        </w:rPr>
        <w:t>从而加快狭窄环境中的探索与连通。</w:t>
      </w:r>
    </w:p>
    <w:p w14:paraId="70BB6035" w14:textId="6121E3DD" w:rsidR="00686BC8" w:rsidRPr="00A910C4" w:rsidRDefault="00BC0B5E" w:rsidP="00A910C4">
      <w:pPr>
        <w:spacing w:line="262" w:lineRule="auto"/>
        <w:ind w:firstLineChars="200" w:firstLine="440"/>
        <w:jc w:val="both"/>
        <w:rPr>
          <w:rFonts w:eastAsiaTheme="minorEastAsia"/>
          <w:lang w:eastAsia="zh-CN"/>
        </w:rPr>
      </w:pPr>
      <w:r w:rsidRPr="00A910C4">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r w:rsidR="00453854" w:rsidRPr="00A910C4">
        <w:rPr>
          <w:rFonts w:eastAsiaTheme="minorEastAsia"/>
          <w:lang w:eastAsia="zh-CN"/>
        </w:rPr>
        <w:t xml:space="preserve">Gammell </w:t>
      </w:r>
      <w:r w:rsidR="00453854" w:rsidRPr="00A910C4">
        <w:rPr>
          <w:rFonts w:eastAsiaTheme="minorEastAsia" w:hint="eastAsia"/>
          <w:lang w:eastAsia="zh-CN"/>
        </w:rPr>
        <w:t>等提出的</w:t>
      </w:r>
      <w:r w:rsidR="00453854" w:rsidRPr="00A910C4">
        <w:rPr>
          <w:rFonts w:eastAsiaTheme="minorEastAsia"/>
          <w:lang w:eastAsia="zh-CN"/>
        </w:rPr>
        <w:t xml:space="preserve"> Informed RRT*</w:t>
      </w:r>
      <w:r w:rsidR="004204F6" w:rsidRPr="00A910C4">
        <w:rPr>
          <w:rFonts w:eastAsiaTheme="minorEastAsia"/>
          <w:lang w:eastAsia="zh-CN"/>
        </w:rPr>
        <w:fldChar w:fldCharType="begin"/>
      </w:r>
      <w:r w:rsidR="004204F6" w:rsidRPr="00A910C4">
        <w:rPr>
          <w:rFonts w:eastAsiaTheme="minorEastAsia"/>
          <w:lang w:eastAsia="zh-CN"/>
        </w:rPr>
        <w:instrText xml:space="preserve"> REF _Ref223791415 \r \h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97235F">
        <w:rPr>
          <w:rFonts w:eastAsiaTheme="minorEastAsia"/>
          <w:lang w:eastAsia="zh-CN"/>
        </w:rPr>
        <w:t>[23</w:t>
      </w:r>
      <w:r w:rsidR="0097235F">
        <w:rPr>
          <w:rFonts w:eastAsiaTheme="minorEastAsia" w:hint="eastAsia"/>
          <w:lang w:eastAsia="zh-CN"/>
        </w:rPr>
        <w:t>-</w:t>
      </w:r>
      <w:r w:rsidR="004204F6" w:rsidRPr="00A910C4">
        <w:rPr>
          <w:rFonts w:eastAsiaTheme="minorEastAsia"/>
          <w:lang w:eastAsia="zh-CN"/>
        </w:rPr>
        <w:fldChar w:fldCharType="end"/>
      </w:r>
      <w:r w:rsidR="00F80E34" w:rsidRPr="00A910C4">
        <w:rPr>
          <w:rFonts w:eastAsiaTheme="minorEastAsia"/>
          <w:lang w:eastAsia="zh-CN"/>
        </w:rPr>
        <w:fldChar w:fldCharType="begin"/>
      </w:r>
      <w:r w:rsidR="00F80E34" w:rsidRPr="00A910C4">
        <w:rPr>
          <w:rFonts w:eastAsiaTheme="minorEastAsia"/>
          <w:lang w:eastAsia="zh-CN"/>
        </w:rPr>
        <w:instrText xml:space="preserve"> REF _Ref223791416 \r \h </w:instrText>
      </w:r>
      <w:r w:rsidR="00A910C4">
        <w:rPr>
          <w:rFonts w:eastAsiaTheme="minorEastAsia"/>
          <w:lang w:eastAsia="zh-CN"/>
        </w:rPr>
        <w:instrText xml:space="preserve"> \* MERGEFORMAT </w:instrText>
      </w:r>
      <w:r w:rsidR="00F80E34" w:rsidRPr="00A910C4">
        <w:rPr>
          <w:rFonts w:eastAsiaTheme="minorEastAsia"/>
          <w:lang w:eastAsia="zh-CN"/>
        </w:rPr>
      </w:r>
      <w:r w:rsidR="00F80E34" w:rsidRPr="00A910C4">
        <w:rPr>
          <w:rFonts w:eastAsiaTheme="minorEastAsia"/>
          <w:lang w:eastAsia="zh-CN"/>
        </w:rPr>
        <w:fldChar w:fldCharType="separate"/>
      </w:r>
      <w:r w:rsidR="0097235F">
        <w:rPr>
          <w:rFonts w:eastAsiaTheme="minorEastAsia"/>
          <w:lang w:eastAsia="zh-CN"/>
        </w:rPr>
        <w:t>24]</w:t>
      </w:r>
      <w:r w:rsidR="00F80E34" w:rsidRPr="00A910C4">
        <w:rPr>
          <w:rFonts w:eastAsiaTheme="minorEastAsia"/>
          <w:lang w:eastAsia="zh-CN"/>
        </w:rPr>
        <w:fldChar w:fldCharType="end"/>
      </w:r>
      <w:r w:rsidR="00453854" w:rsidRPr="00A910C4">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A910C4">
        <w:rPr>
          <w:rFonts w:eastAsiaTheme="minorEastAsia" w:hint="eastAsia"/>
          <w:lang w:eastAsia="zh-CN"/>
        </w:rPr>
        <w:t>在此基础上，</w:t>
      </w:r>
      <w:r w:rsidR="004204F6" w:rsidRPr="00A910C4">
        <w:rPr>
          <w:rFonts w:eastAsiaTheme="minorEastAsia"/>
          <w:lang w:eastAsia="zh-CN"/>
        </w:rPr>
        <w:t>Gammell</w:t>
      </w:r>
      <w:r w:rsidR="004204F6" w:rsidRPr="00A910C4">
        <w:rPr>
          <w:rFonts w:eastAsiaTheme="minorEastAsia" w:hint="eastAsia"/>
          <w:lang w:eastAsia="zh-CN"/>
        </w:rPr>
        <w:t>等进一步提出</w:t>
      </w:r>
      <w:r w:rsidR="004204F6" w:rsidRPr="00A910C4">
        <w:rPr>
          <w:rFonts w:eastAsiaTheme="minorEastAsia"/>
          <w:lang w:eastAsia="zh-CN"/>
        </w:rPr>
        <w:t>BIT*</w:t>
      </w:r>
      <w:r w:rsidR="004204F6" w:rsidRPr="00A910C4">
        <w:rPr>
          <w:rFonts w:eastAsiaTheme="minorEastAsia" w:hint="eastAsia"/>
          <w:lang w:eastAsia="zh-CN"/>
        </w:rPr>
        <w:t>算法</w:t>
      </w:r>
      <w:r w:rsidR="00F80E34" w:rsidRPr="00A910C4">
        <w:rPr>
          <w:rFonts w:eastAsiaTheme="minorEastAsia"/>
          <w:lang w:eastAsia="zh-CN"/>
        </w:rPr>
        <w:fldChar w:fldCharType="begin"/>
      </w:r>
      <w:r w:rsidR="00F80E34" w:rsidRPr="00A910C4">
        <w:rPr>
          <w:rFonts w:eastAsiaTheme="minorEastAsia"/>
          <w:lang w:eastAsia="zh-CN"/>
        </w:rPr>
        <w:instrText xml:space="preserve"> </w:instrText>
      </w:r>
      <w:r w:rsidR="00F80E34" w:rsidRPr="00A910C4">
        <w:rPr>
          <w:rFonts w:eastAsiaTheme="minorEastAsia" w:hint="eastAsia"/>
          <w:lang w:eastAsia="zh-CN"/>
        </w:rPr>
        <w:instrText>REF _Ref223790273 \r \h</w:instrText>
      </w:r>
      <w:r w:rsidR="00F80E34" w:rsidRPr="00A910C4">
        <w:rPr>
          <w:rFonts w:eastAsiaTheme="minorEastAsia"/>
          <w:lang w:eastAsia="zh-CN"/>
        </w:rPr>
        <w:instrText xml:space="preserve"> </w:instrText>
      </w:r>
      <w:r w:rsidR="00A910C4">
        <w:rPr>
          <w:rFonts w:eastAsiaTheme="minorEastAsia"/>
          <w:lang w:eastAsia="zh-CN"/>
        </w:rPr>
        <w:instrText xml:space="preserve"> \* MERGEFORMAT </w:instrText>
      </w:r>
      <w:r w:rsidR="00F80E34" w:rsidRPr="00A910C4">
        <w:rPr>
          <w:rFonts w:eastAsiaTheme="minorEastAsia"/>
          <w:lang w:eastAsia="zh-CN"/>
        </w:rPr>
      </w:r>
      <w:r w:rsidR="00F80E34" w:rsidRPr="00A910C4">
        <w:rPr>
          <w:rFonts w:eastAsiaTheme="minorEastAsia"/>
          <w:lang w:eastAsia="zh-CN"/>
        </w:rPr>
        <w:fldChar w:fldCharType="separate"/>
      </w:r>
      <w:r w:rsidR="00F80E34" w:rsidRPr="00A910C4">
        <w:rPr>
          <w:rFonts w:eastAsiaTheme="minorEastAsia"/>
          <w:lang w:eastAsia="zh-CN"/>
        </w:rPr>
        <w:t>[25</w:t>
      </w:r>
      <w:r w:rsidR="00F80E34" w:rsidRPr="00A910C4">
        <w:rPr>
          <w:rFonts w:eastAsiaTheme="minorEastAsia" w:hint="eastAsia"/>
          <w:lang w:eastAsia="zh-CN"/>
        </w:rPr>
        <w:t>-</w:t>
      </w:r>
      <w:r w:rsidR="00F80E34" w:rsidRPr="00A910C4">
        <w:rPr>
          <w:rFonts w:eastAsiaTheme="minorEastAsia"/>
          <w:lang w:eastAsia="zh-CN"/>
        </w:rPr>
        <w:fldChar w:fldCharType="end"/>
      </w:r>
      <w:r w:rsidR="00F80E34" w:rsidRPr="00A910C4">
        <w:rPr>
          <w:rFonts w:eastAsiaTheme="minorEastAsia"/>
          <w:lang w:eastAsia="zh-CN"/>
        </w:rPr>
        <w:fldChar w:fldCharType="begin"/>
      </w:r>
      <w:r w:rsidR="00F80E34" w:rsidRPr="00A910C4">
        <w:rPr>
          <w:rFonts w:eastAsiaTheme="minorEastAsia"/>
          <w:lang w:eastAsia="zh-CN"/>
        </w:rPr>
        <w:instrText xml:space="preserve"> REF _Ref223801612 \r \h </w:instrText>
      </w:r>
      <w:r w:rsidR="00A910C4">
        <w:rPr>
          <w:rFonts w:eastAsiaTheme="minorEastAsia"/>
          <w:lang w:eastAsia="zh-CN"/>
        </w:rPr>
        <w:instrText xml:space="preserve"> \* MERGEFORMAT </w:instrText>
      </w:r>
      <w:r w:rsidR="00F80E34" w:rsidRPr="00A910C4">
        <w:rPr>
          <w:rFonts w:eastAsiaTheme="minorEastAsia"/>
          <w:lang w:eastAsia="zh-CN"/>
        </w:rPr>
      </w:r>
      <w:r w:rsidR="00F80E34" w:rsidRPr="00A910C4">
        <w:rPr>
          <w:rFonts w:eastAsiaTheme="minorEastAsia"/>
          <w:lang w:eastAsia="zh-CN"/>
        </w:rPr>
        <w:fldChar w:fldCharType="separate"/>
      </w:r>
      <w:r w:rsidR="00F80E34" w:rsidRPr="00A910C4">
        <w:rPr>
          <w:rFonts w:eastAsiaTheme="minorEastAsia"/>
          <w:lang w:eastAsia="zh-CN"/>
        </w:rPr>
        <w:t>26]</w:t>
      </w:r>
      <w:r w:rsidR="00F80E34" w:rsidRPr="00A910C4">
        <w:rPr>
          <w:rFonts w:eastAsiaTheme="minorEastAsia"/>
          <w:lang w:eastAsia="zh-CN"/>
        </w:rPr>
        <w:fldChar w:fldCharType="end"/>
      </w:r>
      <w:r w:rsidR="004204F6" w:rsidRPr="00A910C4">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_Ref223791442 \r \h</w:instrText>
      </w:r>
      <w:r w:rsidR="004204F6" w:rsidRPr="00A910C4">
        <w:rPr>
          <w:rFonts w:eastAsiaTheme="minorEastAsia"/>
          <w:lang w:eastAsia="zh-CN"/>
        </w:rPr>
        <w:instrText xml:space="preserve">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97235F">
        <w:rPr>
          <w:rFonts w:eastAsiaTheme="minorEastAsia"/>
          <w:lang w:eastAsia="zh-CN"/>
        </w:rPr>
        <w:t>[27]</w:t>
      </w:r>
      <w:r w:rsidR="004204F6" w:rsidRPr="00A910C4">
        <w:rPr>
          <w:rFonts w:eastAsiaTheme="minorEastAsia"/>
          <w:lang w:eastAsia="zh-CN"/>
        </w:rPr>
        <w:fldChar w:fldCharType="end"/>
      </w:r>
      <w:r w:rsidR="004204F6" w:rsidRPr="00A910C4">
        <w:rPr>
          <w:rFonts w:eastAsiaTheme="minorEastAsia" w:hint="eastAsia"/>
          <w:lang w:eastAsia="zh-CN"/>
        </w:rPr>
        <w:t>或自适应双向超椭球采样</w:t>
      </w:r>
      <w:r w:rsidR="004204F6" w:rsidRPr="00A910C4">
        <w:rPr>
          <w:rFonts w:eastAsiaTheme="minorEastAsia"/>
          <w:lang w:eastAsia="zh-CN"/>
        </w:rPr>
        <w:fldChar w:fldCharType="begin"/>
      </w:r>
      <w:r w:rsidR="004204F6" w:rsidRPr="00A910C4">
        <w:rPr>
          <w:rFonts w:eastAsiaTheme="minorEastAsia"/>
          <w:lang w:eastAsia="zh-CN"/>
        </w:rPr>
        <w:instrText xml:space="preserve"> </w:instrText>
      </w:r>
      <w:r w:rsidR="004204F6" w:rsidRPr="00A910C4">
        <w:rPr>
          <w:rFonts w:eastAsiaTheme="minorEastAsia" w:hint="eastAsia"/>
          <w:lang w:eastAsia="zh-CN"/>
        </w:rPr>
        <w:instrText>REF _Ref223791448 \r \h</w:instrText>
      </w:r>
      <w:r w:rsidR="004204F6" w:rsidRPr="00A910C4">
        <w:rPr>
          <w:rFonts w:eastAsiaTheme="minorEastAsia"/>
          <w:lang w:eastAsia="zh-CN"/>
        </w:rPr>
        <w:instrText xml:space="preserve"> </w:instrText>
      </w:r>
      <w:r w:rsidR="00A910C4">
        <w:rPr>
          <w:rFonts w:eastAsiaTheme="minorEastAsia"/>
          <w:lang w:eastAsia="zh-CN"/>
        </w:rPr>
        <w:instrText xml:space="preserve"> \* MERGEFORMAT </w:instrText>
      </w:r>
      <w:r w:rsidR="004204F6" w:rsidRPr="00A910C4">
        <w:rPr>
          <w:rFonts w:eastAsiaTheme="minorEastAsia"/>
          <w:lang w:eastAsia="zh-CN"/>
        </w:rPr>
      </w:r>
      <w:r w:rsidR="004204F6" w:rsidRPr="00A910C4">
        <w:rPr>
          <w:rFonts w:eastAsiaTheme="minorEastAsia"/>
          <w:lang w:eastAsia="zh-CN"/>
        </w:rPr>
        <w:fldChar w:fldCharType="separate"/>
      </w:r>
      <w:r w:rsidR="0097235F">
        <w:rPr>
          <w:rFonts w:eastAsiaTheme="minorEastAsia"/>
          <w:lang w:eastAsia="zh-CN"/>
        </w:rPr>
        <w:t>[28]</w:t>
      </w:r>
      <w:r w:rsidR="004204F6" w:rsidRPr="00A910C4">
        <w:rPr>
          <w:rFonts w:eastAsiaTheme="minorEastAsia"/>
          <w:lang w:eastAsia="zh-CN"/>
        </w:rPr>
        <w:fldChar w:fldCharType="end"/>
      </w:r>
      <w:r w:rsidR="004204F6" w:rsidRPr="00A910C4">
        <w:rPr>
          <w:rFonts w:eastAsiaTheme="minorEastAsia" w:hint="eastAsia"/>
          <w:lang w:eastAsia="zh-CN"/>
        </w:rPr>
        <w:t>以提升采样域的适应能力。</w:t>
      </w:r>
      <w:r w:rsidR="00686BC8" w:rsidRPr="00A910C4">
        <w:rPr>
          <w:rFonts w:eastAsiaTheme="minorEastAsia"/>
          <w:lang w:eastAsia="zh-CN"/>
        </w:rPr>
        <w:t xml:space="preserve">Zhao </w:t>
      </w:r>
      <w:r w:rsidR="00686BC8" w:rsidRPr="00A910C4">
        <w:rPr>
          <w:rFonts w:eastAsiaTheme="minorEastAsia"/>
          <w:lang w:eastAsia="zh-CN"/>
        </w:rPr>
        <w:t>等提出的</w:t>
      </w:r>
      <w:r w:rsidR="00686BC8" w:rsidRPr="00A910C4">
        <w:rPr>
          <w:rFonts w:eastAsiaTheme="minorEastAsia"/>
          <w:lang w:eastAsia="zh-CN"/>
        </w:rPr>
        <w:t xml:space="preserve"> </w:t>
      </w:r>
      <w:r w:rsidR="00A764CD">
        <w:rPr>
          <w:rFonts w:eastAsiaTheme="minorEastAsia"/>
          <w:lang w:eastAsia="zh-CN"/>
        </w:rPr>
        <w:t>Dynamic-RRT</w:t>
      </w:r>
      <w:r w:rsidR="00686BC8" w:rsidRPr="00A910C4">
        <w:rPr>
          <w:rFonts w:eastAsiaTheme="minorEastAsia"/>
          <w:lang w:eastAsia="zh-CN"/>
        </w:rPr>
        <w:t xml:space="preserve"> </w:t>
      </w:r>
      <w:r w:rsidR="00686BC8" w:rsidRPr="00A910C4">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A910C4">
        <w:rPr>
          <w:rFonts w:eastAsiaTheme="minorEastAsia"/>
          <w:lang w:eastAsia="zh-CN"/>
        </w:rPr>
        <w:t xml:space="preserve"> </w:t>
      </w:r>
      <w:r w:rsidR="004204F6" w:rsidRPr="00A910C4">
        <w:rPr>
          <w:rFonts w:eastAsiaTheme="minorEastAsia"/>
          <w:lang w:eastAsia="zh-CN"/>
        </w:rPr>
        <w:fldChar w:fldCharType="begin"/>
      </w:r>
      <w:r w:rsidR="004204F6" w:rsidRPr="00A910C4">
        <w:rPr>
          <w:rFonts w:eastAsiaTheme="minorEastAsia"/>
          <w:lang w:eastAsia="zh-CN"/>
        </w:rPr>
        <w:instrText xml:space="preserve"> REF _Ref223791494 \r \h  \* MERGEFORMAT </w:instrText>
      </w:r>
      <w:r w:rsidR="004204F6" w:rsidRPr="00A910C4">
        <w:rPr>
          <w:rFonts w:eastAsiaTheme="minorEastAsia"/>
          <w:lang w:eastAsia="zh-CN"/>
        </w:rPr>
      </w:r>
      <w:r w:rsidR="004204F6" w:rsidRPr="00A910C4">
        <w:rPr>
          <w:rFonts w:eastAsiaTheme="minorEastAsia"/>
          <w:lang w:eastAsia="zh-CN"/>
        </w:rPr>
        <w:fldChar w:fldCharType="separate"/>
      </w:r>
      <w:r w:rsidR="0097235F">
        <w:rPr>
          <w:rFonts w:eastAsiaTheme="minorEastAsia"/>
          <w:lang w:eastAsia="zh-CN"/>
        </w:rPr>
        <w:t>[29]</w:t>
      </w:r>
      <w:r w:rsidR="004204F6" w:rsidRPr="00A910C4">
        <w:rPr>
          <w:rFonts w:eastAsiaTheme="minorEastAsia"/>
          <w:lang w:eastAsia="zh-CN"/>
        </w:rPr>
        <w:fldChar w:fldCharType="end"/>
      </w:r>
      <w:r w:rsidR="00686BC8" w:rsidRPr="00A910C4">
        <w:rPr>
          <w:rFonts w:eastAsiaTheme="minorEastAsia"/>
          <w:lang w:eastAsia="zh-CN"/>
        </w:rPr>
        <w:t>。同时，该算法结合帕累托支配（</w:t>
      </w:r>
      <w:r w:rsidR="00686BC8" w:rsidRPr="00A910C4">
        <w:rPr>
          <w:rFonts w:eastAsiaTheme="minorEastAsia"/>
          <w:lang w:eastAsia="zh-CN"/>
        </w:rPr>
        <w:t>Pareto Dominance</w:t>
      </w:r>
      <w:r w:rsidR="00686BC8" w:rsidRPr="00A910C4">
        <w:rPr>
          <w:rFonts w:eastAsiaTheme="minorEastAsia"/>
          <w:lang w:eastAsia="zh-CN"/>
        </w:rPr>
        <w:t>）原则</w:t>
      </w:r>
      <w:r w:rsidR="00C3084F" w:rsidRPr="00A910C4">
        <w:rPr>
          <w:rFonts w:eastAsiaTheme="minorEastAsia"/>
          <w:lang w:eastAsia="zh-CN"/>
        </w:rPr>
        <w:fldChar w:fldCharType="begin"/>
      </w:r>
      <w:r w:rsidR="00C3084F" w:rsidRPr="00A910C4">
        <w:rPr>
          <w:rFonts w:eastAsiaTheme="minorEastAsia"/>
          <w:lang w:eastAsia="zh-CN"/>
        </w:rPr>
        <w:instrText xml:space="preserve"> REF _Ref223812078 \r \h </w:instrText>
      </w:r>
      <w:r w:rsidR="00A910C4">
        <w:rPr>
          <w:rFonts w:eastAsiaTheme="minorEastAsia"/>
          <w:lang w:eastAsia="zh-CN"/>
        </w:rPr>
        <w:instrText xml:space="preserve"> \* MERGEFORMAT </w:instrText>
      </w:r>
      <w:r w:rsidR="00C3084F" w:rsidRPr="00A910C4">
        <w:rPr>
          <w:rFonts w:eastAsiaTheme="minorEastAsia"/>
          <w:lang w:eastAsia="zh-CN"/>
        </w:rPr>
      </w:r>
      <w:r w:rsidR="00C3084F" w:rsidRPr="00A910C4">
        <w:rPr>
          <w:rFonts w:eastAsiaTheme="minorEastAsia"/>
          <w:lang w:eastAsia="zh-CN"/>
        </w:rPr>
        <w:fldChar w:fldCharType="separate"/>
      </w:r>
      <w:r w:rsidR="0097235F">
        <w:rPr>
          <w:rFonts w:eastAsiaTheme="minorEastAsia"/>
          <w:lang w:eastAsia="zh-CN"/>
        </w:rPr>
        <w:t>[30]</w:t>
      </w:r>
      <w:r w:rsidR="00C3084F" w:rsidRPr="00A910C4">
        <w:rPr>
          <w:rFonts w:eastAsiaTheme="minorEastAsia"/>
          <w:lang w:eastAsia="zh-CN"/>
        </w:rPr>
        <w:fldChar w:fldCharType="end"/>
      </w:r>
      <w:r w:rsidR="00686BC8" w:rsidRPr="00A910C4">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A910C4">
        <w:rPr>
          <w:rFonts w:eastAsiaTheme="minorEastAsia"/>
          <w:lang w:eastAsia="zh-CN"/>
        </w:rPr>
        <w:t xml:space="preserve"> RRT</w:t>
      </w:r>
      <w:r w:rsidR="00686BC8" w:rsidRPr="00A910C4">
        <w:rPr>
          <w:rFonts w:eastAsiaTheme="minorEastAsia"/>
          <w:lang w:eastAsia="zh-CN"/>
        </w:rPr>
        <w:t>、</w:t>
      </w:r>
      <w:r w:rsidR="00686BC8" w:rsidRPr="00A910C4">
        <w:rPr>
          <w:rFonts w:eastAsiaTheme="minorEastAsia"/>
          <w:lang w:eastAsia="zh-CN"/>
        </w:rPr>
        <w:t>RRT</w:t>
      </w:r>
      <w:r w:rsidR="00746DBA" w:rsidRPr="00A910C4">
        <w:rPr>
          <w:rFonts w:eastAsiaTheme="minorEastAsia"/>
          <w:lang w:eastAsia="zh-CN"/>
        </w:rPr>
        <w:t>*</w:t>
      </w:r>
      <w:r w:rsidR="00686BC8" w:rsidRPr="00A910C4">
        <w:rPr>
          <w:rFonts w:eastAsiaTheme="minorEastAsia"/>
          <w:i/>
          <w:iCs/>
          <w:lang w:eastAsia="zh-CN"/>
        </w:rPr>
        <w:t>及</w:t>
      </w:r>
      <w:r w:rsidR="00686BC8" w:rsidRPr="00A910C4">
        <w:rPr>
          <w:rFonts w:eastAsiaTheme="minorEastAsia"/>
          <w:i/>
          <w:iCs/>
          <w:lang w:eastAsia="zh-CN"/>
        </w:rPr>
        <w:t xml:space="preserve"> Informed RRT</w:t>
      </w:r>
      <w:r w:rsidR="00686BC8" w:rsidRPr="00A910C4">
        <w:rPr>
          <w:rFonts w:eastAsiaTheme="minorEastAsia"/>
          <w:lang w:eastAsia="zh-CN"/>
        </w:rPr>
        <w:t>等经典算法。此类方法通过采样空间约束与问题分解策略，有效平衡了收敛速度与路径质量，</w:t>
      </w:r>
      <w:r w:rsidR="00B670EB" w:rsidRPr="00A910C4">
        <w:rPr>
          <w:rFonts w:eastAsiaTheme="minorEastAsia"/>
          <w:lang w:eastAsia="zh-CN"/>
        </w:rPr>
        <w:t>然而，该算法的采样约束性能仍高度依赖路径代价估计的准确性：当代价被高估时，</w:t>
      </w:r>
      <w:r w:rsidRPr="00A910C4">
        <w:rPr>
          <w:rFonts w:eastAsiaTheme="minorEastAsia"/>
          <w:lang w:eastAsia="zh-CN"/>
        </w:rPr>
        <w:t>椭球体约束范围过大</w:t>
      </w:r>
      <w:r w:rsidR="00B670EB" w:rsidRPr="00A910C4">
        <w:rPr>
          <w:rFonts w:eastAsiaTheme="minorEastAsia"/>
          <w:lang w:eastAsia="zh-CN"/>
        </w:rPr>
        <w:t>，产生较多无效采样；当代价被低估时，</w:t>
      </w:r>
      <w:r w:rsidRPr="00A910C4">
        <w:rPr>
          <w:rFonts w:eastAsiaTheme="minorEastAsia"/>
          <w:lang w:eastAsia="zh-CN"/>
        </w:rPr>
        <w:t>约束域</w:t>
      </w:r>
      <w:r w:rsidR="00076339" w:rsidRPr="00A910C4">
        <w:rPr>
          <w:rFonts w:eastAsiaTheme="minorEastAsia"/>
          <w:lang w:eastAsia="zh-CN"/>
        </w:rPr>
        <w:t>过早收缩</w:t>
      </w:r>
      <w:r w:rsidR="00B670EB" w:rsidRPr="00A910C4">
        <w:rPr>
          <w:rFonts w:eastAsiaTheme="minorEastAsia"/>
          <w:lang w:eastAsia="zh-CN"/>
        </w:rPr>
        <w:t>，</w:t>
      </w:r>
      <w:r w:rsidRPr="00A910C4">
        <w:rPr>
          <w:rFonts w:eastAsiaTheme="minorEastAsia"/>
          <w:lang w:eastAsia="zh-CN"/>
        </w:rPr>
        <w:t>可能将潜在最优路径排除在采样空间之外，导致算法收敛至次优解甚至搜索失败。</w:t>
      </w:r>
      <w:r w:rsidR="00B670EB" w:rsidRPr="00A910C4">
        <w:rPr>
          <w:rFonts w:eastAsiaTheme="minorEastAsia"/>
          <w:lang w:eastAsia="zh-CN"/>
        </w:rPr>
        <w:t>此外，</w:t>
      </w:r>
      <w:r w:rsidR="00A764CD">
        <w:rPr>
          <w:rFonts w:eastAsiaTheme="minorEastAsia"/>
          <w:lang w:eastAsia="zh-CN"/>
        </w:rPr>
        <w:t>Dynamic-RRT</w:t>
      </w:r>
      <w:r w:rsidR="00B670EB" w:rsidRPr="00E85A8F">
        <w:rPr>
          <w:rFonts w:eastAsiaTheme="minorEastAsia"/>
          <w:lang w:eastAsia="zh-CN"/>
        </w:rPr>
        <w:t xml:space="preserve"> </w:t>
      </w:r>
      <w:r w:rsidR="00B670EB" w:rsidRPr="00E85A8F">
        <w:rPr>
          <w:rFonts w:eastAsiaTheme="minorEastAsia" w:hint="eastAsia"/>
          <w:lang w:eastAsia="zh-CN"/>
        </w:rPr>
        <w:t>采用单向搜索框架</w:t>
      </w:r>
      <w:r w:rsidR="00B670EB" w:rsidRPr="00A910C4">
        <w:rPr>
          <w:rFonts w:eastAsiaTheme="minorEastAsia"/>
          <w:lang w:eastAsia="zh-CN"/>
        </w:rPr>
        <w:t>，其知情子集仅以起点和终点为焦点，在复杂环境中对全局搜索方向的引导能力有限，仍存在冗余扩展问题。</w:t>
      </w:r>
    </w:p>
    <w:bookmarkEnd w:id="4"/>
    <w:p w14:paraId="749A7D92" w14:textId="0695A223" w:rsidR="003C1621" w:rsidRPr="0097235F" w:rsidRDefault="00686BC8" w:rsidP="004A3542">
      <w:pPr>
        <w:spacing w:line="262" w:lineRule="auto"/>
        <w:ind w:firstLineChars="200" w:firstLine="440"/>
        <w:jc w:val="both"/>
        <w:rPr>
          <w:rFonts w:eastAsiaTheme="minorEastAsia"/>
          <w:lang w:eastAsia="zh-CN"/>
        </w:rPr>
      </w:pPr>
      <w:r w:rsidRPr="0097235F">
        <w:rPr>
          <w:rFonts w:eastAsiaTheme="minorEastAsia"/>
          <w:lang w:eastAsia="zh-CN"/>
        </w:rPr>
        <w:t>总体而言，</w:t>
      </w:r>
      <w:r w:rsidR="003C0C48" w:rsidRPr="0097235F">
        <w:rPr>
          <w:rFonts w:eastAsiaTheme="minorEastAsia"/>
          <w:lang w:eastAsia="zh-CN"/>
        </w:rPr>
        <w:t>现有改进方法在效率与最优性之间仍存在明显权衡</w:t>
      </w:r>
      <w:r w:rsidR="004A3542" w:rsidRPr="0097235F">
        <w:rPr>
          <w:rFonts w:eastAsiaTheme="minorEastAsia" w:hint="eastAsia"/>
          <w:lang w:eastAsia="zh-CN"/>
        </w:rPr>
        <w:t>：</w:t>
      </w:r>
      <w:r w:rsidR="004A3542" w:rsidRPr="0097235F">
        <w:rPr>
          <w:rFonts w:eastAsiaTheme="minorEastAsia"/>
          <w:lang w:eastAsia="zh-CN"/>
        </w:rPr>
        <w:t>采样引导</w:t>
      </w:r>
      <w:r w:rsidR="00453854" w:rsidRPr="0097235F">
        <w:rPr>
          <w:rFonts w:eastAsiaTheme="minorEastAsia" w:hint="eastAsia"/>
          <w:lang w:eastAsia="zh-CN"/>
        </w:rPr>
        <w:t>或</w:t>
      </w:r>
      <w:r w:rsidR="004A3542" w:rsidRPr="0097235F">
        <w:rPr>
          <w:rFonts w:eastAsiaTheme="minorEastAsia"/>
          <w:lang w:eastAsia="zh-CN"/>
        </w:rPr>
        <w:t>双向连通策略虽可加速获得可行解，但通常缺乏渐进最优保证</w:t>
      </w:r>
      <w:r w:rsidR="004A3542" w:rsidRPr="0097235F">
        <w:rPr>
          <w:rFonts w:eastAsiaTheme="minorEastAsia" w:hint="eastAsia"/>
          <w:lang w:eastAsia="zh-CN"/>
        </w:rPr>
        <w:t>，</w:t>
      </w:r>
      <w:r w:rsidR="004A3542" w:rsidRPr="0097235F">
        <w:rPr>
          <w:rFonts w:eastAsiaTheme="minorEastAsia"/>
          <w:lang w:eastAsia="zh-CN"/>
        </w:rPr>
        <w:t>而代价驱动的约束采样与问题分解方法能够提高有效采样比例并改善路径质量，但其性能对代价估计敏感，且</w:t>
      </w:r>
      <w:r w:rsidR="008E3093" w:rsidRPr="0097235F">
        <w:rPr>
          <w:rFonts w:eastAsiaTheme="minorEastAsia"/>
          <w:lang w:eastAsia="zh-CN"/>
        </w:rPr>
        <w:t>约束域多为静态或弱自适应形式</w:t>
      </w:r>
      <w:r w:rsidR="008E3093" w:rsidRPr="0097235F">
        <w:rPr>
          <w:rFonts w:eastAsiaTheme="minorEastAsia" w:hint="eastAsia"/>
          <w:lang w:eastAsia="zh-CN"/>
        </w:rPr>
        <w:t>，</w:t>
      </w:r>
      <w:r w:rsidR="008E3093" w:rsidRPr="0097235F">
        <w:rPr>
          <w:rFonts w:eastAsiaTheme="minorEastAsia"/>
          <w:lang w:eastAsia="zh-CN"/>
        </w:rPr>
        <w:t>容易在搜索早期出现过度收缩导致可达性下降，或在代价波动时引发采样比例与树扩展行为的震荡，从而削弱全局稳健性与收敛一致性</w:t>
      </w:r>
      <w:r w:rsidR="004A3542" w:rsidRPr="0097235F">
        <w:rPr>
          <w:rFonts w:eastAsiaTheme="minorEastAsia"/>
          <w:lang w:eastAsia="zh-CN"/>
        </w:rPr>
        <w:t>。</w:t>
      </w:r>
    </w:p>
    <w:p w14:paraId="4371CD59" w14:textId="2B8B6194" w:rsidR="005D13D5" w:rsidRPr="00A910C4" w:rsidRDefault="00431043" w:rsidP="000660B7">
      <w:pPr>
        <w:pStyle w:val="a3"/>
        <w:spacing w:before="7"/>
        <w:ind w:firstLine="400"/>
        <w:jc w:val="both"/>
        <w:rPr>
          <w:rFonts w:eastAsiaTheme="minorEastAsia"/>
          <w:sz w:val="11"/>
          <w:lang w:eastAsia="zh-CN"/>
        </w:rPr>
      </w:pPr>
      <w:r w:rsidRPr="0097235F">
        <w:rPr>
          <w:rFonts w:eastAsiaTheme="minorEastAsia"/>
          <w:sz w:val="22"/>
          <w:szCs w:val="22"/>
          <w:lang w:eastAsia="zh-CN"/>
        </w:rPr>
        <w:t>针</w:t>
      </w:r>
      <w:r w:rsidR="00046DC6" w:rsidRPr="0097235F">
        <w:rPr>
          <w:rFonts w:eastAsiaTheme="minorEastAsia" w:hint="eastAsia"/>
          <w:sz w:val="22"/>
          <w:szCs w:val="22"/>
          <w:lang w:eastAsia="zh-CN"/>
        </w:rPr>
        <w:t>对</w:t>
      </w:r>
      <w:r w:rsidRPr="0097235F">
        <w:rPr>
          <w:rFonts w:eastAsiaTheme="minorEastAsia"/>
          <w:sz w:val="22"/>
          <w:szCs w:val="22"/>
          <w:lang w:eastAsia="zh-CN"/>
        </w:rPr>
        <w:t>上述</w:t>
      </w:r>
      <w:r w:rsidR="00046DC6" w:rsidRPr="0097235F">
        <w:rPr>
          <w:rFonts w:eastAsiaTheme="minorEastAsia" w:hint="eastAsia"/>
          <w:sz w:val="22"/>
          <w:szCs w:val="22"/>
          <w:lang w:eastAsia="zh-CN"/>
        </w:rPr>
        <w:t>问题</w:t>
      </w:r>
      <w:r w:rsidRPr="0097235F">
        <w:rPr>
          <w:rFonts w:eastAsiaTheme="minorEastAsia"/>
          <w:sz w:val="22"/>
          <w:szCs w:val="22"/>
          <w:lang w:eastAsia="zh-CN"/>
        </w:rPr>
        <w:t>，本文提出一种基于自适应</w:t>
      </w:r>
      <w:r w:rsidR="00DA32EB" w:rsidRPr="0097235F">
        <w:rPr>
          <w:rFonts w:eastAsiaTheme="minorEastAsia"/>
          <w:sz w:val="22"/>
          <w:szCs w:val="22"/>
          <w:lang w:eastAsia="zh-CN"/>
        </w:rPr>
        <w:t>非对称双椭球</w:t>
      </w:r>
      <w:r w:rsidRPr="0097235F">
        <w:rPr>
          <w:rFonts w:eastAsiaTheme="minorEastAsia"/>
          <w:sz w:val="22"/>
          <w:szCs w:val="22"/>
          <w:lang w:eastAsia="zh-CN"/>
        </w:rPr>
        <w:t>约束采样</w:t>
      </w:r>
      <w:r w:rsidR="0004393E" w:rsidRPr="0097235F">
        <w:rPr>
          <w:rFonts w:eastAsiaTheme="minorEastAsia" w:hint="eastAsia"/>
          <w:sz w:val="22"/>
          <w:szCs w:val="22"/>
          <w:lang w:eastAsia="zh-CN"/>
        </w:rPr>
        <w:t>子集</w:t>
      </w:r>
      <w:r w:rsidRPr="0097235F">
        <w:rPr>
          <w:rFonts w:eastAsiaTheme="minorEastAsia"/>
          <w:sz w:val="22"/>
          <w:szCs w:val="22"/>
          <w:lang w:eastAsia="zh-CN"/>
        </w:rPr>
        <w:t>的</w:t>
      </w:r>
      <w:r w:rsidR="001A56BC" w:rsidRPr="0097235F">
        <w:rPr>
          <w:rFonts w:eastAsiaTheme="minorEastAsia"/>
          <w:sz w:val="22"/>
          <w:szCs w:val="22"/>
          <w:lang w:eastAsia="zh-CN"/>
        </w:rPr>
        <w:t>SC-RRT</w:t>
      </w:r>
      <w:r w:rsidRPr="0097235F">
        <w:rPr>
          <w:rFonts w:eastAsiaTheme="minorEastAsia"/>
          <w:sz w:val="22"/>
          <w:szCs w:val="22"/>
          <w:lang w:eastAsia="zh-CN"/>
        </w:rPr>
        <w:t>算法。</w:t>
      </w:r>
      <w:r w:rsidR="0056279E" w:rsidRPr="0097235F">
        <w:rPr>
          <w:rFonts w:eastAsiaTheme="minorEastAsia" w:hint="eastAsia"/>
          <w:sz w:val="22"/>
          <w:szCs w:val="22"/>
          <w:lang w:eastAsia="zh-CN"/>
        </w:rPr>
        <w:t>该算法</w:t>
      </w:r>
      <w:r w:rsidR="007E41C6" w:rsidRPr="0097235F">
        <w:rPr>
          <w:rFonts w:eastAsiaTheme="minorEastAsia"/>
          <w:sz w:val="22"/>
          <w:szCs w:val="22"/>
          <w:lang w:eastAsia="zh-CN"/>
        </w:rPr>
        <w:t>在双向</w:t>
      </w:r>
      <w:r w:rsidR="0056279E" w:rsidRPr="0097235F">
        <w:rPr>
          <w:rFonts w:eastAsiaTheme="minorEastAsia" w:hint="eastAsia"/>
          <w:sz w:val="22"/>
          <w:szCs w:val="22"/>
          <w:lang w:eastAsia="zh-CN"/>
        </w:rPr>
        <w:t>并行</w:t>
      </w:r>
      <w:r w:rsidR="007E41C6" w:rsidRPr="0097235F">
        <w:rPr>
          <w:rFonts w:eastAsiaTheme="minorEastAsia"/>
          <w:sz w:val="22"/>
          <w:szCs w:val="22"/>
          <w:lang w:eastAsia="zh-CN"/>
        </w:rPr>
        <w:t>搜索框架</w:t>
      </w:r>
      <w:r w:rsidR="008E3093" w:rsidRPr="0097235F">
        <w:rPr>
          <w:rFonts w:eastAsiaTheme="minorEastAsia" w:hint="eastAsia"/>
          <w:sz w:val="22"/>
          <w:szCs w:val="22"/>
          <w:lang w:eastAsia="zh-CN"/>
        </w:rPr>
        <w:t>与中介点引导</w:t>
      </w:r>
      <w:r w:rsidR="007E41C6" w:rsidRPr="0097235F">
        <w:rPr>
          <w:rFonts w:eastAsiaTheme="minorEastAsia"/>
          <w:sz w:val="22"/>
          <w:szCs w:val="22"/>
          <w:lang w:eastAsia="zh-CN"/>
        </w:rPr>
        <w:t>下，</w:t>
      </w:r>
      <w:r w:rsidR="008E3093" w:rsidRPr="0097235F">
        <w:rPr>
          <w:rFonts w:eastAsiaTheme="minorEastAsia"/>
          <w:sz w:val="22"/>
          <w:szCs w:val="22"/>
          <w:lang w:eastAsia="zh-CN"/>
        </w:rPr>
        <w:t>构造起点侧与目标侧可独立伸缩的非对称双椭球</w:t>
      </w:r>
      <w:r w:rsidR="0004393E" w:rsidRPr="0097235F">
        <w:rPr>
          <w:rFonts w:eastAsiaTheme="minorEastAsia" w:hint="eastAsia"/>
          <w:sz w:val="22"/>
          <w:szCs w:val="22"/>
          <w:lang w:eastAsia="zh-CN"/>
        </w:rPr>
        <w:t>采样子集</w:t>
      </w:r>
      <w:r w:rsidR="008E3093" w:rsidRPr="0097235F">
        <w:rPr>
          <w:rFonts w:eastAsiaTheme="minorEastAsia" w:hint="eastAsia"/>
          <w:sz w:val="22"/>
          <w:szCs w:val="22"/>
          <w:lang w:eastAsia="zh-CN"/>
        </w:rPr>
        <w:t>，</w:t>
      </w:r>
      <w:r w:rsidR="00925A8F" w:rsidRPr="0097235F">
        <w:rPr>
          <w:rFonts w:eastAsiaTheme="minorEastAsia"/>
          <w:sz w:val="22"/>
          <w:szCs w:val="22"/>
          <w:lang w:eastAsia="zh-CN"/>
        </w:rPr>
        <w:t>为克服传统约束采样对代价估计偏差的敏感性，避免采样空间过早收缩或无效膨胀，本文建立了基于搜索状态反馈的在线调节机制</w:t>
      </w:r>
      <w:r w:rsidR="008E3093" w:rsidRPr="0097235F">
        <w:rPr>
          <w:rFonts w:eastAsiaTheme="minorEastAsia" w:hint="eastAsia"/>
          <w:sz w:val="22"/>
          <w:szCs w:val="22"/>
          <w:lang w:eastAsia="zh-CN"/>
        </w:rPr>
        <w:t>，以当前最优路径代价及其历史演化为反馈，</w:t>
      </w:r>
      <w:r w:rsidR="000660B7" w:rsidRPr="0097235F">
        <w:rPr>
          <w:rFonts w:eastAsiaTheme="minorEastAsia" w:hint="eastAsia"/>
          <w:sz w:val="22"/>
          <w:szCs w:val="22"/>
          <w:lang w:eastAsia="zh-CN"/>
        </w:rPr>
        <w:t>通过闭环控制</w:t>
      </w:r>
      <w:r w:rsidR="008E3093" w:rsidRPr="0097235F">
        <w:rPr>
          <w:rFonts w:eastAsiaTheme="minorEastAsia" w:hint="eastAsia"/>
          <w:sz w:val="22"/>
          <w:szCs w:val="22"/>
          <w:lang w:eastAsia="zh-CN"/>
        </w:rPr>
        <w:t>调节超椭球</w:t>
      </w:r>
      <w:r w:rsidR="003C0C48" w:rsidRPr="0097235F">
        <w:rPr>
          <w:rFonts w:eastAsiaTheme="minorEastAsia"/>
          <w:sz w:val="22"/>
          <w:szCs w:val="22"/>
          <w:lang w:eastAsia="zh-CN"/>
        </w:rPr>
        <w:t>体知情子集的尺度</w:t>
      </w:r>
      <w:r w:rsidR="00746DBA" w:rsidRPr="0097235F">
        <w:rPr>
          <w:rFonts w:eastAsiaTheme="minorEastAsia"/>
          <w:sz w:val="22"/>
          <w:szCs w:val="22"/>
          <w:lang w:eastAsia="zh-CN"/>
        </w:rPr>
        <w:t>，</w:t>
      </w:r>
      <w:r w:rsidR="008E3093" w:rsidRPr="0097235F">
        <w:rPr>
          <w:rFonts w:eastAsiaTheme="minorEastAsia"/>
          <w:sz w:val="22"/>
          <w:szCs w:val="22"/>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r w:rsidR="000827BC" w:rsidRPr="0097235F">
        <w:rPr>
          <w:rFonts w:eastAsiaTheme="minorEastAsia"/>
          <w:sz w:val="22"/>
          <w:szCs w:val="22"/>
          <w:lang w:eastAsia="zh-CN"/>
        </w:rPr>
        <w:t>本文在不同障碍密度与空间维度的典型场景下，以</w:t>
      </w:r>
      <w:r w:rsidR="000827BC" w:rsidRPr="0097235F">
        <w:rPr>
          <w:rFonts w:eastAsiaTheme="minorEastAsia"/>
          <w:sz w:val="22"/>
          <w:szCs w:val="22"/>
          <w:lang w:eastAsia="zh-CN"/>
        </w:rPr>
        <w:t xml:space="preserve"> Dynamic-RRT </w:t>
      </w:r>
      <w:r w:rsidR="000827BC" w:rsidRPr="0097235F">
        <w:rPr>
          <w:rFonts w:eastAsiaTheme="minorEastAsia"/>
          <w:sz w:val="22"/>
          <w:szCs w:val="22"/>
          <w:lang w:eastAsia="zh-CN"/>
        </w:rPr>
        <w:t>及经典</w:t>
      </w:r>
      <w:r w:rsidR="000827BC" w:rsidRPr="0097235F">
        <w:rPr>
          <w:rFonts w:eastAsiaTheme="minorEastAsia"/>
          <w:sz w:val="22"/>
          <w:szCs w:val="22"/>
          <w:lang w:eastAsia="zh-CN"/>
        </w:rPr>
        <w:t xml:space="preserve"> RRT </w:t>
      </w:r>
      <w:r w:rsidR="000827BC" w:rsidRPr="0097235F">
        <w:rPr>
          <w:rFonts w:eastAsiaTheme="minorEastAsia"/>
          <w:sz w:val="22"/>
          <w:szCs w:val="22"/>
          <w:lang w:eastAsia="zh-CN"/>
        </w:rPr>
        <w:t>变体为基线开展对比实验，从</w:t>
      </w:r>
      <w:r w:rsidR="000660B7" w:rsidRPr="0097235F">
        <w:rPr>
          <w:rFonts w:eastAsiaTheme="minorEastAsia" w:hint="eastAsia"/>
          <w:sz w:val="22"/>
          <w:szCs w:val="22"/>
          <w:lang w:eastAsia="zh-CN"/>
        </w:rPr>
        <w:t>路径长度</w:t>
      </w:r>
      <w:r w:rsidR="000827BC" w:rsidRPr="0097235F">
        <w:rPr>
          <w:rFonts w:eastAsiaTheme="minorEastAsia"/>
          <w:sz w:val="22"/>
          <w:szCs w:val="22"/>
          <w:lang w:eastAsia="zh-CN"/>
        </w:rPr>
        <w:t>、</w:t>
      </w:r>
      <w:r w:rsidR="000660B7" w:rsidRPr="0097235F">
        <w:rPr>
          <w:rFonts w:eastAsiaTheme="minorEastAsia" w:hint="eastAsia"/>
          <w:sz w:val="22"/>
          <w:szCs w:val="22"/>
          <w:lang w:eastAsia="zh-CN"/>
        </w:rPr>
        <w:t>规划时间</w:t>
      </w:r>
      <w:r w:rsidR="000827BC" w:rsidRPr="0097235F">
        <w:rPr>
          <w:rFonts w:eastAsiaTheme="minorEastAsia"/>
          <w:sz w:val="22"/>
          <w:szCs w:val="22"/>
          <w:lang w:eastAsia="zh-CN"/>
        </w:rPr>
        <w:t>、节点规模与</w:t>
      </w:r>
      <w:r w:rsidR="000660B7" w:rsidRPr="0097235F">
        <w:rPr>
          <w:rFonts w:eastAsiaTheme="minorEastAsia" w:hint="eastAsia"/>
          <w:sz w:val="22"/>
          <w:szCs w:val="22"/>
          <w:lang w:eastAsia="zh-CN"/>
        </w:rPr>
        <w:t>路径平滑度</w:t>
      </w:r>
      <w:r w:rsidR="000827BC" w:rsidRPr="0097235F">
        <w:rPr>
          <w:rFonts w:eastAsiaTheme="minorEastAsia"/>
          <w:sz w:val="22"/>
          <w:szCs w:val="22"/>
          <w:lang w:eastAsia="zh-CN"/>
        </w:rPr>
        <w:t>等指标对上述机制的有效性进行系统评估</w:t>
      </w:r>
      <w:r w:rsidR="000827BC" w:rsidRPr="00A910C4">
        <w:rPr>
          <w:rFonts w:eastAsiaTheme="minorEastAsia"/>
          <w:lang w:eastAsia="zh-CN"/>
        </w:rPr>
        <w:t>。</w:t>
      </w:r>
      <w:bookmarkEnd w:id="5"/>
    </w:p>
    <w:p w14:paraId="3B717DB8" w14:textId="4AD64CCC" w:rsidR="00642E09" w:rsidRPr="00A910C4" w:rsidRDefault="00FE21FE" w:rsidP="000660B7">
      <w:pPr>
        <w:pStyle w:val="11"/>
        <w:numPr>
          <w:ilvl w:val="0"/>
          <w:numId w:val="5"/>
        </w:numPr>
        <w:tabs>
          <w:tab w:val="left" w:pos="474"/>
        </w:tabs>
        <w:spacing w:before="109"/>
        <w:ind w:left="255" w:hanging="255"/>
        <w:rPr>
          <w:spacing w:val="-2"/>
          <w:w w:val="110"/>
        </w:rPr>
      </w:pPr>
      <w:r w:rsidRPr="00A910C4">
        <w:rPr>
          <w:rFonts w:hint="eastAsia"/>
          <w:spacing w:val="-2"/>
          <w:w w:val="110"/>
        </w:rPr>
        <w:t>A</w:t>
      </w:r>
      <w:r w:rsidRPr="00A910C4">
        <w:rPr>
          <w:spacing w:val="-2"/>
          <w:w w:val="110"/>
        </w:rPr>
        <w:t>lgorithm statement</w:t>
      </w:r>
      <w:bookmarkStart w:id="9" w:name="OLE_LINK1"/>
    </w:p>
    <w:p w14:paraId="63993DB1" w14:textId="6B3522D3" w:rsidR="000660B7" w:rsidRPr="00A910C4" w:rsidRDefault="00C709A8" w:rsidP="00E85A8F">
      <w:pPr>
        <w:pStyle w:val="11"/>
        <w:tabs>
          <w:tab w:val="left" w:pos="474"/>
        </w:tabs>
        <w:spacing w:before="109"/>
        <w:ind w:left="0" w:firstLine="0"/>
        <w:rPr>
          <w:rFonts w:ascii="宋体" w:eastAsia="宋体" w:hAnsi="宋体" w:cs="宋体" w:hint="eastAsia"/>
          <w:color w:val="EE0000"/>
          <w:spacing w:val="-2"/>
          <w:w w:val="110"/>
          <w:lang w:eastAsia="zh-CN"/>
        </w:rPr>
      </w:pPr>
      <w:r w:rsidRPr="00A910C4">
        <w:rPr>
          <w:rFonts w:ascii="宋体" w:eastAsia="宋体" w:hAnsi="宋体" w:cs="宋体" w:hint="eastAsia"/>
          <w:color w:val="EE0000"/>
          <w:spacing w:val="-2"/>
          <w:w w:val="110"/>
          <w:lang w:eastAsia="zh-CN"/>
        </w:rPr>
        <w:t>问题提出</w:t>
      </w:r>
      <w:bookmarkStart w:id="10" w:name="OLE_LINK2"/>
      <w:bookmarkEnd w:id="9"/>
    </w:p>
    <w:p w14:paraId="08E0AB03" w14:textId="77777777" w:rsidR="000660B7" w:rsidRPr="00A910C4" w:rsidRDefault="000660B7" w:rsidP="000660B7">
      <w:pPr>
        <w:pStyle w:val="a6"/>
        <w:spacing w:line="300" w:lineRule="auto"/>
        <w:ind w:left="473" w:firstLine="0"/>
        <w:jc w:val="center"/>
        <w:rPr>
          <w:rFonts w:eastAsiaTheme="minorEastAsia"/>
          <w:lang w:eastAsia="zh-CN"/>
        </w:rPr>
      </w:pPr>
      <w:r w:rsidRPr="00A910C4">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9"/>
                    <a:stretch>
                      <a:fillRect/>
                    </a:stretch>
                  </pic:blipFill>
                  <pic:spPr>
                    <a:xfrm>
                      <a:off x="0" y="0"/>
                      <a:ext cx="5879594" cy="3198361"/>
                    </a:xfrm>
                    <a:prstGeom prst="rect">
                      <a:avLst/>
                    </a:prstGeom>
                  </pic:spPr>
                </pic:pic>
              </a:graphicData>
            </a:graphic>
          </wp:inline>
        </w:drawing>
      </w:r>
    </w:p>
    <w:p w14:paraId="2E0D414C" w14:textId="22D6FCBD" w:rsidR="000660B7" w:rsidRPr="00A910C4" w:rsidRDefault="000660B7" w:rsidP="000660B7">
      <w:pPr>
        <w:pStyle w:val="a6"/>
        <w:spacing w:line="300" w:lineRule="auto"/>
        <w:ind w:left="473" w:firstLine="0"/>
        <w:jc w:val="center"/>
        <w:rPr>
          <w:rFonts w:eastAsiaTheme="minorEastAsia"/>
          <w:lang w:eastAsia="zh-CN"/>
        </w:rPr>
      </w:pPr>
      <w:r w:rsidRPr="00A910C4">
        <w:rPr>
          <w:rFonts w:eastAsiaTheme="minorEastAsia" w:hint="eastAsia"/>
          <w:lang w:eastAsia="zh-CN"/>
        </w:rPr>
        <w:t>图</w:t>
      </w:r>
      <w:r w:rsidRPr="00A910C4">
        <w:rPr>
          <w:rFonts w:eastAsiaTheme="minorEastAsia" w:hint="eastAsia"/>
          <w:lang w:eastAsia="zh-CN"/>
        </w:rPr>
        <w:t xml:space="preserve">1 </w:t>
      </w:r>
      <w:r w:rsidRPr="00A910C4">
        <w:rPr>
          <w:rFonts w:eastAsiaTheme="minorEastAsia" w:hint="eastAsia"/>
          <w:lang w:eastAsia="zh-CN"/>
        </w:rPr>
        <w:t>自适应</w:t>
      </w:r>
      <w:r w:rsidRPr="00A910C4">
        <w:rPr>
          <w:rFonts w:eastAsiaTheme="minorEastAsia"/>
          <w:lang w:eastAsia="zh-CN"/>
        </w:rPr>
        <w:t>非对称双椭球采样</w:t>
      </w:r>
      <w:r w:rsidRPr="00A910C4">
        <w:rPr>
          <w:rFonts w:eastAsiaTheme="minorEastAsia" w:hint="eastAsia"/>
          <w:lang w:eastAsia="zh-CN"/>
        </w:rPr>
        <w:t>约束策略示意图</w:t>
      </w:r>
    </w:p>
    <w:p w14:paraId="4093BB96" w14:textId="77777777" w:rsidR="00A910C4" w:rsidRDefault="000660B7" w:rsidP="00A910C4">
      <w:pPr>
        <w:spacing w:line="300" w:lineRule="auto"/>
        <w:ind w:firstLine="486"/>
        <w:jc w:val="both"/>
        <w:rPr>
          <w:rFonts w:eastAsiaTheme="minorEastAsia"/>
          <w:color w:val="000000" w:themeColor="text1"/>
          <w:lang w:eastAsia="zh-CN"/>
        </w:rPr>
      </w:pPr>
      <w:r w:rsidRPr="00A910C4">
        <w:rPr>
          <w:rFonts w:eastAsiaTheme="minorEastAsia"/>
          <w:color w:val="000000" w:themeColor="text1"/>
          <w:lang w:eastAsia="zh-CN"/>
        </w:rPr>
        <w:t>为构建路径规划问题的数学模型</w:t>
      </w:r>
      <w:r w:rsidR="001804A6" w:rsidRPr="00A910C4">
        <w:rPr>
          <w:rFonts w:eastAsiaTheme="minorEastAsia"/>
          <w:color w:val="000000" w:themeColor="text1"/>
          <w:lang w:eastAsia="zh-CN"/>
        </w:rPr>
        <w:fldChar w:fldCharType="begin"/>
      </w:r>
      <w:r w:rsidR="001804A6" w:rsidRPr="00A910C4">
        <w:rPr>
          <w:rFonts w:eastAsiaTheme="minorEastAsia"/>
          <w:color w:val="000000" w:themeColor="text1"/>
          <w:lang w:eastAsia="zh-CN"/>
        </w:rPr>
        <w:instrText xml:space="preserve"> REF _Ref223812940 \r \h </w:instrText>
      </w:r>
      <w:r w:rsidR="00A910C4">
        <w:rPr>
          <w:rFonts w:eastAsiaTheme="minorEastAsia"/>
          <w:color w:val="000000" w:themeColor="text1"/>
          <w:lang w:eastAsia="zh-CN"/>
        </w:rPr>
        <w:instrText xml:space="preserve"> \* MERGEFORMAT </w:instrText>
      </w:r>
      <w:r w:rsidR="001804A6" w:rsidRPr="00A910C4">
        <w:rPr>
          <w:rFonts w:eastAsiaTheme="minorEastAsia"/>
          <w:color w:val="000000" w:themeColor="text1"/>
          <w:lang w:eastAsia="zh-CN"/>
        </w:rPr>
      </w:r>
      <w:r w:rsidR="001804A6" w:rsidRPr="00A910C4">
        <w:rPr>
          <w:rFonts w:eastAsiaTheme="minorEastAsia"/>
          <w:color w:val="000000" w:themeColor="text1"/>
          <w:lang w:eastAsia="zh-CN"/>
        </w:rPr>
        <w:fldChar w:fldCharType="separate"/>
      </w:r>
      <w:r w:rsidR="001804A6" w:rsidRPr="00A910C4">
        <w:rPr>
          <w:rFonts w:eastAsiaTheme="minorEastAsia"/>
          <w:color w:val="000000" w:themeColor="text1"/>
          <w:lang w:eastAsia="zh-CN"/>
        </w:rPr>
        <w:t>[31]</w:t>
      </w:r>
      <w:r w:rsidR="001804A6" w:rsidRPr="00A910C4">
        <w:rPr>
          <w:rFonts w:eastAsiaTheme="minorEastAsia"/>
          <w:color w:val="000000" w:themeColor="text1"/>
          <w:lang w:eastAsia="zh-CN"/>
        </w:rPr>
        <w:fldChar w:fldCharType="end"/>
      </w:r>
      <w:r w:rsidRPr="00A910C4">
        <w:rPr>
          <w:rFonts w:eastAsiaTheme="minorEastAsia"/>
          <w:color w:val="000000" w:themeColor="text1"/>
          <w:lang w:eastAsia="zh-CN"/>
        </w:rPr>
        <w:t>，定义</w:t>
      </w:r>
      <w:r w:rsidR="00EE0C51" w:rsidRPr="00A910C4">
        <w:rPr>
          <w:rFonts w:eastAsiaTheme="minorEastAsia" w:hint="eastAsia"/>
          <w:color w:val="000000" w:themeColor="text1"/>
          <w:lang w:eastAsia="zh-CN"/>
        </w:rPr>
        <w:t>笛卡尔</w:t>
      </w:r>
      <w:r w:rsidRPr="00A910C4">
        <w:rPr>
          <w:rFonts w:eastAsiaTheme="minorEastAsia"/>
          <w:color w:val="000000" w:themeColor="text1"/>
          <w:lang w:eastAsia="zh-CN"/>
        </w:rPr>
        <w:t>工作空</w:t>
      </w:r>
      <w:r w:rsidRPr="00A910C4">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A910C4">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A910C4">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A910C4">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A910C4">
        <w:rPr>
          <w:rFonts w:eastAsiaTheme="minorEastAsia"/>
          <w:color w:val="000000" w:themeColor="text1"/>
          <w:lang w:eastAsia="zh-CN"/>
        </w:rPr>
        <w:t>分别表示对应维度</w:t>
      </w:r>
      <w:r w:rsidR="00EE0C51" w:rsidRPr="00A910C4">
        <w:rPr>
          <w:rFonts w:eastAsiaTheme="minorEastAsia"/>
          <w:color w:val="000000" w:themeColor="text1"/>
          <w:lang w:eastAsia="zh-CN"/>
        </w:rPr>
        <w:fldChar w:fldCharType="begin"/>
      </w:r>
      <w:r w:rsidR="00EE0C51" w:rsidRPr="00A910C4">
        <w:rPr>
          <w:rFonts w:eastAsiaTheme="minorEastAsia"/>
          <w:color w:val="000000" w:themeColor="text1"/>
          <w:lang w:eastAsia="zh-CN"/>
        </w:rPr>
        <w:instrText xml:space="preserve"> REF _Ref224507149 \r \h </w:instrText>
      </w:r>
      <w:r w:rsidR="00A910C4">
        <w:rPr>
          <w:rFonts w:eastAsiaTheme="minorEastAsia"/>
          <w:color w:val="000000" w:themeColor="text1"/>
          <w:lang w:eastAsia="zh-CN"/>
        </w:rPr>
        <w:instrText xml:space="preserve"> \* MERGEFORMAT </w:instrText>
      </w:r>
      <w:r w:rsidR="00EE0C51" w:rsidRPr="00A910C4">
        <w:rPr>
          <w:rFonts w:eastAsiaTheme="minorEastAsia"/>
          <w:color w:val="000000" w:themeColor="text1"/>
          <w:lang w:eastAsia="zh-CN"/>
        </w:rPr>
      </w:r>
      <w:r w:rsidR="00EE0C51"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[32]</w:t>
      </w:r>
      <w:r w:rsidR="00EE0C51" w:rsidRPr="00A910C4">
        <w:rPr>
          <w:rFonts w:eastAsiaTheme="minorEastAsia"/>
          <w:color w:val="000000" w:themeColor="text1"/>
          <w:lang w:eastAsia="zh-CN"/>
        </w:rPr>
        <w:fldChar w:fldCharType="end"/>
      </w:r>
      <w:r w:rsidRPr="00A910C4">
        <w:rPr>
          <w:rFonts w:eastAsiaTheme="minorEastAsia"/>
          <w:color w:val="000000" w:themeColor="text1"/>
          <w:lang w:eastAsia="zh-CN"/>
        </w:rPr>
        <w:t>。</w:t>
      </w:r>
      <w:r w:rsidR="009751E5" w:rsidRPr="00A910C4">
        <w:rPr>
          <w:rFonts w:eastAsiaTheme="minorEastAsia"/>
          <w:color w:val="000000" w:themeColor="text1"/>
          <w:lang w:eastAsia="zh-CN"/>
        </w:rPr>
        <w:t>两者存在映射关系，路径规划主要在构型空间</w:t>
      </w:r>
      <w:r w:rsidR="009751E5" w:rsidRPr="00A910C4">
        <w:rPr>
          <w:rFonts w:eastAsiaTheme="minorEastAsia"/>
          <w:color w:val="000000" w:themeColor="text1"/>
          <w:lang w:eastAsia="zh-CN"/>
        </w:rPr>
        <w:t>C</w:t>
      </w:r>
      <w:r w:rsidR="009751E5" w:rsidRPr="00A910C4">
        <w:rPr>
          <w:rFonts w:eastAsiaTheme="minorEastAsia"/>
          <w:color w:val="000000" w:themeColor="text1"/>
          <w:lang w:eastAsia="zh-CN"/>
        </w:rPr>
        <w:t>中进行，障碍物信息通过坐标变换从工作空间</w:t>
      </w:r>
      <w:r w:rsidR="009751E5" w:rsidRPr="00A910C4">
        <w:rPr>
          <w:rFonts w:eastAsiaTheme="minorEastAsia"/>
          <w:color w:val="000000" w:themeColor="text1"/>
          <w:lang w:eastAsia="zh-CN"/>
        </w:rPr>
        <w:t>W</w:t>
      </w:r>
      <w:r w:rsidR="009751E5" w:rsidRPr="00A910C4">
        <w:rPr>
          <w:rFonts w:eastAsiaTheme="minorEastAsia"/>
          <w:color w:val="000000" w:themeColor="text1"/>
          <w:lang w:eastAsia="zh-CN"/>
        </w:rPr>
        <w:t>映射至构型空间。</w:t>
      </w:r>
      <w:r w:rsidRPr="00A910C4">
        <w:rPr>
          <w:rFonts w:eastAsiaTheme="minorEastAsia"/>
          <w:color w:val="000000" w:themeColor="text1"/>
          <w:lang w:eastAsia="zh-CN"/>
        </w:rPr>
        <w:t>定义状态</w:t>
      </w:r>
      <m:oMath>
        <m:r>
          <w:rPr>
            <w:rFonts w:ascii="Cambria Math" w:eastAsiaTheme="minorEastAsia" w:hAnsi="Cambria Math"/>
            <w:color w:val="000000" w:themeColor="text1"/>
            <w:lang w:eastAsia="zh-CN"/>
          </w:rPr>
          <m:t>x∈W</m:t>
        </m:r>
      </m:oMath>
      <w:r w:rsidRPr="00A910C4">
        <w:rPr>
          <w:rFonts w:eastAsiaTheme="minorEastAsia"/>
          <w:color w:val="000000" w:themeColor="text1"/>
          <w:lang w:eastAsia="zh-CN"/>
        </w:rPr>
        <w:t>，将空间划分为无碰撞区域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A910C4">
        <w:rPr>
          <w:rFonts w:eastAsiaTheme="minorEastAsia" w:hint="eastAsia"/>
          <w:color w:val="000000" w:themeColor="text1"/>
          <w:lang w:eastAsia="zh-CN"/>
        </w:rPr>
        <w:t>如图中白色区域</w:t>
      </w:r>
      <w:r w:rsidRPr="00A910C4">
        <w:rPr>
          <w:rFonts w:eastAsiaTheme="minorEastAsia"/>
          <w:color w:val="000000" w:themeColor="text1"/>
          <w:lang w:eastAsia="zh-CN"/>
        </w:rPr>
        <w:t>与障碍区域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r>
          <w:rPr>
            <w:rFonts w:ascii="Cambria Math" w:eastAsiaTheme="minorEastAsia" w:hAnsi="Cambria Math" w:hint="eastAsia"/>
            <w:color w:val="000000" w:themeColor="text1"/>
            <w:lang w:eastAsia="zh-CN"/>
          </w:rPr>
          <m:t>如黑色</m:t>
        </m:r>
        <m:r>
          <w:rPr>
            <w:rFonts w:ascii="Cambria Math" w:eastAsiaTheme="minorEastAsia" w:hAnsi="Cambria Math" w:hint="eastAsia"/>
            <w:lang w:eastAsia="zh-CN"/>
          </w:rPr>
          <m:t>圆形障碍物</m:t>
        </m:r>
      </m:oMath>
      <w:r w:rsidRPr="00A910C4">
        <w:rPr>
          <w:rFonts w:eastAsiaTheme="minorEastAsia"/>
          <w:lang w:eastAsia="zh-CN"/>
        </w:rPr>
        <w:t>，满足</w:t>
      </w:r>
      <m:oMath>
        <m:r>
          <w:rPr>
            <w:rFonts w:ascii="Cambria Math" w:eastAsiaTheme="minorEastAsia" w:hAnsi="Cambria Math"/>
            <w:lang w:eastAsia="zh-CN"/>
          </w:rPr>
          <m:t>W=</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obs</m:t>
            </m:r>
          </m:sub>
        </m:sSub>
      </m:oMath>
      <w:r w:rsidRPr="00A910C4">
        <w:rPr>
          <w:rFonts w:eastAsiaTheme="minorEastAsia"/>
          <w:lang w:eastAsia="zh-CN"/>
        </w:rPr>
        <w:t>。规划起点、终点分别记为</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start</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goal</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oMath>
      <w:r w:rsidRPr="00A910C4">
        <w:rPr>
          <w:rFonts w:eastAsiaTheme="minorEastAsia" w:hint="eastAsia"/>
          <w:lang w:eastAsia="zh-CN"/>
        </w:rPr>
        <w:t>如图</w:t>
      </w:r>
      <w:r w:rsidRPr="00A910C4">
        <w:rPr>
          <w:rFonts w:eastAsiaTheme="minorEastAsia" w:hint="eastAsia"/>
          <w:color w:val="000000" w:themeColor="text1"/>
          <w:lang w:eastAsia="zh-CN"/>
        </w:rPr>
        <w:t>1</w:t>
      </w:r>
      <w:r w:rsidRPr="00A910C4">
        <w:rPr>
          <w:rFonts w:eastAsiaTheme="minorEastAsia"/>
          <w:color w:val="000000" w:themeColor="text1"/>
          <w:lang w:eastAsia="zh-CN"/>
        </w:rPr>
        <w:t>。</w:t>
      </w:r>
    </w:p>
    <w:p w14:paraId="47E7D962" w14:textId="5350B7BA" w:rsidR="009F502E" w:rsidRPr="00A910C4" w:rsidRDefault="000660B7" w:rsidP="00A910C4">
      <w:pPr>
        <w:spacing w:line="300" w:lineRule="auto"/>
        <w:ind w:firstLine="486"/>
        <w:jc w:val="both"/>
        <w:rPr>
          <w:rFonts w:eastAsiaTheme="minorEastAsia"/>
          <w:color w:val="000000" w:themeColor="text1"/>
          <w:lang w:eastAsia="zh-CN"/>
        </w:rPr>
      </w:pPr>
      <w:r w:rsidRPr="00A910C4">
        <w:rPr>
          <w:rFonts w:eastAsiaTheme="minorEastAsia" w:hint="eastAsia"/>
          <w:color w:val="000000" w:themeColor="text1"/>
          <w:lang w:eastAsia="zh-CN"/>
        </w:rPr>
        <w:t>SC-RRT</w:t>
      </w:r>
      <w:r w:rsidRPr="00A910C4">
        <w:rPr>
          <w:rFonts w:eastAsiaTheme="minorEastAsia" w:hint="eastAsia"/>
          <w:color w:val="000000" w:themeColor="text1"/>
          <w:lang w:eastAsia="zh-CN"/>
        </w:rPr>
        <w:t>算法从</w:t>
      </w:r>
      <w:r w:rsidRPr="00A910C4">
        <w:rPr>
          <w:rFonts w:eastAsiaTheme="minorEastAsia"/>
          <w:color w:val="000000" w:themeColor="text1"/>
          <w:lang w:eastAsia="zh-CN"/>
        </w:rPr>
        <w:t>起点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start</m:t>
            </m:r>
          </m:sub>
        </m:sSub>
      </m:oMath>
      <w:r w:rsidRPr="00A910C4">
        <w:rPr>
          <w:rFonts w:eastAsiaTheme="minorEastAsia"/>
          <w:color w:val="000000" w:themeColor="text1"/>
          <w:lang w:eastAsia="zh-CN"/>
        </w:rPr>
        <w:t>、终点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goal</m:t>
            </m:r>
          </m:sub>
        </m:sSub>
      </m:oMath>
      <w:r w:rsidRPr="00A910C4">
        <w:rPr>
          <w:rFonts w:eastAsiaTheme="minorEastAsia" w:hint="eastAsia"/>
          <w:color w:val="000000" w:themeColor="text1"/>
          <w:lang w:eastAsia="zh-CN"/>
        </w:rPr>
        <w:t>分别构建两</w:t>
      </w:r>
      <w:r w:rsidR="00803939" w:rsidRPr="00A910C4">
        <w:rPr>
          <w:rFonts w:eastAsiaTheme="minorEastAsia" w:hint="eastAsia"/>
          <w:color w:val="000000" w:themeColor="text1"/>
          <w:lang w:eastAsia="zh-CN"/>
        </w:rPr>
        <w:t>棵</w:t>
      </w:r>
      <w:r w:rsidRPr="00A910C4">
        <w:rPr>
          <w:rFonts w:eastAsiaTheme="minorEastAsia" w:hint="eastAsia"/>
          <w:color w:val="000000" w:themeColor="text1"/>
          <w:lang w:eastAsia="zh-CN"/>
        </w:rPr>
        <w:t>随机树</w:t>
      </w:r>
      <w:r w:rsidRPr="00A910C4">
        <w:rPr>
          <w:rFonts w:eastAsiaTheme="minorEastAsia" w:hint="eastAsia"/>
          <w:color w:val="000000" w:themeColor="text1"/>
          <w:lang w:eastAsia="zh-CN"/>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5pt;height:17.45pt" o:ole="">
            <v:imagedata r:id="rId10" o:title=""/>
          </v:shape>
          <o:OLEObject Type="Embed" ProgID="Equation.DSMT4" ShapeID="_x0000_i1025" DrawAspect="Content" ObjectID="_1835290114" r:id="rId11"/>
        </w:object>
      </w:r>
      <w:r w:rsidRPr="00A910C4">
        <w:rPr>
          <w:rFonts w:eastAsiaTheme="minorEastAsia" w:hint="eastAsia"/>
          <w:color w:val="000000" w:themeColor="text1"/>
          <w:lang w:eastAsia="zh-CN"/>
        </w:rPr>
        <w:t>、</w:t>
      </w:r>
      <w:r w:rsidRPr="00A910C4">
        <w:rPr>
          <w:rFonts w:eastAsiaTheme="minorEastAsia" w:hint="eastAsia"/>
          <w:color w:val="000000" w:themeColor="text1"/>
          <w:lang w:eastAsia="zh-CN"/>
        </w:rPr>
        <w:object w:dxaOrig="340" w:dyaOrig="360" w14:anchorId="2011BD56">
          <v:shape id="_x0000_i1026" type="#_x0000_t75" style="width:17.45pt;height:17.45pt" o:ole="">
            <v:imagedata r:id="rId12" o:title=""/>
          </v:shape>
          <o:OLEObject Type="Embed" ProgID="Equation.DSMT4" ShapeID="_x0000_i1026" DrawAspect="Content" ObjectID="_1835290115" r:id="rId13"/>
        </w:object>
      </w:r>
      <w:r w:rsidRPr="00A910C4">
        <w:rPr>
          <w:rFonts w:eastAsiaTheme="minorEastAsia" w:hint="eastAsia"/>
          <w:color w:val="000000" w:themeColor="text1"/>
          <w:lang w:eastAsia="zh-CN"/>
        </w:rPr>
        <w:t>并引入动态</w:t>
      </w:r>
      <w:r w:rsidRPr="00A910C4">
        <w:rPr>
          <w:rFonts w:eastAsiaTheme="minorEastAsia"/>
          <w:color w:val="000000" w:themeColor="text1"/>
          <w:lang w:eastAsia="zh-CN"/>
        </w:rPr>
        <w:t>中介点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，将全局搜索解耦为</w:t>
      </w:r>
      <w:r w:rsidRPr="00A910C4">
        <w:rPr>
          <w:rFonts w:eastAsiaTheme="minorEastAsia"/>
          <w:color w:val="000000" w:themeColor="text1"/>
          <w:lang w:eastAsia="zh-CN"/>
        </w:rPr>
        <w:t xml:space="preserve"> “</w:t>
      </w:r>
      <w:r w:rsidRPr="00A910C4">
        <w:rPr>
          <w:rFonts w:eastAsiaTheme="minorEastAsia"/>
          <w:color w:val="000000" w:themeColor="text1"/>
          <w:lang w:eastAsia="zh-CN"/>
        </w:rPr>
        <w:t>起点</w:t>
      </w:r>
      <w:r w:rsidRPr="00A910C4">
        <w:rPr>
          <w:rFonts w:eastAsiaTheme="minorEastAsia"/>
          <w:color w:val="000000" w:themeColor="text1"/>
          <w:lang w:eastAsia="zh-CN"/>
        </w:rPr>
        <w:t>—</w:t>
      </w:r>
      <w:r w:rsidRPr="00A910C4">
        <w:rPr>
          <w:rFonts w:eastAsiaTheme="minorEastAsia"/>
          <w:color w:val="000000" w:themeColor="text1"/>
          <w:lang w:eastAsia="zh-CN"/>
        </w:rPr>
        <w:t>中介点</w:t>
      </w:r>
      <w:r w:rsidRPr="00A910C4">
        <w:rPr>
          <w:rFonts w:eastAsiaTheme="minorEastAsia"/>
          <w:color w:val="000000" w:themeColor="text1"/>
          <w:lang w:eastAsia="zh-CN"/>
        </w:rPr>
        <w:t>”</w:t>
      </w:r>
      <w:r w:rsidRPr="00A910C4">
        <w:rPr>
          <w:rFonts w:eastAsiaTheme="minorEastAsia"/>
          <w:color w:val="000000" w:themeColor="text1"/>
          <w:lang w:eastAsia="zh-CN"/>
        </w:rPr>
        <w:t>和</w:t>
      </w:r>
      <w:r w:rsidRPr="00A910C4">
        <w:rPr>
          <w:rFonts w:eastAsiaTheme="minorEastAsia"/>
          <w:color w:val="000000" w:themeColor="text1"/>
          <w:lang w:eastAsia="zh-CN"/>
        </w:rPr>
        <w:t>“</w:t>
      </w:r>
      <w:r w:rsidRPr="00A910C4">
        <w:rPr>
          <w:rFonts w:eastAsiaTheme="minorEastAsia"/>
          <w:color w:val="000000" w:themeColor="text1"/>
          <w:lang w:eastAsia="zh-CN"/>
        </w:rPr>
        <w:t>终点</w:t>
      </w:r>
      <w:r w:rsidRPr="00A910C4">
        <w:rPr>
          <w:rFonts w:eastAsiaTheme="minorEastAsia"/>
          <w:color w:val="000000" w:themeColor="text1"/>
          <w:lang w:eastAsia="zh-CN"/>
        </w:rPr>
        <w:t>—</w:t>
      </w:r>
      <w:r w:rsidRPr="00A910C4">
        <w:rPr>
          <w:rFonts w:eastAsiaTheme="minorEastAsia"/>
          <w:color w:val="000000" w:themeColor="text1"/>
          <w:lang w:eastAsia="zh-CN"/>
        </w:rPr>
        <w:t>中介点</w:t>
      </w:r>
      <w:r w:rsidRPr="00A910C4">
        <w:rPr>
          <w:rFonts w:eastAsiaTheme="minorEastAsia"/>
          <w:color w:val="000000" w:themeColor="text1"/>
          <w:lang w:eastAsia="zh-CN"/>
        </w:rPr>
        <w:t>”</w:t>
      </w:r>
      <w:r w:rsidRPr="00A910C4">
        <w:rPr>
          <w:rFonts w:eastAsiaTheme="minorEastAsia"/>
          <w:color w:val="000000" w:themeColor="text1"/>
          <w:lang w:eastAsia="zh-CN"/>
        </w:rPr>
        <w:t>的</w:t>
      </w:r>
      <w:r w:rsidRPr="00A910C4">
        <w:rPr>
          <w:rFonts w:eastAsiaTheme="minorEastAsia" w:hint="eastAsia"/>
          <w:color w:val="000000" w:themeColor="text1"/>
          <w:lang w:eastAsia="zh-CN"/>
        </w:rPr>
        <w:t>两个子问题，其定义见式</w:t>
      </w:r>
      <w:r w:rsidRPr="00A910C4">
        <w:rPr>
          <w:rFonts w:eastAsiaTheme="minorEastAsia" w:hint="eastAsia"/>
          <w:color w:val="000000" w:themeColor="text1"/>
          <w:lang w:eastAsia="zh-CN"/>
        </w:rPr>
        <w:t>1</w:t>
      </w:r>
      <w:r w:rsidRPr="00A910C4">
        <w:rPr>
          <w:rFonts w:eastAsiaTheme="minorEastAsia" w:hint="eastAsia"/>
          <w:color w:val="000000" w:themeColor="text1"/>
          <w:lang w:eastAsia="zh-CN"/>
        </w:rPr>
        <w:t>。其中</w:t>
      </w:r>
      <w:r w:rsidRPr="00A910C4">
        <w:rPr>
          <w:rFonts w:eastAsiaTheme="minorEastAsia"/>
          <w:color w:val="000000" w:themeColor="text1"/>
          <w:lang w:eastAsia="zh-CN"/>
        </w:rPr>
        <w:t>中介点</w:t>
      </w:r>
      <w:r w:rsidRPr="00A910C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基于双树搜索状态在线更新。</w:t>
      </w:r>
      <w:r w:rsidRPr="00A910C4">
        <w:rPr>
          <w:rFonts w:eastAsiaTheme="minorEastAsia"/>
          <w:color w:val="000000" w:themeColor="text1"/>
          <w:lang w:eastAsia="zh-CN"/>
        </w:rPr>
        <w:t>与传统单一静态椭球不同，本文所构建的超椭球体并非固定形状，</w:t>
      </w:r>
      <w:r w:rsidRPr="00A910C4">
        <w:rPr>
          <w:rFonts w:eastAsiaTheme="minorEastAsia" w:hint="eastAsia"/>
          <w:color w:val="000000" w:themeColor="text1"/>
          <w:lang w:eastAsia="zh-CN"/>
        </w:rPr>
        <w:t>其</w:t>
      </w:r>
      <w:r w:rsidRPr="00A910C4">
        <w:rPr>
          <w:rFonts w:eastAsiaTheme="minorEastAsia"/>
          <w:color w:val="000000" w:themeColor="text1"/>
          <w:lang w:eastAsia="zh-CN"/>
        </w:rPr>
        <w:t>参数随路径代价改进与中介点迁移更新</w:t>
      </w:r>
      <w:r w:rsidRPr="00A910C4">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A910C4">
        <w:rPr>
          <w:rFonts w:eastAsiaTheme="minorEastAsia" w:hint="eastAsia"/>
          <w:color w:val="000000" w:themeColor="text1"/>
          <w:lang w:eastAsia="zh-CN"/>
        </w:rPr>
        <w:t>为桥梁，</w:t>
      </w:r>
      <w:r w:rsidRPr="00A910C4">
        <w:rPr>
          <w:rFonts w:eastAsiaTheme="minorEastAsia"/>
          <w:color w:val="000000" w:themeColor="text1"/>
          <w:lang w:eastAsia="zh-CN"/>
        </w:rPr>
        <w:t>根据搜索过程中的路径代价变化与扩展状态自适应地进行伸缩</w:t>
      </w:r>
      <w:r w:rsidRPr="00A910C4">
        <w:rPr>
          <w:rFonts w:eastAsiaTheme="minorEastAsia" w:hint="eastAsia"/>
          <w:color w:val="000000" w:themeColor="text1"/>
          <w:lang w:eastAsia="zh-CN"/>
        </w:rPr>
        <w:t>，在</w:t>
      </w:r>
      <w:r w:rsidRPr="00A910C4">
        <w:rPr>
          <w:rFonts w:eastAsiaTheme="minorEastAsia"/>
          <w:color w:val="000000" w:themeColor="text1"/>
          <w:lang w:eastAsia="zh-CN"/>
        </w:rPr>
        <w:t>起点侧与目标</w:t>
      </w:r>
      <w:r w:rsidRPr="00A910C4">
        <w:rPr>
          <w:rFonts w:eastAsiaTheme="minorEastAsia" w:hint="eastAsia"/>
          <w:color w:val="000000" w:themeColor="text1"/>
          <w:lang w:eastAsia="zh-CN"/>
        </w:rPr>
        <w:t>点</w:t>
      </w:r>
      <w:r w:rsidRPr="00A910C4">
        <w:rPr>
          <w:rFonts w:eastAsiaTheme="minorEastAsia"/>
          <w:color w:val="000000" w:themeColor="text1"/>
          <w:lang w:eastAsia="zh-CN"/>
        </w:rPr>
        <w:t>侧</w:t>
      </w:r>
      <w:r w:rsidRPr="00A910C4">
        <w:rPr>
          <w:rFonts w:eastAsiaTheme="minorEastAsia" w:hint="eastAsia"/>
          <w:color w:val="000000" w:themeColor="text1"/>
          <w:lang w:eastAsia="zh-CN"/>
        </w:rPr>
        <w:t>分别在构建超椭球体采样约束，</w:t>
      </w:r>
      <w:r w:rsidR="009751E5" w:rsidRPr="00A910C4">
        <w:rPr>
          <w:rFonts w:eastAsiaTheme="minorEastAsia"/>
          <w:color w:val="000000" w:themeColor="text1"/>
          <w:lang w:eastAsia="zh-CN"/>
        </w:rPr>
        <w:t>在保证潜在最优路径覆盖性的同时，逐步收紧采样域边界，有效减少无效采样。</w:t>
      </w:r>
      <w:r w:rsidR="009751E5" w:rsidRPr="00A910C4">
        <w:rPr>
          <w:rFonts w:eastAsiaTheme="minorEastAsia"/>
          <w:color w:val="000000" w:themeColor="text1"/>
          <w:lang w:eastAsia="zh-CN"/>
        </w:rPr>
        <w:t xml:space="preserve"> </w:t>
      </w:r>
    </w:p>
    <w:p w14:paraId="248B56F3" w14:textId="2CAAA458" w:rsidR="009F502E" w:rsidRPr="00A910C4" w:rsidRDefault="009F502E" w:rsidP="009F502E">
      <w:pPr>
        <w:pStyle w:val="11"/>
        <w:numPr>
          <w:ilvl w:val="1"/>
          <w:numId w:val="5"/>
        </w:numPr>
        <w:tabs>
          <w:tab w:val="left" w:pos="474"/>
        </w:tabs>
        <w:spacing w:before="109"/>
        <w:ind w:left="391" w:hanging="391"/>
        <w:rPr>
          <w:spacing w:val="-2"/>
          <w:w w:val="110"/>
          <w:lang w:eastAsia="zh-CN"/>
        </w:rPr>
      </w:pPr>
      <w:r w:rsidRPr="00A910C4">
        <w:rPr>
          <w:rFonts w:ascii="宋体" w:eastAsia="宋体" w:hAnsi="宋体" w:cs="宋体" w:hint="eastAsia"/>
          <w:spacing w:val="-2"/>
          <w:w w:val="110"/>
          <w:lang w:eastAsia="zh-CN"/>
        </w:rPr>
        <w:t>自适应非对称双椭球采样</w:t>
      </w:r>
      <w:r w:rsidR="0004393E">
        <w:rPr>
          <w:rFonts w:ascii="宋体" w:eastAsia="宋体" w:hAnsi="宋体" w:cs="宋体" w:hint="eastAsia"/>
          <w:spacing w:val="-2"/>
          <w:w w:val="110"/>
          <w:lang w:eastAsia="zh-CN"/>
        </w:rPr>
        <w:t>子集</w:t>
      </w:r>
      <w:r w:rsidRPr="00A910C4">
        <w:rPr>
          <w:rFonts w:ascii="宋体" w:eastAsia="宋体" w:hAnsi="宋体" w:cs="宋体" w:hint="eastAsia"/>
          <w:spacing w:val="-2"/>
          <w:w w:val="110"/>
          <w:lang w:eastAsia="zh-CN"/>
        </w:rPr>
        <w:t>约束策略</w:t>
      </w:r>
    </w:p>
    <w:p w14:paraId="109373A9" w14:textId="296F9AF6" w:rsidR="009F502E" w:rsidRPr="00A910C4" w:rsidRDefault="009F502E" w:rsidP="009F502E">
      <w:pPr>
        <w:ind w:firstLineChars="200" w:firstLine="440"/>
        <w:jc w:val="both"/>
        <w:rPr>
          <w:rFonts w:eastAsiaTheme="minorEastAsia"/>
          <w:color w:val="000000" w:themeColor="text1"/>
          <w:lang w:eastAsia="zh-CN"/>
        </w:rPr>
      </w:pPr>
      <w:bookmarkStart w:id="11" w:name="OLE_LINK9"/>
      <w:r w:rsidRPr="00A910C4">
        <w:rPr>
          <w:rFonts w:eastAsiaTheme="minorEastAsia"/>
          <w:color w:val="000000" w:themeColor="text1"/>
          <w:lang w:eastAsia="zh-CN"/>
        </w:rPr>
        <w:t>本文提出一种</w:t>
      </w:r>
      <w:r w:rsidRPr="00A910C4">
        <w:rPr>
          <w:rFonts w:eastAsiaTheme="minorEastAsia"/>
          <w:lang w:eastAsia="zh-CN"/>
        </w:rPr>
        <w:t>非对称双椭球</w:t>
      </w:r>
      <w:r w:rsidRPr="00A910C4">
        <w:rPr>
          <w:rFonts w:eastAsiaTheme="minorEastAsia"/>
          <w:color w:val="000000" w:themeColor="text1"/>
          <w:lang w:eastAsia="zh-CN"/>
        </w:rPr>
        <w:t>约束采样</w:t>
      </w:r>
      <w:r w:rsidR="0004393E">
        <w:rPr>
          <w:rFonts w:eastAsiaTheme="minorEastAsia" w:hint="eastAsia"/>
          <w:color w:val="000000" w:themeColor="text1"/>
          <w:lang w:eastAsia="zh-CN"/>
        </w:rPr>
        <w:t>子集</w:t>
      </w:r>
      <w:r w:rsidRPr="00A910C4">
        <w:rPr>
          <w:rFonts w:eastAsiaTheme="minorEastAsia"/>
          <w:color w:val="000000" w:themeColor="text1"/>
          <w:lang w:eastAsia="zh-CN"/>
        </w:rPr>
        <w:t>机制</w:t>
      </w:r>
      <w:r w:rsidRPr="00A910C4">
        <w:rPr>
          <w:rFonts w:eastAsiaTheme="minorEastAsia" w:hint="eastAsia"/>
          <w:color w:val="000000" w:themeColor="text1"/>
          <w:lang w:eastAsia="zh-CN"/>
        </w:rPr>
        <w:t>，</w:t>
      </w:r>
      <w:r w:rsidRPr="00A910C4">
        <w:rPr>
          <w:rFonts w:eastAsiaTheme="minorEastAsia"/>
          <w:color w:val="000000" w:themeColor="text1"/>
          <w:lang w:eastAsia="zh-CN"/>
        </w:rPr>
        <w:t>实现非对称采样范围调节</w:t>
      </w:r>
      <w:r w:rsidRPr="00A910C4">
        <w:rPr>
          <w:rFonts w:eastAsiaTheme="minorEastAsia" w:hint="eastAsia"/>
          <w:color w:val="000000" w:themeColor="text1"/>
          <w:lang w:eastAsia="zh-CN"/>
        </w:rPr>
        <w:t>。</w:t>
      </w:r>
      <w:r w:rsidR="009F3873" w:rsidRPr="00A910C4">
        <w:rPr>
          <w:rFonts w:eastAsiaTheme="minorEastAsia" w:hint="eastAsia"/>
          <w:color w:val="000000" w:themeColor="text1"/>
          <w:lang w:eastAsia="zh-CN"/>
        </w:rPr>
        <w:t>与概率路线图方法（</w:t>
      </w:r>
      <w:r w:rsidR="009F3873" w:rsidRPr="00A910C4">
        <w:rPr>
          <w:rFonts w:eastAsiaTheme="minorEastAsia"/>
          <w:color w:val="000000" w:themeColor="text1"/>
          <w:lang w:eastAsia="zh-CN"/>
        </w:rPr>
        <w:t>PRM</w:t>
      </w:r>
      <w:r w:rsidR="009F3873" w:rsidRPr="00A910C4">
        <w:rPr>
          <w:rFonts w:eastAsiaTheme="minorEastAsia" w:hint="eastAsia"/>
          <w:color w:val="000000" w:themeColor="text1"/>
          <w:lang w:eastAsia="zh-CN"/>
        </w:rPr>
        <w:t>）</w:t>
      </w:r>
      <w:r w:rsidR="009F3873" w:rsidRPr="00A910C4">
        <w:rPr>
          <w:rFonts w:eastAsiaTheme="minorEastAsia"/>
          <w:color w:val="000000" w:themeColor="text1"/>
          <w:lang w:eastAsia="zh-CN"/>
        </w:rPr>
        <w:fldChar w:fldCharType="begin"/>
      </w:r>
      <w:r w:rsidR="009F3873" w:rsidRPr="00A910C4">
        <w:rPr>
          <w:rFonts w:eastAsiaTheme="minorEastAsia"/>
          <w:color w:val="000000" w:themeColor="text1"/>
          <w:lang w:eastAsia="zh-CN"/>
        </w:rPr>
        <w:instrText xml:space="preserve"> </w:instrText>
      </w:r>
      <w:r w:rsidR="009F3873" w:rsidRPr="00A910C4">
        <w:rPr>
          <w:rFonts w:eastAsiaTheme="minorEastAsia" w:hint="eastAsia"/>
          <w:color w:val="000000" w:themeColor="text1"/>
          <w:lang w:eastAsia="zh-CN"/>
        </w:rPr>
        <w:instrText>REF _Ref223814085 \r \h</w:instrText>
      </w:r>
      <w:r w:rsidR="009F3873" w:rsidRPr="00A910C4">
        <w:rPr>
          <w:rFonts w:eastAsiaTheme="minorEastAsia"/>
          <w:color w:val="000000" w:themeColor="text1"/>
          <w:lang w:eastAsia="zh-CN"/>
        </w:rPr>
        <w:instrText xml:space="preserve"> </w:instrText>
      </w:r>
      <w:r w:rsidR="00A910C4">
        <w:rPr>
          <w:rFonts w:eastAsiaTheme="minorEastAsia"/>
          <w:color w:val="000000" w:themeColor="text1"/>
          <w:lang w:eastAsia="zh-CN"/>
        </w:rPr>
        <w:instrText xml:space="preserve"> \* MERGEFORMAT </w:instrText>
      </w:r>
      <w:r w:rsidR="009F3873" w:rsidRPr="00A910C4">
        <w:rPr>
          <w:rFonts w:eastAsiaTheme="minorEastAsia"/>
          <w:color w:val="000000" w:themeColor="text1"/>
          <w:lang w:eastAsia="zh-CN"/>
        </w:rPr>
      </w:r>
      <w:r w:rsidR="009F3873"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[33]</w:t>
      </w:r>
      <w:r w:rsidR="009F3873" w:rsidRPr="00A910C4">
        <w:rPr>
          <w:rFonts w:eastAsiaTheme="minorEastAsia"/>
          <w:color w:val="000000" w:themeColor="text1"/>
          <w:lang w:eastAsia="zh-CN"/>
        </w:rPr>
        <w:fldChar w:fldCharType="end"/>
      </w:r>
      <w:r w:rsidR="009F3873" w:rsidRPr="00A910C4">
        <w:rPr>
          <w:rFonts w:eastAsiaTheme="minorEastAsia" w:hint="eastAsia"/>
          <w:color w:val="000000" w:themeColor="text1"/>
          <w:lang w:eastAsia="zh-CN"/>
        </w:rPr>
        <w:t>基于多查询图结构的离线规划模式不同，本方法在双树扩展中</w:t>
      </w:r>
      <w:r w:rsidRPr="00A910C4">
        <w:rPr>
          <w:rFonts w:eastAsiaTheme="minorEastAsia"/>
          <w:color w:val="000000" w:themeColor="text1"/>
          <w:lang w:eastAsia="zh-CN"/>
        </w:rPr>
        <w:t>兼顾全局探索与局部精细搜索，最终实现</w:t>
      </w:r>
      <w:r w:rsidRPr="00A910C4">
        <w:rPr>
          <w:rFonts w:eastAsiaTheme="minorEastAsia" w:hint="eastAsia"/>
          <w:lang w:eastAsia="zh-CN"/>
        </w:rPr>
        <w:t>路径长度</w:t>
      </w:r>
      <w:r w:rsidRPr="00A910C4">
        <w:rPr>
          <w:rFonts w:eastAsiaTheme="minorEastAsia"/>
          <w:color w:val="000000" w:themeColor="text1"/>
          <w:lang w:eastAsia="zh-CN"/>
        </w:rPr>
        <w:t>、</w:t>
      </w:r>
      <w:r w:rsidRPr="00A910C4">
        <w:rPr>
          <w:rFonts w:eastAsiaTheme="minorEastAsia" w:hint="eastAsia"/>
          <w:lang w:eastAsia="zh-CN"/>
        </w:rPr>
        <w:t>规划时间</w:t>
      </w:r>
      <w:r w:rsidRPr="00A910C4">
        <w:rPr>
          <w:rFonts w:eastAsiaTheme="minorEastAsia"/>
          <w:color w:val="000000" w:themeColor="text1"/>
          <w:lang w:eastAsia="zh-CN"/>
        </w:rPr>
        <w:t>及节点规模的同步降低，</w:t>
      </w:r>
      <w:r w:rsidRPr="00A910C4">
        <w:rPr>
          <w:rFonts w:eastAsiaTheme="minorEastAsia" w:hint="eastAsia"/>
          <w:color w:val="000000" w:themeColor="text1"/>
          <w:lang w:eastAsia="zh-CN"/>
        </w:rPr>
        <w:t>策略</w:t>
      </w:r>
      <w:r w:rsidRPr="00A910C4">
        <w:rPr>
          <w:rFonts w:eastAsiaTheme="minorEastAsia"/>
          <w:color w:val="000000" w:themeColor="text1"/>
          <w:lang w:eastAsia="zh-CN"/>
        </w:rPr>
        <w:t>整体思想如</w:t>
      </w:r>
      <w:r w:rsidRPr="00A910C4">
        <w:rPr>
          <w:rFonts w:eastAsiaTheme="minorEastAsia" w:hint="eastAsia"/>
          <w:color w:val="000000" w:themeColor="text1"/>
          <w:lang w:eastAsia="zh-CN"/>
        </w:rPr>
        <w:t>示意</w:t>
      </w:r>
      <w:r w:rsidRPr="00A910C4">
        <w:rPr>
          <w:rFonts w:eastAsiaTheme="minorEastAsia"/>
          <w:color w:val="000000" w:themeColor="text1"/>
          <w:lang w:eastAsia="zh-CN"/>
        </w:rPr>
        <w:t>图</w:t>
      </w:r>
      <w:r w:rsidRPr="00A910C4">
        <w:rPr>
          <w:rFonts w:eastAsiaTheme="minorEastAsia"/>
          <w:color w:val="000000" w:themeColor="text1"/>
          <w:lang w:eastAsia="zh-CN"/>
        </w:rPr>
        <w:t xml:space="preserve"> </w:t>
      </w:r>
      <w:r w:rsidRPr="00A910C4">
        <w:rPr>
          <w:rFonts w:eastAsiaTheme="minorEastAsia" w:hint="eastAsia"/>
          <w:color w:val="000000" w:themeColor="text1"/>
          <w:lang w:eastAsia="zh-CN"/>
        </w:rPr>
        <w:t xml:space="preserve">1 </w:t>
      </w:r>
      <w:r w:rsidRPr="00A910C4">
        <w:rPr>
          <w:rFonts w:eastAsiaTheme="minorEastAsia"/>
          <w:color w:val="000000" w:themeColor="text1"/>
          <w:lang w:eastAsia="zh-CN"/>
        </w:rPr>
        <w:t>所示</w:t>
      </w:r>
      <w:r w:rsidRPr="00A910C4">
        <w:rPr>
          <w:rFonts w:eastAsiaTheme="minorEastAsia" w:hint="eastAsia"/>
          <w:color w:val="000000" w:themeColor="text1"/>
          <w:lang w:eastAsia="zh-CN"/>
        </w:rPr>
        <w:t>。</w:t>
      </w:r>
      <w:bookmarkEnd w:id="11"/>
    </w:p>
    <w:p w14:paraId="03C8C389" w14:textId="77777777" w:rsidR="009F502E" w:rsidRPr="00A910C4" w:rsidRDefault="009F502E" w:rsidP="009F502E">
      <w:pPr>
        <w:ind w:firstLineChars="200" w:firstLine="440"/>
        <w:jc w:val="center"/>
        <w:rPr>
          <w:rFonts w:eastAsiaTheme="minorEastAsia"/>
          <w:color w:val="EE0000"/>
          <w:lang w:eastAsia="zh-CN"/>
        </w:rPr>
      </w:pPr>
      <w:r w:rsidRPr="00A910C4">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14"/>
                    <a:stretch>
                      <a:fillRect/>
                    </a:stretch>
                  </pic:blipFill>
                  <pic:spPr>
                    <a:xfrm>
                      <a:off x="0" y="0"/>
                      <a:ext cx="5410955" cy="6115904"/>
                    </a:xfrm>
                    <a:prstGeom prst="rect">
                      <a:avLst/>
                    </a:prstGeom>
                  </pic:spPr>
                </pic:pic>
              </a:graphicData>
            </a:graphic>
          </wp:inline>
        </w:drawing>
      </w:r>
    </w:p>
    <w:p w14:paraId="48020788" w14:textId="14F28179" w:rsidR="009F502E" w:rsidRPr="00A910C4" w:rsidDel="00F770A3" w:rsidRDefault="009F502E" w:rsidP="009F502E">
      <w:pPr>
        <w:ind w:firstLineChars="200" w:firstLine="440"/>
        <w:jc w:val="center"/>
        <w:rPr>
          <w:rFonts w:eastAsiaTheme="minorEastAsia"/>
          <w:color w:val="EE0000"/>
          <w:lang w:eastAsia="zh-CN"/>
        </w:rPr>
      </w:pPr>
      <w:r w:rsidRPr="00A910C4">
        <w:rPr>
          <w:rFonts w:eastAsiaTheme="minorEastAsia" w:hint="eastAsia"/>
          <w:lang w:eastAsia="zh-CN"/>
        </w:rPr>
        <w:t>图</w:t>
      </w:r>
      <w:r w:rsidR="00BF4D83" w:rsidRPr="00A910C4">
        <w:rPr>
          <w:rFonts w:eastAsiaTheme="minorEastAsia" w:hint="eastAsia"/>
          <w:lang w:eastAsia="zh-CN"/>
        </w:rPr>
        <w:t>2</w:t>
      </w:r>
      <w:r w:rsidRPr="00A910C4">
        <w:rPr>
          <w:rFonts w:eastAsiaTheme="minorEastAsia" w:hint="eastAsia"/>
          <w:lang w:eastAsia="zh-CN"/>
        </w:rPr>
        <w:t>：</w:t>
      </w:r>
      <w:r w:rsidRPr="00A910C4">
        <w:rPr>
          <w:rFonts w:eastAsiaTheme="minorEastAsia"/>
          <w:lang w:eastAsia="zh-CN"/>
        </w:rPr>
        <w:t>自适应双椭球约束采样策略</w:t>
      </w:r>
      <w:r w:rsidRPr="00A910C4">
        <w:rPr>
          <w:rFonts w:eastAsiaTheme="minorEastAsia" w:hint="eastAsia"/>
          <w:lang w:eastAsia="zh-CN"/>
        </w:rPr>
        <w:t>，</w:t>
      </w:r>
      <w:r w:rsidRPr="00A910C4">
        <w:rPr>
          <w:rFonts w:eastAsiaTheme="minorEastAsia" w:hint="eastAsia"/>
          <w:lang w:eastAsia="zh-CN"/>
        </w:rPr>
        <w:t>ADCS</w:t>
      </w:r>
    </w:p>
    <w:p w14:paraId="10E7BF0E" w14:textId="3E6008E5" w:rsidR="009F502E" w:rsidRPr="00A910C4" w:rsidRDefault="009F502E" w:rsidP="009F502E">
      <w:pPr>
        <w:spacing w:line="300" w:lineRule="auto"/>
        <w:ind w:firstLineChars="300" w:firstLine="660"/>
        <w:jc w:val="both"/>
        <w:rPr>
          <w:rFonts w:eastAsiaTheme="minorEastAsia"/>
          <w:color w:val="EE0000"/>
          <w:lang w:eastAsia="zh-CN"/>
        </w:rPr>
      </w:pPr>
      <w:r w:rsidRPr="00A910C4">
        <w:rPr>
          <w:rFonts w:eastAsiaTheme="minorEastAsia" w:hint="eastAsia"/>
          <w:color w:val="EE0000"/>
          <w:lang w:eastAsia="zh-CN"/>
        </w:rPr>
        <w:t>该采样策略的核心是动态计算超椭球体的约束参数</w:t>
      </w:r>
      <w:r w:rsidRPr="00A910C4">
        <w:rPr>
          <w:rFonts w:eastAsiaTheme="minorEastAsia"/>
          <w:color w:val="EE0000"/>
          <w:lang w:eastAsia="zh-CN"/>
        </w:rPr>
        <w:t>，</w:t>
      </w:r>
      <w:r w:rsidRPr="00A910C4">
        <w:rPr>
          <w:rFonts w:ascii="宋体" w:eastAsia="宋体" w:hAnsi="宋体" w:cs="宋体" w:hint="eastAsia"/>
          <w:color w:val="EE0000"/>
          <w:lang w:eastAsia="zh-CN"/>
        </w:rPr>
        <w:t>对于任意一个方向，以起点侧为例，</w:t>
      </w:r>
      <w:r w:rsidRPr="00A910C4">
        <w:rPr>
          <w:rFonts w:eastAsiaTheme="minorEastAsia"/>
          <w:color w:val="EE0000"/>
          <w:lang w:eastAsia="zh-CN"/>
        </w:rPr>
        <w:t>其</w:t>
      </w:r>
      <w:r w:rsidRPr="00A910C4">
        <w:rPr>
          <w:rFonts w:eastAsiaTheme="minorEastAsia" w:hint="eastAsia"/>
          <w:color w:val="EE0000"/>
          <w:lang w:eastAsia="zh-CN"/>
        </w:rPr>
        <w:t>定义</w:t>
      </w:r>
      <w:r w:rsidRPr="00A910C4">
        <w:rPr>
          <w:rFonts w:eastAsiaTheme="minorEastAsia"/>
          <w:color w:val="EE0000"/>
          <w:lang w:eastAsia="zh-CN"/>
        </w:rPr>
        <w:t>为</w:t>
      </w:r>
      <w:r w:rsidRPr="00A910C4">
        <w:rPr>
          <w:rFonts w:eastAsiaTheme="minorEastAsia" w:hint="eastAsia"/>
          <w:color w:val="EE0000"/>
          <w:lang w:eastAsia="zh-CN"/>
        </w:rPr>
        <w:t>：</w:t>
      </w:r>
    </w:p>
    <w:p w14:paraId="25993CFA" w14:textId="77777777" w:rsidR="009F502E" w:rsidRPr="00A910C4" w:rsidRDefault="009F502E" w:rsidP="009F502E">
      <w:pPr>
        <w:pStyle w:val="ac"/>
        <w:keepNext/>
        <w:jc w:val="right"/>
        <w:rPr>
          <w:color w:val="EE0000"/>
        </w:rPr>
      </w:pPr>
      <w:r w:rsidRPr="00A910C4">
        <w:rPr>
          <w:rFonts w:hint="eastAsia"/>
          <w:color w:val="EE0000"/>
          <w:position w:val="-18"/>
        </w:rPr>
        <w:object w:dxaOrig="8620" w:dyaOrig="520" w14:anchorId="1EA4156F">
          <v:shape id="_x0000_i1027" type="#_x0000_t75" style="width:362.5pt;height:22.45pt" o:ole="">
            <v:imagedata r:id="rId15" o:title=""/>
          </v:shape>
          <o:OLEObject Type="Embed" ProgID="Equation.DSMT4" ShapeID="_x0000_i1027" DrawAspect="Content" ObjectID="_1835290116" r:id="rId16"/>
        </w:object>
      </w:r>
    </w:p>
    <w:p w14:paraId="02C501D7" w14:textId="77777777" w:rsidR="009F502E" w:rsidRPr="00A910C4" w:rsidRDefault="009F502E" w:rsidP="009F502E">
      <w:pPr>
        <w:rPr>
          <w:rFonts w:eastAsiaTheme="minorEastAsia"/>
          <w:color w:val="EE0000"/>
          <w:lang w:eastAsia="zh-CN"/>
        </w:rPr>
      </w:pPr>
      <w:r w:rsidRPr="00A910C4">
        <w:rPr>
          <w:rFonts w:eastAsiaTheme="minorEastAsia" w:hint="eastAsia"/>
          <w:color w:val="EE0000"/>
          <w:lang w:eastAsia="zh-CN"/>
        </w:rPr>
        <w:t>其中</w:t>
      </w:r>
    </w:p>
    <w:p w14:paraId="5AE43F5D" w14:textId="77777777" w:rsidR="009F502E" w:rsidRPr="00A910C4" w:rsidRDefault="009F502E" w:rsidP="009F502E">
      <w:pPr>
        <w:numPr>
          <w:ilvl w:val="0"/>
          <w:numId w:val="7"/>
        </w:numPr>
        <w:rPr>
          <w:color w:val="EE0000"/>
          <w:lang w:eastAsia="zh-CN"/>
        </w:rPr>
      </w:pPr>
      <w:r w:rsidRPr="00A910C4">
        <w:rPr>
          <w:rFonts w:hint="eastAsia"/>
          <w:color w:val="EE0000"/>
          <w:position w:val="-10"/>
        </w:rPr>
        <w:object w:dxaOrig="220" w:dyaOrig="279" w14:anchorId="17D6F77A">
          <v:shape id="_x0000_i1028" type="#_x0000_t75" style="width:10pt;height:12.5pt" o:ole="">
            <v:imagedata r:id="rId17" o:title=""/>
          </v:shape>
          <o:OLEObject Type="Embed" ProgID="Equation.DSMT4" ShapeID="_x0000_i1028" DrawAspect="Content" ObjectID="_1835290117" r:id="rId18"/>
        </w:object>
      </w:r>
      <w:r w:rsidRPr="00A910C4">
        <w:rPr>
          <w:rFonts w:eastAsiaTheme="minorEastAsia" w:hint="eastAsia"/>
          <w:color w:val="EE0000"/>
          <w:lang w:eastAsia="zh-CN"/>
        </w:rPr>
        <w:t>表示</w:t>
      </w:r>
      <w:r w:rsidRPr="00A910C4">
        <w:rPr>
          <w:rFonts w:eastAsiaTheme="minorEastAsia"/>
          <w:color w:val="EE0000"/>
          <w:lang w:eastAsia="zh-CN"/>
        </w:rPr>
        <w:t>为</w:t>
      </w:r>
      <w:r w:rsidRPr="00A910C4">
        <w:rPr>
          <w:rFonts w:eastAsiaTheme="minorEastAsia" w:hint="eastAsia"/>
          <w:color w:val="EE0000"/>
          <w:lang w:eastAsia="zh-CN"/>
        </w:rPr>
        <w:t xml:space="preserve"> </w:t>
      </w:r>
      <w:r w:rsidRPr="00A910C4">
        <w:rPr>
          <w:rFonts w:eastAsiaTheme="minorEastAsia"/>
          <w:color w:val="EE0000"/>
          <w:lang w:eastAsia="zh-CN"/>
        </w:rPr>
        <w:t xml:space="preserve">SSFOR </w:t>
      </w:r>
      <w:r w:rsidRPr="00A910C4">
        <w:rPr>
          <w:rFonts w:eastAsiaTheme="minorEastAsia"/>
          <w:color w:val="EE0000"/>
          <w:lang w:eastAsia="zh-CN"/>
        </w:rPr>
        <w:t>机制在线调节的膨胀系数；</w:t>
      </w:r>
    </w:p>
    <w:p w14:paraId="015FBDB7" w14:textId="77777777" w:rsidR="009F502E" w:rsidRPr="00A910C4" w:rsidRDefault="009F502E" w:rsidP="009F502E">
      <w:pPr>
        <w:numPr>
          <w:ilvl w:val="0"/>
          <w:numId w:val="7"/>
        </w:numPr>
        <w:rPr>
          <w:color w:val="EE0000"/>
          <w:lang w:eastAsia="zh-CN"/>
        </w:rPr>
      </w:pPr>
      <w:r w:rsidRPr="00A910C4">
        <w:rPr>
          <w:rFonts w:hint="eastAsia"/>
          <w:color w:val="EE0000"/>
          <w:position w:val="-16"/>
        </w:rPr>
        <w:object w:dxaOrig="460" w:dyaOrig="440" w14:anchorId="2CE0C6FB">
          <v:shape id="_x0000_i1029" type="#_x0000_t75" style="width:22.45pt;height:22.45pt" o:ole="">
            <v:imagedata r:id="rId19" o:title=""/>
          </v:shape>
          <o:OLEObject Type="Embed" ProgID="Equation.DSMT4" ShapeID="_x0000_i1029" DrawAspect="Content" ObjectID="_1835290118" r:id="rId20"/>
        </w:object>
      </w:r>
      <w:r w:rsidRPr="00A910C4">
        <w:rPr>
          <w:rFonts w:eastAsiaTheme="minorEastAsia" w:hint="eastAsia"/>
          <w:color w:val="EE0000"/>
          <w:lang w:eastAsia="zh-CN"/>
        </w:rPr>
        <w:t>表示</w:t>
      </w:r>
      <w:r w:rsidRPr="00A910C4">
        <w:rPr>
          <w:rFonts w:eastAsiaTheme="minorEastAsia"/>
          <w:color w:val="EE0000"/>
          <w:lang w:eastAsia="zh-CN"/>
        </w:rPr>
        <w:t>从起点侧经启发式评估的最优总代价估计；</w:t>
      </w:r>
    </w:p>
    <w:p w14:paraId="50FDC150" w14:textId="77777777" w:rsidR="009F502E" w:rsidRPr="00A910C4" w:rsidRDefault="009F502E" w:rsidP="009F502E">
      <w:pPr>
        <w:numPr>
          <w:ilvl w:val="0"/>
          <w:numId w:val="7"/>
        </w:numPr>
        <w:rPr>
          <w:rFonts w:eastAsiaTheme="minorEastAsia"/>
          <w:color w:val="EE0000"/>
          <w:lang w:eastAsia="zh-CN"/>
        </w:rPr>
      </w:pPr>
      <w:r w:rsidRPr="00A910C4">
        <w:rPr>
          <w:rFonts w:hint="eastAsia"/>
          <w:color w:val="EE0000"/>
          <w:position w:val="-12"/>
        </w:rPr>
        <w:object w:dxaOrig="880" w:dyaOrig="360" w14:anchorId="463E65D9">
          <v:shape id="_x0000_i1030" type="#_x0000_t75" style="width:44.55pt;height:17.45pt" o:ole="">
            <v:imagedata r:id="rId21" o:title=""/>
          </v:shape>
          <o:OLEObject Type="Embed" ProgID="Equation.DSMT4" ShapeID="_x0000_i1030" DrawAspect="Content" ObjectID="_1835290119" r:id="rId22"/>
        </w:object>
      </w:r>
      <w:r w:rsidRPr="00A910C4">
        <w:rPr>
          <w:rFonts w:ascii="Cambria Math" w:eastAsiaTheme="minorEastAsia" w:hAnsi="Cambria Math" w:hint="eastAsia"/>
          <w:iCs/>
          <w:color w:val="EE0000"/>
          <w:lang w:eastAsia="zh-CN"/>
        </w:rPr>
        <w:t>是</w:t>
      </w:r>
      <w:r w:rsidRPr="00A910C4">
        <w:rPr>
          <w:rFonts w:eastAsiaTheme="minorEastAsia"/>
          <w:color w:val="EE0000"/>
          <w:lang w:eastAsia="zh-CN"/>
        </w:rPr>
        <w:t>从起点</w:t>
      </w:r>
      <w:r w:rsidRPr="00A910C4">
        <w:rPr>
          <w:rFonts w:eastAsiaTheme="minorEastAsia" w:hint="eastAsia"/>
          <w:color w:val="EE0000"/>
          <w:lang w:eastAsia="zh-CN"/>
        </w:rPr>
        <w:t>x</w:t>
      </w:r>
      <w:r w:rsidRPr="00A910C4">
        <w:rPr>
          <w:rFonts w:eastAsiaTheme="minorEastAsia" w:hint="eastAsia"/>
          <w:color w:val="EE0000"/>
          <w:vertAlign w:val="subscript"/>
          <w:lang w:eastAsia="zh-CN"/>
        </w:rPr>
        <w:t>start</w:t>
      </w:r>
      <w:r w:rsidRPr="00A910C4">
        <w:rPr>
          <w:rFonts w:eastAsiaTheme="minorEastAsia"/>
          <w:color w:val="EE0000"/>
          <w:lang w:eastAsia="zh-CN"/>
        </w:rPr>
        <w:t>到节点</w:t>
      </w:r>
      <w:r w:rsidRPr="00A910C4">
        <w:rPr>
          <w:rFonts w:eastAsiaTheme="minorEastAsia" w:hint="eastAsia"/>
          <w:color w:val="EE0000"/>
          <w:lang w:eastAsia="zh-CN"/>
        </w:rPr>
        <w:t>x</w:t>
      </w:r>
      <w:r w:rsidRPr="00A910C4">
        <w:rPr>
          <w:rFonts w:eastAsiaTheme="minorEastAsia"/>
          <w:color w:val="EE0000"/>
          <w:lang w:eastAsia="zh-CN"/>
        </w:rPr>
        <w:t>的累积路径代价；</w:t>
      </w:r>
      <w:r w:rsidRPr="00A910C4">
        <w:rPr>
          <w:rFonts w:eastAsiaTheme="minorEastAsia"/>
          <w:color w:val="EE0000"/>
          <w:lang w:eastAsia="zh-CN"/>
        </w:rPr>
        <w:t xml:space="preserve"> </w:t>
      </w:r>
    </w:p>
    <w:p w14:paraId="31EDFDDF" w14:textId="77777777" w:rsidR="009F502E" w:rsidRPr="00A910C4" w:rsidRDefault="009F502E" w:rsidP="009F502E">
      <w:pPr>
        <w:numPr>
          <w:ilvl w:val="0"/>
          <w:numId w:val="7"/>
        </w:numPr>
        <w:rPr>
          <w:color w:val="EE0000"/>
          <w:lang w:eastAsia="zh-CN"/>
        </w:rPr>
      </w:pPr>
      <w:r w:rsidRPr="00A910C4">
        <w:rPr>
          <w:rFonts w:hint="eastAsia"/>
          <w:color w:val="EE0000"/>
          <w:position w:val="-12"/>
        </w:rPr>
        <w:object w:dxaOrig="920" w:dyaOrig="360" w14:anchorId="62D6076D">
          <v:shape id="_x0000_i1031" type="#_x0000_t75" style="width:47.05pt;height:17.45pt" o:ole="">
            <v:imagedata r:id="rId23" o:title=""/>
          </v:shape>
          <o:OLEObject Type="Embed" ProgID="Equation.DSMT4" ShapeID="_x0000_i1031" DrawAspect="Content" ObjectID="_1835290120" r:id="rId24"/>
        </w:object>
      </w:r>
      <w:r w:rsidRPr="00A910C4">
        <w:rPr>
          <w:rFonts w:eastAsiaTheme="minorEastAsia" w:hint="eastAsia"/>
          <w:color w:val="EE0000"/>
          <w:lang w:eastAsia="zh-CN"/>
        </w:rPr>
        <w:t>是</w:t>
      </w:r>
      <w:r w:rsidRPr="00A910C4">
        <w:rPr>
          <w:rFonts w:eastAsiaTheme="minorEastAsia"/>
          <w:color w:val="EE0000"/>
          <w:lang w:eastAsia="zh-CN"/>
        </w:rPr>
        <w:t>节点</w:t>
      </w:r>
      <w:r w:rsidRPr="00A910C4">
        <w:rPr>
          <w:rFonts w:eastAsiaTheme="minorEastAsia" w:hint="eastAsia"/>
          <w:color w:val="EE0000"/>
          <w:lang w:eastAsia="zh-CN"/>
        </w:rPr>
        <w:t>x</w:t>
      </w:r>
      <w:r w:rsidRPr="00A910C4">
        <w:rPr>
          <w:rFonts w:eastAsiaTheme="minorEastAsia"/>
          <w:color w:val="EE0000"/>
          <w:lang w:eastAsia="zh-CN"/>
        </w:rPr>
        <w:t>到中介点</w:t>
      </w:r>
      <w:r w:rsidRPr="00A910C4">
        <w:rPr>
          <w:rFonts w:eastAsiaTheme="minorEastAsia" w:hint="eastAsia"/>
          <w:color w:val="EE0000"/>
          <w:lang w:eastAsia="zh-CN"/>
        </w:rPr>
        <w:t>x</w:t>
      </w:r>
      <w:r w:rsidRPr="00A910C4">
        <w:rPr>
          <w:rFonts w:eastAsiaTheme="minorEastAsia" w:hint="eastAsia"/>
          <w:color w:val="EE0000"/>
          <w:vertAlign w:val="subscript"/>
          <w:lang w:eastAsia="zh-CN"/>
        </w:rPr>
        <w:t>meet</w:t>
      </w:r>
      <w:r w:rsidRPr="00A910C4">
        <w:rPr>
          <w:rFonts w:eastAsiaTheme="minorEastAsia"/>
          <w:color w:val="EE0000"/>
          <w:lang w:eastAsia="zh-CN"/>
        </w:rPr>
        <w:t>的启发式</w:t>
      </w:r>
      <w:r w:rsidRPr="00A910C4">
        <w:rPr>
          <w:rFonts w:eastAsiaTheme="minorEastAsia" w:hint="eastAsia"/>
          <w:color w:val="EE0000"/>
          <w:lang w:eastAsia="zh-CN"/>
        </w:rPr>
        <w:t>距离</w:t>
      </w:r>
      <w:r w:rsidRPr="00A910C4">
        <w:rPr>
          <w:rFonts w:eastAsiaTheme="minorEastAsia"/>
          <w:color w:val="EE0000"/>
          <w:lang w:eastAsia="zh-CN"/>
        </w:rPr>
        <w:t>；</w:t>
      </w:r>
    </w:p>
    <w:p w14:paraId="123110DB" w14:textId="0E247D1D" w:rsidR="009F502E" w:rsidRPr="00A910C4" w:rsidRDefault="009F502E" w:rsidP="009F502E">
      <w:pPr>
        <w:spacing w:line="300" w:lineRule="auto"/>
        <w:ind w:firstLine="720"/>
        <w:jc w:val="both"/>
        <w:rPr>
          <w:rFonts w:eastAsiaTheme="minorEastAsia"/>
          <w:color w:val="EE0000"/>
          <w:lang w:eastAsia="zh-CN"/>
        </w:rPr>
      </w:pPr>
      <w:r w:rsidRPr="00A910C4">
        <w:rPr>
          <w:rFonts w:eastAsiaTheme="minorEastAsia" w:hint="eastAsia"/>
          <w:color w:val="EE0000"/>
          <w:lang w:eastAsia="zh-CN"/>
        </w:rPr>
        <w:t>终点侧以对应方式定义，两个椭球分别独立更新，形成非对称约束结构。每次迭代中，以概率</w:t>
      </w:r>
      <w:r w:rsidRPr="00A910C4">
        <w:rPr>
          <w:rFonts w:eastAsiaTheme="minorEastAsia" w:hint="eastAsia"/>
          <w:color w:val="EE0000"/>
          <w:lang w:eastAsia="zh-CN"/>
        </w:rPr>
        <w:t>p</w:t>
      </w:r>
      <w:r w:rsidRPr="00A910C4">
        <w:rPr>
          <w:rFonts w:eastAsiaTheme="minorEastAsia" w:hint="eastAsia"/>
          <w:color w:val="EE0000"/>
          <w:lang w:eastAsia="zh-CN"/>
        </w:rPr>
        <w:t>在上述椭球内执行知情采样，</w:t>
      </w:r>
      <w:r w:rsidRPr="00A910C4">
        <w:rPr>
          <w:rFonts w:eastAsiaTheme="minorEastAsia"/>
          <w:color w:val="EE0000"/>
          <w:lang w:eastAsia="zh-CN"/>
        </w:rPr>
        <w:t>以一定概率向对侧树</w:t>
      </w:r>
      <w:r w:rsidRPr="00A910C4">
        <w:rPr>
          <w:rFonts w:eastAsiaTheme="minorEastAsia"/>
          <w:color w:val="EE0000"/>
          <w:lang w:eastAsia="zh-CN"/>
        </w:rPr>
        <w:t xml:space="preserve"> Pareto </w:t>
      </w:r>
      <w:r w:rsidR="009F3873" w:rsidRPr="00A910C4">
        <w:rPr>
          <w:rFonts w:eastAsiaTheme="minorEastAsia" w:hint="eastAsia"/>
          <w:color w:val="EE0000"/>
          <w:lang w:eastAsia="zh-CN"/>
        </w:rPr>
        <w:t>支配原则选取的</w:t>
      </w:r>
      <w:r w:rsidRPr="00A910C4">
        <w:rPr>
          <w:rFonts w:eastAsiaTheme="minorEastAsia"/>
          <w:color w:val="EE0000"/>
          <w:lang w:eastAsia="zh-CN"/>
        </w:rPr>
        <w:t>最优节点方向偏置采样，以剩余概率执行全局均匀采样</w:t>
      </w:r>
      <w:r w:rsidRPr="00A910C4">
        <w:rPr>
          <w:rFonts w:eastAsiaTheme="minorEastAsia" w:hint="eastAsia"/>
          <w:color w:val="EE0000"/>
          <w:lang w:eastAsia="zh-CN"/>
        </w:rPr>
        <w:t>。</w:t>
      </w:r>
      <w:r w:rsidRPr="00A910C4">
        <w:rPr>
          <w:rFonts w:eastAsiaTheme="minorEastAsia"/>
          <w:color w:val="EE0000"/>
          <w:lang w:eastAsia="zh-CN"/>
        </w:rPr>
        <w:t>保证搜索既集中于有效区域，又保留全局覆盖能力</w:t>
      </w:r>
      <w:r w:rsidRPr="00A910C4">
        <w:rPr>
          <w:rFonts w:eastAsiaTheme="minorEastAsia" w:hint="eastAsia"/>
          <w:color w:val="EE0000"/>
          <w:lang w:eastAsia="zh-CN"/>
        </w:rPr>
        <w:t>。</w:t>
      </w:r>
    </w:p>
    <w:p w14:paraId="307F6B5A" w14:textId="5B7ABF21" w:rsidR="009F502E" w:rsidRPr="00A910C4" w:rsidRDefault="009F502E" w:rsidP="009F502E">
      <w:pPr>
        <w:spacing w:line="300" w:lineRule="auto"/>
        <w:ind w:firstLine="720"/>
        <w:jc w:val="both"/>
        <w:rPr>
          <w:rFonts w:eastAsiaTheme="minorEastAsia"/>
          <w:lang w:eastAsia="zh-CN"/>
        </w:rPr>
      </w:pPr>
      <w:r w:rsidRPr="00A910C4">
        <w:rPr>
          <w:rFonts w:eastAsiaTheme="minorEastAsia"/>
          <w:color w:val="000000" w:themeColor="text1"/>
          <w:lang w:eastAsia="zh-CN"/>
        </w:rPr>
        <w:t>对每个新扩展节点，优先尝试与对侧树直接连接，若超出阈值则由对树贪心逼近；一旦双树成功连</w:t>
      </w:r>
      <w:r w:rsidRPr="00A910C4">
        <w:rPr>
          <w:rFonts w:eastAsiaTheme="minorEastAsia"/>
          <w:color w:val="000000" w:themeColor="text1"/>
          <w:lang w:eastAsia="zh-CN"/>
        </w:rPr>
        <w:lastRenderedPageBreak/>
        <w:t>接，对拼接路径执行节点重连优化与自适应</w:t>
      </w:r>
      <w:bookmarkStart w:id="12" w:name="OLE_LINK10"/>
      <w:r w:rsidRPr="00A910C4">
        <w:rPr>
          <w:rFonts w:eastAsiaTheme="minorEastAsia"/>
          <w:color w:val="000000" w:themeColor="text1"/>
          <w:lang w:eastAsia="zh-CN"/>
        </w:rPr>
        <w:t>平滑处理</w:t>
      </w:r>
      <w:r w:rsidR="005E7E88" w:rsidRPr="00A910C4">
        <w:rPr>
          <w:rFonts w:eastAsiaTheme="minorEastAsia"/>
          <w:color w:val="000000" w:themeColor="text1"/>
          <w:lang w:eastAsia="zh-CN"/>
        </w:rPr>
        <w:fldChar w:fldCharType="begin"/>
      </w:r>
      <w:r w:rsidR="005E7E88" w:rsidRPr="00A910C4">
        <w:rPr>
          <w:rFonts w:eastAsiaTheme="minorEastAsia"/>
          <w:color w:val="000000" w:themeColor="text1"/>
          <w:lang w:eastAsia="zh-CN"/>
        </w:rPr>
        <w:instrText xml:space="preserve"> REF _Ref223814284 \r \h </w:instrText>
      </w:r>
      <w:r w:rsidR="00A910C4">
        <w:rPr>
          <w:rFonts w:eastAsiaTheme="minorEastAsia"/>
          <w:color w:val="000000" w:themeColor="text1"/>
          <w:lang w:eastAsia="zh-CN"/>
        </w:rPr>
        <w:instrText xml:space="preserve"> \* MERGEFORMAT </w:instrText>
      </w:r>
      <w:r w:rsidR="005E7E88" w:rsidRPr="00A910C4">
        <w:rPr>
          <w:rFonts w:eastAsiaTheme="minorEastAsia"/>
          <w:color w:val="000000" w:themeColor="text1"/>
          <w:lang w:eastAsia="zh-CN"/>
        </w:rPr>
      </w:r>
      <w:r w:rsidR="005E7E88"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[34</w:t>
      </w:r>
      <w:r w:rsidR="00EE0C51" w:rsidRPr="00A910C4">
        <w:rPr>
          <w:rFonts w:eastAsiaTheme="minorEastAsia" w:hint="eastAsia"/>
          <w:color w:val="000000" w:themeColor="text1"/>
          <w:lang w:eastAsia="zh-CN"/>
        </w:rPr>
        <w:t>-</w:t>
      </w:r>
      <w:r w:rsidR="005E7E88" w:rsidRPr="00A910C4">
        <w:rPr>
          <w:rFonts w:eastAsiaTheme="minorEastAsia"/>
          <w:color w:val="000000" w:themeColor="text1"/>
          <w:lang w:eastAsia="zh-CN"/>
        </w:rPr>
        <w:fldChar w:fldCharType="end"/>
      </w:r>
      <w:r w:rsidR="005E7E88" w:rsidRPr="00A910C4">
        <w:rPr>
          <w:rFonts w:eastAsiaTheme="minorEastAsia"/>
          <w:color w:val="000000" w:themeColor="text1"/>
          <w:lang w:eastAsia="zh-CN"/>
        </w:rPr>
        <w:fldChar w:fldCharType="begin"/>
      </w:r>
      <w:r w:rsidR="005E7E88" w:rsidRPr="00A910C4">
        <w:rPr>
          <w:rFonts w:eastAsiaTheme="minorEastAsia"/>
          <w:color w:val="000000" w:themeColor="text1"/>
          <w:lang w:eastAsia="zh-CN"/>
        </w:rPr>
        <w:instrText xml:space="preserve"> REF _Ref223814286 \r \h </w:instrText>
      </w:r>
      <w:r w:rsidR="00A910C4">
        <w:rPr>
          <w:rFonts w:eastAsiaTheme="minorEastAsia"/>
          <w:color w:val="000000" w:themeColor="text1"/>
          <w:lang w:eastAsia="zh-CN"/>
        </w:rPr>
        <w:instrText xml:space="preserve"> \* MERGEFORMAT </w:instrText>
      </w:r>
      <w:r w:rsidR="005E7E88" w:rsidRPr="00A910C4">
        <w:rPr>
          <w:rFonts w:eastAsiaTheme="minorEastAsia"/>
          <w:color w:val="000000" w:themeColor="text1"/>
          <w:lang w:eastAsia="zh-CN"/>
        </w:rPr>
      </w:r>
      <w:r w:rsidR="005E7E88" w:rsidRPr="00A910C4">
        <w:rPr>
          <w:rFonts w:eastAsiaTheme="minorEastAsia"/>
          <w:color w:val="000000" w:themeColor="text1"/>
          <w:lang w:eastAsia="zh-CN"/>
        </w:rPr>
        <w:fldChar w:fldCharType="separate"/>
      </w:r>
      <w:r w:rsidR="00EE0C51" w:rsidRPr="00A910C4">
        <w:rPr>
          <w:rFonts w:eastAsiaTheme="minorEastAsia"/>
          <w:color w:val="000000" w:themeColor="text1"/>
          <w:lang w:eastAsia="zh-CN"/>
        </w:rPr>
        <w:t>35]</w:t>
      </w:r>
      <w:r w:rsidR="005E7E88" w:rsidRPr="00A910C4">
        <w:rPr>
          <w:rFonts w:eastAsiaTheme="minorEastAsia"/>
          <w:color w:val="000000" w:themeColor="text1"/>
          <w:lang w:eastAsia="zh-CN"/>
        </w:rPr>
        <w:fldChar w:fldCharType="end"/>
      </w:r>
      <w:r w:rsidRPr="00A910C4">
        <w:rPr>
          <w:rFonts w:eastAsiaTheme="minorEastAsia"/>
          <w:color w:val="000000" w:themeColor="text1"/>
          <w:lang w:eastAsia="zh-CN"/>
        </w:rPr>
        <w:t>，生成最</w:t>
      </w:r>
      <w:bookmarkEnd w:id="12"/>
      <w:r w:rsidRPr="00A910C4">
        <w:rPr>
          <w:rFonts w:eastAsiaTheme="minorEastAsia"/>
          <w:color w:val="000000" w:themeColor="text1"/>
          <w:lang w:eastAsia="zh-CN"/>
        </w:rPr>
        <w:t>终可行路径</w:t>
      </w:r>
      <w:r w:rsidRPr="00A910C4">
        <w:rPr>
          <w:rFonts w:eastAsiaTheme="minorEastAsia" w:hint="eastAsia"/>
          <w:color w:val="000000" w:themeColor="text1"/>
          <w:lang w:eastAsia="zh-CN"/>
        </w:rPr>
        <w:t>。</w:t>
      </w:r>
    </w:p>
    <w:p w14:paraId="55CD54CE" w14:textId="34EEA119" w:rsidR="00E22CE9" w:rsidRPr="00A910C4"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A910C4">
        <w:rPr>
          <w:rFonts w:ascii="宋体" w:eastAsia="宋体" w:hAnsi="宋体" w:cs="宋体" w:hint="eastAsia"/>
          <w:spacing w:val="-2"/>
          <w:w w:val="110"/>
          <w:lang w:eastAsia="zh-CN"/>
        </w:rPr>
        <w:t>基于搜索状态的在线</w:t>
      </w:r>
      <w:r w:rsidR="00E22CE9" w:rsidRPr="00A910C4">
        <w:rPr>
          <w:rFonts w:ascii="宋体" w:eastAsia="宋体" w:hAnsi="宋体" w:cs="宋体" w:hint="eastAsia"/>
          <w:spacing w:val="-2"/>
          <w:w w:val="110"/>
          <w:lang w:eastAsia="zh-CN"/>
        </w:rPr>
        <w:t>调节机制</w:t>
      </w:r>
    </w:p>
    <w:p w14:paraId="0AF7281A" w14:textId="021EA52B" w:rsidR="00E22CE9" w:rsidRPr="00A910C4"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A910C4">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25"/>
                    <a:stretch>
                      <a:fillRect/>
                    </a:stretch>
                  </pic:blipFill>
                  <pic:spPr>
                    <a:xfrm>
                      <a:off x="0" y="0"/>
                      <a:ext cx="6483350" cy="4797425"/>
                    </a:xfrm>
                    <a:prstGeom prst="rect">
                      <a:avLst/>
                    </a:prstGeom>
                  </pic:spPr>
                </pic:pic>
              </a:graphicData>
            </a:graphic>
          </wp:inline>
        </w:drawing>
      </w:r>
    </w:p>
    <w:p w14:paraId="2FADF460" w14:textId="438D5E41" w:rsidR="00E22CE9" w:rsidRPr="00A910C4" w:rsidRDefault="00E22CE9" w:rsidP="00E22CE9">
      <w:pPr>
        <w:pStyle w:val="11"/>
        <w:tabs>
          <w:tab w:val="left" w:pos="474"/>
        </w:tabs>
        <w:spacing w:before="109"/>
        <w:ind w:left="0" w:firstLine="0"/>
        <w:jc w:val="center"/>
        <w:rPr>
          <w:rFonts w:eastAsiaTheme="minorEastAsia"/>
          <w:color w:val="EE0000"/>
          <w:lang w:eastAsia="zh-CN"/>
        </w:rPr>
      </w:pPr>
      <w:r w:rsidRPr="00A910C4">
        <w:rPr>
          <w:rFonts w:eastAsiaTheme="minorEastAsia" w:hint="eastAsia"/>
          <w:color w:val="EE0000"/>
          <w:lang w:eastAsia="zh-CN"/>
        </w:rPr>
        <w:t>图</w:t>
      </w:r>
      <w:r w:rsidR="00BF4D83" w:rsidRPr="00A910C4">
        <w:rPr>
          <w:rFonts w:eastAsiaTheme="minorEastAsia" w:hint="eastAsia"/>
          <w:color w:val="EE0000"/>
          <w:lang w:eastAsia="zh-CN"/>
        </w:rPr>
        <w:t>3</w:t>
      </w:r>
      <w:r w:rsidRPr="00A910C4">
        <w:rPr>
          <w:rFonts w:eastAsiaTheme="minorEastAsia" w:hint="eastAsia"/>
          <w:color w:val="EE0000"/>
          <w:lang w:eastAsia="zh-CN"/>
        </w:rPr>
        <w:t>：基于搜索状态的在线调节机制，</w:t>
      </w:r>
      <w:r w:rsidRPr="00A910C4">
        <w:rPr>
          <w:rFonts w:eastAsiaTheme="minorEastAsia" w:hint="eastAsia"/>
          <w:color w:val="EE0000"/>
          <w:lang w:eastAsia="zh-CN"/>
        </w:rPr>
        <w:t>SSFOR</w:t>
      </w:r>
    </w:p>
    <w:p w14:paraId="77D379D4" w14:textId="6A7275AB" w:rsidR="009B7CDF" w:rsidRPr="00A910C4" w:rsidRDefault="00204F90" w:rsidP="00CE2275">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A910C4">
        <w:rPr>
          <w:rFonts w:ascii="宋体" w:eastAsia="宋体" w:hAnsi="宋体" w:cs="宋体"/>
          <w:spacing w:val="-2"/>
          <w:w w:val="110"/>
          <w:lang w:eastAsia="zh-CN"/>
        </w:rPr>
        <w:tab/>
      </w:r>
      <w:r w:rsidR="00517AD0" w:rsidRPr="00A910C4">
        <w:rPr>
          <w:rFonts w:ascii="Times New Roman" w:eastAsiaTheme="minorEastAsia" w:hAnsi="Times New Roman" w:cs="Times New Roman"/>
          <w:b w:val="0"/>
          <w:bCs w:val="0"/>
          <w:color w:val="000000" w:themeColor="text1"/>
          <w:sz w:val="22"/>
          <w:szCs w:val="22"/>
          <w:lang w:eastAsia="zh-CN"/>
        </w:rPr>
        <w:t>ADCS</w:t>
      </w:r>
      <w:r w:rsidR="00517AD0" w:rsidRPr="00A910C4">
        <w:rPr>
          <w:rFonts w:ascii="Times New Roman" w:eastAsiaTheme="minorEastAsia" w:hAnsi="Times New Roman" w:cs="Times New Roman" w:hint="eastAsia"/>
          <w:b w:val="0"/>
          <w:bCs w:val="0"/>
          <w:color w:val="000000" w:themeColor="text1"/>
          <w:sz w:val="22"/>
          <w:szCs w:val="22"/>
          <w:lang w:eastAsia="zh-CN"/>
        </w:rPr>
        <w:t>的有效性取决于膨胀系数</w:t>
      </w:r>
      <w:r w:rsidR="00517AD0" w:rsidRPr="00A910C4">
        <w:rPr>
          <w:rFonts w:ascii="Times New Roman" w:eastAsiaTheme="minorEastAsia" w:hAnsi="Times New Roman" w:cs="Times New Roman"/>
          <w:b w:val="0"/>
          <w:bCs w:val="0"/>
          <w:color w:val="000000" w:themeColor="text1"/>
          <w:sz w:val="22"/>
          <w:szCs w:val="22"/>
          <w:lang w:eastAsia="zh-CN"/>
        </w:rPr>
        <w:t xml:space="preserve"> </w:t>
      </w:r>
      <w:r w:rsidR="00517AD0" w:rsidRPr="00A910C4">
        <w:rPr>
          <w:rFonts w:ascii="Cambria Math" w:eastAsiaTheme="minorEastAsia" w:hAnsi="Cambria Math" w:cs="Cambria Math"/>
          <w:b w:val="0"/>
          <w:bCs w:val="0"/>
          <w:color w:val="000000" w:themeColor="text1"/>
          <w:sz w:val="22"/>
          <w:szCs w:val="22"/>
          <w:lang w:eastAsia="zh-CN"/>
        </w:rPr>
        <w:t>𝛾</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Times New Roman" w:eastAsiaTheme="minorEastAsia" w:hAnsi="Times New Roman" w:cs="Times New Roman" w:hint="eastAsia"/>
          <w:b w:val="0"/>
          <w:bCs w:val="0"/>
          <w:color w:val="000000" w:themeColor="text1"/>
          <w:sz w:val="22"/>
          <w:szCs w:val="22"/>
          <w:lang w:eastAsia="zh-CN"/>
        </w:rPr>
        <w:t>与知情采样比例</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Cambria Math" w:eastAsiaTheme="minorEastAsia" w:hAnsi="Cambria Math" w:cs="Cambria Math"/>
          <w:b w:val="0"/>
          <w:bCs w:val="0"/>
          <w:color w:val="000000" w:themeColor="text1"/>
          <w:sz w:val="22"/>
          <w:szCs w:val="22"/>
          <w:lang w:eastAsia="zh-CN"/>
        </w:rPr>
        <w:t>𝑝</w:t>
      </w:r>
      <w:r w:rsidR="00517AD0" w:rsidRPr="00A910C4">
        <w:rPr>
          <w:rFonts w:ascii="Times New Roman" w:eastAsiaTheme="minorEastAsia" w:hAnsi="Times New Roman" w:cs="Times New Roman" w:hint="eastAsia"/>
          <w:b w:val="0"/>
          <w:bCs w:val="0"/>
          <w:color w:val="000000" w:themeColor="text1"/>
          <w:sz w:val="22"/>
          <w:szCs w:val="22"/>
          <w:lang w:eastAsia="zh-CN"/>
        </w:rPr>
        <w:t xml:space="preserve"> </w:t>
      </w:r>
      <w:r w:rsidR="00517AD0" w:rsidRPr="00A910C4">
        <w:rPr>
          <w:rFonts w:ascii="Times New Roman" w:eastAsiaTheme="minorEastAsia" w:hAnsi="Times New Roman" w:cs="Times New Roman" w:hint="eastAsia"/>
          <w:b w:val="0"/>
          <w:bCs w:val="0"/>
          <w:color w:val="000000" w:themeColor="text1"/>
          <w:sz w:val="22"/>
          <w:szCs w:val="22"/>
          <w:lang w:eastAsia="zh-CN"/>
        </w:rPr>
        <w:t>的适时调整。</w:t>
      </w:r>
      <w:r w:rsidR="004C1B70" w:rsidRPr="00A910C4">
        <w:rPr>
          <w:rFonts w:ascii="Times New Roman" w:eastAsiaTheme="minorEastAsia" w:hAnsi="Times New Roman" w:cs="Times New Roman" w:hint="eastAsia"/>
          <w:b w:val="0"/>
          <w:bCs w:val="0"/>
          <w:color w:val="000000" w:themeColor="text1"/>
          <w:sz w:val="22"/>
          <w:szCs w:val="22"/>
          <w:lang w:eastAsia="zh-CN"/>
        </w:rPr>
        <w:t>已有加速收敛的改进方法如路径偏置采样</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_Ref223815176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[36]</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、批量前向传播搜索</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_Ref223815184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[37]</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、代价下界权衡</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_Ref223815190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[38]</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及任意时间规划框架</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_Ref223815199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[39</w:t>
      </w:r>
      <w:r w:rsidR="00EE0C51" w:rsidRPr="00A910C4">
        <w:rPr>
          <w:rFonts w:ascii="Times New Roman" w:eastAsiaTheme="minorEastAsia" w:hAnsi="Times New Roman" w:cs="Times New Roman" w:hint="eastAsia"/>
          <w:b w:val="0"/>
          <w:bCs w:val="0"/>
          <w:color w:val="000000" w:themeColor="text1"/>
          <w:sz w:val="22"/>
          <w:szCs w:val="22"/>
          <w:lang w:eastAsia="zh-CN"/>
        </w:rPr>
        <w:t>-</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_Ref223815201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40]</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多采用预设静态参数，启发式采样剪枝</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A910C4">
        <w:rPr>
          <w:rFonts w:ascii="Times New Roman" w:eastAsiaTheme="minorEastAsia" w:hAnsi="Times New Roman" w:cs="Times New Roman" w:hint="eastAsia"/>
          <w:b w:val="0"/>
          <w:bCs w:val="0"/>
          <w:color w:val="000000" w:themeColor="text1"/>
          <w:sz w:val="22"/>
          <w:szCs w:val="22"/>
          <w:lang w:eastAsia="zh-CN"/>
        </w:rPr>
        <w:instrText xml:space="preserve"> REF _Ref223815219 \r \h </w:instrText>
      </w:r>
      <w:r w:rsidR="00CE2275" w:rsidRPr="00A910C4">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A910C4">
        <w:rPr>
          <w:rFonts w:ascii="Times New Roman" w:eastAsiaTheme="minorEastAsia" w:hAnsi="Times New Roman" w:cs="Times New Roman" w:hint="eastAsia"/>
          <w:b w:val="0"/>
          <w:bCs w:val="0"/>
          <w:color w:val="000000" w:themeColor="text1"/>
          <w:sz w:val="22"/>
          <w:szCs w:val="22"/>
          <w:lang w:eastAsia="zh-CN"/>
        </w:rPr>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separate"/>
      </w:r>
      <w:r w:rsidR="00EE0C51" w:rsidRPr="00A910C4">
        <w:rPr>
          <w:rFonts w:ascii="Times New Roman" w:eastAsiaTheme="minorEastAsia" w:hAnsi="Times New Roman" w:cs="Times New Roman"/>
          <w:b w:val="0"/>
          <w:bCs w:val="0"/>
          <w:color w:val="000000" w:themeColor="text1"/>
          <w:sz w:val="22"/>
          <w:szCs w:val="22"/>
          <w:lang w:eastAsia="zh-CN"/>
        </w:rPr>
        <w:t>[41]</w:t>
      </w:r>
      <w:r w:rsidR="004C1B70" w:rsidRPr="00A910C4">
        <w:rPr>
          <w:rFonts w:ascii="Times New Roman" w:eastAsiaTheme="minorEastAsia" w:hAnsi="Times New Roman" w:cs="Times New Roman" w:hint="eastAsia"/>
          <w:b w:val="0"/>
          <w:bCs w:val="0"/>
          <w:color w:val="000000" w:themeColor="text1"/>
          <w:sz w:val="22"/>
          <w:szCs w:val="22"/>
          <w:lang w:eastAsia="zh-CN"/>
        </w:rPr>
        <w:fldChar w:fldCharType="end"/>
      </w:r>
      <w:r w:rsidR="004C1B70" w:rsidRPr="00A910C4">
        <w:rPr>
          <w:rFonts w:ascii="Times New Roman" w:eastAsiaTheme="minorEastAsia" w:hAnsi="Times New Roman" w:cs="Times New Roman" w:hint="eastAsia"/>
          <w:b w:val="0"/>
          <w:bCs w:val="0"/>
          <w:color w:val="000000" w:themeColor="text1"/>
          <w:sz w:val="22"/>
          <w:szCs w:val="22"/>
          <w:lang w:eastAsia="zh-CN"/>
        </w:rPr>
        <w:t>亦需预定义阈值，均缺乏面向搜索状态的在线反馈调节能力。</w:t>
      </w:r>
      <w:r w:rsidR="004C1B70" w:rsidRPr="00A910C4">
        <w:rPr>
          <w:rFonts w:ascii="Times New Roman" w:eastAsiaTheme="minorEastAsia" w:hAnsi="Times New Roman" w:cs="Times New Roman"/>
          <w:b w:val="0"/>
          <w:bCs w:val="0"/>
          <w:color w:val="000000" w:themeColor="text1"/>
          <w:sz w:val="22"/>
          <w:szCs w:val="22"/>
          <w:lang w:eastAsia="zh-CN"/>
        </w:rPr>
        <w:t>为此，本文提出</w:t>
      </w:r>
      <w:r w:rsidR="004C1B70" w:rsidRPr="00A910C4">
        <w:rPr>
          <w:rFonts w:ascii="Times New Roman" w:eastAsiaTheme="minorEastAsia" w:hAnsi="Times New Roman" w:cs="Times New Roman"/>
          <w:b w:val="0"/>
          <w:bCs w:val="0"/>
          <w:color w:val="000000" w:themeColor="text1"/>
          <w:sz w:val="22"/>
          <w:szCs w:val="22"/>
          <w:lang w:eastAsia="zh-CN"/>
        </w:rPr>
        <w:t xml:space="preserve"> SSFOR </w:t>
      </w:r>
      <w:r w:rsidR="004C1B70" w:rsidRPr="00A910C4">
        <w:rPr>
          <w:rFonts w:ascii="Times New Roman" w:eastAsiaTheme="minorEastAsia" w:hAnsi="Times New Roman" w:cs="Times New Roman"/>
          <w:b w:val="0"/>
          <w:bCs w:val="0"/>
          <w:color w:val="000000" w:themeColor="text1"/>
          <w:sz w:val="22"/>
          <w:szCs w:val="22"/>
          <w:lang w:eastAsia="zh-CN"/>
        </w:rPr>
        <w:t>机制对二者实施闭环调节：</w:t>
      </w:r>
      <w:r w:rsidR="004C1B70" w:rsidRPr="00A910C4">
        <w:rPr>
          <w:rFonts w:ascii="Times New Roman" w:eastAsiaTheme="minorEastAsia" w:hAnsi="Times New Roman" w:cs="Times New Roman" w:hint="eastAsia"/>
          <w:b w:val="0"/>
          <w:bCs w:val="0"/>
          <w:color w:val="000000" w:themeColor="text1"/>
          <w:sz w:val="22"/>
          <w:szCs w:val="22"/>
          <w:lang w:eastAsia="zh-CN"/>
        </w:rPr>
        <w:t>以最优路径代价总预估的相对下降速率作为当前搜索进展信号，当路径代价持续无明显改进时，判定当前约束可能过紧或搜索陷入停滞，</w:t>
      </w:r>
      <w:r w:rsidR="004C1B70" w:rsidRPr="00A910C4">
        <w:rPr>
          <w:rFonts w:ascii="Times New Roman" w:eastAsiaTheme="minorEastAsia" w:hAnsi="Times New Roman" w:cs="Times New Roman"/>
          <w:b w:val="0"/>
          <w:bCs w:val="0"/>
          <w:color w:val="000000" w:themeColor="text1"/>
          <w:sz w:val="22"/>
          <w:szCs w:val="22"/>
          <w:lang w:eastAsia="zh-CN"/>
        </w:rPr>
        <w:t>相应增大</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以扩展椭球覆盖范围、降低</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p</m:t>
        </m:r>
        <m:r>
          <m:rPr>
            <m:sty m:val="b"/>
          </m:rPr>
          <w:rPr>
            <w:rFonts w:ascii="Cambria Math" w:eastAsiaTheme="minorEastAsia" w:hAnsi="Cambria Math" w:cs="Times New Roman"/>
            <w:color w:val="000000" w:themeColor="text1"/>
            <w:sz w:val="22"/>
            <w:szCs w:val="22"/>
            <w:lang w:eastAsia="zh-CN"/>
          </w:rPr>
          <m:t xml:space="preserve"> </m:t>
        </m:r>
      </m:oMath>
      <w:r w:rsidR="004C1B70" w:rsidRPr="00A910C4">
        <w:rPr>
          <w:rFonts w:ascii="Times New Roman" w:eastAsiaTheme="minorEastAsia" w:hAnsi="Times New Roman" w:cs="Times New Roman"/>
          <w:b w:val="0"/>
          <w:bCs w:val="0"/>
          <w:color w:val="000000" w:themeColor="text1"/>
          <w:sz w:val="22"/>
          <w:szCs w:val="22"/>
          <w:lang w:eastAsia="zh-CN"/>
        </w:rPr>
        <w:t>以增加全局随机探索；</w:t>
      </w:r>
      <w:r w:rsidR="004C1B70" w:rsidRPr="00A910C4">
        <w:rPr>
          <w:rFonts w:ascii="Times New Roman" w:eastAsiaTheme="minorEastAsia" w:hAnsi="Times New Roman" w:cs="Times New Roman" w:hint="eastAsia"/>
          <w:b w:val="0"/>
          <w:bCs w:val="0"/>
          <w:color w:val="000000" w:themeColor="text1"/>
          <w:sz w:val="22"/>
          <w:szCs w:val="22"/>
          <w:lang w:eastAsia="zh-CN"/>
        </w:rPr>
        <w:t>反之，当路径代价</w:t>
      </w:r>
      <w:r w:rsidR="004C1B70" w:rsidRPr="00A910C4">
        <w:rPr>
          <w:rFonts w:ascii="Times New Roman" w:eastAsiaTheme="minorEastAsia" w:hAnsi="Times New Roman" w:cs="Times New Roman"/>
          <w:b w:val="0"/>
          <w:bCs w:val="0"/>
          <w:color w:val="000000" w:themeColor="text1"/>
          <w:sz w:val="22"/>
          <w:szCs w:val="22"/>
          <w:lang w:eastAsia="zh-CN"/>
        </w:rPr>
        <w:t>持续有效改进时</w:t>
      </w:r>
      <w:r w:rsidR="004C1B70" w:rsidRPr="00A910C4">
        <w:rPr>
          <w:rFonts w:ascii="Times New Roman" w:eastAsiaTheme="minorEastAsia" w:hAnsi="Times New Roman" w:cs="Times New Roman" w:hint="eastAsia"/>
          <w:b w:val="0"/>
          <w:bCs w:val="0"/>
          <w:color w:val="000000" w:themeColor="text1"/>
          <w:sz w:val="22"/>
          <w:szCs w:val="22"/>
          <w:lang w:eastAsia="zh-CN"/>
        </w:rPr>
        <w:t>，</w:t>
      </w:r>
      <w:r w:rsidR="004C1B70" w:rsidRPr="00A910C4">
        <w:rPr>
          <w:rFonts w:ascii="Times New Roman" w:eastAsiaTheme="minorEastAsia" w:hAnsi="Times New Roman" w:cs="Times New Roman"/>
          <w:b w:val="0"/>
          <w:bCs w:val="0"/>
          <w:color w:val="000000" w:themeColor="text1"/>
          <w:sz w:val="22"/>
          <w:szCs w:val="22"/>
          <w:lang w:eastAsia="zh-CN"/>
        </w:rPr>
        <w:t>减小</w:t>
      </w:r>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收紧约束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004C1B70" w:rsidRPr="00A910C4">
        <w:rPr>
          <w:rFonts w:ascii="Times New Roman" w:eastAsiaTheme="minorEastAsia" w:hAnsi="Times New Roman" w:cs="Times New Roman"/>
          <w:b w:val="0"/>
          <w:bCs w:val="0"/>
          <w:color w:val="000000" w:themeColor="text1"/>
          <w:sz w:val="22"/>
          <w:szCs w:val="22"/>
          <w:lang w:eastAsia="zh-CN"/>
        </w:rPr>
        <w:t>、提高</w:t>
      </w:r>
      <m:oMath>
        <m:r>
          <m:rPr>
            <m:sty m:val="b"/>
          </m:rPr>
          <w:rPr>
            <w:rFonts w:ascii="Cambria Math" w:eastAsiaTheme="minorEastAsia" w:hAnsi="Cambria Math" w:cs="Times New Roman"/>
            <w:color w:val="000000" w:themeColor="text1"/>
            <w:sz w:val="22"/>
            <w:szCs w:val="22"/>
            <w:lang w:eastAsia="zh-CN"/>
          </w:rPr>
          <m:t xml:space="preserve"> </m:t>
        </m:r>
        <m:r>
          <m:rPr>
            <m:sty m:val="bi"/>
          </m:rPr>
          <w:rPr>
            <w:rFonts w:ascii="Cambria Math" w:eastAsiaTheme="minorEastAsia" w:hAnsi="Cambria Math" w:cs="Times New Roman"/>
            <w:color w:val="000000" w:themeColor="text1"/>
            <w:sz w:val="22"/>
            <w:szCs w:val="22"/>
            <w:lang w:eastAsia="zh-CN"/>
          </w:rPr>
          <m:t>p</m:t>
        </m:r>
      </m:oMath>
      <w:r w:rsidR="004C1B70" w:rsidRPr="00A910C4">
        <w:rPr>
          <w:rFonts w:ascii="Times New Roman" w:eastAsiaTheme="minorEastAsia" w:hAnsi="Times New Roman" w:cs="Times New Roman" w:hint="eastAsia"/>
          <w:b w:val="0"/>
          <w:bCs w:val="0"/>
          <w:color w:val="000000" w:themeColor="text1"/>
          <w:sz w:val="22"/>
          <w:szCs w:val="22"/>
          <w:lang w:eastAsia="zh-CN"/>
        </w:rPr>
        <w:t xml:space="preserve"> </w:t>
      </w:r>
      <w:r w:rsidR="004C1B70" w:rsidRPr="00A910C4">
        <w:rPr>
          <w:rFonts w:ascii="Times New Roman" w:eastAsiaTheme="minorEastAsia" w:hAnsi="Times New Roman" w:cs="Times New Roman"/>
          <w:b w:val="0"/>
          <w:bCs w:val="0"/>
          <w:color w:val="000000" w:themeColor="text1"/>
          <w:sz w:val="22"/>
          <w:szCs w:val="22"/>
          <w:lang w:eastAsia="zh-CN"/>
        </w:rPr>
        <w:t>强化知情采样，加速局部收敛</w:t>
      </w:r>
      <w:r w:rsidR="004C1B70" w:rsidRPr="00A910C4">
        <w:rPr>
          <w:rFonts w:ascii="Times New Roman" w:eastAsiaTheme="minorEastAsia" w:hAnsi="Times New Roman" w:cs="Times New Roman" w:hint="eastAsia"/>
          <w:b w:val="0"/>
          <w:bCs w:val="0"/>
          <w:color w:val="000000" w:themeColor="text1"/>
          <w:sz w:val="22"/>
          <w:szCs w:val="22"/>
          <w:lang w:eastAsia="zh-CN"/>
        </w:rPr>
        <w:t>。</w:t>
      </w:r>
    </w:p>
    <w:p w14:paraId="344A2CE3" w14:textId="3E92A324" w:rsidR="009B7CDF" w:rsidRPr="00A910C4" w:rsidRDefault="009B7CDF" w:rsidP="009B7CDF">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A910C4">
        <w:rPr>
          <w:rFonts w:ascii="Times New Roman" w:eastAsiaTheme="minorEastAsia" w:hAnsi="Times New Roman" w:cs="Times New Roman"/>
          <w:b w:val="0"/>
          <w:bCs w:val="0"/>
          <w:color w:val="000000" w:themeColor="text1"/>
          <w:sz w:val="22"/>
          <w:szCs w:val="22"/>
          <w:lang w:eastAsia="zh-CN"/>
        </w:rPr>
        <w:tab/>
      </w:r>
      <w:r w:rsidRPr="00A910C4">
        <w:rPr>
          <w:rFonts w:ascii="Times New Roman" w:eastAsiaTheme="minorEastAsia" w:hAnsi="Times New Roman" w:cs="Times New Roman"/>
          <w:b w:val="0"/>
          <w:bCs w:val="0"/>
          <w:color w:val="000000" w:themeColor="text1"/>
          <w:sz w:val="22"/>
          <w:szCs w:val="22"/>
          <w:lang w:eastAsia="zh-CN"/>
        </w:rPr>
        <w:t>为确保上述调节过程的有界性与可重复性，本文对两个参数的取值范围及初始状态作出如下规定，超椭球扩张因子</w:t>
      </w:r>
      <w:r w:rsidRPr="00A910C4">
        <w:rPr>
          <w:rFonts w:ascii="Times New Roman" w:eastAsiaTheme="minorEastAsia" w:hAnsi="Times New Roman" w:cs="Times New Roman"/>
          <w:b w:val="0"/>
          <w:bCs w:val="0"/>
          <w:color w:val="000000" w:themeColor="text1"/>
          <w:sz w:val="22"/>
          <w:szCs w:val="22"/>
          <w:lang w:eastAsia="zh-CN"/>
        </w:rPr>
        <w:t xml:space="preserve"> γ </w:t>
      </w:r>
      <w:r w:rsidRPr="00A910C4">
        <w:rPr>
          <w:rFonts w:ascii="Times New Roman" w:eastAsiaTheme="minorEastAsia" w:hAnsi="Times New Roman" w:cs="Times New Roman"/>
          <w:b w:val="0"/>
          <w:bCs w:val="0"/>
          <w:color w:val="000000" w:themeColor="text1"/>
          <w:sz w:val="22"/>
          <w:szCs w:val="22"/>
          <w:lang w:eastAsia="zh-CN"/>
        </w:rPr>
        <w:t>的取值范围设定为</w:t>
      </w:r>
      <w:r w:rsidRPr="00A910C4">
        <w:rPr>
          <w:rFonts w:ascii="Times New Roman" w:eastAsiaTheme="minorEastAsia" w:hAnsi="Times New Roman" w:cs="Times New Roman"/>
          <w:b w:val="0"/>
          <w:bCs w:val="0"/>
          <w:color w:val="000000" w:themeColor="text1"/>
          <w:sz w:val="22"/>
          <w:szCs w:val="22"/>
          <w:lang w:eastAsia="zh-CN"/>
        </w:rPr>
        <w:t xml:space="preserve"> γ</w:t>
      </w:r>
      <w:r w:rsidRPr="00A910C4">
        <w:rPr>
          <w:rFonts w:ascii="Cambria Math" w:eastAsiaTheme="minorEastAsia" w:hAnsi="Cambria Math" w:cs="Cambria Math"/>
          <w:b w:val="0"/>
          <w:bCs w:val="0"/>
          <w:color w:val="000000" w:themeColor="text1"/>
          <w:sz w:val="22"/>
          <w:szCs w:val="22"/>
          <w:lang w:eastAsia="zh-CN"/>
        </w:rPr>
        <w:t>∈</w:t>
      </w:r>
      <w:r w:rsidRPr="00A910C4">
        <w:rPr>
          <w:rFonts w:ascii="Times New Roman" w:eastAsiaTheme="minorEastAsia" w:hAnsi="Times New Roman" w:cs="Times New Roman"/>
          <w:b w:val="0"/>
          <w:bCs w:val="0"/>
          <w:color w:val="000000" w:themeColor="text1"/>
          <w:sz w:val="22"/>
          <w:szCs w:val="22"/>
          <w:lang w:eastAsia="zh-CN"/>
        </w:rPr>
        <w:t>[1.0, 4.0]</w:t>
      </w:r>
      <w:r w:rsidRPr="00A910C4">
        <w:rPr>
          <w:rFonts w:ascii="Times New Roman" w:eastAsiaTheme="minorEastAsia" w:hAnsi="Times New Roman" w:cs="Times New Roman"/>
          <w:b w:val="0"/>
          <w:bCs w:val="0"/>
          <w:color w:val="000000" w:themeColor="text1"/>
          <w:sz w:val="22"/>
          <w:szCs w:val="22"/>
          <w:lang w:eastAsia="zh-CN"/>
        </w:rPr>
        <w:t>，基准值</w:t>
      </w:r>
      <w:r w:rsidRPr="00A910C4">
        <w:rPr>
          <w:rFonts w:ascii="Times New Roman" w:eastAsiaTheme="minorEastAsia" w:hAnsi="Times New Roman" w:cs="Times New Roman"/>
          <w:b w:val="0"/>
          <w:bCs w:val="0"/>
          <w:color w:val="000000" w:themeColor="text1"/>
          <w:sz w:val="22"/>
          <w:szCs w:val="22"/>
          <w:lang w:eastAsia="zh-CN"/>
        </w:rPr>
        <w:t xml:space="preserve"> γ₀=1.5</w:t>
      </w:r>
      <w:r w:rsidRPr="00A910C4">
        <w:rPr>
          <w:rFonts w:ascii="Times New Roman" w:eastAsiaTheme="minorEastAsia" w:hAnsi="Times New Roman" w:cs="Times New Roman"/>
          <w:b w:val="0"/>
          <w:bCs w:val="0"/>
          <w:color w:val="000000" w:themeColor="text1"/>
          <w:sz w:val="22"/>
          <w:szCs w:val="22"/>
          <w:lang w:eastAsia="zh-CN"/>
        </w:rPr>
        <w:t>，算法启动时初始化为</w:t>
      </w:r>
      <w:r w:rsidRPr="00A910C4">
        <w:rPr>
          <w:rFonts w:ascii="Times New Roman" w:eastAsiaTheme="minorEastAsia" w:hAnsi="Times New Roman" w:cs="Times New Roman"/>
          <w:b w:val="0"/>
          <w:bCs w:val="0"/>
          <w:color w:val="000000" w:themeColor="text1"/>
          <w:sz w:val="22"/>
          <w:szCs w:val="22"/>
          <w:lang w:eastAsia="zh-CN"/>
        </w:rPr>
        <w:t xml:space="preserve"> γ=</w:t>
      </w:r>
      <w:r w:rsidR="00873B9E">
        <w:rPr>
          <w:rFonts w:ascii="Times New Roman" w:eastAsiaTheme="minorEastAsia" w:hAnsi="Times New Roman" w:cs="Times New Roman" w:hint="eastAsia"/>
          <w:b w:val="0"/>
          <w:bCs w:val="0"/>
          <w:color w:val="000000" w:themeColor="text1"/>
          <w:sz w:val="22"/>
          <w:szCs w:val="22"/>
          <w:lang w:eastAsia="zh-CN"/>
        </w:rPr>
        <w:t>2</w:t>
      </w:r>
      <w:r w:rsidRPr="00A910C4">
        <w:rPr>
          <w:rFonts w:ascii="Times New Roman" w:eastAsiaTheme="minorEastAsia" w:hAnsi="Times New Roman" w:cs="Times New Roman"/>
          <w:b w:val="0"/>
          <w:bCs w:val="0"/>
          <w:color w:val="000000" w:themeColor="text1"/>
          <w:sz w:val="22"/>
          <w:szCs w:val="22"/>
          <w:lang w:eastAsia="zh-CN"/>
        </w:rPr>
        <w:t>.</w:t>
      </w:r>
      <w:r w:rsidR="00873B9E">
        <w:rPr>
          <w:rFonts w:ascii="Times New Roman" w:eastAsiaTheme="minorEastAsia" w:hAnsi="Times New Roman" w:cs="Times New Roman" w:hint="eastAsia"/>
          <w:b w:val="0"/>
          <w:bCs w:val="0"/>
          <w:color w:val="000000" w:themeColor="text1"/>
          <w:sz w:val="22"/>
          <w:szCs w:val="22"/>
          <w:lang w:eastAsia="zh-CN"/>
        </w:rPr>
        <w:t>5</w:t>
      </w:r>
      <w:r w:rsidRPr="00A910C4">
        <w:rPr>
          <w:rFonts w:ascii="Times New Roman" w:eastAsiaTheme="minorEastAsia" w:hAnsi="Times New Roman" w:cs="Times New Roman"/>
          <w:b w:val="0"/>
          <w:bCs w:val="0"/>
          <w:color w:val="000000" w:themeColor="text1"/>
          <w:sz w:val="22"/>
          <w:szCs w:val="22"/>
          <w:lang w:eastAsia="zh-CN"/>
        </w:rPr>
        <w:t>，以保证搜索初期具有足够的探索覆盖能力；</w:t>
      </w:r>
      <w:r w:rsidRPr="00A910C4">
        <w:rPr>
          <w:rFonts w:ascii="Times New Roman" w:eastAsiaTheme="minorEastAsia" w:hAnsi="Times New Roman" w:cs="Times New Roman"/>
          <w:b w:val="0"/>
          <w:bCs w:val="0"/>
          <w:color w:val="000000" w:themeColor="text1"/>
          <w:sz w:val="22"/>
          <w:szCs w:val="22"/>
          <w:lang w:eastAsia="zh-CN"/>
        </w:rPr>
        <w:t xml:space="preserve">γ </w:t>
      </w:r>
      <w:r w:rsidRPr="00A910C4">
        <w:rPr>
          <w:rFonts w:ascii="Times New Roman" w:eastAsiaTheme="minorEastAsia" w:hAnsi="Times New Roman" w:cs="Times New Roman"/>
          <w:b w:val="0"/>
          <w:bCs w:val="0"/>
          <w:color w:val="000000" w:themeColor="text1"/>
          <w:sz w:val="22"/>
          <w:szCs w:val="22"/>
          <w:lang w:eastAsia="zh-CN"/>
        </w:rPr>
        <w:t>越大，椭球膨胀程度越高，算法倾向于广域探索，</w:t>
      </w:r>
      <w:r w:rsidRPr="00A910C4">
        <w:rPr>
          <w:rFonts w:ascii="Times New Roman" w:eastAsiaTheme="minorEastAsia" w:hAnsi="Times New Roman" w:cs="Times New Roman"/>
          <w:b w:val="0"/>
          <w:bCs w:val="0"/>
          <w:color w:val="000000" w:themeColor="text1"/>
          <w:sz w:val="22"/>
          <w:szCs w:val="22"/>
          <w:lang w:eastAsia="zh-CN"/>
        </w:rPr>
        <w:t xml:space="preserve">γ </w:t>
      </w:r>
      <w:r w:rsidRPr="00A910C4">
        <w:rPr>
          <w:rFonts w:ascii="Times New Roman" w:eastAsiaTheme="minorEastAsia" w:hAnsi="Times New Roman" w:cs="Times New Roman"/>
          <w:b w:val="0"/>
          <w:bCs w:val="0"/>
          <w:color w:val="000000" w:themeColor="text1"/>
          <w:sz w:val="22"/>
          <w:szCs w:val="22"/>
          <w:lang w:eastAsia="zh-CN"/>
        </w:rPr>
        <w:t>越小，约束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Pr="00A910C4">
        <w:rPr>
          <w:rFonts w:ascii="Times New Roman" w:eastAsiaTheme="minorEastAsia" w:hAnsi="Times New Roman" w:cs="Times New Roman"/>
          <w:b w:val="0"/>
          <w:bCs w:val="0"/>
          <w:color w:val="000000" w:themeColor="text1"/>
          <w:sz w:val="22"/>
          <w:szCs w:val="22"/>
          <w:lang w:eastAsia="zh-CN"/>
        </w:rPr>
        <w:t>越紧凑，算法转入局部收敛强化。启发式采样概率</w:t>
      </w:r>
      <w:r w:rsidRPr="00A910C4">
        <w:rPr>
          <w:rFonts w:ascii="Times New Roman" w:eastAsiaTheme="minorEastAsia" w:hAnsi="Times New Roman" w:cs="Times New Roman"/>
          <w:b w:val="0"/>
          <w:bCs w:val="0"/>
          <w:color w:val="000000" w:themeColor="text1"/>
          <w:sz w:val="22"/>
          <w:szCs w:val="22"/>
          <w:lang w:eastAsia="zh-CN"/>
        </w:rPr>
        <w:t xml:space="preserve"> p </w:t>
      </w:r>
      <w:r w:rsidRPr="00A910C4">
        <w:rPr>
          <w:rFonts w:ascii="Times New Roman" w:eastAsiaTheme="minorEastAsia" w:hAnsi="Times New Roman" w:cs="Times New Roman"/>
          <w:b w:val="0"/>
          <w:bCs w:val="0"/>
          <w:color w:val="000000" w:themeColor="text1"/>
          <w:sz w:val="22"/>
          <w:szCs w:val="22"/>
          <w:lang w:eastAsia="zh-CN"/>
        </w:rPr>
        <w:t>的取值范围设定为</w:t>
      </w:r>
      <w:r w:rsidRPr="00A910C4">
        <w:rPr>
          <w:rFonts w:ascii="Times New Roman" w:eastAsiaTheme="minorEastAsia" w:hAnsi="Times New Roman" w:cs="Times New Roman"/>
          <w:b w:val="0"/>
          <w:bCs w:val="0"/>
          <w:color w:val="000000" w:themeColor="text1"/>
          <w:sz w:val="22"/>
          <w:szCs w:val="22"/>
          <w:lang w:eastAsia="zh-CN"/>
        </w:rPr>
        <w:t xml:space="preserve"> p</w:t>
      </w:r>
      <w:r w:rsidRPr="00A910C4">
        <w:rPr>
          <w:rFonts w:ascii="Cambria Math" w:eastAsiaTheme="minorEastAsia" w:hAnsi="Cambria Math" w:cs="Cambria Math"/>
          <w:b w:val="0"/>
          <w:bCs w:val="0"/>
          <w:color w:val="000000" w:themeColor="text1"/>
          <w:sz w:val="22"/>
          <w:szCs w:val="22"/>
          <w:lang w:eastAsia="zh-CN"/>
        </w:rPr>
        <w:t>∈</w:t>
      </w:r>
      <w:r w:rsidRPr="00A910C4">
        <w:rPr>
          <w:rFonts w:ascii="Times New Roman" w:eastAsiaTheme="minorEastAsia" w:hAnsi="Times New Roman" w:cs="Times New Roman"/>
          <w:b w:val="0"/>
          <w:bCs w:val="0"/>
          <w:color w:val="000000" w:themeColor="text1"/>
          <w:sz w:val="22"/>
          <w:szCs w:val="22"/>
          <w:lang w:eastAsia="zh-CN"/>
        </w:rPr>
        <w:t>[0.2, 0.95]</w:t>
      </w:r>
      <w:r w:rsidRPr="00A910C4">
        <w:rPr>
          <w:rFonts w:ascii="Times New Roman" w:eastAsiaTheme="minorEastAsia" w:hAnsi="Times New Roman" w:cs="Times New Roman"/>
          <w:b w:val="0"/>
          <w:bCs w:val="0"/>
          <w:color w:val="000000" w:themeColor="text1"/>
          <w:sz w:val="22"/>
          <w:szCs w:val="22"/>
          <w:lang w:eastAsia="zh-CN"/>
        </w:rPr>
        <w:t>，基准值</w:t>
      </w:r>
      <w:r w:rsidRPr="00A910C4">
        <w:rPr>
          <w:rFonts w:ascii="Times New Roman" w:eastAsiaTheme="minorEastAsia" w:hAnsi="Times New Roman" w:cs="Times New Roman"/>
          <w:b w:val="0"/>
          <w:bCs w:val="0"/>
          <w:color w:val="000000" w:themeColor="text1"/>
          <w:sz w:val="22"/>
          <w:szCs w:val="22"/>
          <w:lang w:eastAsia="zh-CN"/>
        </w:rPr>
        <w:t xml:space="preserve"> p₀=0.8</w:t>
      </w:r>
      <w:r w:rsidRPr="00A910C4">
        <w:rPr>
          <w:rFonts w:ascii="Times New Roman" w:eastAsiaTheme="minorEastAsia" w:hAnsi="Times New Roman" w:cs="Times New Roman"/>
          <w:b w:val="0"/>
          <w:bCs w:val="0"/>
          <w:color w:val="000000" w:themeColor="text1"/>
          <w:sz w:val="22"/>
          <w:szCs w:val="22"/>
          <w:lang w:eastAsia="zh-CN"/>
        </w:rPr>
        <w:t>，初始值设为</w:t>
      </w:r>
      <w:r w:rsidRPr="00A910C4">
        <w:rPr>
          <w:rFonts w:ascii="Times New Roman" w:eastAsiaTheme="minorEastAsia" w:hAnsi="Times New Roman" w:cs="Times New Roman"/>
          <w:b w:val="0"/>
          <w:bCs w:val="0"/>
          <w:color w:val="000000" w:themeColor="text1"/>
          <w:sz w:val="22"/>
          <w:szCs w:val="22"/>
          <w:lang w:eastAsia="zh-CN"/>
        </w:rPr>
        <w:t xml:space="preserve"> p=0.0</w:t>
      </w:r>
      <w:r w:rsidRPr="00A910C4">
        <w:rPr>
          <w:rFonts w:ascii="Times New Roman" w:eastAsiaTheme="minorEastAsia" w:hAnsi="Times New Roman" w:cs="Times New Roman"/>
          <w:b w:val="0"/>
          <w:bCs w:val="0"/>
          <w:color w:val="000000" w:themeColor="text1"/>
          <w:sz w:val="22"/>
          <w:szCs w:val="22"/>
          <w:lang w:eastAsia="zh-CN"/>
        </w:rPr>
        <w:t>，使算法在尚未获得任何可行路径前完全依赖全局随机采样进行初始探索；</w:t>
      </w:r>
      <w:r w:rsidRPr="00A910C4">
        <w:rPr>
          <w:rFonts w:ascii="Times New Roman" w:eastAsiaTheme="minorEastAsia" w:hAnsi="Times New Roman" w:cs="Times New Roman"/>
          <w:b w:val="0"/>
          <w:bCs w:val="0"/>
          <w:color w:val="000000" w:themeColor="text1"/>
          <w:sz w:val="22"/>
          <w:szCs w:val="22"/>
          <w:lang w:eastAsia="zh-CN"/>
        </w:rPr>
        <w:t xml:space="preserve">p </w:t>
      </w:r>
      <w:r w:rsidRPr="00A910C4">
        <w:rPr>
          <w:rFonts w:ascii="Times New Roman" w:eastAsiaTheme="minorEastAsia" w:hAnsi="Times New Roman" w:cs="Times New Roman"/>
          <w:b w:val="0"/>
          <w:bCs w:val="0"/>
          <w:color w:val="000000" w:themeColor="text1"/>
          <w:sz w:val="22"/>
          <w:szCs w:val="22"/>
          <w:lang w:eastAsia="zh-CN"/>
        </w:rPr>
        <w:t>越高，知情采样比例越大，偏向局部精细搜索，</w:t>
      </w:r>
      <w:r w:rsidRPr="00A910C4">
        <w:rPr>
          <w:rFonts w:ascii="Times New Roman" w:eastAsiaTheme="minorEastAsia" w:hAnsi="Times New Roman" w:cs="Times New Roman"/>
          <w:b w:val="0"/>
          <w:bCs w:val="0"/>
          <w:color w:val="000000" w:themeColor="text1"/>
          <w:sz w:val="22"/>
          <w:szCs w:val="22"/>
          <w:lang w:eastAsia="zh-CN"/>
        </w:rPr>
        <w:t xml:space="preserve">p </w:t>
      </w:r>
      <w:r w:rsidRPr="00A910C4">
        <w:rPr>
          <w:rFonts w:ascii="Times New Roman" w:eastAsiaTheme="minorEastAsia" w:hAnsi="Times New Roman" w:cs="Times New Roman"/>
          <w:b w:val="0"/>
          <w:bCs w:val="0"/>
          <w:color w:val="000000" w:themeColor="text1"/>
          <w:sz w:val="22"/>
          <w:szCs w:val="22"/>
          <w:lang w:eastAsia="zh-CN"/>
        </w:rPr>
        <w:t>越低，全局随机采样比例增加，维持搜索多样性。约束过松时大量节点落在低效区域，约束过紧时在障碍物密集场景中有效采样率骤降；在</w:t>
      </w:r>
      <w:r w:rsidRPr="00A910C4">
        <w:rPr>
          <w:rFonts w:ascii="Times New Roman" w:eastAsiaTheme="minorEastAsia" w:hAnsi="Times New Roman" w:cs="Times New Roman"/>
          <w:b w:val="0"/>
          <w:bCs w:val="0"/>
          <w:color w:val="000000" w:themeColor="text1"/>
          <w:sz w:val="22"/>
          <w:szCs w:val="22"/>
          <w:lang w:eastAsia="zh-CN"/>
        </w:rPr>
        <w:t xml:space="preserve"> SSFOR </w:t>
      </w:r>
      <w:r w:rsidRPr="00A910C4">
        <w:rPr>
          <w:rFonts w:ascii="Times New Roman" w:eastAsiaTheme="minorEastAsia" w:hAnsi="Times New Roman" w:cs="Times New Roman"/>
          <w:b w:val="0"/>
          <w:bCs w:val="0"/>
          <w:color w:val="000000" w:themeColor="text1"/>
          <w:sz w:val="22"/>
          <w:szCs w:val="22"/>
          <w:lang w:eastAsia="zh-CN"/>
        </w:rPr>
        <w:t>的闭环调节下，两个参数始终保持在上述有效范围内波动，防止约束</w:t>
      </w:r>
      <w:r w:rsidR="0004393E">
        <w:rPr>
          <w:rFonts w:ascii="Times New Roman" w:eastAsiaTheme="minorEastAsia" w:hAnsi="Times New Roman" w:cs="Times New Roman" w:hint="eastAsia"/>
          <w:b w:val="0"/>
          <w:bCs w:val="0"/>
          <w:color w:val="000000" w:themeColor="text1"/>
          <w:sz w:val="22"/>
          <w:szCs w:val="22"/>
          <w:lang w:eastAsia="zh-CN"/>
        </w:rPr>
        <w:t>采样子集</w:t>
      </w:r>
      <w:r w:rsidRPr="00A910C4">
        <w:rPr>
          <w:rFonts w:ascii="Times New Roman" w:eastAsiaTheme="minorEastAsia" w:hAnsi="Times New Roman" w:cs="Times New Roman"/>
          <w:b w:val="0"/>
          <w:bCs w:val="0"/>
          <w:color w:val="000000" w:themeColor="text1"/>
          <w:sz w:val="22"/>
          <w:szCs w:val="22"/>
          <w:lang w:eastAsia="zh-CN"/>
        </w:rPr>
        <w:t>出现无界膨胀或过度收缩，使约束强度与当前搜索阶段持续匹配。</w:t>
      </w:r>
    </w:p>
    <w:p w14:paraId="78EA0344" w14:textId="48D87D42" w:rsidR="000E4C16" w:rsidRPr="00A910C4" w:rsidRDefault="00AD6E4F" w:rsidP="009B7CDF">
      <w:pPr>
        <w:pStyle w:val="11"/>
        <w:ind w:left="219" w:firstLine="0"/>
        <w:jc w:val="both"/>
        <w:rPr>
          <w:rFonts w:eastAsiaTheme="minorEastAsia"/>
          <w:sz w:val="21"/>
          <w:szCs w:val="21"/>
          <w:lang w:eastAsia="zh-CN"/>
        </w:rPr>
      </w:pPr>
      <w:r w:rsidRPr="00A910C4">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26"/>
                    <a:stretch>
                      <a:fillRect/>
                    </a:stretch>
                  </pic:blipFill>
                  <pic:spPr>
                    <a:xfrm>
                      <a:off x="0" y="0"/>
                      <a:ext cx="6483350" cy="4765040"/>
                    </a:xfrm>
                    <a:prstGeom prst="rect">
                      <a:avLst/>
                    </a:prstGeom>
                  </pic:spPr>
                </pic:pic>
              </a:graphicData>
            </a:graphic>
          </wp:inline>
        </w:drawing>
      </w:r>
    </w:p>
    <w:p w14:paraId="3714D2F9" w14:textId="1385DFB5" w:rsidR="0076352E" w:rsidRPr="00A910C4" w:rsidRDefault="00D04ADF">
      <w:pPr>
        <w:pStyle w:val="11"/>
        <w:tabs>
          <w:tab w:val="left" w:pos="487"/>
        </w:tabs>
        <w:spacing w:before="109"/>
        <w:jc w:val="center"/>
        <w:rPr>
          <w:rFonts w:ascii="Times New Roman" w:eastAsia="宋体" w:hAnsi="Times New Roman" w:cs="Times New Roman"/>
          <w:spacing w:val="-2"/>
          <w:w w:val="110"/>
          <w:lang w:eastAsia="zh-CN"/>
        </w:rPr>
      </w:pPr>
      <w:r w:rsidRPr="00A910C4">
        <w:rPr>
          <w:rFonts w:ascii="Times New Roman" w:eastAsia="宋体" w:hAnsi="Times New Roman" w:cs="Times New Roman" w:hint="eastAsia"/>
          <w:spacing w:val="-2"/>
          <w:w w:val="110"/>
          <w:lang w:eastAsia="zh-CN"/>
        </w:rPr>
        <w:t>图</w:t>
      </w:r>
      <w:r w:rsidR="00BF4D83" w:rsidRPr="00A910C4">
        <w:rPr>
          <w:rFonts w:ascii="Times New Roman" w:eastAsia="宋体" w:hAnsi="Times New Roman" w:cs="Times New Roman" w:hint="eastAsia"/>
          <w:spacing w:val="-2"/>
          <w:w w:val="110"/>
          <w:lang w:eastAsia="zh-CN"/>
        </w:rPr>
        <w:t>4</w:t>
      </w:r>
      <w:r w:rsidR="0047730F" w:rsidRPr="00A910C4">
        <w:rPr>
          <w:rFonts w:ascii="Times New Roman" w:eastAsia="宋体" w:hAnsi="Times New Roman" w:cs="Times New Roman" w:hint="eastAsia"/>
          <w:spacing w:val="-2"/>
          <w:w w:val="110"/>
          <w:lang w:eastAsia="zh-CN"/>
        </w:rPr>
        <w:t xml:space="preserve"> </w:t>
      </w:r>
      <w:bookmarkEnd w:id="10"/>
      <w:r w:rsidR="0047730F" w:rsidRPr="00A910C4">
        <w:rPr>
          <w:rFonts w:ascii="Times New Roman" w:eastAsia="宋体" w:hAnsi="Times New Roman" w:cs="Times New Roman"/>
          <w:spacing w:val="-2"/>
          <w:w w:val="110"/>
          <w:lang w:eastAsia="zh-CN"/>
        </w:rPr>
        <w:t>SC-RRT</w:t>
      </w:r>
      <w:r w:rsidR="0047730F" w:rsidRPr="00A910C4">
        <w:rPr>
          <w:rFonts w:ascii="Times New Roman" w:eastAsia="宋体" w:hAnsi="Times New Roman" w:cs="Times New Roman"/>
          <w:spacing w:val="-2"/>
          <w:w w:val="110"/>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p>
    <w:p w14:paraId="26059D62" w14:textId="6359F4AB" w:rsidR="0047730F" w:rsidRPr="00A910C4"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A910C4">
        <w:rPr>
          <w:rFonts w:ascii="Times New Roman" w:eastAsia="宋体" w:hAnsi="Times New Roman" w:cs="Times New Roman"/>
          <w:spacing w:val="-2"/>
          <w:w w:val="110"/>
          <w:lang w:eastAsia="zh-CN"/>
        </w:rPr>
        <w:t xml:space="preserve">Fig. </w:t>
      </w:r>
      <w:r w:rsidR="008C2804" w:rsidRPr="00A910C4">
        <w:rPr>
          <w:rFonts w:ascii="Times New Roman" w:eastAsia="宋体" w:hAnsi="Times New Roman" w:cs="Times New Roman" w:hint="eastAsia"/>
          <w:spacing w:val="-2"/>
          <w:w w:val="110"/>
          <w:lang w:eastAsia="zh-CN"/>
        </w:rPr>
        <w:t>4</w:t>
      </w:r>
      <w:r w:rsidRPr="00A910C4">
        <w:rPr>
          <w:rFonts w:ascii="Times New Roman" w:eastAsia="宋体" w:hAnsi="Times New Roman" w:cs="Times New Roman" w:hint="eastAsia"/>
          <w:spacing w:val="-2"/>
          <w:w w:val="110"/>
          <w:lang w:eastAsia="zh-CN"/>
        </w:rPr>
        <w:t xml:space="preserve"> </w:t>
      </w:r>
      <w:r w:rsidRPr="00A910C4">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Pr="00A910C4" w:rsidRDefault="00030EF5" w:rsidP="00030EF5">
      <w:pPr>
        <w:tabs>
          <w:tab w:val="left" w:pos="627"/>
        </w:tabs>
        <w:spacing w:before="229"/>
        <w:jc w:val="center"/>
        <w:outlineLvl w:val="2"/>
        <w:rPr>
          <w:rFonts w:eastAsiaTheme="minorEastAsia"/>
          <w:lang w:eastAsia="zh-CN"/>
        </w:rPr>
      </w:pPr>
      <w:r w:rsidRPr="00A910C4">
        <w:rPr>
          <w:rFonts w:eastAsiaTheme="minorEastAsia" w:hint="eastAsia"/>
          <w:noProof/>
          <w:lang w:eastAsia="zh-CN"/>
        </w:rPr>
        <w:lastRenderedPageBreak/>
        <w:drawing>
          <wp:inline distT="0" distB="0" distL="0" distR="0" wp14:anchorId="0281198D" wp14:editId="779D3BCD">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27"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383A1755" w14:textId="11E3E72B" w:rsidR="00DC3B50" w:rsidRPr="00A910C4" w:rsidRDefault="00030EF5" w:rsidP="00E85A8F">
      <w:pPr>
        <w:jc w:val="center"/>
        <w:rPr>
          <w:rFonts w:eastAsia="宋体"/>
          <w:spacing w:val="-2"/>
          <w:w w:val="110"/>
          <w:lang w:eastAsia="zh-CN"/>
        </w:rPr>
      </w:pPr>
      <w:r w:rsidRPr="00A910C4">
        <w:rPr>
          <w:rFonts w:eastAsiaTheme="minorEastAsia"/>
          <w:b/>
          <w:bCs/>
          <w:lang w:eastAsia="zh-CN"/>
        </w:rPr>
        <w:t>图</w:t>
      </w:r>
      <w:r w:rsidR="00BF4D83" w:rsidRPr="00A910C4">
        <w:rPr>
          <w:rFonts w:eastAsiaTheme="minorEastAsia" w:hint="eastAsia"/>
          <w:b/>
          <w:bCs/>
          <w:lang w:eastAsia="zh-CN"/>
        </w:rPr>
        <w:t>5</w:t>
      </w:r>
      <w:r w:rsidRPr="00A910C4">
        <w:rPr>
          <w:rFonts w:eastAsiaTheme="minorEastAsia"/>
          <w:lang w:eastAsia="zh-CN"/>
        </w:rPr>
        <w:t>：</w:t>
      </w:r>
      <w:r w:rsidRPr="00A910C4">
        <w:rPr>
          <w:rFonts w:eastAsiaTheme="minorEastAsia"/>
          <w:lang w:eastAsia="zh-CN"/>
        </w:rPr>
        <w:t>2D</w:t>
      </w:r>
      <w:r w:rsidRPr="00A910C4">
        <w:rPr>
          <w:rFonts w:eastAsiaTheme="minorEastAsia"/>
          <w:lang w:eastAsia="zh-CN"/>
        </w:rPr>
        <w:t>环境下路径规划可视化对比</w:t>
      </w:r>
    </w:p>
    <w:p w14:paraId="2960704D" w14:textId="740792AC" w:rsidR="00A008C3" w:rsidRPr="00A910C4" w:rsidRDefault="00EA01BF" w:rsidP="00473433">
      <w:pPr>
        <w:pStyle w:val="11"/>
        <w:numPr>
          <w:ilvl w:val="0"/>
          <w:numId w:val="5"/>
        </w:numPr>
        <w:tabs>
          <w:tab w:val="left" w:pos="487"/>
        </w:tabs>
        <w:spacing w:before="109"/>
        <w:ind w:left="255" w:hanging="255"/>
        <w:rPr>
          <w:spacing w:val="-2"/>
          <w:w w:val="110"/>
        </w:rPr>
      </w:pPr>
      <w:bookmarkStart w:id="13" w:name="2_Problem_statement_and_notation"/>
      <w:bookmarkEnd w:id="13"/>
      <w:r w:rsidRPr="00A910C4">
        <w:rPr>
          <w:spacing w:val="-2"/>
          <w:w w:val="110"/>
        </w:rPr>
        <w:t>Simulation</w:t>
      </w:r>
      <w:bookmarkStart w:id="14" w:name="OLE_LINK21"/>
    </w:p>
    <w:bookmarkEnd w:id="14"/>
    <w:p w14:paraId="4E5117F1" w14:textId="218E3689" w:rsidR="0076352E" w:rsidRPr="00A910C4" w:rsidRDefault="00D560A4" w:rsidP="004E1DC7">
      <w:pPr>
        <w:pStyle w:val="a3"/>
        <w:spacing w:line="261" w:lineRule="auto"/>
        <w:ind w:right="114" w:firstLineChars="200" w:firstLine="440"/>
        <w:jc w:val="both"/>
        <w:rPr>
          <w:rFonts w:eastAsiaTheme="minorEastAsia"/>
          <w:sz w:val="22"/>
          <w:szCs w:val="22"/>
          <w:lang w:eastAsia="zh-CN"/>
        </w:rPr>
      </w:pPr>
      <w:r w:rsidRPr="00A910C4">
        <w:rPr>
          <w:rFonts w:eastAsiaTheme="minorEastAsia"/>
          <w:sz w:val="22"/>
          <w:szCs w:val="22"/>
          <w:lang w:eastAsia="zh-CN"/>
        </w:rPr>
        <w:t>为系统评估</w:t>
      </w:r>
      <w:r w:rsidRPr="00A910C4">
        <w:rPr>
          <w:rFonts w:eastAsiaTheme="minorEastAsia"/>
          <w:sz w:val="22"/>
          <w:szCs w:val="22"/>
          <w:lang w:eastAsia="zh-CN"/>
        </w:rPr>
        <w:t xml:space="preserve"> SC-RRT </w:t>
      </w:r>
      <w:r w:rsidRPr="00A910C4">
        <w:rPr>
          <w:rFonts w:eastAsiaTheme="minorEastAsia"/>
          <w:sz w:val="22"/>
          <w:szCs w:val="22"/>
          <w:lang w:eastAsia="zh-CN"/>
        </w:rPr>
        <w:t>在环境规模与障碍物密度保持一致条件下的性能，本研究在</w:t>
      </w:r>
      <w:r w:rsidR="00A11D27" w:rsidRPr="00A910C4">
        <w:rPr>
          <w:rFonts w:eastAsiaTheme="minorEastAsia"/>
          <w:sz w:val="22"/>
          <w:szCs w:val="22"/>
          <w:lang w:eastAsia="zh-CN"/>
        </w:rPr>
        <w:t>二维与三维空间下分别开展了仿真对比实验，结果如</w:t>
      </w:r>
      <w:r w:rsidR="00A11D27" w:rsidRPr="00A910C4">
        <w:rPr>
          <w:rFonts w:eastAsiaTheme="minorEastAsia" w:hint="eastAsia"/>
          <w:sz w:val="22"/>
          <w:szCs w:val="22"/>
          <w:lang w:eastAsia="zh-CN"/>
        </w:rPr>
        <w:t>图</w:t>
      </w:r>
      <w:r w:rsidR="00A11D27" w:rsidRPr="00A910C4">
        <w:rPr>
          <w:rFonts w:eastAsiaTheme="minorEastAsia" w:hint="eastAsia"/>
          <w:sz w:val="22"/>
          <w:szCs w:val="22"/>
          <w:lang w:eastAsia="zh-CN"/>
        </w:rPr>
        <w:t>6</w:t>
      </w:r>
      <w:r w:rsidR="00A11D27" w:rsidRPr="00A910C4">
        <w:rPr>
          <w:rFonts w:eastAsiaTheme="minorEastAsia" w:hint="eastAsia"/>
          <w:sz w:val="22"/>
          <w:szCs w:val="22"/>
          <w:lang w:eastAsia="zh-CN"/>
        </w:rPr>
        <w:t>、图</w:t>
      </w:r>
      <w:r w:rsidR="00A11D27" w:rsidRPr="00A910C4">
        <w:rPr>
          <w:rFonts w:eastAsiaTheme="minorEastAsia" w:hint="eastAsia"/>
          <w:sz w:val="22"/>
          <w:szCs w:val="22"/>
          <w:lang w:eastAsia="zh-CN"/>
        </w:rPr>
        <w:t>7</w:t>
      </w:r>
      <w:r w:rsidR="00A11D27" w:rsidRPr="00A910C4">
        <w:rPr>
          <w:rFonts w:eastAsiaTheme="minorEastAsia"/>
          <w:sz w:val="22"/>
          <w:szCs w:val="22"/>
          <w:lang w:eastAsia="zh-CN"/>
        </w:rPr>
        <w:t>所示</w:t>
      </w:r>
      <w:r w:rsidRPr="00A910C4">
        <w:rPr>
          <w:rFonts w:eastAsiaTheme="minorEastAsia"/>
          <w:sz w:val="22"/>
          <w:szCs w:val="22"/>
          <w:lang w:eastAsia="zh-CN"/>
        </w:rPr>
        <w:t>。评估指标包括</w:t>
      </w:r>
      <w:r w:rsidR="00A11D27" w:rsidRPr="00A910C4">
        <w:rPr>
          <w:rFonts w:eastAsiaTheme="minorEastAsia"/>
          <w:sz w:val="22"/>
          <w:szCs w:val="22"/>
          <w:lang w:eastAsia="zh-CN"/>
        </w:rPr>
        <w:t>路径长度（</w:t>
      </w:r>
      <w:r w:rsidR="00A11D27" w:rsidRPr="00A910C4">
        <w:rPr>
          <w:rFonts w:eastAsiaTheme="minorEastAsia"/>
          <w:sz w:val="22"/>
          <w:szCs w:val="22"/>
          <w:lang w:eastAsia="zh-CN"/>
        </w:rPr>
        <w:t>Path Length</w:t>
      </w:r>
      <w:r w:rsidR="00A11D27" w:rsidRPr="00A910C4">
        <w:rPr>
          <w:rFonts w:eastAsiaTheme="minorEastAsia"/>
          <w:sz w:val="22"/>
          <w:szCs w:val="22"/>
          <w:lang w:eastAsia="zh-CN"/>
        </w:rPr>
        <w:t>）为路径相邻节点欧氏距离之和（</w:t>
      </w:r>
      <w:r w:rsidR="00A11D27" w:rsidRPr="00A910C4">
        <w:rPr>
          <w:rFonts w:eastAsiaTheme="minorEastAsia"/>
          <w:sz w:val="22"/>
          <w:szCs w:val="22"/>
          <w:lang w:eastAsia="zh-CN"/>
        </w:rPr>
        <w:t>mm</w:t>
      </w:r>
      <w:r w:rsidR="00A11D27" w:rsidRPr="00A910C4">
        <w:rPr>
          <w:rFonts w:eastAsiaTheme="minorEastAsia"/>
          <w:sz w:val="22"/>
          <w:szCs w:val="22"/>
          <w:lang w:eastAsia="zh-CN"/>
        </w:rPr>
        <w:t>）；收敛时间（</w:t>
      </w:r>
      <w:r w:rsidR="00A11D27" w:rsidRPr="00A910C4">
        <w:rPr>
          <w:rFonts w:eastAsiaTheme="minorEastAsia"/>
          <w:sz w:val="22"/>
          <w:szCs w:val="22"/>
          <w:lang w:eastAsia="zh-CN"/>
        </w:rPr>
        <w:t>Convergence Time</w:t>
      </w:r>
      <w:r w:rsidR="00A11D27" w:rsidRPr="00A910C4">
        <w:rPr>
          <w:rFonts w:eastAsiaTheme="minorEastAsia"/>
          <w:sz w:val="22"/>
          <w:szCs w:val="22"/>
          <w:lang w:eastAsia="zh-CN"/>
        </w:rPr>
        <w:t>）为算法完整运行时间（</w:t>
      </w:r>
      <w:r w:rsidR="00A11D27" w:rsidRPr="00A910C4">
        <w:rPr>
          <w:rFonts w:eastAsiaTheme="minorEastAsia"/>
          <w:sz w:val="22"/>
          <w:szCs w:val="22"/>
          <w:lang w:eastAsia="zh-CN"/>
        </w:rPr>
        <w:t>s</w:t>
      </w:r>
      <w:r w:rsidR="00A11D27" w:rsidRPr="00A910C4">
        <w:rPr>
          <w:rFonts w:eastAsiaTheme="minorEastAsia"/>
          <w:sz w:val="22"/>
          <w:szCs w:val="22"/>
          <w:lang w:eastAsia="zh-CN"/>
        </w:rPr>
        <w:t>）；节点数量（</w:t>
      </w:r>
      <w:r w:rsidR="00A11D27" w:rsidRPr="00A910C4">
        <w:rPr>
          <w:rFonts w:eastAsiaTheme="minorEastAsia"/>
          <w:sz w:val="22"/>
          <w:szCs w:val="22"/>
          <w:lang w:eastAsia="zh-CN"/>
        </w:rPr>
        <w:t>Node Count</w:t>
      </w:r>
      <w:r w:rsidR="00A11D27" w:rsidRPr="00A910C4">
        <w:rPr>
          <w:rFonts w:eastAsiaTheme="minorEastAsia"/>
          <w:sz w:val="22"/>
          <w:szCs w:val="22"/>
          <w:lang w:eastAsia="zh-CN"/>
        </w:rPr>
        <w:t>）为算法规划过程中生成的采样节点总数；路径效率（</w:t>
      </w:r>
      <w:r w:rsidR="00A11D27" w:rsidRPr="00A910C4">
        <w:rPr>
          <w:rFonts w:eastAsiaTheme="minorEastAsia"/>
          <w:sz w:val="22"/>
          <w:szCs w:val="22"/>
          <w:lang w:eastAsia="zh-CN"/>
        </w:rPr>
        <w:t>Path Efficiency</w:t>
      </w:r>
      <w:r w:rsidR="00A11D27" w:rsidRPr="00A910C4">
        <w:rPr>
          <w:rFonts w:eastAsiaTheme="minorEastAsia"/>
          <w:sz w:val="22"/>
          <w:szCs w:val="22"/>
          <w:lang w:eastAsia="zh-CN"/>
        </w:rPr>
        <w:t>）为起终点直线距离与实际路径长度的比值，越接近</w:t>
      </w:r>
      <w:r w:rsidR="00A11D27" w:rsidRPr="00A910C4">
        <w:rPr>
          <w:rFonts w:eastAsiaTheme="minorEastAsia"/>
          <w:sz w:val="22"/>
          <w:szCs w:val="22"/>
          <w:lang w:eastAsia="zh-CN"/>
        </w:rPr>
        <w:t>1.0</w:t>
      </w:r>
      <w:r w:rsidR="00A11D27" w:rsidRPr="00A910C4">
        <w:rPr>
          <w:rFonts w:eastAsiaTheme="minorEastAsia"/>
          <w:sz w:val="22"/>
          <w:szCs w:val="22"/>
          <w:lang w:eastAsia="zh-CN"/>
        </w:rPr>
        <w:t>表示路径越趋近最优</w:t>
      </w:r>
      <w:r w:rsidR="004E1DC7" w:rsidRPr="00A910C4">
        <w:rPr>
          <w:rFonts w:eastAsiaTheme="minorEastAsia"/>
          <w:sz w:val="22"/>
          <w:szCs w:val="22"/>
          <w:lang w:eastAsia="zh-CN"/>
        </w:rPr>
        <w:t>。</w:t>
      </w:r>
    </w:p>
    <w:p w14:paraId="5F0873E4" w14:textId="0A513E67" w:rsidR="00610C02" w:rsidRPr="00A910C4" w:rsidRDefault="00610C02" w:rsidP="00610C02">
      <w:pPr>
        <w:pStyle w:val="a3"/>
        <w:spacing w:line="261" w:lineRule="auto"/>
        <w:ind w:right="114" w:firstLine="360"/>
        <w:jc w:val="center"/>
        <w:rPr>
          <w:rFonts w:eastAsiaTheme="minorEastAsia"/>
          <w:sz w:val="22"/>
          <w:szCs w:val="22"/>
          <w:lang w:eastAsia="zh-CN"/>
        </w:rPr>
      </w:pPr>
      <w:bookmarkStart w:id="15" w:name="OLE_LINK14"/>
      <w:r w:rsidRPr="00A910C4">
        <w:rPr>
          <w:rFonts w:eastAsiaTheme="minorEastAsia" w:hint="eastAsia"/>
          <w:sz w:val="22"/>
          <w:szCs w:val="22"/>
          <w:lang w:eastAsia="zh-CN"/>
        </w:rPr>
        <w:t>Table 1</w:t>
      </w:r>
      <w:bookmarkEnd w:id="15"/>
      <w:r w:rsidRPr="00A910C4">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rsidRPr="00A910C4"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D</w:t>
            </w:r>
            <w:r w:rsidRPr="00A910C4">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E</w:t>
            </w:r>
            <w:r w:rsidRPr="00A910C4">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S</w:t>
            </w:r>
            <w:r w:rsidRPr="00A910C4">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G</w:t>
            </w:r>
            <w:r w:rsidRPr="00A910C4">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Max Iteration</w:t>
            </w:r>
          </w:p>
        </w:tc>
      </w:tr>
      <w:tr w:rsidR="00F32F52" w:rsidRPr="00A910C4" w14:paraId="3158C609" w14:textId="4E15A738" w:rsidTr="00164ADD">
        <w:trPr>
          <w:jc w:val="center"/>
        </w:trPr>
        <w:tc>
          <w:tcPr>
            <w:tcW w:w="0" w:type="auto"/>
            <w:tcBorders>
              <w:top w:val="single" w:sz="12" w:space="0" w:color="auto"/>
            </w:tcBorders>
          </w:tcPr>
          <w:p w14:paraId="0B677CB4" w14:textId="6AF71E1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1500*1500</w:t>
            </w:r>
          </w:p>
        </w:tc>
        <w:tc>
          <w:tcPr>
            <w:tcW w:w="0" w:type="auto"/>
            <w:tcBorders>
              <w:top w:val="single" w:sz="12" w:space="0" w:color="auto"/>
            </w:tcBorders>
          </w:tcPr>
          <w:p w14:paraId="38A46893" w14:textId="1581A8EF"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225</w:t>
            </w:r>
          </w:p>
        </w:tc>
        <w:tc>
          <w:tcPr>
            <w:tcW w:w="0" w:type="auto"/>
            <w:tcBorders>
              <w:top w:val="single" w:sz="12" w:space="0" w:color="auto"/>
            </w:tcBorders>
          </w:tcPr>
          <w:p w14:paraId="164CA160" w14:textId="2BB048B9"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w:t>
            </w:r>
          </w:p>
        </w:tc>
        <w:tc>
          <w:tcPr>
            <w:tcW w:w="0" w:type="auto"/>
            <w:tcBorders>
              <w:top w:val="single" w:sz="12" w:space="0" w:color="auto"/>
            </w:tcBorders>
          </w:tcPr>
          <w:p w14:paraId="14D7AEC7" w14:textId="721BCBE7"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w:t>
            </w:r>
            <w:r w:rsidRPr="00A910C4">
              <w:rPr>
                <w:rFonts w:eastAsiaTheme="minorEastAsia" w:hint="eastAsia"/>
                <w:sz w:val="22"/>
                <w:szCs w:val="22"/>
                <w:lang w:eastAsia="zh-CN"/>
              </w:rPr>
              <w:t>425</w:t>
            </w:r>
            <w:r w:rsidRPr="00A910C4">
              <w:rPr>
                <w:rFonts w:eastAsiaTheme="minorEastAsia"/>
                <w:sz w:val="22"/>
                <w:szCs w:val="22"/>
                <w:lang w:eastAsia="zh-CN"/>
              </w:rPr>
              <w:t>, 1</w:t>
            </w:r>
            <w:r w:rsidRPr="00A910C4">
              <w:rPr>
                <w:rFonts w:eastAsiaTheme="minorEastAsia" w:hint="eastAsia"/>
                <w:sz w:val="22"/>
                <w:szCs w:val="22"/>
                <w:lang w:eastAsia="zh-CN"/>
              </w:rPr>
              <w:t>425</w:t>
            </w:r>
            <w:r w:rsidRPr="00A910C4">
              <w:rPr>
                <w:rFonts w:eastAsiaTheme="minorEastAsia"/>
                <w:sz w:val="22"/>
                <w:szCs w:val="22"/>
                <w:lang w:eastAsia="zh-CN"/>
              </w:rPr>
              <w:t>)</w:t>
            </w:r>
          </w:p>
        </w:tc>
        <w:tc>
          <w:tcPr>
            <w:tcW w:w="0" w:type="auto"/>
            <w:tcBorders>
              <w:top w:val="single" w:sz="12" w:space="0" w:color="auto"/>
            </w:tcBorders>
          </w:tcPr>
          <w:p w14:paraId="2FBCDE3F" w14:textId="5414BF64"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5000</w:t>
            </w:r>
          </w:p>
        </w:tc>
      </w:tr>
      <w:tr w:rsidR="00F32F52" w:rsidRPr="00A910C4" w14:paraId="7D8143B7" w14:textId="7BA6D4A0" w:rsidTr="00164ADD">
        <w:trPr>
          <w:jc w:val="center"/>
        </w:trPr>
        <w:tc>
          <w:tcPr>
            <w:tcW w:w="0" w:type="auto"/>
            <w:tcBorders>
              <w:bottom w:val="single" w:sz="6" w:space="0" w:color="auto"/>
            </w:tcBorders>
          </w:tcPr>
          <w:p w14:paraId="35B21486" w14:textId="254B5212"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400</w:t>
            </w:r>
          </w:p>
        </w:tc>
        <w:tc>
          <w:tcPr>
            <w:tcW w:w="0" w:type="auto"/>
            <w:tcBorders>
              <w:bottom w:val="single" w:sz="6" w:space="0" w:color="auto"/>
            </w:tcBorders>
          </w:tcPr>
          <w:p w14:paraId="7C851F14" w14:textId="1B4213EE"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 xml:space="preserve">, </w:t>
            </w:r>
            <w:r w:rsidRPr="00A910C4">
              <w:rPr>
                <w:rFonts w:eastAsiaTheme="minorEastAsia" w:hint="eastAsia"/>
                <w:sz w:val="22"/>
                <w:szCs w:val="22"/>
                <w:lang w:eastAsia="zh-CN"/>
              </w:rPr>
              <w:t>75</w:t>
            </w:r>
            <w:r w:rsidRPr="00A910C4">
              <w:rPr>
                <w:rFonts w:eastAsiaTheme="minorEastAsia"/>
                <w:sz w:val="22"/>
                <w:szCs w:val="22"/>
                <w:lang w:eastAsia="zh-CN"/>
              </w:rPr>
              <w:t>)</w:t>
            </w:r>
          </w:p>
        </w:tc>
        <w:tc>
          <w:tcPr>
            <w:tcW w:w="0" w:type="auto"/>
            <w:tcBorders>
              <w:bottom w:val="single" w:sz="6" w:space="0" w:color="auto"/>
            </w:tcBorders>
          </w:tcPr>
          <w:p w14:paraId="1A064492" w14:textId="1F923A86"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sz w:val="22"/>
                <w:szCs w:val="22"/>
                <w:lang w:eastAsia="zh-CN"/>
              </w:rPr>
              <w:t>(1</w:t>
            </w:r>
            <w:r w:rsidRPr="00A910C4">
              <w:rPr>
                <w:rFonts w:eastAsiaTheme="minorEastAsia" w:hint="eastAsia"/>
                <w:sz w:val="22"/>
                <w:szCs w:val="22"/>
                <w:lang w:eastAsia="zh-CN"/>
              </w:rPr>
              <w:t>425</w:t>
            </w:r>
            <w:bookmarkStart w:id="16" w:name="OLE_LINK13"/>
            <w:r w:rsidRPr="00A910C4">
              <w:rPr>
                <w:rFonts w:eastAsiaTheme="minorEastAsia"/>
                <w:sz w:val="22"/>
                <w:szCs w:val="22"/>
                <w:lang w:eastAsia="zh-CN"/>
              </w:rPr>
              <w:t>, 1</w:t>
            </w:r>
            <w:r w:rsidRPr="00A910C4">
              <w:rPr>
                <w:rFonts w:eastAsiaTheme="minorEastAsia" w:hint="eastAsia"/>
                <w:sz w:val="22"/>
                <w:szCs w:val="22"/>
                <w:lang w:eastAsia="zh-CN"/>
              </w:rPr>
              <w:t>425</w:t>
            </w:r>
            <w:bookmarkEnd w:id="16"/>
            <w:r w:rsidRPr="00A910C4">
              <w:rPr>
                <w:rFonts w:eastAsiaTheme="minorEastAsia"/>
                <w:sz w:val="22"/>
                <w:szCs w:val="22"/>
                <w:lang w:eastAsia="zh-CN"/>
              </w:rPr>
              <w:t>, 1</w:t>
            </w:r>
            <w:r w:rsidRPr="00A910C4">
              <w:rPr>
                <w:rFonts w:eastAsiaTheme="minorEastAsia" w:hint="eastAsia"/>
                <w:sz w:val="22"/>
                <w:szCs w:val="22"/>
                <w:lang w:eastAsia="zh-CN"/>
              </w:rPr>
              <w:t>425</w:t>
            </w:r>
            <w:r w:rsidRPr="00A910C4">
              <w:rPr>
                <w:rFonts w:eastAsiaTheme="minorEastAsia"/>
                <w:sz w:val="22"/>
                <w:szCs w:val="22"/>
                <w:lang w:eastAsia="zh-CN"/>
              </w:rPr>
              <w:t>)</w:t>
            </w:r>
          </w:p>
        </w:tc>
        <w:tc>
          <w:tcPr>
            <w:tcW w:w="0" w:type="auto"/>
            <w:tcBorders>
              <w:bottom w:val="single" w:sz="6" w:space="0" w:color="auto"/>
            </w:tcBorders>
          </w:tcPr>
          <w:p w14:paraId="4A37F1BD" w14:textId="04BC0EF9" w:rsidR="00F32F52" w:rsidRPr="00A910C4" w:rsidRDefault="00F32F52" w:rsidP="003B036C">
            <w:pPr>
              <w:pStyle w:val="a3"/>
              <w:spacing w:line="261" w:lineRule="auto"/>
              <w:ind w:right="114"/>
              <w:jc w:val="center"/>
              <w:rPr>
                <w:rFonts w:eastAsiaTheme="minorEastAsia"/>
                <w:sz w:val="22"/>
                <w:szCs w:val="22"/>
                <w:lang w:eastAsia="zh-CN"/>
              </w:rPr>
            </w:pPr>
            <w:r w:rsidRPr="00A910C4">
              <w:rPr>
                <w:rFonts w:eastAsiaTheme="minorEastAsia" w:hint="eastAsia"/>
                <w:sz w:val="22"/>
                <w:szCs w:val="22"/>
                <w:lang w:eastAsia="zh-CN"/>
              </w:rPr>
              <w:t>88</w:t>
            </w:r>
            <w:r w:rsidRPr="00A910C4">
              <w:rPr>
                <w:rFonts w:eastAsiaTheme="minorEastAsia"/>
                <w:sz w:val="22"/>
                <w:szCs w:val="22"/>
                <w:lang w:eastAsia="zh-CN"/>
              </w:rPr>
              <w:t>000</w:t>
            </w:r>
          </w:p>
        </w:tc>
      </w:tr>
    </w:tbl>
    <w:p w14:paraId="1E9AD78F" w14:textId="0A09C594" w:rsidR="000E4C16" w:rsidRPr="00A910C4" w:rsidRDefault="00A764CD" w:rsidP="000E4C16">
      <w:pPr>
        <w:ind w:firstLineChars="200" w:firstLine="440"/>
        <w:jc w:val="both"/>
        <w:rPr>
          <w:rFonts w:eastAsiaTheme="minorEastAsia"/>
          <w:lang w:eastAsia="zh-CN"/>
        </w:rPr>
      </w:pPr>
      <w:r>
        <w:rPr>
          <w:rFonts w:eastAsiaTheme="minorEastAsia" w:hint="eastAsia"/>
          <w:lang w:eastAsia="zh-CN"/>
        </w:rPr>
        <w:t>根</w:t>
      </w:r>
      <w:r w:rsidR="000E4C16" w:rsidRPr="00A910C4">
        <w:rPr>
          <w:rFonts w:eastAsiaTheme="minorEastAsia" w:hint="eastAsia"/>
          <w:lang w:eastAsia="zh-CN"/>
        </w:rPr>
        <w:t>据对路径规划的过往研究，选取</w:t>
      </w:r>
      <w:r w:rsidR="009B14D1" w:rsidRPr="00A910C4">
        <w:rPr>
          <w:rFonts w:eastAsiaTheme="minorEastAsia" w:hint="eastAsia"/>
          <w:lang w:eastAsia="zh-CN"/>
        </w:rPr>
        <w:t>五种代表性</w:t>
      </w:r>
      <w:r w:rsidR="000E4C16" w:rsidRPr="00A910C4">
        <w:rPr>
          <w:rFonts w:eastAsiaTheme="minorEastAsia" w:hint="eastAsia"/>
          <w:lang w:eastAsia="zh-CN"/>
        </w:rPr>
        <w:t>路径规划算法</w:t>
      </w:r>
      <w:r w:rsidR="009B14D1" w:rsidRPr="00A910C4">
        <w:rPr>
          <w:rFonts w:eastAsiaTheme="minorEastAsia" w:hint="eastAsia"/>
          <w:lang w:eastAsia="zh-CN"/>
        </w:rPr>
        <w:t>RRT</w:t>
      </w:r>
      <w:r w:rsidR="009B14D1" w:rsidRPr="00A910C4">
        <w:rPr>
          <w:rFonts w:eastAsiaTheme="minorEastAsia" w:hint="eastAsia"/>
          <w:lang w:eastAsia="zh-CN"/>
        </w:rPr>
        <w:t>、</w:t>
      </w:r>
      <w:r w:rsidR="009B14D1" w:rsidRPr="00A910C4">
        <w:rPr>
          <w:rFonts w:eastAsiaTheme="minorEastAsia" w:hint="eastAsia"/>
          <w:lang w:eastAsia="zh-CN"/>
        </w:rPr>
        <w:t>RRT-Connect</w:t>
      </w:r>
      <w:r w:rsidR="009B14D1" w:rsidRPr="00A910C4">
        <w:rPr>
          <w:rFonts w:eastAsiaTheme="minorEastAsia" w:hint="eastAsia"/>
          <w:lang w:eastAsia="zh-CN"/>
        </w:rPr>
        <w:t>、</w:t>
      </w:r>
      <w:r w:rsidR="009B14D1" w:rsidRPr="00A910C4">
        <w:rPr>
          <w:rFonts w:eastAsiaTheme="minorEastAsia" w:hint="eastAsia"/>
          <w:lang w:eastAsia="zh-CN"/>
        </w:rPr>
        <w:t>RRT*</w:t>
      </w:r>
      <w:r w:rsidR="009B14D1" w:rsidRPr="00A910C4">
        <w:rPr>
          <w:rFonts w:eastAsiaTheme="minorEastAsia" w:hint="eastAsia"/>
          <w:lang w:eastAsia="zh-CN"/>
        </w:rPr>
        <w:t>、</w:t>
      </w:r>
      <w:r w:rsidR="00AB7926" w:rsidRPr="00A910C4">
        <w:rPr>
          <w:rFonts w:eastAsiaTheme="minorEastAsia"/>
          <w:lang w:eastAsia="zh-CN"/>
        </w:rPr>
        <w:t>Informed RRT*</w:t>
      </w:r>
      <w:r w:rsidR="00AB7926" w:rsidRPr="00A910C4">
        <w:rPr>
          <w:rFonts w:eastAsiaTheme="minorEastAsia" w:hint="eastAsia"/>
          <w:lang w:eastAsia="zh-CN"/>
        </w:rPr>
        <w:t>、</w:t>
      </w:r>
      <w:r w:rsidR="009B14D1" w:rsidRPr="00A910C4">
        <w:rPr>
          <w:rFonts w:eastAsiaTheme="minorEastAsia" w:hint="eastAsia"/>
          <w:lang w:eastAsia="zh-CN"/>
        </w:rPr>
        <w:t>Dynamic-RRT</w:t>
      </w:r>
      <w:r w:rsidR="009B14D1" w:rsidRPr="00A910C4">
        <w:rPr>
          <w:rFonts w:eastAsiaTheme="minorEastAsia" w:hint="eastAsia"/>
          <w:lang w:eastAsia="zh-CN"/>
        </w:rPr>
        <w:t>与本文算法</w:t>
      </w:r>
      <w:r w:rsidR="009B14D1" w:rsidRPr="00A910C4">
        <w:rPr>
          <w:rFonts w:eastAsiaTheme="minorEastAsia" w:hint="eastAsia"/>
          <w:lang w:eastAsia="zh-CN"/>
        </w:rPr>
        <w:t>SC-RRT</w:t>
      </w:r>
      <w:r w:rsidR="000E4C16" w:rsidRPr="00A910C4">
        <w:rPr>
          <w:rFonts w:eastAsiaTheme="minorEastAsia" w:hint="eastAsia"/>
          <w:lang w:eastAsia="zh-CN"/>
        </w:rPr>
        <w:t>进行对比，验证</w:t>
      </w:r>
      <w:r w:rsidR="009B14D1" w:rsidRPr="00A910C4">
        <w:rPr>
          <w:rFonts w:eastAsiaTheme="minorEastAsia" w:hint="eastAsia"/>
          <w:lang w:eastAsia="zh-CN"/>
        </w:rPr>
        <w:t>本文算法</w:t>
      </w:r>
      <w:r w:rsidR="000E4C16" w:rsidRPr="00A910C4">
        <w:rPr>
          <w:rFonts w:eastAsiaTheme="minorEastAsia" w:hint="eastAsia"/>
          <w:lang w:eastAsia="zh-CN"/>
        </w:rPr>
        <w:t>的性能</w:t>
      </w:r>
      <w:r w:rsidR="009B14D1" w:rsidRPr="00A910C4">
        <w:rPr>
          <w:rFonts w:eastAsiaTheme="minorEastAsia" w:hint="eastAsia"/>
          <w:lang w:eastAsia="zh-CN"/>
        </w:rPr>
        <w:t>与</w:t>
      </w:r>
      <w:r w:rsidR="000E4C16" w:rsidRPr="00A910C4">
        <w:rPr>
          <w:rFonts w:eastAsiaTheme="minorEastAsia" w:hint="eastAsia"/>
          <w:lang w:eastAsia="zh-CN"/>
        </w:rPr>
        <w:t>稳定性，</w:t>
      </w:r>
      <w:r w:rsidR="000E4C16" w:rsidRPr="00A910C4">
        <w:rPr>
          <w:rFonts w:eastAsiaTheme="minorEastAsia"/>
          <w:lang w:eastAsia="zh-CN"/>
        </w:rPr>
        <w:t>为确保不同路径规划算法性能对比的公平性，本文在相同的环境空间和障碍物配置下，对多种算法的路径长度、收敛时间等性能指标进行评估</w:t>
      </w:r>
      <w:r w:rsidR="000E4C16" w:rsidRPr="00A910C4">
        <w:rPr>
          <w:rFonts w:eastAsiaTheme="minorEastAsia" w:hint="eastAsia"/>
          <w:lang w:eastAsia="zh-CN"/>
        </w:rPr>
        <w:t>，以表</w:t>
      </w:r>
      <w:r w:rsidR="000E4C16" w:rsidRPr="00A910C4">
        <w:rPr>
          <w:rFonts w:eastAsiaTheme="minorEastAsia" w:hint="eastAsia"/>
          <w:lang w:eastAsia="zh-CN"/>
        </w:rPr>
        <w:t>1</w:t>
      </w:r>
      <w:r w:rsidR="000E4C16" w:rsidRPr="00A910C4">
        <w:rPr>
          <w:rFonts w:eastAsiaTheme="minorEastAsia" w:hint="eastAsia"/>
          <w:lang w:eastAsia="zh-CN"/>
        </w:rPr>
        <w:t>中规定的环境为例，进行</w:t>
      </w:r>
      <w:r w:rsidR="000E4C16" w:rsidRPr="00A910C4">
        <w:rPr>
          <w:rFonts w:eastAsiaTheme="minorEastAsia" w:hint="eastAsia"/>
          <w:lang w:eastAsia="zh-CN"/>
        </w:rPr>
        <w:t>500</w:t>
      </w:r>
      <w:r w:rsidR="000E4C16" w:rsidRPr="00A910C4">
        <w:rPr>
          <w:rFonts w:eastAsiaTheme="minorEastAsia" w:hint="eastAsia"/>
          <w:lang w:eastAsia="zh-CN"/>
        </w:rPr>
        <w:t>次运行。</w:t>
      </w:r>
    </w:p>
    <w:p w14:paraId="409F3EF9" w14:textId="491DC3ED" w:rsidR="008A7862" w:rsidRPr="00A910C4" w:rsidRDefault="008A7862" w:rsidP="00CE2275">
      <w:pPr>
        <w:ind w:firstLineChars="200" w:firstLine="440"/>
        <w:jc w:val="center"/>
        <w:rPr>
          <w:rFonts w:eastAsiaTheme="minorEastAsia"/>
          <w:lang w:eastAsia="zh-CN"/>
        </w:rPr>
      </w:pPr>
      <w:r w:rsidRPr="00A910C4">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A910C4">
        <w:rPr>
          <w:rFonts w:eastAsiaTheme="minorEastAsia" w:hint="eastAsia"/>
          <w:lang w:eastAsia="zh-CN"/>
        </w:rPr>
        <w:t>图</w:t>
      </w:r>
      <w:r w:rsidR="00BF4D83" w:rsidRPr="00A910C4">
        <w:rPr>
          <w:rFonts w:eastAsiaTheme="minorEastAsia" w:hint="eastAsia"/>
          <w:lang w:eastAsia="zh-CN"/>
        </w:rPr>
        <w:t>6</w:t>
      </w:r>
      <w:r w:rsidR="0023461D" w:rsidRPr="00A910C4">
        <w:rPr>
          <w:rFonts w:eastAsiaTheme="minorEastAsia" w:hint="eastAsia"/>
          <w:lang w:eastAsia="zh-CN"/>
        </w:rPr>
        <w:t xml:space="preserve"> </w:t>
      </w:r>
      <w:r w:rsidRPr="00A910C4">
        <w:rPr>
          <w:rFonts w:eastAsiaTheme="minorEastAsia" w:hint="eastAsia"/>
          <w:lang w:eastAsia="zh-CN"/>
        </w:rPr>
        <w:t>二维空间下不同路径规划算法对比实验</w:t>
      </w:r>
      <w:r w:rsidR="0023461D" w:rsidRPr="00A910C4">
        <w:rPr>
          <w:rFonts w:eastAsiaTheme="minorEastAsia" w:hint="eastAsia"/>
          <w:lang w:eastAsia="zh-CN"/>
        </w:rPr>
        <w:t>结果</w:t>
      </w:r>
      <w:bookmarkStart w:id="17" w:name="OLE_LINK8"/>
    </w:p>
    <w:bookmarkEnd w:id="17"/>
    <w:p w14:paraId="1FC07B24" w14:textId="16286D0A" w:rsidR="008A7862" w:rsidRPr="00A910C4" w:rsidRDefault="008A7862" w:rsidP="00CE2275">
      <w:pPr>
        <w:pStyle w:val="a3"/>
        <w:spacing w:line="261" w:lineRule="auto"/>
        <w:ind w:right="114" w:firstLine="360"/>
        <w:jc w:val="center"/>
        <w:rPr>
          <w:rFonts w:eastAsiaTheme="minorEastAsia"/>
          <w:sz w:val="22"/>
          <w:szCs w:val="22"/>
          <w:lang w:eastAsia="zh-CN"/>
        </w:rPr>
      </w:pPr>
      <w:r w:rsidRPr="00A910C4">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29">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058FC7C3" w:rsidR="008A7862" w:rsidRPr="00A910C4" w:rsidRDefault="008A7862" w:rsidP="00272662">
      <w:pPr>
        <w:pStyle w:val="a3"/>
        <w:spacing w:line="261" w:lineRule="auto"/>
        <w:ind w:right="114" w:firstLine="360"/>
        <w:jc w:val="center"/>
        <w:rPr>
          <w:rFonts w:eastAsiaTheme="minorEastAsia"/>
          <w:lang w:eastAsia="zh-CN"/>
        </w:rPr>
      </w:pPr>
      <w:r w:rsidRPr="00A910C4">
        <w:rPr>
          <w:rFonts w:eastAsiaTheme="minorEastAsia" w:hint="eastAsia"/>
          <w:lang w:eastAsia="zh-CN"/>
        </w:rPr>
        <w:t>图</w:t>
      </w:r>
      <w:r w:rsidR="00BF4D83" w:rsidRPr="00A910C4">
        <w:rPr>
          <w:rFonts w:eastAsiaTheme="minorEastAsia" w:hint="eastAsia"/>
          <w:lang w:eastAsia="zh-CN"/>
        </w:rPr>
        <w:t>7</w:t>
      </w:r>
      <w:r w:rsidRPr="00A910C4">
        <w:rPr>
          <w:rFonts w:eastAsiaTheme="minorEastAsia" w:hint="eastAsia"/>
          <w:lang w:eastAsia="zh-CN"/>
        </w:rPr>
        <w:t xml:space="preserve"> </w:t>
      </w:r>
      <w:r w:rsidR="00725E82" w:rsidRPr="00A910C4">
        <w:rPr>
          <w:rFonts w:eastAsiaTheme="minorEastAsia" w:hint="eastAsia"/>
          <w:lang w:eastAsia="zh-CN"/>
        </w:rPr>
        <w:t>三</w:t>
      </w:r>
      <w:r w:rsidRPr="00A910C4">
        <w:rPr>
          <w:rFonts w:eastAsiaTheme="minorEastAsia" w:hint="eastAsia"/>
          <w:lang w:eastAsia="zh-CN"/>
        </w:rPr>
        <w:t>维空间下不同路径规划算法对比实验结果</w:t>
      </w:r>
    </w:p>
    <w:p w14:paraId="5E58D2B5" w14:textId="77777777" w:rsidR="008A7862" w:rsidRPr="00A910C4" w:rsidRDefault="008A7862" w:rsidP="00272662">
      <w:pPr>
        <w:pStyle w:val="a3"/>
        <w:spacing w:line="261" w:lineRule="auto"/>
        <w:ind w:right="114" w:firstLine="360"/>
        <w:jc w:val="center"/>
        <w:rPr>
          <w:rFonts w:eastAsiaTheme="minorEastAsia"/>
          <w:lang w:eastAsia="zh-CN"/>
        </w:rPr>
      </w:pPr>
    </w:p>
    <w:p w14:paraId="42A2E21C" w14:textId="77777777" w:rsidR="008A7862" w:rsidRPr="00A910C4" w:rsidRDefault="008A7862" w:rsidP="00272662">
      <w:pPr>
        <w:pStyle w:val="a3"/>
        <w:spacing w:line="261" w:lineRule="auto"/>
        <w:ind w:right="114" w:firstLine="360"/>
        <w:jc w:val="center"/>
        <w:rPr>
          <w:rFonts w:eastAsiaTheme="minorEastAsia"/>
          <w:lang w:eastAsia="zh-CN"/>
        </w:rPr>
      </w:pPr>
    </w:p>
    <w:p w14:paraId="2B4DB589" w14:textId="77777777" w:rsidR="008A7862" w:rsidRPr="00A910C4" w:rsidRDefault="008A7862" w:rsidP="00272662">
      <w:pPr>
        <w:pStyle w:val="a3"/>
        <w:spacing w:line="261" w:lineRule="auto"/>
        <w:ind w:right="114" w:firstLine="360"/>
        <w:jc w:val="center"/>
        <w:rPr>
          <w:rFonts w:eastAsiaTheme="minorEastAsia"/>
          <w:lang w:eastAsia="zh-CN"/>
        </w:rPr>
      </w:pPr>
    </w:p>
    <w:p w14:paraId="52A51F7C" w14:textId="77777777" w:rsidR="008A7862" w:rsidRPr="00A910C4"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Pr="00A910C4"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Pr="00A910C4" w:rsidRDefault="00B24DAB" w:rsidP="00272662">
      <w:pPr>
        <w:pStyle w:val="a3"/>
        <w:spacing w:line="261" w:lineRule="auto"/>
        <w:ind w:right="114" w:firstLine="360"/>
        <w:jc w:val="center"/>
        <w:rPr>
          <w:rFonts w:eastAsiaTheme="minorEastAsia"/>
          <w:sz w:val="22"/>
          <w:szCs w:val="22"/>
          <w:lang w:eastAsia="zh-CN"/>
        </w:rPr>
      </w:pPr>
    </w:p>
    <w:p w14:paraId="4D2C9BC0" w14:textId="4E798F0C" w:rsidR="00272662" w:rsidRPr="00A910C4" w:rsidRDefault="00272662" w:rsidP="00272662">
      <w:pPr>
        <w:pStyle w:val="a3"/>
        <w:spacing w:line="261" w:lineRule="auto"/>
        <w:ind w:right="114" w:firstLine="360"/>
        <w:jc w:val="center"/>
        <w:rPr>
          <w:rFonts w:eastAsiaTheme="minorEastAsia"/>
          <w:sz w:val="22"/>
          <w:szCs w:val="22"/>
          <w:lang w:eastAsia="zh-CN"/>
        </w:rPr>
      </w:pPr>
      <w:r w:rsidRPr="00A910C4">
        <w:rPr>
          <w:rFonts w:eastAsiaTheme="minorEastAsia" w:hint="eastAsia"/>
          <w:sz w:val="22"/>
          <w:szCs w:val="22"/>
          <w:lang w:eastAsia="zh-CN"/>
        </w:rPr>
        <w:lastRenderedPageBreak/>
        <w:t xml:space="preserve">Table 2 </w:t>
      </w:r>
      <w:r w:rsidR="00A55160" w:rsidRPr="00A55160">
        <w:rPr>
          <w:rFonts w:eastAsiaTheme="minorEastAsia"/>
          <w:sz w:val="22"/>
          <w:szCs w:val="22"/>
          <w:lang w:eastAsia="zh-CN"/>
        </w:rPr>
        <w:t>Comparison of Path Planning Algorithms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rsidRPr="00A910C4"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7131EA" w:rsidRDefault="00272662" w:rsidP="00272662">
            <w:pPr>
              <w:pStyle w:val="a3"/>
              <w:spacing w:line="261" w:lineRule="auto"/>
              <w:ind w:right="114"/>
              <w:jc w:val="center"/>
              <w:rPr>
                <w:rFonts w:eastAsiaTheme="minorEastAsia"/>
                <w:sz w:val="22"/>
                <w:szCs w:val="22"/>
                <w:lang w:eastAsia="zh-CN"/>
              </w:rPr>
            </w:pPr>
            <w:bookmarkStart w:id="18" w:name="_Hlk223267336"/>
            <w:r w:rsidRPr="007131EA">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7131EA" w:rsidRDefault="00272662"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7131EA" w:rsidRDefault="00764DB1" w:rsidP="0027266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C</w:t>
            </w:r>
            <w:r w:rsidRPr="007131EA">
              <w:rPr>
                <w:rFonts w:eastAsiaTheme="minorEastAsia"/>
                <w:sz w:val="22"/>
                <w:szCs w:val="22"/>
                <w:lang w:eastAsia="zh-CN"/>
              </w:rPr>
              <w:t>onvergence time</w:t>
            </w:r>
            <w:r w:rsidR="00272662" w:rsidRPr="007131EA">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7131EA" w:rsidRDefault="00764DB1"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7131EA" w:rsidRDefault="00272662" w:rsidP="0027266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Path Efficiency</w:t>
            </w:r>
          </w:p>
        </w:tc>
      </w:tr>
      <w:bookmarkEnd w:id="18"/>
      <w:tr w:rsidR="002C6AA2" w:rsidRPr="00A910C4" w14:paraId="47CBB47C" w14:textId="77777777" w:rsidTr="001E2320">
        <w:trPr>
          <w:jc w:val="center"/>
        </w:trPr>
        <w:tc>
          <w:tcPr>
            <w:tcW w:w="0" w:type="auto"/>
          </w:tcPr>
          <w:p w14:paraId="5BA2C894" w14:textId="6A40F8CA"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w:t>
            </w:r>
          </w:p>
        </w:tc>
        <w:tc>
          <w:tcPr>
            <w:tcW w:w="0" w:type="auto"/>
          </w:tcPr>
          <w:p w14:paraId="0EF5BA9F" w14:textId="29433F28"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2329.5500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126.2500</w:t>
            </w:r>
          </w:p>
        </w:tc>
        <w:tc>
          <w:tcPr>
            <w:tcW w:w="0" w:type="auto"/>
          </w:tcPr>
          <w:p w14:paraId="04052BF9" w14:textId="09F7454A"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0.0409</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0.0305</w:t>
            </w:r>
          </w:p>
        </w:tc>
        <w:tc>
          <w:tcPr>
            <w:tcW w:w="0" w:type="auto"/>
          </w:tcPr>
          <w:p w14:paraId="5574AA80" w14:textId="773D4934"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279.4000 ± 175.5000</w:t>
            </w:r>
          </w:p>
        </w:tc>
        <w:tc>
          <w:tcPr>
            <w:tcW w:w="0" w:type="auto"/>
          </w:tcPr>
          <w:p w14:paraId="77BDCF6E" w14:textId="44A57333"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0.8219 ± 0.0429</w:t>
            </w:r>
          </w:p>
        </w:tc>
      </w:tr>
      <w:tr w:rsidR="002C6AA2" w:rsidRPr="00A910C4" w14:paraId="495030C5" w14:textId="77777777" w:rsidTr="001E2320">
        <w:trPr>
          <w:jc w:val="center"/>
        </w:trPr>
        <w:tc>
          <w:tcPr>
            <w:tcW w:w="0" w:type="auto"/>
          </w:tcPr>
          <w:p w14:paraId="60077459" w14:textId="28A25C23"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RRT-connect</w:t>
            </w:r>
          </w:p>
        </w:tc>
        <w:tc>
          <w:tcPr>
            <w:tcW w:w="0" w:type="auto"/>
          </w:tcPr>
          <w:p w14:paraId="19075A18" w14:textId="2E2225E3"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2143.2400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93.4900</w:t>
            </w:r>
          </w:p>
        </w:tc>
        <w:tc>
          <w:tcPr>
            <w:tcW w:w="0" w:type="auto"/>
          </w:tcPr>
          <w:p w14:paraId="4A180370" w14:textId="59DB71A1"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0.0108</w:t>
            </w:r>
            <w:r w:rsidR="002C6AA2" w:rsidRPr="007131EA">
              <w:rPr>
                <w:rFonts w:eastAsiaTheme="minorEastAsia" w:hint="eastAsia"/>
                <w:sz w:val="22"/>
                <w:szCs w:val="22"/>
                <w:lang w:eastAsia="zh-CN"/>
              </w:rPr>
              <w:sym w:font="Symbol" w:char="F0B1"/>
            </w:r>
            <w:r w:rsidRPr="007131EA">
              <w:rPr>
                <w:rFonts w:eastAsiaTheme="minorEastAsia" w:hint="eastAsia"/>
                <w:sz w:val="22"/>
                <w:szCs w:val="22"/>
                <w:lang w:eastAsia="zh-CN"/>
              </w:rPr>
              <w:t>0.0053</w:t>
            </w:r>
          </w:p>
        </w:tc>
        <w:tc>
          <w:tcPr>
            <w:tcW w:w="0" w:type="auto"/>
          </w:tcPr>
          <w:p w14:paraId="1648CCC9" w14:textId="4B6842D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69.3000 ± 10.8000</w:t>
            </w:r>
          </w:p>
        </w:tc>
        <w:tc>
          <w:tcPr>
            <w:tcW w:w="0" w:type="auto"/>
          </w:tcPr>
          <w:p w14:paraId="01E5007B" w14:textId="2799E72C"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0.8924 ± 0.0376</w:t>
            </w:r>
          </w:p>
        </w:tc>
      </w:tr>
      <w:tr w:rsidR="002C6AA2" w:rsidRPr="00A910C4" w14:paraId="3756195C" w14:textId="77777777" w:rsidTr="001E2320">
        <w:trPr>
          <w:jc w:val="center"/>
        </w:trPr>
        <w:tc>
          <w:tcPr>
            <w:tcW w:w="0" w:type="auto"/>
          </w:tcPr>
          <w:p w14:paraId="071117B6" w14:textId="5FF4B0D9"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RRT*</w:t>
            </w:r>
          </w:p>
        </w:tc>
        <w:tc>
          <w:tcPr>
            <w:tcW w:w="0" w:type="auto"/>
          </w:tcPr>
          <w:p w14:paraId="35C759FD" w14:textId="34D0483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1970.7200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19.9400</w:t>
            </w:r>
          </w:p>
        </w:tc>
        <w:tc>
          <w:tcPr>
            <w:tcW w:w="0" w:type="auto"/>
          </w:tcPr>
          <w:p w14:paraId="3BD41394" w14:textId="7DA5E077"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0.1629 ± 0.</w:t>
            </w:r>
            <w:r w:rsidR="0041307D">
              <w:rPr>
                <w:rFonts w:eastAsiaTheme="minorEastAsia" w:hint="eastAsia"/>
                <w:sz w:val="22"/>
                <w:szCs w:val="22"/>
                <w:lang w:eastAsia="zh-CN"/>
              </w:rPr>
              <w:t>08</w:t>
            </w:r>
            <w:r w:rsidRPr="007131EA">
              <w:rPr>
                <w:rFonts w:eastAsiaTheme="minorEastAsia"/>
                <w:sz w:val="22"/>
                <w:szCs w:val="22"/>
                <w:lang w:eastAsia="zh-CN"/>
              </w:rPr>
              <w:t>43</w:t>
            </w:r>
          </w:p>
        </w:tc>
        <w:tc>
          <w:tcPr>
            <w:tcW w:w="0" w:type="auto"/>
          </w:tcPr>
          <w:p w14:paraId="51FFF858" w14:textId="2186BA2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3846.6000 ± 99.7000</w:t>
            </w:r>
          </w:p>
        </w:tc>
        <w:tc>
          <w:tcPr>
            <w:tcW w:w="0" w:type="auto"/>
          </w:tcPr>
          <w:p w14:paraId="63E7312B" w14:textId="258078AC"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0.9689 ± 0.0098</w:t>
            </w:r>
          </w:p>
        </w:tc>
      </w:tr>
      <w:tr w:rsidR="002C6AA2" w:rsidRPr="00A910C4" w14:paraId="71290646" w14:textId="77777777" w:rsidTr="001E2320">
        <w:trPr>
          <w:jc w:val="center"/>
        </w:trPr>
        <w:tc>
          <w:tcPr>
            <w:tcW w:w="0" w:type="auto"/>
          </w:tcPr>
          <w:p w14:paraId="3D5F71AF" w14:textId="75BC1B02"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Informed RRT*</w:t>
            </w:r>
          </w:p>
        </w:tc>
        <w:tc>
          <w:tcPr>
            <w:tcW w:w="0" w:type="auto"/>
          </w:tcPr>
          <w:p w14:paraId="11992C68" w14:textId="02D37191" w:rsidR="002C6AA2" w:rsidRPr="007131EA" w:rsidRDefault="00A764CD"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1938</w:t>
            </w:r>
            <w:r w:rsidR="002C6AA2" w:rsidRPr="007131EA">
              <w:rPr>
                <w:rFonts w:eastAsiaTheme="minorEastAsia" w:hint="eastAsia"/>
                <w:sz w:val="22"/>
                <w:szCs w:val="22"/>
                <w:lang w:eastAsia="zh-CN"/>
              </w:rPr>
              <w:t>.</w:t>
            </w:r>
            <w:r>
              <w:rPr>
                <w:rFonts w:eastAsiaTheme="minorEastAsia" w:hint="eastAsia"/>
                <w:sz w:val="22"/>
                <w:szCs w:val="22"/>
                <w:lang w:eastAsia="zh-CN"/>
              </w:rPr>
              <w:t>45</w:t>
            </w:r>
            <w:r w:rsidR="002C6AA2" w:rsidRPr="007131EA">
              <w:rPr>
                <w:rFonts w:eastAsiaTheme="minorEastAsia" w:hint="eastAsia"/>
                <w:sz w:val="22"/>
                <w:szCs w:val="22"/>
                <w:lang w:eastAsia="zh-CN"/>
              </w:rPr>
              <w:t>00</w:t>
            </w:r>
            <w:r w:rsidR="002C6AA2" w:rsidRPr="007131EA">
              <w:rPr>
                <w:rFonts w:eastAsiaTheme="minorEastAsia" w:hint="eastAsia"/>
                <w:sz w:val="22"/>
                <w:szCs w:val="22"/>
                <w:lang w:eastAsia="zh-CN"/>
              </w:rPr>
              <w:sym w:font="Symbol" w:char="F0B1"/>
            </w:r>
            <w:r>
              <w:rPr>
                <w:rFonts w:eastAsiaTheme="minorEastAsia" w:hint="eastAsia"/>
                <w:sz w:val="22"/>
                <w:szCs w:val="22"/>
                <w:lang w:eastAsia="zh-CN"/>
              </w:rPr>
              <w:t>24</w:t>
            </w:r>
            <w:r w:rsidR="002C6AA2" w:rsidRPr="007131EA">
              <w:rPr>
                <w:rFonts w:eastAsiaTheme="minorEastAsia" w:hint="eastAsia"/>
                <w:sz w:val="22"/>
                <w:szCs w:val="22"/>
                <w:lang w:eastAsia="zh-CN"/>
              </w:rPr>
              <w:t>.</w:t>
            </w:r>
            <w:r>
              <w:rPr>
                <w:rFonts w:eastAsiaTheme="minorEastAsia" w:hint="eastAsia"/>
                <w:sz w:val="22"/>
                <w:szCs w:val="22"/>
                <w:lang w:eastAsia="zh-CN"/>
              </w:rPr>
              <w:t>13</w:t>
            </w:r>
            <w:r w:rsidR="002C6AA2" w:rsidRPr="007131EA">
              <w:rPr>
                <w:rFonts w:eastAsiaTheme="minorEastAsia" w:hint="eastAsia"/>
                <w:sz w:val="22"/>
                <w:szCs w:val="22"/>
                <w:lang w:eastAsia="zh-CN"/>
              </w:rPr>
              <w:t>00</w:t>
            </w:r>
          </w:p>
        </w:tc>
        <w:tc>
          <w:tcPr>
            <w:tcW w:w="0" w:type="auto"/>
          </w:tcPr>
          <w:p w14:paraId="3C493F7D" w14:textId="7B24A5B0"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w:t>
            </w:r>
            <w:r w:rsidR="00A764CD">
              <w:rPr>
                <w:rFonts w:eastAsiaTheme="minorEastAsia" w:hint="eastAsia"/>
                <w:sz w:val="22"/>
                <w:szCs w:val="22"/>
                <w:lang w:eastAsia="zh-CN"/>
              </w:rPr>
              <w:t>2134</w:t>
            </w:r>
            <w:r w:rsidRPr="007131EA">
              <w:rPr>
                <w:rFonts w:eastAsiaTheme="minorEastAsia"/>
                <w:sz w:val="22"/>
                <w:szCs w:val="22"/>
                <w:lang w:eastAsia="zh-CN"/>
              </w:rPr>
              <w:t xml:space="preserve"> ± 0.0</w:t>
            </w:r>
            <w:r w:rsidR="00A764CD">
              <w:rPr>
                <w:rFonts w:eastAsiaTheme="minorEastAsia" w:hint="eastAsia"/>
                <w:sz w:val="22"/>
                <w:szCs w:val="22"/>
                <w:lang w:eastAsia="zh-CN"/>
              </w:rPr>
              <w:t>487</w:t>
            </w:r>
          </w:p>
        </w:tc>
        <w:tc>
          <w:tcPr>
            <w:tcW w:w="0" w:type="auto"/>
          </w:tcPr>
          <w:p w14:paraId="6115709B" w14:textId="48CE062E"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3</w:t>
            </w:r>
            <w:r w:rsidR="00A764CD">
              <w:rPr>
                <w:rFonts w:eastAsiaTheme="minorEastAsia" w:hint="eastAsia"/>
                <w:sz w:val="22"/>
                <w:szCs w:val="22"/>
                <w:lang w:eastAsia="zh-CN"/>
              </w:rPr>
              <w:t>612</w:t>
            </w:r>
            <w:r w:rsidRPr="007131EA">
              <w:rPr>
                <w:rFonts w:eastAsiaTheme="minorEastAsia"/>
                <w:sz w:val="22"/>
                <w:szCs w:val="22"/>
                <w:lang w:eastAsia="zh-CN"/>
              </w:rPr>
              <w:t>.</w:t>
            </w:r>
            <w:r w:rsidR="00A764CD">
              <w:rPr>
                <w:rFonts w:eastAsiaTheme="minorEastAsia" w:hint="eastAsia"/>
                <w:sz w:val="22"/>
                <w:szCs w:val="22"/>
                <w:lang w:eastAsia="zh-CN"/>
              </w:rPr>
              <w:t>3</w:t>
            </w:r>
            <w:r w:rsidRPr="007131EA">
              <w:rPr>
                <w:rFonts w:eastAsiaTheme="minorEastAsia"/>
                <w:sz w:val="22"/>
                <w:szCs w:val="22"/>
                <w:lang w:eastAsia="zh-CN"/>
              </w:rPr>
              <w:t>000 ± 1</w:t>
            </w:r>
            <w:r w:rsidR="00A764CD">
              <w:rPr>
                <w:rFonts w:eastAsiaTheme="minorEastAsia" w:hint="eastAsia"/>
                <w:sz w:val="22"/>
                <w:szCs w:val="22"/>
                <w:lang w:eastAsia="zh-CN"/>
              </w:rPr>
              <w:t>08</w:t>
            </w:r>
            <w:r w:rsidRPr="007131EA">
              <w:rPr>
                <w:rFonts w:eastAsiaTheme="minorEastAsia"/>
                <w:sz w:val="22"/>
                <w:szCs w:val="22"/>
                <w:lang w:eastAsia="zh-CN"/>
              </w:rPr>
              <w:t>.</w:t>
            </w:r>
            <w:r w:rsidR="00A764CD">
              <w:rPr>
                <w:rFonts w:eastAsiaTheme="minorEastAsia" w:hint="eastAsia"/>
                <w:sz w:val="22"/>
                <w:szCs w:val="22"/>
                <w:lang w:eastAsia="zh-CN"/>
              </w:rPr>
              <w:t>6</w:t>
            </w:r>
            <w:r w:rsidRPr="007131EA">
              <w:rPr>
                <w:rFonts w:eastAsiaTheme="minorEastAsia"/>
                <w:sz w:val="22"/>
                <w:szCs w:val="22"/>
                <w:lang w:eastAsia="zh-CN"/>
              </w:rPr>
              <w:t>000</w:t>
            </w:r>
          </w:p>
        </w:tc>
        <w:tc>
          <w:tcPr>
            <w:tcW w:w="0" w:type="auto"/>
          </w:tcPr>
          <w:p w14:paraId="0E8DCE1E" w14:textId="5A732516"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w:t>
            </w:r>
            <w:r w:rsidR="00A764CD">
              <w:rPr>
                <w:rFonts w:eastAsiaTheme="minorEastAsia" w:hint="eastAsia"/>
                <w:sz w:val="22"/>
                <w:szCs w:val="22"/>
                <w:lang w:eastAsia="zh-CN"/>
              </w:rPr>
              <w:t>9714</w:t>
            </w:r>
            <w:r w:rsidRPr="007131EA">
              <w:rPr>
                <w:rFonts w:eastAsiaTheme="minorEastAsia"/>
                <w:sz w:val="22"/>
                <w:szCs w:val="22"/>
                <w:lang w:eastAsia="zh-CN"/>
              </w:rPr>
              <w:t xml:space="preserve"> ± 0.0</w:t>
            </w:r>
            <w:r w:rsidR="00A764CD">
              <w:rPr>
                <w:rFonts w:eastAsiaTheme="minorEastAsia" w:hint="eastAsia"/>
                <w:sz w:val="22"/>
                <w:szCs w:val="22"/>
                <w:lang w:eastAsia="zh-CN"/>
              </w:rPr>
              <w:t>076</w:t>
            </w:r>
          </w:p>
        </w:tc>
      </w:tr>
      <w:tr w:rsidR="001E2320" w:rsidRPr="00A910C4" w14:paraId="7A017402" w14:textId="77777777" w:rsidTr="001E2320">
        <w:trPr>
          <w:jc w:val="center"/>
        </w:trPr>
        <w:tc>
          <w:tcPr>
            <w:tcW w:w="0" w:type="auto"/>
          </w:tcPr>
          <w:p w14:paraId="0CAE9DD4" w14:textId="23DBD25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SC-RRT</w:t>
            </w:r>
          </w:p>
        </w:tc>
        <w:tc>
          <w:tcPr>
            <w:tcW w:w="0" w:type="auto"/>
          </w:tcPr>
          <w:p w14:paraId="21E98B89" w14:textId="38F621DF" w:rsidR="002C6AA2" w:rsidRPr="007131EA" w:rsidRDefault="002C6AA2" w:rsidP="002C6AA2">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20</w:t>
            </w:r>
            <w:r w:rsidR="00D441A6" w:rsidRPr="007131EA">
              <w:rPr>
                <w:rFonts w:eastAsiaTheme="minorEastAsia" w:hint="eastAsia"/>
                <w:sz w:val="22"/>
                <w:szCs w:val="22"/>
                <w:lang w:eastAsia="zh-CN"/>
              </w:rPr>
              <w:t>49</w:t>
            </w:r>
            <w:r w:rsidRPr="007131EA">
              <w:rPr>
                <w:rFonts w:eastAsiaTheme="minorEastAsia" w:hint="eastAsia"/>
                <w:sz w:val="22"/>
                <w:szCs w:val="22"/>
                <w:lang w:eastAsia="zh-CN"/>
              </w:rPr>
              <w:t>.0900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57.5300</w:t>
            </w:r>
          </w:p>
        </w:tc>
        <w:tc>
          <w:tcPr>
            <w:tcW w:w="0" w:type="auto"/>
          </w:tcPr>
          <w:p w14:paraId="179ABF1E" w14:textId="34A3225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0.0345 ± 0.0124</w:t>
            </w:r>
          </w:p>
        </w:tc>
        <w:tc>
          <w:tcPr>
            <w:tcW w:w="0" w:type="auto"/>
          </w:tcPr>
          <w:p w14:paraId="26A2AC27" w14:textId="0A72849C" w:rsidR="002C6AA2" w:rsidRPr="007131EA" w:rsidRDefault="00764DB1"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20</w:t>
            </w:r>
            <w:r w:rsidR="00B24DAB" w:rsidRPr="007131EA">
              <w:rPr>
                <w:rFonts w:eastAsiaTheme="minorEastAsia" w:hint="eastAsia"/>
                <w:sz w:val="22"/>
                <w:szCs w:val="22"/>
                <w:lang w:eastAsia="zh-CN"/>
              </w:rPr>
              <w:t>9</w:t>
            </w:r>
            <w:r w:rsidRPr="007131EA">
              <w:rPr>
                <w:rFonts w:eastAsiaTheme="minorEastAsia"/>
                <w:sz w:val="22"/>
                <w:szCs w:val="22"/>
                <w:lang w:eastAsia="zh-CN"/>
              </w:rPr>
              <w:t xml:space="preserve">.6000 ± </w:t>
            </w:r>
            <w:r w:rsidR="005B7989">
              <w:rPr>
                <w:rFonts w:eastAsiaTheme="minorEastAsia" w:hint="eastAsia"/>
                <w:sz w:val="22"/>
                <w:szCs w:val="22"/>
                <w:lang w:eastAsia="zh-CN"/>
              </w:rPr>
              <w:t>38</w:t>
            </w:r>
            <w:r w:rsidRPr="007131EA">
              <w:rPr>
                <w:rFonts w:eastAsiaTheme="minorEastAsia"/>
                <w:sz w:val="22"/>
                <w:szCs w:val="22"/>
                <w:lang w:eastAsia="zh-CN"/>
              </w:rPr>
              <w:t>.5000</w:t>
            </w:r>
          </w:p>
        </w:tc>
        <w:tc>
          <w:tcPr>
            <w:tcW w:w="0" w:type="auto"/>
          </w:tcPr>
          <w:p w14:paraId="49B32E3B" w14:textId="6D2E72BE" w:rsidR="002C6AA2" w:rsidRPr="007131EA" w:rsidRDefault="001E2320" w:rsidP="002C6AA2">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0.9553 ± 0.0265</w:t>
            </w:r>
          </w:p>
        </w:tc>
      </w:tr>
      <w:tr w:rsidR="002C6AA2" w:rsidRPr="00A910C4" w14:paraId="2A687EB4" w14:textId="77777777" w:rsidTr="001E2320">
        <w:trPr>
          <w:jc w:val="center"/>
        </w:trPr>
        <w:tc>
          <w:tcPr>
            <w:tcW w:w="0" w:type="auto"/>
            <w:tcBorders>
              <w:bottom w:val="single" w:sz="6" w:space="0" w:color="auto"/>
            </w:tcBorders>
          </w:tcPr>
          <w:p w14:paraId="7CAF72BA" w14:textId="5814DF6D" w:rsidR="002C6AA2" w:rsidRPr="007131EA" w:rsidRDefault="002C6AA2" w:rsidP="007131EA">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Pr="007131EA" w:rsidRDefault="002C6AA2" w:rsidP="007131EA">
            <w:pPr>
              <w:pStyle w:val="a3"/>
              <w:spacing w:line="261" w:lineRule="auto"/>
              <w:ind w:right="114"/>
              <w:jc w:val="center"/>
              <w:rPr>
                <w:rFonts w:eastAsiaTheme="minorEastAsia"/>
                <w:sz w:val="22"/>
                <w:szCs w:val="22"/>
                <w:lang w:eastAsia="zh-CN"/>
              </w:rPr>
            </w:pPr>
            <w:r w:rsidRPr="007131EA">
              <w:rPr>
                <w:rFonts w:eastAsiaTheme="minorEastAsia" w:hint="eastAsia"/>
                <w:sz w:val="22"/>
                <w:szCs w:val="22"/>
                <w:lang w:eastAsia="zh-CN"/>
              </w:rPr>
              <w:t>2288.1300</w:t>
            </w:r>
            <w:r w:rsidRPr="007131EA">
              <w:rPr>
                <w:rFonts w:eastAsiaTheme="minorEastAsia" w:hint="eastAsia"/>
                <w:sz w:val="22"/>
                <w:szCs w:val="22"/>
                <w:lang w:eastAsia="zh-CN"/>
              </w:rPr>
              <w:sym w:font="Symbol" w:char="F0B1"/>
            </w:r>
            <w:r w:rsidRPr="007131EA">
              <w:rPr>
                <w:rFonts w:eastAsiaTheme="minorEastAsia" w:hint="eastAsia"/>
                <w:sz w:val="22"/>
                <w:szCs w:val="22"/>
                <w:lang w:eastAsia="zh-CN"/>
              </w:rPr>
              <w:t>136.0200</w:t>
            </w:r>
          </w:p>
        </w:tc>
        <w:tc>
          <w:tcPr>
            <w:tcW w:w="0" w:type="auto"/>
            <w:tcBorders>
              <w:bottom w:val="single" w:sz="6" w:space="0" w:color="auto"/>
            </w:tcBorders>
          </w:tcPr>
          <w:p w14:paraId="0527A155" w14:textId="13E04CFA" w:rsidR="002C6AA2" w:rsidRPr="007131EA" w:rsidRDefault="00764DB1"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0.0414 ± 0.0384</w:t>
            </w:r>
          </w:p>
        </w:tc>
        <w:tc>
          <w:tcPr>
            <w:tcW w:w="0" w:type="auto"/>
            <w:tcBorders>
              <w:bottom w:val="single" w:sz="6" w:space="0" w:color="auto"/>
            </w:tcBorders>
          </w:tcPr>
          <w:p w14:paraId="5C64F3F2" w14:textId="3493BE8E" w:rsidR="002C6AA2" w:rsidRPr="007131EA" w:rsidRDefault="00764DB1"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281.3000 ± 160.2000</w:t>
            </w:r>
          </w:p>
        </w:tc>
        <w:tc>
          <w:tcPr>
            <w:tcW w:w="0" w:type="auto"/>
            <w:tcBorders>
              <w:bottom w:val="single" w:sz="6" w:space="0" w:color="auto"/>
            </w:tcBorders>
          </w:tcPr>
          <w:p w14:paraId="27EF825A" w14:textId="3D8F5997" w:rsidR="002C6AA2" w:rsidRPr="007131EA" w:rsidRDefault="001E2320" w:rsidP="007131EA">
            <w:pPr>
              <w:pStyle w:val="a3"/>
              <w:spacing w:line="261" w:lineRule="auto"/>
              <w:ind w:right="114"/>
              <w:jc w:val="center"/>
              <w:rPr>
                <w:rFonts w:eastAsiaTheme="minorEastAsia"/>
                <w:sz w:val="22"/>
                <w:szCs w:val="22"/>
                <w:lang w:eastAsia="zh-CN"/>
              </w:rPr>
            </w:pPr>
            <w:r w:rsidRPr="007131EA">
              <w:rPr>
                <w:rFonts w:eastAsiaTheme="minorEastAsia"/>
                <w:sz w:val="22"/>
                <w:szCs w:val="22"/>
                <w:lang w:eastAsia="zh-CN"/>
              </w:rPr>
              <w:t>0.8372 ± 0.0468</w:t>
            </w:r>
          </w:p>
        </w:tc>
      </w:tr>
    </w:tbl>
    <w:p w14:paraId="119F0F8B" w14:textId="46753621" w:rsidR="00F00EDA" w:rsidRPr="00A910C4" w:rsidRDefault="00F00EDA" w:rsidP="00F00EDA">
      <w:pPr>
        <w:ind w:firstLineChars="200" w:firstLine="440"/>
        <w:rPr>
          <w:rFonts w:eastAsiaTheme="minorEastAsia"/>
          <w:lang w:eastAsia="zh-CN"/>
        </w:rPr>
      </w:pPr>
      <w:r w:rsidRPr="00A910C4">
        <w:rPr>
          <w:rFonts w:eastAsiaTheme="minorEastAsia"/>
          <w:lang w:eastAsia="zh-CN"/>
        </w:rPr>
        <w:t>在二维与三维不同障碍密度的典型场景中，以相同环境配置与计算预算为约束，对</w:t>
      </w:r>
      <w:r w:rsidRPr="00A910C4">
        <w:rPr>
          <w:rFonts w:eastAsiaTheme="minorEastAsia"/>
          <w:lang w:eastAsia="zh-CN"/>
        </w:rPr>
        <w:t>SC-RRT</w:t>
      </w:r>
      <w:r w:rsidRPr="00A910C4">
        <w:rPr>
          <w:rFonts w:eastAsiaTheme="minorEastAsia"/>
          <w:lang w:eastAsia="zh-CN"/>
        </w:rPr>
        <w:t>与</w:t>
      </w:r>
      <w:r w:rsidRPr="00A910C4">
        <w:rPr>
          <w:rFonts w:eastAsiaTheme="minorEastAsia"/>
          <w:lang w:eastAsia="zh-CN"/>
        </w:rPr>
        <w:t>RRT</w:t>
      </w:r>
      <w:r w:rsidRPr="00A910C4">
        <w:rPr>
          <w:rFonts w:eastAsiaTheme="minorEastAsia"/>
          <w:lang w:eastAsia="zh-CN"/>
        </w:rPr>
        <w:t>、</w:t>
      </w:r>
      <w:r w:rsidRPr="00A910C4">
        <w:rPr>
          <w:rFonts w:eastAsiaTheme="minorEastAsia"/>
          <w:lang w:eastAsia="zh-CN"/>
        </w:rPr>
        <w:t>RRT-Connect</w:t>
      </w:r>
      <w:r w:rsidRPr="00A910C4">
        <w:rPr>
          <w:rFonts w:eastAsiaTheme="minorEastAsia"/>
          <w:lang w:eastAsia="zh-CN"/>
        </w:rPr>
        <w:t>、</w:t>
      </w:r>
      <w:r w:rsidRPr="00A910C4">
        <w:rPr>
          <w:rFonts w:eastAsiaTheme="minorEastAsia"/>
          <w:lang w:eastAsia="zh-CN"/>
        </w:rPr>
        <w:t>RRT*</w:t>
      </w:r>
      <w:r w:rsidRPr="00A910C4">
        <w:rPr>
          <w:rFonts w:eastAsiaTheme="minorEastAsia"/>
          <w:lang w:eastAsia="zh-CN"/>
        </w:rPr>
        <w:t>、</w:t>
      </w:r>
      <w:r w:rsidRPr="00A910C4">
        <w:rPr>
          <w:rFonts w:eastAsiaTheme="minorEastAsia"/>
          <w:lang w:eastAsia="zh-CN"/>
        </w:rPr>
        <w:t>Informed RRT*</w:t>
      </w:r>
      <w:r w:rsidRPr="00A910C4">
        <w:rPr>
          <w:rFonts w:eastAsiaTheme="minorEastAsia"/>
          <w:lang w:eastAsia="zh-CN"/>
        </w:rPr>
        <w:t>及</w:t>
      </w:r>
      <w:r w:rsidRPr="00A910C4">
        <w:rPr>
          <w:rFonts w:eastAsiaTheme="minorEastAsia"/>
          <w:lang w:eastAsia="zh-CN"/>
        </w:rPr>
        <w:t>Dynamic-RRT</w:t>
      </w:r>
      <w:r w:rsidRPr="00A910C4">
        <w:rPr>
          <w:rFonts w:eastAsiaTheme="minorEastAsia"/>
          <w:lang w:eastAsia="zh-CN"/>
        </w:rPr>
        <w:t>等主流算法展开系统性对比，结果</w:t>
      </w:r>
      <w:r w:rsidRPr="00A910C4">
        <w:rPr>
          <w:rFonts w:eastAsiaTheme="minorEastAsia" w:hint="eastAsia"/>
          <w:lang w:eastAsia="zh-CN"/>
        </w:rPr>
        <w:t>如</w:t>
      </w:r>
      <w:r w:rsidRPr="00A910C4">
        <w:rPr>
          <w:rFonts w:eastAsiaTheme="minorEastAsia"/>
          <w:lang w:eastAsia="zh-CN"/>
        </w:rPr>
        <w:t>Table 2</w:t>
      </w:r>
      <w:r w:rsidRPr="00A910C4">
        <w:rPr>
          <w:rFonts w:eastAsiaTheme="minorEastAsia" w:hint="eastAsia"/>
          <w:lang w:eastAsia="zh-CN"/>
        </w:rPr>
        <w:t>所示</w:t>
      </w:r>
      <w:r w:rsidRPr="00A910C4">
        <w:rPr>
          <w:rFonts w:eastAsiaTheme="minorEastAsia"/>
          <w:lang w:eastAsia="zh-CN"/>
        </w:rPr>
        <w:t>。总体而言，</w:t>
      </w:r>
      <w:r w:rsidRPr="00A910C4">
        <w:rPr>
          <w:rFonts w:eastAsiaTheme="minorEastAsia"/>
          <w:lang w:eastAsia="zh-CN"/>
        </w:rPr>
        <w:t>Dynamic-RRT</w:t>
      </w:r>
      <w:r w:rsidRPr="00A910C4">
        <w:rPr>
          <w:rFonts w:eastAsiaTheme="minorEastAsia"/>
          <w:lang w:eastAsia="zh-CN"/>
        </w:rPr>
        <w:t>的渐进最优性依赖充足的时间</w:t>
      </w:r>
      <w:r w:rsidRPr="00A910C4">
        <w:rPr>
          <w:rFonts w:eastAsiaTheme="minorEastAsia" w:hint="eastAsia"/>
          <w:lang w:eastAsia="zh-CN"/>
        </w:rPr>
        <w:t>才能</w:t>
      </w:r>
      <w:r w:rsidRPr="00A910C4">
        <w:rPr>
          <w:rFonts w:eastAsiaTheme="minorEastAsia"/>
          <w:lang w:eastAsia="zh-CN"/>
        </w:rPr>
        <w:t>充分</w:t>
      </w:r>
      <w:r w:rsidRPr="00A910C4">
        <w:rPr>
          <w:rFonts w:eastAsiaTheme="minorEastAsia" w:hint="eastAsia"/>
          <w:lang w:eastAsia="zh-CN"/>
        </w:rPr>
        <w:t>发挥</w:t>
      </w:r>
      <w:r w:rsidRPr="00A910C4">
        <w:rPr>
          <w:rFonts w:eastAsiaTheme="minorEastAsia"/>
          <w:lang w:eastAsia="zh-CN"/>
        </w:rPr>
        <w:t>，在实时性要求较高的场景下存在明显局限；而当随机采样节点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rand</m:t>
            </m:r>
          </m:sub>
        </m:sSub>
      </m:oMath>
      <w:r w:rsidRPr="00A910C4">
        <w:rPr>
          <w:rFonts w:eastAsiaTheme="minorEastAsia"/>
          <w:lang w:eastAsia="zh-CN"/>
        </w:rPr>
        <w:t>的概率分布偏向目标方向时，其路径长度与效率指标虽有所改善，但提升幅度有限。相比之下，</w:t>
      </w:r>
      <w:r w:rsidRPr="00A910C4">
        <w:rPr>
          <w:rFonts w:eastAsiaTheme="minorEastAsia"/>
          <w:lang w:eastAsia="zh-CN"/>
        </w:rPr>
        <w:t>SC-RRT</w:t>
      </w:r>
      <w:r w:rsidRPr="00A910C4">
        <w:rPr>
          <w:rFonts w:eastAsiaTheme="minorEastAsia"/>
          <w:lang w:eastAsia="zh-CN"/>
        </w:rPr>
        <w:t>凭借在线自适应调节机制（</w:t>
      </w:r>
      <w:r w:rsidRPr="00A910C4">
        <w:rPr>
          <w:rFonts w:eastAsiaTheme="minorEastAsia"/>
          <w:lang w:eastAsia="zh-CN"/>
        </w:rPr>
        <w:t>SSFOR</w:t>
      </w:r>
      <w:r w:rsidRPr="00A910C4">
        <w:rPr>
          <w:rFonts w:eastAsiaTheme="minorEastAsia"/>
          <w:lang w:eastAsia="zh-CN"/>
        </w:rPr>
        <w:t>），在保持相近路径长度的前提下，显著压缩了收敛时间与采样规模，综合实时性能明显优于</w:t>
      </w:r>
      <w:r w:rsidRPr="00A910C4">
        <w:rPr>
          <w:rFonts w:eastAsiaTheme="minorEastAsia"/>
          <w:lang w:eastAsia="zh-CN"/>
        </w:rPr>
        <w:t>Dynamic-RRT</w:t>
      </w:r>
      <w:r w:rsidRPr="00A910C4">
        <w:rPr>
          <w:rFonts w:eastAsiaTheme="minorEastAsia"/>
          <w:lang w:eastAsia="zh-CN"/>
        </w:rPr>
        <w:t>。</w:t>
      </w:r>
      <w:r w:rsidRPr="00A910C4">
        <w:rPr>
          <w:rFonts w:eastAsiaTheme="minorEastAsia"/>
          <w:lang w:eastAsia="zh-CN"/>
        </w:rPr>
        <w:t xml:space="preserve"> </w:t>
      </w:r>
    </w:p>
    <w:p w14:paraId="1E240CE2" w14:textId="1616309E" w:rsidR="00F00EDA" w:rsidRPr="00A910C4" w:rsidRDefault="00F00EDA" w:rsidP="00F00EDA">
      <w:pPr>
        <w:ind w:firstLineChars="200" w:firstLine="440"/>
        <w:rPr>
          <w:rFonts w:eastAsiaTheme="minorEastAsia"/>
          <w:lang w:eastAsia="zh-CN"/>
        </w:rPr>
      </w:pPr>
      <w:r w:rsidRPr="00A910C4">
        <w:rPr>
          <w:rFonts w:eastAsiaTheme="minorEastAsia"/>
          <w:lang w:eastAsia="zh-CN"/>
        </w:rPr>
        <w:t>在路径质量方面，</w:t>
      </w:r>
      <w:r w:rsidRPr="00A910C4">
        <w:rPr>
          <w:rFonts w:eastAsiaTheme="minorEastAsia"/>
          <w:lang w:eastAsia="zh-CN"/>
        </w:rPr>
        <w:t>SC-RRT</w:t>
      </w:r>
      <w:r w:rsidRPr="00A910C4">
        <w:rPr>
          <w:rFonts w:eastAsiaTheme="minorEastAsia"/>
          <w:lang w:eastAsia="zh-CN"/>
        </w:rPr>
        <w:t>表现突出。其平均路径长度为</w:t>
      </w:r>
      <w:r w:rsidRPr="00A910C4">
        <w:rPr>
          <w:rFonts w:eastAsiaTheme="minorEastAsia"/>
          <w:lang w:eastAsia="zh-CN"/>
        </w:rPr>
        <w:t>2049.09 mm</w:t>
      </w:r>
      <w:r w:rsidRPr="00A910C4">
        <w:rPr>
          <w:rFonts w:eastAsiaTheme="minorEastAsia"/>
          <w:lang w:eastAsia="zh-CN"/>
        </w:rPr>
        <w:t>，较</w:t>
      </w:r>
      <w:r w:rsidRPr="00A910C4">
        <w:rPr>
          <w:rFonts w:eastAsiaTheme="minorEastAsia"/>
          <w:lang w:eastAsia="zh-CN"/>
        </w:rPr>
        <w:t>Dynamic-RRT</w:t>
      </w:r>
      <w:r w:rsidRPr="00A910C4">
        <w:rPr>
          <w:rFonts w:eastAsiaTheme="minorEastAsia"/>
          <w:lang w:eastAsia="zh-CN"/>
        </w:rPr>
        <w:t>缩短约</w:t>
      </w:r>
      <w:r w:rsidRPr="00A910C4">
        <w:rPr>
          <w:rFonts w:eastAsiaTheme="minorEastAsia"/>
          <w:lang w:eastAsia="zh-CN"/>
        </w:rPr>
        <w:t>10.5%</w:t>
      </w:r>
      <w:r w:rsidRPr="00A910C4">
        <w:rPr>
          <w:rFonts w:eastAsiaTheme="minorEastAsia"/>
          <w:lang w:eastAsia="zh-CN"/>
        </w:rPr>
        <w:t>，与渐进最优的</w:t>
      </w:r>
      <w:r w:rsidRPr="00A910C4">
        <w:rPr>
          <w:rFonts w:eastAsiaTheme="minorEastAsia"/>
          <w:lang w:eastAsia="zh-CN"/>
        </w:rPr>
        <w:t>RRT</w:t>
      </w:r>
      <w:r w:rsidR="00626C9E">
        <w:rPr>
          <w:rFonts w:eastAsiaTheme="minorEastAsia" w:hint="eastAsia"/>
          <w:lang w:eastAsia="zh-CN"/>
        </w:rPr>
        <w:t>*</w:t>
      </w:r>
      <w:r w:rsidRPr="00A910C4">
        <w:rPr>
          <w:rFonts w:eastAsiaTheme="minorEastAsia"/>
          <w:lang w:eastAsia="zh-CN"/>
        </w:rPr>
        <w:t>相差仅</w:t>
      </w:r>
      <w:r w:rsidRPr="00A910C4">
        <w:rPr>
          <w:rFonts w:eastAsiaTheme="minorEastAsia"/>
          <w:lang w:eastAsia="zh-CN"/>
        </w:rPr>
        <w:t>4.0%</w:t>
      </w:r>
      <w:r w:rsidRPr="00A910C4">
        <w:rPr>
          <w:rFonts w:eastAsiaTheme="minorEastAsia"/>
          <w:lang w:eastAsia="zh-CN"/>
        </w:rPr>
        <w:t>，却以极低的计算代价实现了接近最优的路径质量。</w:t>
      </w:r>
      <w:r w:rsidR="005B7989" w:rsidRPr="005B7989">
        <w:rPr>
          <w:rFonts w:eastAsiaTheme="minorEastAsia"/>
          <w:lang w:eastAsia="zh-CN"/>
        </w:rPr>
        <w:t xml:space="preserve">SC-RRT </w:t>
      </w:r>
      <w:r w:rsidR="005B7989" w:rsidRPr="005B7989">
        <w:rPr>
          <w:rFonts w:eastAsiaTheme="minorEastAsia"/>
          <w:lang w:eastAsia="zh-CN"/>
        </w:rPr>
        <w:t>的路径效率指标达到</w:t>
      </w:r>
      <w:r w:rsidR="005B7989" w:rsidRPr="005B7989">
        <w:rPr>
          <w:rFonts w:eastAsiaTheme="minorEastAsia"/>
          <w:lang w:eastAsia="zh-CN"/>
        </w:rPr>
        <w:t xml:space="preserve"> 0.9553</w:t>
      </w:r>
      <w:r w:rsidR="005B7989" w:rsidRPr="005B7989">
        <w:rPr>
          <w:rFonts w:eastAsiaTheme="minorEastAsia"/>
          <w:lang w:eastAsia="zh-CN"/>
        </w:rPr>
        <w:t>，在所有对比算法中位居第三。</w:t>
      </w:r>
      <w:r w:rsidR="00873B03" w:rsidRPr="00873B03">
        <w:rPr>
          <w:rFonts w:eastAsiaTheme="minorEastAsia"/>
          <w:lang w:eastAsia="zh-CN"/>
        </w:rPr>
        <w:t>仅次于渐进最优的</w:t>
      </w:r>
      <w:r w:rsidR="00873B03" w:rsidRPr="00873B03">
        <w:rPr>
          <w:rFonts w:eastAsiaTheme="minorEastAsia"/>
          <w:lang w:eastAsia="zh-CN"/>
        </w:rPr>
        <w:t>Informed RRT*</w:t>
      </w:r>
      <w:r w:rsidR="00873B03" w:rsidRPr="00873B03">
        <w:rPr>
          <w:rFonts w:eastAsiaTheme="minorEastAsia"/>
          <w:lang w:eastAsia="zh-CN"/>
        </w:rPr>
        <w:t>与</w:t>
      </w:r>
      <w:r w:rsidR="00873B03" w:rsidRPr="00873B03">
        <w:rPr>
          <w:rFonts w:eastAsiaTheme="minorEastAsia"/>
          <w:lang w:eastAsia="zh-CN"/>
        </w:rPr>
        <w:t>RRT*</w:t>
      </w:r>
      <w:r w:rsidR="00873B03" w:rsidRPr="00873B03">
        <w:rPr>
          <w:rFonts w:eastAsiaTheme="minorEastAsia"/>
          <w:lang w:eastAsia="zh-CN"/>
        </w:rPr>
        <w:t>，但其规划时间仅为</w:t>
      </w:r>
      <w:r w:rsidR="00873B03" w:rsidRPr="00873B03">
        <w:rPr>
          <w:rFonts w:eastAsiaTheme="minorEastAsia"/>
          <w:lang w:eastAsia="zh-CN"/>
        </w:rPr>
        <w:t>Informed RRT*</w:t>
      </w:r>
      <w:r w:rsidR="00873B03" w:rsidRPr="00873B03">
        <w:rPr>
          <w:rFonts w:eastAsiaTheme="minorEastAsia"/>
          <w:lang w:eastAsia="zh-CN"/>
        </w:rPr>
        <w:t>的</w:t>
      </w:r>
      <w:r w:rsidR="00873B03" w:rsidRPr="00873B03">
        <w:rPr>
          <w:rFonts w:eastAsiaTheme="minorEastAsia"/>
          <w:lang w:eastAsia="zh-CN"/>
        </w:rPr>
        <w:t>16.2%</w:t>
      </w:r>
      <w:r w:rsidR="00873B03" w:rsidRPr="00873B03">
        <w:rPr>
          <w:rFonts w:eastAsiaTheme="minorEastAsia"/>
          <w:lang w:eastAsia="zh-CN"/>
        </w:rPr>
        <w:t>，在路径质量与计算效率之间实现了显著更优的平衡。</w:t>
      </w:r>
      <w:r w:rsidR="005B7989" w:rsidRPr="005B7989">
        <w:rPr>
          <w:rFonts w:eastAsiaTheme="minorEastAsia"/>
          <w:lang w:eastAsia="zh-CN"/>
        </w:rPr>
        <w:t>与经典</w:t>
      </w:r>
      <w:r w:rsidR="005B7989" w:rsidRPr="005B7989">
        <w:rPr>
          <w:rFonts w:eastAsiaTheme="minorEastAsia"/>
          <w:lang w:eastAsia="zh-CN"/>
        </w:rPr>
        <w:t xml:space="preserve"> RRT*</w:t>
      </w:r>
      <w:r w:rsidR="005B7989" w:rsidRPr="005B7989">
        <w:rPr>
          <w:rFonts w:eastAsiaTheme="minorEastAsia"/>
          <w:lang w:eastAsia="zh-CN"/>
        </w:rPr>
        <w:t>相比，</w:t>
      </w:r>
      <w:r w:rsidR="00873B03" w:rsidRPr="00873B03">
        <w:rPr>
          <w:rFonts w:eastAsiaTheme="minorEastAsia"/>
          <w:lang w:eastAsia="zh-CN"/>
        </w:rPr>
        <w:t>路径效率</w:t>
      </w:r>
      <w:r w:rsidR="005B7989" w:rsidRPr="005B7989">
        <w:rPr>
          <w:rFonts w:eastAsiaTheme="minorEastAsia"/>
          <w:lang w:eastAsia="zh-CN"/>
        </w:rPr>
        <w:t>差距为</w:t>
      </w:r>
      <w:r w:rsidR="005B7989" w:rsidRPr="005B7989">
        <w:rPr>
          <w:rFonts w:eastAsiaTheme="minorEastAsia"/>
          <w:lang w:eastAsia="zh-CN"/>
        </w:rPr>
        <w:t xml:space="preserve"> 1.40%</w:t>
      </w:r>
      <w:r w:rsidR="005B7989" w:rsidRPr="005B7989">
        <w:rPr>
          <w:rFonts w:eastAsiaTheme="minorEastAsia"/>
          <w:lang w:eastAsia="zh-CN"/>
        </w:rPr>
        <w:t>。这表明</w:t>
      </w:r>
      <w:r w:rsidR="005B7989" w:rsidRPr="005B7989">
        <w:rPr>
          <w:rFonts w:eastAsiaTheme="minorEastAsia"/>
          <w:lang w:eastAsia="zh-CN"/>
        </w:rPr>
        <w:t xml:space="preserve"> SC-RRT </w:t>
      </w:r>
      <w:r w:rsidR="005B7989" w:rsidRPr="005B7989">
        <w:rPr>
          <w:rFonts w:eastAsiaTheme="minorEastAsia"/>
          <w:lang w:eastAsia="zh-CN"/>
        </w:rPr>
        <w:t>在保持较高路径质量的同时，显著提升了规划速度</w:t>
      </w:r>
      <w:r w:rsidR="005B7989">
        <w:rPr>
          <w:rFonts w:eastAsiaTheme="minorEastAsia" w:hint="eastAsia"/>
          <w:lang w:eastAsia="zh-CN"/>
        </w:rPr>
        <w:t>，证明了</w:t>
      </w:r>
      <w:r w:rsidRPr="00A910C4">
        <w:rPr>
          <w:rFonts w:eastAsiaTheme="minorEastAsia"/>
          <w:lang w:eastAsia="zh-CN"/>
        </w:rPr>
        <w:t>ADCS</w:t>
      </w:r>
      <w:r w:rsidRPr="00A910C4">
        <w:rPr>
          <w:rFonts w:eastAsiaTheme="minorEastAsia"/>
          <w:lang w:eastAsia="zh-CN"/>
        </w:rPr>
        <w:t>紧凑采样机制所生成的路径在几何形态上高度趋近直线，冗余绕行得到有效抑制。</w:t>
      </w:r>
    </w:p>
    <w:p w14:paraId="680EF538" w14:textId="2D4D39D1" w:rsidR="00F00EDA" w:rsidRPr="00A910C4" w:rsidRDefault="00F00EDA" w:rsidP="00F00EDA">
      <w:pPr>
        <w:ind w:firstLineChars="200" w:firstLine="440"/>
        <w:rPr>
          <w:rFonts w:eastAsiaTheme="minorEastAsia"/>
          <w:lang w:eastAsia="zh-CN"/>
        </w:rPr>
      </w:pPr>
      <w:r w:rsidRPr="00A910C4">
        <w:rPr>
          <w:rFonts w:eastAsiaTheme="minorEastAsia"/>
          <w:lang w:eastAsia="zh-CN"/>
        </w:rPr>
        <w:t>在计算效率方面，</w:t>
      </w:r>
      <w:r w:rsidRPr="00A910C4">
        <w:rPr>
          <w:rFonts w:eastAsiaTheme="minorEastAsia"/>
          <w:lang w:eastAsia="zh-CN"/>
        </w:rPr>
        <w:t>SC-RRT</w:t>
      </w:r>
      <w:r w:rsidRPr="00A910C4">
        <w:rPr>
          <w:rFonts w:eastAsiaTheme="minorEastAsia"/>
          <w:lang w:eastAsia="zh-CN"/>
        </w:rPr>
        <w:t>的平均收敛时间为</w:t>
      </w:r>
      <w:r w:rsidRPr="00A910C4">
        <w:rPr>
          <w:rFonts w:eastAsiaTheme="minorEastAsia"/>
          <w:lang w:eastAsia="zh-CN"/>
        </w:rPr>
        <w:t>0.0345 s</w:t>
      </w:r>
      <w:r w:rsidRPr="00A910C4">
        <w:rPr>
          <w:rFonts w:eastAsiaTheme="minorEastAsia"/>
          <w:lang w:eastAsia="zh-CN"/>
        </w:rPr>
        <w:t>，节点消耗仅为</w:t>
      </w:r>
      <w:r w:rsidRPr="00A910C4">
        <w:rPr>
          <w:rFonts w:eastAsiaTheme="minorEastAsia"/>
          <w:lang w:eastAsia="zh-CN"/>
        </w:rPr>
        <w:t>209.6</w:t>
      </w:r>
      <w:r w:rsidRPr="00A910C4">
        <w:rPr>
          <w:rFonts w:eastAsiaTheme="minorEastAsia"/>
          <w:lang w:eastAsia="zh-CN"/>
        </w:rPr>
        <w:t>个，</w:t>
      </w:r>
      <w:r w:rsidR="001C592F">
        <w:rPr>
          <w:rFonts w:eastAsiaTheme="minorEastAsia" w:hint="eastAsia"/>
          <w:lang w:eastAsia="zh-CN"/>
        </w:rPr>
        <w:t>具备</w:t>
      </w:r>
      <w:r w:rsidRPr="00A910C4">
        <w:rPr>
          <w:rFonts w:eastAsiaTheme="minorEastAsia"/>
          <w:lang w:eastAsia="zh-CN"/>
        </w:rPr>
        <w:t>优异的实时响应能力。而</w:t>
      </w:r>
      <w:r w:rsidRPr="00A910C4">
        <w:rPr>
          <w:rFonts w:eastAsiaTheme="minorEastAsia"/>
          <w:lang w:eastAsia="zh-CN"/>
        </w:rPr>
        <w:t>RRT*</w:t>
      </w:r>
      <w:r w:rsidRPr="00A910C4">
        <w:rPr>
          <w:rFonts w:eastAsiaTheme="minorEastAsia"/>
          <w:lang w:eastAsia="zh-CN"/>
        </w:rPr>
        <w:t>虽保证渐进最优，但其节点数高达</w:t>
      </w:r>
      <w:r w:rsidRPr="00A910C4">
        <w:rPr>
          <w:rFonts w:eastAsiaTheme="minorEastAsia"/>
          <w:lang w:eastAsia="zh-CN"/>
        </w:rPr>
        <w:t>3846.6</w:t>
      </w:r>
      <w:r w:rsidRPr="00A910C4">
        <w:rPr>
          <w:rFonts w:eastAsiaTheme="minorEastAsia"/>
          <w:lang w:eastAsia="zh-CN"/>
        </w:rPr>
        <w:t>个，收敛时间达</w:t>
      </w:r>
      <w:r w:rsidRPr="00A910C4">
        <w:rPr>
          <w:rFonts w:eastAsiaTheme="minorEastAsia"/>
          <w:lang w:eastAsia="zh-CN"/>
        </w:rPr>
        <w:t>0.1629 s</w:t>
      </w:r>
      <w:r w:rsidRPr="00A910C4">
        <w:rPr>
          <w:rFonts w:eastAsiaTheme="minorEastAsia"/>
          <w:lang w:eastAsia="zh-CN"/>
        </w:rPr>
        <w:t>，</w:t>
      </w:r>
      <w:r w:rsidRPr="00A910C4">
        <w:rPr>
          <w:rFonts w:eastAsiaTheme="minorEastAsia"/>
          <w:lang w:eastAsia="zh-CN"/>
        </w:rPr>
        <w:t>SC-RRT</w:t>
      </w:r>
      <w:r w:rsidRPr="00A910C4">
        <w:rPr>
          <w:rFonts w:eastAsiaTheme="minorEastAsia"/>
          <w:lang w:eastAsia="zh-CN"/>
        </w:rPr>
        <w:t>相对其实现了</w:t>
      </w:r>
      <w:r w:rsidR="007027EE" w:rsidRPr="00A910C4">
        <w:rPr>
          <w:rFonts w:eastAsiaTheme="minorEastAsia" w:hint="eastAsia"/>
          <w:lang w:eastAsia="zh-CN"/>
        </w:rPr>
        <w:t>近</w:t>
      </w:r>
      <w:r w:rsidR="007027EE" w:rsidRPr="00A910C4">
        <w:rPr>
          <w:rFonts w:eastAsiaTheme="minorEastAsia" w:hint="eastAsia"/>
          <w:lang w:eastAsia="zh-CN"/>
        </w:rPr>
        <w:t>4.7</w:t>
      </w:r>
      <w:r w:rsidRPr="00A910C4">
        <w:rPr>
          <w:rFonts w:eastAsiaTheme="minorEastAsia"/>
          <w:lang w:eastAsia="zh-CN"/>
        </w:rPr>
        <w:t>倍的提速，在时间敏感型任务中优势尤为显著。</w:t>
      </w:r>
    </w:p>
    <w:p w14:paraId="17F63D34" w14:textId="452D71F5" w:rsidR="00741F9C" w:rsidRPr="00A910C4" w:rsidRDefault="00F00EDA" w:rsidP="00F00EDA">
      <w:pPr>
        <w:ind w:firstLineChars="200" w:firstLine="440"/>
        <w:rPr>
          <w:rFonts w:eastAsiaTheme="minorEastAsia"/>
          <w:lang w:eastAsia="zh-CN"/>
        </w:rPr>
      </w:pPr>
      <w:r w:rsidRPr="00A910C4">
        <w:rPr>
          <w:rFonts w:eastAsiaTheme="minorEastAsia"/>
          <w:lang w:eastAsia="zh-CN"/>
        </w:rPr>
        <w:t>路径稳定性方面，</w:t>
      </w:r>
      <w:r w:rsidRPr="00A910C4">
        <w:rPr>
          <w:rFonts w:eastAsiaTheme="minorEastAsia"/>
          <w:lang w:eastAsia="zh-CN"/>
        </w:rPr>
        <w:t>SC-RRT</w:t>
      </w:r>
      <w:r w:rsidRPr="00A910C4">
        <w:rPr>
          <w:rFonts w:eastAsiaTheme="minorEastAsia"/>
          <w:lang w:eastAsia="zh-CN"/>
        </w:rPr>
        <w:t>的路径长度标准差仅为</w:t>
      </w:r>
      <w:r w:rsidRPr="00A910C4">
        <w:rPr>
          <w:rFonts w:eastAsiaTheme="minorEastAsia"/>
          <w:lang w:eastAsia="zh-CN"/>
        </w:rPr>
        <w:t>±57.53 mm</w:t>
      </w:r>
      <w:r w:rsidRPr="00A910C4">
        <w:rPr>
          <w:rFonts w:eastAsiaTheme="minorEastAsia"/>
          <w:lang w:eastAsia="zh-CN"/>
        </w:rPr>
        <w:t>，远低于</w:t>
      </w:r>
      <w:r w:rsidRPr="00A910C4">
        <w:rPr>
          <w:rFonts w:eastAsiaTheme="minorEastAsia"/>
          <w:lang w:eastAsia="zh-CN"/>
        </w:rPr>
        <w:t>RRT</w:t>
      </w:r>
      <w:r w:rsidR="00020B27" w:rsidRPr="00A910C4">
        <w:rPr>
          <w:rFonts w:eastAsiaTheme="minorEastAsia" w:hint="eastAsia"/>
          <w:lang w:eastAsia="zh-CN"/>
        </w:rPr>
        <w:t>的</w:t>
      </w:r>
      <w:r w:rsidRPr="00A910C4">
        <w:rPr>
          <w:rFonts w:eastAsiaTheme="minorEastAsia"/>
          <w:lang w:eastAsia="zh-CN"/>
        </w:rPr>
        <w:t>±126.25 mm</w:t>
      </w:r>
      <w:r w:rsidRPr="00A910C4">
        <w:rPr>
          <w:rFonts w:eastAsiaTheme="minorEastAsia"/>
          <w:lang w:eastAsia="zh-CN"/>
        </w:rPr>
        <w:t>及</w:t>
      </w:r>
      <w:r w:rsidRPr="00A910C4">
        <w:rPr>
          <w:rFonts w:eastAsiaTheme="minorEastAsia"/>
          <w:lang w:eastAsia="zh-CN"/>
        </w:rPr>
        <w:t>Dynamic-RRT</w:t>
      </w:r>
      <w:r w:rsidR="00020B27" w:rsidRPr="00A910C4">
        <w:rPr>
          <w:rFonts w:eastAsiaTheme="minorEastAsia" w:hint="eastAsia"/>
          <w:lang w:eastAsia="zh-CN"/>
        </w:rPr>
        <w:t>的</w:t>
      </w:r>
      <w:r w:rsidRPr="00A910C4">
        <w:rPr>
          <w:rFonts w:eastAsiaTheme="minorEastAsia"/>
          <w:lang w:eastAsia="zh-CN"/>
        </w:rPr>
        <w:t>±136.02 mm</w:t>
      </w:r>
      <w:r w:rsidRPr="00A910C4">
        <w:rPr>
          <w:rFonts w:eastAsiaTheme="minorEastAsia"/>
          <w:lang w:eastAsia="zh-CN"/>
        </w:rPr>
        <w:t>，规划结果的一致性与可重复性显著更优。综上，</w:t>
      </w:r>
      <w:r w:rsidRPr="00A910C4">
        <w:rPr>
          <w:rFonts w:eastAsiaTheme="minorEastAsia"/>
          <w:lang w:eastAsia="zh-CN"/>
        </w:rPr>
        <w:t>SC-RRT</w:t>
      </w:r>
      <w:r w:rsidRPr="00A910C4">
        <w:rPr>
          <w:rFonts w:eastAsiaTheme="minorEastAsia"/>
          <w:lang w:eastAsia="zh-CN"/>
        </w:rPr>
        <w:t>在路径质量、计算效率与规划稳定性之间实现了最优综合平衡，并在二维与三维不同障碍密度场景下均保持稳定收敛</w:t>
      </w:r>
      <w:r w:rsidR="00E4282E" w:rsidRPr="00A910C4">
        <w:rPr>
          <w:rFonts w:eastAsiaTheme="minorEastAsia" w:hint="eastAsia"/>
          <w:lang w:eastAsia="zh-CN"/>
        </w:rPr>
        <w:t>和良好可扩展性</w:t>
      </w:r>
      <w:r w:rsidRPr="00A910C4">
        <w:rPr>
          <w:rFonts w:eastAsiaTheme="minorEastAsia"/>
          <w:lang w:eastAsia="zh-CN"/>
        </w:rPr>
        <w:t>，展现出良好的泛化能力与工程实用价值。</w:t>
      </w:r>
    </w:p>
    <w:p w14:paraId="29951D7D" w14:textId="11A17C06" w:rsidR="00765799" w:rsidRPr="00A910C4" w:rsidRDefault="003E5195" w:rsidP="00473433">
      <w:pPr>
        <w:pStyle w:val="11"/>
        <w:numPr>
          <w:ilvl w:val="0"/>
          <w:numId w:val="5"/>
        </w:numPr>
        <w:tabs>
          <w:tab w:val="left" w:pos="474"/>
        </w:tabs>
        <w:spacing w:before="109"/>
        <w:ind w:left="255" w:hanging="255"/>
        <w:rPr>
          <w:spacing w:val="-2"/>
          <w:w w:val="110"/>
        </w:rPr>
      </w:pPr>
      <w:r w:rsidRPr="00A910C4">
        <w:rPr>
          <w:spacing w:val="-2"/>
          <w:w w:val="110"/>
        </w:rPr>
        <w:t>Conclusion</w:t>
      </w:r>
    </w:p>
    <w:p w14:paraId="3921943E" w14:textId="26C70AE6" w:rsidR="000827BC" w:rsidRPr="00A910C4" w:rsidRDefault="000827BC" w:rsidP="00765D0D">
      <w:pPr>
        <w:ind w:firstLineChars="200" w:firstLine="440"/>
        <w:jc w:val="both"/>
        <w:rPr>
          <w:rFonts w:eastAsiaTheme="minorEastAsia"/>
          <w:lang w:eastAsia="zh-CN"/>
        </w:rPr>
      </w:pPr>
      <w:bookmarkStart w:id="19" w:name="OLE_LINK5"/>
      <w:r w:rsidRPr="00A910C4">
        <w:rPr>
          <w:rFonts w:eastAsiaTheme="minorEastAsia"/>
          <w:lang w:eastAsia="zh-CN"/>
        </w:rPr>
        <w:t>针对采样式路径规划算法在障碍密集环境中有效采样比例低、收敛速度慢且知情子集对代价估计偏差敏感的问题，本文提出了</w:t>
      </w:r>
      <w:r w:rsidRPr="00A910C4">
        <w:rPr>
          <w:rFonts w:eastAsiaTheme="minorEastAsia"/>
          <w:lang w:eastAsia="zh-CN"/>
        </w:rPr>
        <w:t>SC-RRT</w:t>
      </w:r>
      <w:r w:rsidRPr="00A910C4">
        <w:rPr>
          <w:rFonts w:eastAsiaTheme="minorEastAsia"/>
          <w:lang w:eastAsia="zh-CN"/>
        </w:rPr>
        <w:t>算法。该算法包含两个紧密耦合的核心机制</w:t>
      </w:r>
      <w:r w:rsidR="007041A9" w:rsidRPr="00A910C4">
        <w:rPr>
          <w:rFonts w:eastAsiaTheme="minorEastAsia" w:hint="eastAsia"/>
          <w:lang w:eastAsia="zh-CN"/>
        </w:rPr>
        <w:t>。</w:t>
      </w:r>
    </w:p>
    <w:p w14:paraId="70D7DAB3" w14:textId="257CA1BD" w:rsidR="000827BC" w:rsidRPr="00A910C4" w:rsidRDefault="000827BC" w:rsidP="000827BC">
      <w:pPr>
        <w:ind w:firstLineChars="200" w:firstLine="440"/>
        <w:jc w:val="both"/>
        <w:rPr>
          <w:rFonts w:eastAsiaTheme="minorEastAsia"/>
          <w:lang w:eastAsia="zh-CN"/>
        </w:rPr>
      </w:pPr>
      <w:r w:rsidRPr="00A910C4">
        <w:rPr>
          <w:rFonts w:eastAsiaTheme="minorEastAsia"/>
          <w:lang w:eastAsia="zh-CN"/>
        </w:rPr>
        <w:t>一，自适应非对称双椭球约束采样（</w:t>
      </w:r>
      <w:r w:rsidRPr="00A910C4">
        <w:rPr>
          <w:rFonts w:eastAsiaTheme="minorEastAsia"/>
          <w:lang w:eastAsia="zh-CN"/>
        </w:rPr>
        <w:t>ADCS</w:t>
      </w:r>
      <w:r w:rsidRPr="00A910C4">
        <w:rPr>
          <w:rFonts w:eastAsiaTheme="minorEastAsia"/>
          <w:lang w:eastAsia="zh-CN"/>
        </w:rPr>
        <w:t>）。引入基于双树搜索状态在线更新的动态中介点，将全局规划任务分解为</w:t>
      </w:r>
      <w:r w:rsidRPr="00A910C4">
        <w:rPr>
          <w:rFonts w:eastAsiaTheme="minorEastAsia"/>
          <w:lang w:eastAsia="zh-CN"/>
        </w:rPr>
        <w:t>"</w:t>
      </w:r>
      <w:r w:rsidRPr="00A910C4">
        <w:rPr>
          <w:rFonts w:eastAsiaTheme="minorEastAsia"/>
          <w:lang w:eastAsia="zh-CN"/>
        </w:rPr>
        <w:t>起点</w:t>
      </w:r>
      <w:r w:rsidRPr="00A910C4">
        <w:rPr>
          <w:rFonts w:eastAsiaTheme="minorEastAsia"/>
          <w:lang w:eastAsia="zh-CN"/>
        </w:rPr>
        <w:t>—</w:t>
      </w:r>
      <w:r w:rsidRPr="00A910C4">
        <w:rPr>
          <w:rFonts w:eastAsiaTheme="minorEastAsia"/>
          <w:lang w:eastAsia="zh-CN"/>
        </w:rPr>
        <w:t>中介点</w:t>
      </w:r>
      <w:r w:rsidRPr="00A910C4">
        <w:rPr>
          <w:rFonts w:eastAsiaTheme="minorEastAsia"/>
          <w:lang w:eastAsia="zh-CN"/>
        </w:rPr>
        <w:t>"</w:t>
      </w:r>
      <w:r w:rsidRPr="00A910C4">
        <w:rPr>
          <w:rFonts w:eastAsiaTheme="minorEastAsia"/>
          <w:lang w:eastAsia="zh-CN"/>
        </w:rPr>
        <w:t>与</w:t>
      </w:r>
      <w:r w:rsidRPr="00A910C4">
        <w:rPr>
          <w:rFonts w:eastAsiaTheme="minorEastAsia"/>
          <w:lang w:eastAsia="zh-CN"/>
        </w:rPr>
        <w:t>"</w:t>
      </w:r>
      <w:r w:rsidRPr="00A910C4">
        <w:rPr>
          <w:rFonts w:eastAsiaTheme="minorEastAsia"/>
          <w:lang w:eastAsia="zh-CN"/>
        </w:rPr>
        <w:t>终点</w:t>
      </w:r>
      <w:r w:rsidRPr="00A910C4">
        <w:rPr>
          <w:rFonts w:eastAsiaTheme="minorEastAsia"/>
          <w:lang w:eastAsia="zh-CN"/>
        </w:rPr>
        <w:t>—</w:t>
      </w:r>
      <w:r w:rsidRPr="00A910C4">
        <w:rPr>
          <w:rFonts w:eastAsiaTheme="minorEastAsia"/>
          <w:lang w:eastAsia="zh-CN"/>
        </w:rPr>
        <w:t>中介点</w:t>
      </w:r>
      <w:r w:rsidRPr="00A910C4">
        <w:rPr>
          <w:rFonts w:eastAsiaTheme="minorEastAsia"/>
          <w:lang w:eastAsia="zh-CN"/>
        </w:rPr>
        <w:t>"</w:t>
      </w:r>
      <w:r w:rsidRPr="00A910C4">
        <w:rPr>
          <w:rFonts w:eastAsiaTheme="minorEastAsia"/>
          <w:lang w:eastAsia="zh-CN"/>
        </w:rPr>
        <w:t>两个方向性子问题，并分别构造尺度可独立调节的超椭球知情子集。与</w:t>
      </w:r>
      <w:r w:rsidRPr="00A910C4">
        <w:rPr>
          <w:rFonts w:eastAsiaTheme="minorEastAsia"/>
          <w:lang w:eastAsia="zh-CN"/>
        </w:rPr>
        <w:t>Dynamic-RRT</w:t>
      </w:r>
      <w:r w:rsidRPr="00A910C4">
        <w:rPr>
          <w:rFonts w:eastAsiaTheme="minorEastAsia"/>
          <w:lang w:eastAsia="zh-CN"/>
        </w:rPr>
        <w:t>以起点和终点为固定焦点的单一对称椭球不同，</w:t>
      </w:r>
      <w:r w:rsidRPr="00A910C4">
        <w:rPr>
          <w:rFonts w:eastAsiaTheme="minorEastAsia"/>
          <w:lang w:eastAsia="zh-CN"/>
        </w:rPr>
        <w:t>ADCS</w:t>
      </w:r>
      <w:r w:rsidRPr="00A910C4">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71DCAE25" w:rsidR="000827BC" w:rsidRPr="00A910C4" w:rsidRDefault="000827BC" w:rsidP="000827BC">
      <w:pPr>
        <w:ind w:firstLineChars="200" w:firstLine="440"/>
        <w:jc w:val="both"/>
        <w:rPr>
          <w:rFonts w:eastAsiaTheme="minorEastAsia"/>
          <w:lang w:eastAsia="zh-CN"/>
        </w:rPr>
      </w:pPr>
      <w:r w:rsidRPr="00A910C4">
        <w:rPr>
          <w:rFonts w:eastAsiaTheme="minorEastAsia"/>
          <w:lang w:eastAsia="zh-CN"/>
        </w:rPr>
        <w:t>二，基于搜索状态反馈的在线调节机制（</w:t>
      </w:r>
      <w:r w:rsidRPr="00A910C4">
        <w:rPr>
          <w:rFonts w:eastAsiaTheme="minorEastAsia"/>
          <w:lang w:eastAsia="zh-CN"/>
        </w:rPr>
        <w:t>SSFOR</w:t>
      </w:r>
      <w:r w:rsidRPr="00A910C4">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A910C4">
        <w:rPr>
          <w:rFonts w:eastAsiaTheme="minorEastAsia"/>
          <w:lang w:eastAsia="zh-CN"/>
        </w:rPr>
        <w:t>与知情采样概率</w:t>
      </w:r>
      <m:oMath>
        <m:r>
          <w:rPr>
            <w:rFonts w:ascii="Cambria Math" w:eastAsiaTheme="minorEastAsia" w:hAnsi="Cambria Math"/>
            <w:lang w:eastAsia="zh-CN"/>
          </w:rPr>
          <m:t>p</m:t>
        </m:r>
      </m:oMath>
      <w:r w:rsidRPr="00A910C4">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w:t>
      </w:r>
      <w:r w:rsidR="0004393E">
        <w:rPr>
          <w:rFonts w:eastAsiaTheme="minorEastAsia" w:hint="eastAsia"/>
          <w:lang w:eastAsia="zh-CN"/>
        </w:rPr>
        <w:t>知情子集</w:t>
      </w:r>
      <w:r w:rsidRPr="00A910C4">
        <w:rPr>
          <w:rFonts w:eastAsiaTheme="minorEastAsia"/>
          <w:lang w:eastAsia="zh-CN"/>
        </w:rPr>
        <w:t>过大或代价低估导致采样</w:t>
      </w:r>
      <w:r w:rsidR="0004393E">
        <w:rPr>
          <w:rFonts w:eastAsiaTheme="minorEastAsia" w:hint="eastAsia"/>
          <w:lang w:eastAsia="zh-CN"/>
        </w:rPr>
        <w:t>知情子集</w:t>
      </w:r>
      <w:r w:rsidRPr="00A910C4">
        <w:rPr>
          <w:rFonts w:eastAsiaTheme="minorEastAsia"/>
          <w:lang w:eastAsia="zh-CN"/>
        </w:rPr>
        <w:t>过早收缩的敏感性问题。</w:t>
      </w:r>
    </w:p>
    <w:p w14:paraId="7B3A91F9" w14:textId="74A8CA3F" w:rsidR="000827BC" w:rsidRPr="00A910C4" w:rsidRDefault="000827BC" w:rsidP="007041A9">
      <w:pPr>
        <w:ind w:firstLineChars="200" w:firstLine="440"/>
        <w:jc w:val="both"/>
        <w:rPr>
          <w:rFonts w:eastAsiaTheme="minorEastAsia"/>
          <w:lang w:eastAsia="zh-CN"/>
        </w:rPr>
      </w:pPr>
      <w:r w:rsidRPr="00A910C4">
        <w:rPr>
          <w:rFonts w:eastAsiaTheme="minorEastAsia"/>
          <w:lang w:eastAsia="zh-CN"/>
        </w:rPr>
        <w:t>在二维与三维不同障碍密度的典型场景中，以相同环境配置与计算预算为约束，</w:t>
      </w:r>
      <w:r w:rsidR="00B30D4E" w:rsidRPr="00A910C4">
        <w:rPr>
          <w:rFonts w:eastAsiaTheme="minorEastAsia"/>
          <w:lang w:eastAsia="zh-CN"/>
        </w:rPr>
        <w:t>在</w:t>
      </w:r>
      <w:r w:rsidR="00B30D4E" w:rsidRPr="00A910C4">
        <w:rPr>
          <w:rFonts w:eastAsiaTheme="minorEastAsia"/>
          <w:lang w:eastAsia="zh-CN"/>
        </w:rPr>
        <w:t>ADCS</w:t>
      </w:r>
      <w:r w:rsidR="00B30D4E" w:rsidRPr="00A910C4">
        <w:rPr>
          <w:rFonts w:eastAsiaTheme="minorEastAsia"/>
          <w:lang w:eastAsia="zh-CN"/>
        </w:rPr>
        <w:t>的双向非对称约束与</w:t>
      </w:r>
      <w:r w:rsidR="00B30D4E" w:rsidRPr="00A910C4">
        <w:rPr>
          <w:rFonts w:eastAsiaTheme="minorEastAsia"/>
          <w:lang w:eastAsia="zh-CN"/>
        </w:rPr>
        <w:t>SSFOR</w:t>
      </w:r>
      <w:r w:rsidR="00B30D4E" w:rsidRPr="00A910C4">
        <w:rPr>
          <w:rFonts w:eastAsiaTheme="minorEastAsia"/>
          <w:lang w:eastAsia="zh-CN"/>
        </w:rPr>
        <w:t>闭环调节的协同作用下，</w:t>
      </w:r>
      <w:r w:rsidR="00B30D4E" w:rsidRPr="00A910C4">
        <w:rPr>
          <w:rFonts w:eastAsiaTheme="minorEastAsia"/>
          <w:lang w:eastAsia="zh-CN"/>
        </w:rPr>
        <w:t>SC-RRT</w:t>
      </w:r>
      <w:r w:rsidR="00B30D4E" w:rsidRPr="00A910C4">
        <w:rPr>
          <w:rFonts w:eastAsiaTheme="minorEastAsia"/>
          <w:lang w:eastAsia="zh-CN"/>
        </w:rPr>
        <w:t>在不同维度空间与障碍分布条件下均表现出更一致的收敛行为、更少的冗余扩展与更高的规划稳定性</w:t>
      </w:r>
      <w:r w:rsidR="00B30D4E" w:rsidRPr="00A910C4">
        <w:rPr>
          <w:rFonts w:eastAsiaTheme="minorEastAsia" w:hint="eastAsia"/>
          <w:lang w:eastAsia="zh-CN"/>
        </w:rPr>
        <w:t>。</w:t>
      </w:r>
      <w:r w:rsidR="00B652BF" w:rsidRPr="00A910C4">
        <w:rPr>
          <w:rFonts w:eastAsiaTheme="minorEastAsia" w:hint="eastAsia"/>
          <w:lang w:eastAsia="zh-CN"/>
        </w:rPr>
        <w:t>证明了</w:t>
      </w:r>
      <w:r w:rsidR="002E0934" w:rsidRPr="00A910C4">
        <w:rPr>
          <w:rFonts w:eastAsiaTheme="minorEastAsia"/>
          <w:lang w:eastAsia="zh-CN"/>
        </w:rPr>
        <w:t>自适应非对称双椭球约束采样</w:t>
      </w:r>
      <w:r w:rsidR="007041A9" w:rsidRPr="00A910C4">
        <w:rPr>
          <w:rFonts w:eastAsiaTheme="minorEastAsia" w:hint="eastAsia"/>
          <w:lang w:eastAsia="zh-CN"/>
        </w:rPr>
        <w:t>策略与在线约束反馈调节的结合是提升采样式规划算法综合性能的有效途径。</w:t>
      </w:r>
      <w:r w:rsidR="00B652BF" w:rsidRPr="00A910C4">
        <w:rPr>
          <w:rFonts w:eastAsiaTheme="minorEastAsia"/>
          <w:lang w:eastAsia="zh-CN"/>
        </w:rPr>
        <w:t>为同类采样式规划算法突破代价估计偏差敏感性提供了可推广的建模范式。</w:t>
      </w:r>
      <w:r w:rsidR="00B652BF" w:rsidRPr="00A910C4">
        <w:rPr>
          <w:rFonts w:eastAsiaTheme="minorEastAsia"/>
          <w:lang w:eastAsia="zh-CN"/>
        </w:rPr>
        <w:t>SC-RRT</w:t>
      </w:r>
      <w:r w:rsidR="00B652BF" w:rsidRPr="00A910C4">
        <w:rPr>
          <w:rFonts w:eastAsiaTheme="minorEastAsia"/>
          <w:lang w:eastAsia="zh-CN"/>
        </w:rPr>
        <w:t>继承了</w:t>
      </w:r>
      <w:r w:rsidR="00B652BF" w:rsidRPr="00A910C4">
        <w:rPr>
          <w:rFonts w:eastAsiaTheme="minorEastAsia"/>
          <w:lang w:eastAsia="zh-CN"/>
        </w:rPr>
        <w:t>Informed RRT*</w:t>
      </w:r>
      <w:r w:rsidR="00B652BF" w:rsidRPr="00A910C4">
        <w:rPr>
          <w:rFonts w:eastAsiaTheme="minorEastAsia"/>
          <w:lang w:eastAsia="zh-CN"/>
        </w:rPr>
        <w:t>的概率完备性，并在渐进最优性框架下通过双向扩展与动态约束调节进一步加速收敛，理论性质与工程效率得到协同保障</w:t>
      </w:r>
      <w:r w:rsidR="00B652BF" w:rsidRPr="00A910C4">
        <w:rPr>
          <w:rFonts w:eastAsiaTheme="minorEastAsia" w:hint="eastAsia"/>
          <w:lang w:eastAsia="zh-CN"/>
        </w:rPr>
        <w:t>。</w:t>
      </w:r>
    </w:p>
    <w:bookmarkEnd w:id="19"/>
    <w:p w14:paraId="4C9C8C33" w14:textId="1DAD9F9C" w:rsidR="0076352E" w:rsidRPr="00A910C4" w:rsidRDefault="0076352E" w:rsidP="00DB3660">
      <w:pPr>
        <w:ind w:firstLineChars="200" w:firstLine="440"/>
        <w:jc w:val="both"/>
        <w:rPr>
          <w:rFonts w:eastAsiaTheme="minorEastAsia"/>
          <w:lang w:eastAsia="zh-CN"/>
        </w:rPr>
        <w:sectPr w:rsidR="0076352E" w:rsidRPr="00A910C4" w:rsidSect="00927F8F">
          <w:footerReference w:type="even" r:id="rId30"/>
          <w:footerReference w:type="default" r:id="rId31"/>
          <w:type w:val="continuous"/>
          <w:pgSz w:w="11910" w:h="15820"/>
          <w:pgMar w:top="540" w:right="900" w:bottom="1120" w:left="800" w:header="616" w:footer="939" w:gutter="0"/>
          <w:cols w:space="708"/>
        </w:sectPr>
      </w:pPr>
    </w:p>
    <w:p w14:paraId="28FFAB69" w14:textId="77777777" w:rsidR="0076352E" w:rsidRPr="00A910C4" w:rsidRDefault="0076352E">
      <w:pPr>
        <w:rPr>
          <w:rFonts w:eastAsiaTheme="minorEastAsia"/>
          <w:sz w:val="9"/>
          <w:lang w:eastAsia="zh-CN"/>
        </w:rPr>
        <w:sectPr w:rsidR="0076352E" w:rsidRPr="00A910C4" w:rsidSect="00927F8F">
          <w:pgSz w:w="11910" w:h="15820"/>
          <w:pgMar w:top="900" w:right="900" w:bottom="1120" w:left="800" w:header="616" w:footer="939" w:gutter="0"/>
          <w:cols w:space="708"/>
        </w:sectPr>
      </w:pPr>
    </w:p>
    <w:p w14:paraId="735FA58C" w14:textId="62B944B3" w:rsidR="0076352E" w:rsidRPr="00A910C4" w:rsidRDefault="00821371">
      <w:pPr>
        <w:spacing w:before="91" w:line="244" w:lineRule="auto"/>
        <w:ind w:left="220" w:right="44"/>
        <w:jc w:val="both"/>
        <w:rPr>
          <w:spacing w:val="-2"/>
          <w:sz w:val="17"/>
        </w:rPr>
      </w:pPr>
      <w:r w:rsidRPr="00A910C4">
        <w:rPr>
          <w:rFonts w:ascii="Arial"/>
          <w:b/>
          <w:spacing w:val="-6"/>
          <w:sz w:val="17"/>
          <w:lang w:eastAsia="zh-CN"/>
        </w:rPr>
        <w:t>Authors' Contributions</w:t>
      </w:r>
      <w:r w:rsidRPr="00A910C4">
        <w:rPr>
          <w:rFonts w:ascii="Arial"/>
          <w:b/>
          <w:spacing w:val="16"/>
          <w:sz w:val="17"/>
          <w:lang w:eastAsia="zh-CN"/>
        </w:rPr>
        <w:t xml:space="preserve"> </w:t>
      </w:r>
      <w:r w:rsidR="00A175A7" w:rsidRPr="00A910C4">
        <w:rPr>
          <w:spacing w:val="-2"/>
          <w:sz w:val="17"/>
        </w:rPr>
        <w:t>All authors contributed to the conception and design of the study. Xingyu Guo wrote the manuscript and performed the research. Technical support was provided by Muchun Fan, Feng Hong. Valuable comments on manuscript revision were provided by Hongyu Gao. Prof. Yan Wu provided guidance for manuscript writing. All authors have read and approved the final manuscript.</w:t>
      </w:r>
    </w:p>
    <w:p w14:paraId="375ED3DC" w14:textId="77777777" w:rsidR="0076352E" w:rsidRPr="00A910C4" w:rsidRDefault="0076352E">
      <w:pPr>
        <w:pStyle w:val="a3"/>
        <w:spacing w:before="7"/>
        <w:rPr>
          <w:sz w:val="17"/>
          <w:lang w:eastAsia="zh-CN"/>
        </w:rPr>
      </w:pPr>
    </w:p>
    <w:p w14:paraId="30BC1AC1" w14:textId="452BB1F0" w:rsidR="0076352E" w:rsidRPr="00A910C4" w:rsidRDefault="00821371" w:rsidP="00AA18B3">
      <w:pPr>
        <w:spacing w:before="1" w:line="244" w:lineRule="auto"/>
        <w:ind w:left="220" w:right="46"/>
        <w:jc w:val="both"/>
        <w:rPr>
          <w:sz w:val="17"/>
        </w:rPr>
      </w:pPr>
      <w:r w:rsidRPr="00A910C4">
        <w:rPr>
          <w:rFonts w:ascii="Arial"/>
          <w:b/>
          <w:spacing w:val="-2"/>
          <w:sz w:val="17"/>
        </w:rPr>
        <w:t>Funding</w:t>
      </w:r>
      <w:r w:rsidRPr="00A910C4">
        <w:rPr>
          <w:rFonts w:ascii="Arial"/>
          <w:b/>
          <w:spacing w:val="19"/>
          <w:sz w:val="17"/>
        </w:rPr>
        <w:t xml:space="preserve"> </w:t>
      </w:r>
      <w:r w:rsidR="004F3BB1" w:rsidRPr="004F3BB1">
        <w:rPr>
          <w:spacing w:val="-2"/>
          <w:sz w:val="17"/>
        </w:rPr>
        <w:t>None</w:t>
      </w:r>
    </w:p>
    <w:p w14:paraId="3B5B266B" w14:textId="5E2ED4E1" w:rsidR="0076352E" w:rsidRPr="00A910C4" w:rsidRDefault="00821371">
      <w:pPr>
        <w:spacing w:line="244" w:lineRule="auto"/>
        <w:ind w:left="220" w:right="42"/>
        <w:jc w:val="both"/>
        <w:rPr>
          <w:sz w:val="17"/>
        </w:rPr>
      </w:pPr>
      <w:r w:rsidRPr="00A910C4">
        <w:rPr>
          <w:rFonts w:ascii="Arial"/>
          <w:b/>
          <w:spacing w:val="-2"/>
          <w:sz w:val="17"/>
        </w:rPr>
        <w:t>Code</w:t>
      </w:r>
      <w:r w:rsidRPr="00A910C4">
        <w:rPr>
          <w:rFonts w:ascii="Arial"/>
          <w:b/>
          <w:spacing w:val="-10"/>
          <w:sz w:val="17"/>
        </w:rPr>
        <w:t xml:space="preserve"> </w:t>
      </w:r>
      <w:r w:rsidRPr="00A910C4">
        <w:rPr>
          <w:rFonts w:ascii="Arial"/>
          <w:b/>
          <w:spacing w:val="-2"/>
          <w:sz w:val="17"/>
        </w:rPr>
        <w:t>availability</w:t>
      </w:r>
      <w:r w:rsidRPr="00A910C4">
        <w:rPr>
          <w:rFonts w:ascii="Arial"/>
          <w:b/>
          <w:spacing w:val="-10"/>
          <w:sz w:val="17"/>
        </w:rPr>
        <w:t xml:space="preserve"> </w:t>
      </w:r>
      <w:r w:rsidR="00AA18B3" w:rsidRPr="00A910C4">
        <w:rPr>
          <w:spacing w:val="-2"/>
          <w:sz w:val="17"/>
        </w:rPr>
        <w:t>The source code in this paper is not publicly available.</w:t>
      </w:r>
    </w:p>
    <w:p w14:paraId="32DDBB93" w14:textId="77777777" w:rsidR="0076352E" w:rsidRPr="00A910C4" w:rsidRDefault="0076352E">
      <w:pPr>
        <w:pStyle w:val="a3"/>
        <w:spacing w:before="9"/>
        <w:rPr>
          <w:sz w:val="17"/>
        </w:rPr>
      </w:pPr>
    </w:p>
    <w:p w14:paraId="7F71D509" w14:textId="77777777" w:rsidR="0076352E" w:rsidRPr="00A910C4" w:rsidRDefault="00821371">
      <w:pPr>
        <w:pStyle w:val="21"/>
        <w:spacing w:before="1"/>
        <w:ind w:left="220" w:firstLine="0"/>
      </w:pPr>
      <w:r w:rsidRPr="00A910C4">
        <w:rPr>
          <w:spacing w:val="-2"/>
          <w:w w:val="95"/>
        </w:rPr>
        <w:t>Declarations</w:t>
      </w:r>
    </w:p>
    <w:p w14:paraId="4D06A3EB" w14:textId="77777777" w:rsidR="0076352E" w:rsidRPr="00A910C4" w:rsidRDefault="00821371">
      <w:pPr>
        <w:spacing w:before="194"/>
        <w:ind w:left="220"/>
        <w:rPr>
          <w:sz w:val="17"/>
        </w:rPr>
      </w:pPr>
      <w:r w:rsidRPr="00A910C4">
        <w:rPr>
          <w:rFonts w:ascii="Arial"/>
          <w:b/>
          <w:spacing w:val="-12"/>
          <w:sz w:val="17"/>
        </w:rPr>
        <w:t>Ethics</w:t>
      </w:r>
      <w:r w:rsidRPr="00A910C4">
        <w:rPr>
          <w:rFonts w:ascii="Arial"/>
          <w:b/>
          <w:spacing w:val="-15"/>
          <w:sz w:val="17"/>
        </w:rPr>
        <w:t xml:space="preserve"> </w:t>
      </w:r>
      <w:r w:rsidRPr="00A910C4">
        <w:rPr>
          <w:rFonts w:ascii="Arial"/>
          <w:b/>
          <w:spacing w:val="-12"/>
          <w:sz w:val="17"/>
        </w:rPr>
        <w:t>approval</w:t>
      </w:r>
      <w:r w:rsidRPr="00A910C4">
        <w:rPr>
          <w:rFonts w:ascii="Arial"/>
          <w:b/>
          <w:spacing w:val="19"/>
          <w:sz w:val="17"/>
        </w:rPr>
        <w:t xml:space="preserve"> </w:t>
      </w:r>
      <w:r w:rsidRPr="00A910C4">
        <w:rPr>
          <w:spacing w:val="-12"/>
          <w:sz w:val="17"/>
        </w:rPr>
        <w:t>Not</w:t>
      </w:r>
      <w:r w:rsidRPr="00A910C4">
        <w:rPr>
          <w:spacing w:val="-1"/>
          <w:sz w:val="17"/>
        </w:rPr>
        <w:t xml:space="preserve"> </w:t>
      </w:r>
      <w:r w:rsidRPr="00A910C4">
        <w:rPr>
          <w:spacing w:val="-12"/>
          <w:sz w:val="17"/>
        </w:rPr>
        <w:t>applicable.</w:t>
      </w:r>
    </w:p>
    <w:p w14:paraId="12CB4CB5" w14:textId="046FFA6C" w:rsidR="0076352E" w:rsidRPr="00A910C4" w:rsidRDefault="0031089B" w:rsidP="0031089B">
      <w:pPr>
        <w:pStyle w:val="a3"/>
        <w:tabs>
          <w:tab w:val="left" w:pos="3350"/>
        </w:tabs>
        <w:spacing w:before="8"/>
        <w:rPr>
          <w:sz w:val="17"/>
        </w:rPr>
      </w:pPr>
      <w:r w:rsidRPr="00A910C4">
        <w:rPr>
          <w:sz w:val="17"/>
        </w:rPr>
        <w:tab/>
      </w:r>
    </w:p>
    <w:p w14:paraId="1C4A8988" w14:textId="77777777" w:rsidR="0076352E" w:rsidRPr="00A910C4" w:rsidRDefault="00821371">
      <w:pPr>
        <w:spacing w:line="244" w:lineRule="auto"/>
        <w:ind w:left="220" w:right="44"/>
        <w:jc w:val="both"/>
        <w:rPr>
          <w:sz w:val="17"/>
        </w:rPr>
      </w:pPr>
      <w:r w:rsidRPr="00A910C4">
        <w:rPr>
          <w:rFonts w:ascii="Arial"/>
          <w:b/>
          <w:sz w:val="17"/>
        </w:rPr>
        <w:t>Competing</w:t>
      </w:r>
      <w:r w:rsidRPr="00A910C4">
        <w:rPr>
          <w:rFonts w:ascii="Arial"/>
          <w:b/>
          <w:spacing w:val="-12"/>
          <w:sz w:val="17"/>
        </w:rPr>
        <w:t xml:space="preserve"> </w:t>
      </w:r>
      <w:r w:rsidRPr="00A910C4">
        <w:rPr>
          <w:rFonts w:ascii="Arial"/>
          <w:b/>
          <w:sz w:val="17"/>
        </w:rPr>
        <w:t>interests</w:t>
      </w:r>
      <w:r w:rsidRPr="00A910C4">
        <w:rPr>
          <w:rFonts w:ascii="Arial"/>
          <w:b/>
          <w:spacing w:val="-12"/>
          <w:sz w:val="17"/>
        </w:rPr>
        <w:t xml:space="preserve"> </w:t>
      </w:r>
      <w:r w:rsidRPr="00A910C4">
        <w:rPr>
          <w:sz w:val="17"/>
        </w:rPr>
        <w:t>The</w:t>
      </w:r>
      <w:r w:rsidRPr="00A910C4">
        <w:rPr>
          <w:spacing w:val="-11"/>
          <w:sz w:val="17"/>
        </w:rPr>
        <w:t xml:space="preserve"> </w:t>
      </w:r>
      <w:r w:rsidRPr="00A910C4">
        <w:rPr>
          <w:sz w:val="17"/>
        </w:rPr>
        <w:t>authors</w:t>
      </w:r>
      <w:r w:rsidRPr="00A910C4">
        <w:rPr>
          <w:spacing w:val="-10"/>
          <w:sz w:val="17"/>
        </w:rPr>
        <w:t xml:space="preserve"> </w:t>
      </w:r>
      <w:r w:rsidRPr="00A910C4">
        <w:rPr>
          <w:sz w:val="17"/>
        </w:rPr>
        <w:t>have</w:t>
      </w:r>
      <w:r w:rsidRPr="00A910C4">
        <w:rPr>
          <w:spacing w:val="-11"/>
          <w:sz w:val="17"/>
        </w:rPr>
        <w:t xml:space="preserve"> </w:t>
      </w:r>
      <w:r w:rsidRPr="00A910C4">
        <w:rPr>
          <w:sz w:val="17"/>
        </w:rPr>
        <w:t>no</w:t>
      </w:r>
      <w:r w:rsidRPr="00A910C4">
        <w:rPr>
          <w:spacing w:val="-11"/>
          <w:sz w:val="17"/>
        </w:rPr>
        <w:t xml:space="preserve"> </w:t>
      </w:r>
      <w:r w:rsidRPr="00A910C4">
        <w:rPr>
          <w:sz w:val="17"/>
        </w:rPr>
        <w:t>relevant</w:t>
      </w:r>
      <w:r w:rsidRPr="00A910C4">
        <w:rPr>
          <w:spacing w:val="-10"/>
          <w:sz w:val="17"/>
        </w:rPr>
        <w:t xml:space="preserve"> </w:t>
      </w:r>
      <w:r w:rsidRPr="00A910C4">
        <w:rPr>
          <w:sz w:val="17"/>
        </w:rPr>
        <w:t>financial</w:t>
      </w:r>
      <w:r w:rsidRPr="00A910C4">
        <w:rPr>
          <w:spacing w:val="-11"/>
          <w:sz w:val="17"/>
        </w:rPr>
        <w:t xml:space="preserve"> </w:t>
      </w:r>
      <w:r w:rsidRPr="00A910C4">
        <w:rPr>
          <w:sz w:val="17"/>
        </w:rPr>
        <w:t>or</w:t>
      </w:r>
      <w:r w:rsidRPr="00A910C4">
        <w:rPr>
          <w:spacing w:val="-10"/>
          <w:sz w:val="17"/>
        </w:rPr>
        <w:t xml:space="preserve"> </w:t>
      </w:r>
      <w:r w:rsidRPr="00A910C4">
        <w:rPr>
          <w:sz w:val="17"/>
        </w:rPr>
        <w:t>non- financial interests to disclose.</w:t>
      </w:r>
    </w:p>
    <w:p w14:paraId="728AEEB6" w14:textId="77777777" w:rsidR="0076352E" w:rsidRPr="00A910C4" w:rsidRDefault="0076352E">
      <w:pPr>
        <w:pStyle w:val="a3"/>
        <w:spacing w:before="5"/>
        <w:rPr>
          <w:sz w:val="17"/>
        </w:rPr>
      </w:pPr>
    </w:p>
    <w:p w14:paraId="56F4A0D2" w14:textId="77777777" w:rsidR="0076352E" w:rsidRPr="00A910C4" w:rsidRDefault="00821371">
      <w:pPr>
        <w:ind w:left="220"/>
        <w:rPr>
          <w:sz w:val="17"/>
        </w:rPr>
      </w:pPr>
      <w:r w:rsidRPr="00A910C4">
        <w:rPr>
          <w:rFonts w:ascii="Arial"/>
          <w:b/>
          <w:spacing w:val="-12"/>
          <w:sz w:val="17"/>
        </w:rPr>
        <w:t>Consent</w:t>
      </w:r>
      <w:r w:rsidRPr="00A910C4">
        <w:rPr>
          <w:rFonts w:ascii="Arial"/>
          <w:b/>
          <w:spacing w:val="-14"/>
          <w:sz w:val="17"/>
        </w:rPr>
        <w:t xml:space="preserve"> </w:t>
      </w:r>
      <w:r w:rsidRPr="00A910C4">
        <w:rPr>
          <w:rFonts w:ascii="Arial"/>
          <w:b/>
          <w:spacing w:val="-12"/>
          <w:sz w:val="17"/>
        </w:rPr>
        <w:t>to</w:t>
      </w:r>
      <w:r w:rsidRPr="00A910C4">
        <w:rPr>
          <w:rFonts w:ascii="Arial"/>
          <w:b/>
          <w:spacing w:val="-13"/>
          <w:sz w:val="17"/>
        </w:rPr>
        <w:t xml:space="preserve"> </w:t>
      </w:r>
      <w:r w:rsidRPr="00A910C4">
        <w:rPr>
          <w:rFonts w:ascii="Arial"/>
          <w:b/>
          <w:spacing w:val="-12"/>
          <w:sz w:val="17"/>
        </w:rPr>
        <w:t>participate</w:t>
      </w:r>
      <w:r w:rsidRPr="00A910C4">
        <w:rPr>
          <w:rFonts w:ascii="Arial"/>
          <w:b/>
          <w:spacing w:val="42"/>
          <w:sz w:val="17"/>
        </w:rPr>
        <w:t xml:space="preserve"> </w:t>
      </w:r>
      <w:r w:rsidRPr="00A910C4">
        <w:rPr>
          <w:spacing w:val="-12"/>
          <w:sz w:val="17"/>
        </w:rPr>
        <w:t>Not</w:t>
      </w:r>
      <w:r w:rsidRPr="00A910C4">
        <w:rPr>
          <w:spacing w:val="2"/>
          <w:sz w:val="17"/>
        </w:rPr>
        <w:t xml:space="preserve"> </w:t>
      </w:r>
      <w:r w:rsidRPr="00A910C4">
        <w:rPr>
          <w:spacing w:val="-12"/>
          <w:sz w:val="17"/>
        </w:rPr>
        <w:t>applicable.</w:t>
      </w:r>
    </w:p>
    <w:p w14:paraId="01CA76ED" w14:textId="77777777" w:rsidR="0076352E" w:rsidRPr="00A910C4" w:rsidRDefault="0076352E">
      <w:pPr>
        <w:pStyle w:val="a3"/>
        <w:spacing w:before="8"/>
        <w:rPr>
          <w:sz w:val="17"/>
        </w:rPr>
      </w:pPr>
    </w:p>
    <w:p w14:paraId="4F412562" w14:textId="77777777" w:rsidR="0076352E" w:rsidRPr="00A910C4" w:rsidRDefault="00821371">
      <w:pPr>
        <w:ind w:left="220"/>
        <w:rPr>
          <w:sz w:val="17"/>
        </w:rPr>
      </w:pPr>
      <w:r w:rsidRPr="00A910C4">
        <w:rPr>
          <w:rFonts w:ascii="Arial"/>
          <w:b/>
          <w:spacing w:val="-12"/>
          <w:sz w:val="17"/>
        </w:rPr>
        <w:t>Consent</w:t>
      </w:r>
      <w:r w:rsidRPr="00A910C4">
        <w:rPr>
          <w:rFonts w:ascii="Arial"/>
          <w:b/>
          <w:spacing w:val="-15"/>
          <w:sz w:val="17"/>
        </w:rPr>
        <w:t xml:space="preserve"> </w:t>
      </w:r>
      <w:r w:rsidRPr="00A910C4">
        <w:rPr>
          <w:rFonts w:ascii="Arial"/>
          <w:b/>
          <w:spacing w:val="-12"/>
          <w:sz w:val="17"/>
        </w:rPr>
        <w:t>for</w:t>
      </w:r>
      <w:r w:rsidRPr="00A910C4">
        <w:rPr>
          <w:rFonts w:ascii="Arial"/>
          <w:b/>
          <w:spacing w:val="-15"/>
          <w:sz w:val="17"/>
        </w:rPr>
        <w:t xml:space="preserve"> </w:t>
      </w:r>
      <w:r w:rsidRPr="00A910C4">
        <w:rPr>
          <w:rFonts w:ascii="Arial"/>
          <w:b/>
          <w:spacing w:val="-12"/>
          <w:sz w:val="17"/>
        </w:rPr>
        <w:t>publication</w:t>
      </w:r>
      <w:r w:rsidRPr="00A910C4">
        <w:rPr>
          <w:rFonts w:ascii="Arial"/>
          <w:b/>
          <w:spacing w:val="27"/>
          <w:sz w:val="17"/>
        </w:rPr>
        <w:t xml:space="preserve"> </w:t>
      </w:r>
      <w:r w:rsidRPr="00A910C4">
        <w:rPr>
          <w:spacing w:val="-12"/>
          <w:sz w:val="17"/>
        </w:rPr>
        <w:t>Not</w:t>
      </w:r>
      <w:r w:rsidRPr="00A910C4">
        <w:rPr>
          <w:spacing w:val="-1"/>
          <w:sz w:val="17"/>
        </w:rPr>
        <w:t xml:space="preserve"> </w:t>
      </w:r>
      <w:r w:rsidRPr="00A910C4">
        <w:rPr>
          <w:spacing w:val="-12"/>
          <w:sz w:val="17"/>
        </w:rPr>
        <w:t>applicable.</w:t>
      </w:r>
    </w:p>
    <w:p w14:paraId="1143FECB" w14:textId="77777777" w:rsidR="0076352E" w:rsidRPr="00A910C4" w:rsidRDefault="0076352E">
      <w:pPr>
        <w:pStyle w:val="a3"/>
        <w:rPr>
          <w:sz w:val="18"/>
        </w:rPr>
      </w:pPr>
    </w:p>
    <w:p w14:paraId="78926239" w14:textId="77777777" w:rsidR="0076352E" w:rsidRPr="00A910C4" w:rsidRDefault="0076352E">
      <w:pPr>
        <w:pStyle w:val="a3"/>
        <w:rPr>
          <w:sz w:val="18"/>
        </w:rPr>
      </w:pPr>
    </w:p>
    <w:p w14:paraId="22CF128E" w14:textId="77777777" w:rsidR="0076352E" w:rsidRPr="00A910C4" w:rsidRDefault="0076352E">
      <w:pPr>
        <w:pStyle w:val="a3"/>
        <w:rPr>
          <w:sz w:val="18"/>
        </w:rPr>
      </w:pPr>
    </w:p>
    <w:p w14:paraId="7D079026" w14:textId="77777777" w:rsidR="0076352E" w:rsidRPr="00A910C4" w:rsidRDefault="0076352E">
      <w:pPr>
        <w:pStyle w:val="a3"/>
        <w:spacing w:before="6"/>
        <w:rPr>
          <w:sz w:val="18"/>
        </w:rPr>
      </w:pPr>
    </w:p>
    <w:p w14:paraId="2631F559" w14:textId="77777777" w:rsidR="0076352E" w:rsidRPr="00A910C4" w:rsidRDefault="00821371">
      <w:pPr>
        <w:pStyle w:val="11"/>
        <w:spacing w:before="1"/>
        <w:ind w:left="220" w:firstLine="0"/>
      </w:pPr>
      <w:bookmarkStart w:id="20" w:name="References"/>
      <w:bookmarkEnd w:id="20"/>
      <w:r w:rsidRPr="00A910C4">
        <w:rPr>
          <w:spacing w:val="-2"/>
          <w:w w:val="105"/>
        </w:rPr>
        <w:t>References</w:t>
      </w:r>
    </w:p>
    <w:p w14:paraId="659E0E67" w14:textId="0A68585B" w:rsidR="0076352E" w:rsidRPr="00A910C4" w:rsidRDefault="0070223A" w:rsidP="00753A35">
      <w:pPr>
        <w:pStyle w:val="a6"/>
        <w:numPr>
          <w:ilvl w:val="0"/>
          <w:numId w:val="1"/>
        </w:numPr>
        <w:tabs>
          <w:tab w:val="left" w:pos="561"/>
        </w:tabs>
        <w:spacing w:before="0"/>
        <w:ind w:left="266" w:hanging="266"/>
        <w:jc w:val="left"/>
        <w:rPr>
          <w:sz w:val="17"/>
        </w:rPr>
      </w:pPr>
      <w:bookmarkStart w:id="21" w:name="_bookmark25"/>
      <w:bookmarkStart w:id="22" w:name="_Ref223801121"/>
      <w:bookmarkEnd w:id="21"/>
      <w:r w:rsidRPr="00A910C4">
        <w:rPr>
          <w:sz w:val="17"/>
        </w:rPr>
        <w:t>Zhong R Y, Xu X, Klotz E, et al. Intelligent manufacturing in the context of industry 4.0: A review[J]. Engineering, 2017, 3(5): 616–630.</w:t>
      </w:r>
      <w:bookmarkEnd w:id="22"/>
    </w:p>
    <w:p w14:paraId="0692AD69" w14:textId="2A8CE94D" w:rsidR="00753A35" w:rsidRPr="00A910C4" w:rsidRDefault="00753A35" w:rsidP="00753A35">
      <w:pPr>
        <w:pStyle w:val="a6"/>
        <w:numPr>
          <w:ilvl w:val="0"/>
          <w:numId w:val="1"/>
        </w:numPr>
        <w:tabs>
          <w:tab w:val="left" w:pos="561"/>
        </w:tabs>
        <w:spacing w:before="0"/>
        <w:ind w:left="266" w:hanging="266"/>
        <w:jc w:val="left"/>
        <w:rPr>
          <w:sz w:val="17"/>
        </w:rPr>
      </w:pPr>
      <w:r w:rsidRPr="00A910C4">
        <w:rPr>
          <w:sz w:val="17"/>
        </w:rPr>
        <w:t>W</w:t>
      </w:r>
      <w:r w:rsidR="001B4F9F" w:rsidRPr="00A910C4">
        <w:rPr>
          <w:sz w:val="17"/>
        </w:rPr>
        <w:t>irtz J, Patterson P G, Kunz W H, et al. Brave new world: Service robots in the frontline[J]. Journal of Service Management, 2018, 29(5): 907–931.</w:t>
      </w:r>
    </w:p>
    <w:p w14:paraId="6CFC7EEA" w14:textId="3C5189E3" w:rsidR="001B4F9F" w:rsidRPr="00A910C4" w:rsidRDefault="0070223A" w:rsidP="00753A35">
      <w:pPr>
        <w:pStyle w:val="a6"/>
        <w:numPr>
          <w:ilvl w:val="0"/>
          <w:numId w:val="1"/>
        </w:numPr>
        <w:tabs>
          <w:tab w:val="left" w:pos="561"/>
        </w:tabs>
        <w:spacing w:before="0"/>
        <w:ind w:left="266" w:hanging="266"/>
        <w:jc w:val="left"/>
        <w:rPr>
          <w:sz w:val="17"/>
        </w:rPr>
      </w:pPr>
      <w:r w:rsidRPr="00A910C4">
        <w:rPr>
          <w:sz w:val="17"/>
        </w:rPr>
        <w:t>Ajoudani A, Zanchettin A M, Ivaldi S, et al. Progress and prospects of the human-robot collaboration[J]. Autonomous Robots, 2018, 42(5): 957–975.</w:t>
      </w:r>
    </w:p>
    <w:p w14:paraId="715E8203" w14:textId="3523C68F" w:rsidR="0076352E" w:rsidRPr="00A910C4" w:rsidRDefault="0070223A" w:rsidP="001B4F9F">
      <w:pPr>
        <w:pStyle w:val="a6"/>
        <w:numPr>
          <w:ilvl w:val="0"/>
          <w:numId w:val="1"/>
        </w:numPr>
        <w:tabs>
          <w:tab w:val="left" w:pos="561"/>
        </w:tabs>
        <w:spacing w:before="0"/>
        <w:ind w:left="266" w:hanging="266"/>
        <w:jc w:val="left"/>
        <w:rPr>
          <w:sz w:val="17"/>
        </w:rPr>
      </w:pPr>
      <w:bookmarkStart w:id="23" w:name="_Ref223786922"/>
      <w:r w:rsidRPr="00A910C4">
        <w:rPr>
          <w:sz w:val="17"/>
        </w:rPr>
        <w:t>Villani V, Pini F, Leali F, et al. Survey on human-robot collaboration in industrial settings: Safety, intuitive interfaces and applications[J]. Mechatronics, 2018, 55: 248–266</w:t>
      </w:r>
      <w:r w:rsidR="001B4F9F" w:rsidRPr="00A910C4">
        <w:rPr>
          <w:sz w:val="17"/>
        </w:rPr>
        <w:t>.</w:t>
      </w:r>
      <w:bookmarkEnd w:id="23"/>
    </w:p>
    <w:p w14:paraId="77967A0A" w14:textId="1C3F5697" w:rsidR="00212262" w:rsidRPr="00A910C4" w:rsidRDefault="00212262" w:rsidP="001B4F9F">
      <w:pPr>
        <w:pStyle w:val="a6"/>
        <w:numPr>
          <w:ilvl w:val="0"/>
          <w:numId w:val="1"/>
        </w:numPr>
        <w:tabs>
          <w:tab w:val="left" w:pos="561"/>
        </w:tabs>
        <w:spacing w:before="0"/>
        <w:ind w:left="266" w:hanging="266"/>
        <w:jc w:val="left"/>
        <w:rPr>
          <w:sz w:val="17"/>
        </w:rPr>
      </w:pPr>
      <w:bookmarkStart w:id="24" w:name="_Ref223788011"/>
      <w:r w:rsidRPr="00A910C4">
        <w:rPr>
          <w:sz w:val="17"/>
        </w:rPr>
        <w:t>Elbanhawi M, Simic M. Sampling-based robot motion planning: A review[J]. IEEE Access, 2014, 2: 56–77.</w:t>
      </w:r>
      <w:bookmarkEnd w:id="24"/>
    </w:p>
    <w:p w14:paraId="6897B921"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5" w:name="_Ref223788013"/>
      <w:r w:rsidRPr="00A910C4">
        <w:rPr>
          <w:sz w:val="17"/>
        </w:rPr>
        <w:t xml:space="preserve">Karaman S, Frazzoli E. Sampling-based algorithms for optimal motion planning[J]. International Journal of Robotics Research, 2011, 30(7): 846–894. </w:t>
      </w:r>
    </w:p>
    <w:p w14:paraId="657727B1"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6" w:name="_Ref223801137"/>
      <w:bookmarkStart w:id="27" w:name="_Ref223788118"/>
      <w:bookmarkEnd w:id="25"/>
      <w:r w:rsidRPr="00A910C4">
        <w:rPr>
          <w:sz w:val="17"/>
        </w:rPr>
        <w:t>Mac T T, Copot C, Tran D T, et al. Heuristic approaches in robot path planning: A survey[J]. Robotics and Autonomous Systems, 2016, 86: 13–28.</w:t>
      </w:r>
      <w:bookmarkEnd w:id="26"/>
      <w:r w:rsidRPr="00A910C4">
        <w:rPr>
          <w:sz w:val="17"/>
        </w:rPr>
        <w:t xml:space="preserve"> </w:t>
      </w:r>
    </w:p>
    <w:p w14:paraId="09811D7B" w14:textId="77777777" w:rsidR="0070223A" w:rsidRPr="00A910C4" w:rsidRDefault="0070223A" w:rsidP="001B4F9F">
      <w:pPr>
        <w:pStyle w:val="a6"/>
        <w:numPr>
          <w:ilvl w:val="0"/>
          <w:numId w:val="1"/>
        </w:numPr>
        <w:tabs>
          <w:tab w:val="left" w:pos="561"/>
        </w:tabs>
        <w:spacing w:before="0"/>
        <w:ind w:left="266" w:hanging="266"/>
        <w:jc w:val="left"/>
        <w:rPr>
          <w:sz w:val="17"/>
        </w:rPr>
      </w:pPr>
      <w:bookmarkStart w:id="28" w:name="_Ref223801156"/>
      <w:bookmarkStart w:id="29" w:name="_Ref223790244"/>
      <w:bookmarkEnd w:id="27"/>
      <w:r w:rsidRPr="00A910C4">
        <w:rPr>
          <w:sz w:val="17"/>
        </w:rPr>
        <w:t>LaValle S M. Planning Algorithms[M]. Cambridge: Cambridge University Press, 2006. ISBN: 978-0-521-86205-9.</w:t>
      </w:r>
      <w:bookmarkEnd w:id="28"/>
      <w:r w:rsidRPr="00A910C4">
        <w:rPr>
          <w:sz w:val="17"/>
        </w:rPr>
        <w:t xml:space="preserve"> </w:t>
      </w:r>
    </w:p>
    <w:p w14:paraId="00F7ACE8" w14:textId="41C75CB5" w:rsidR="0070223A" w:rsidRPr="00A910C4" w:rsidRDefault="0070223A" w:rsidP="001B4F9F">
      <w:pPr>
        <w:pStyle w:val="a6"/>
        <w:numPr>
          <w:ilvl w:val="0"/>
          <w:numId w:val="1"/>
        </w:numPr>
        <w:tabs>
          <w:tab w:val="left" w:pos="561"/>
        </w:tabs>
        <w:spacing w:before="0"/>
        <w:ind w:left="266" w:hanging="266"/>
        <w:jc w:val="left"/>
        <w:rPr>
          <w:sz w:val="17"/>
        </w:rPr>
      </w:pPr>
      <w:bookmarkStart w:id="30" w:name="_Ref223801157"/>
      <w:r w:rsidRPr="00A910C4">
        <w:rPr>
          <w:sz w:val="17"/>
        </w:rPr>
        <w:t>Latombe J C. Robot Motion Planning[M]. Boston, MA: Springer, 1991. ISBN: 978-0-7923-9129-1.</w:t>
      </w:r>
      <w:bookmarkEnd w:id="30"/>
    </w:p>
    <w:p w14:paraId="2D42D9C4" w14:textId="0BC1164C" w:rsidR="008D16A4" w:rsidRPr="00A910C4" w:rsidRDefault="006B35C3" w:rsidP="001B4F9F">
      <w:pPr>
        <w:pStyle w:val="a6"/>
        <w:numPr>
          <w:ilvl w:val="0"/>
          <w:numId w:val="1"/>
        </w:numPr>
        <w:tabs>
          <w:tab w:val="left" w:pos="561"/>
        </w:tabs>
        <w:spacing w:before="0"/>
        <w:ind w:left="266" w:hanging="266"/>
        <w:jc w:val="left"/>
        <w:rPr>
          <w:sz w:val="17"/>
        </w:rPr>
      </w:pPr>
      <w:bookmarkStart w:id="31" w:name="_Ref224485128"/>
      <w:r w:rsidRPr="00A910C4">
        <w:rPr>
          <w:sz w:val="17"/>
        </w:rPr>
        <w:t>Kingston Z, Moll M, Kavraki L E. Sampling-based methods for motion planning with constraints[J]. Annual Review of Control, Robotics, and Autonomous Systems, 2018, 1: 159–185.</w:t>
      </w:r>
      <w:bookmarkEnd w:id="29"/>
      <w:bookmarkEnd w:id="31"/>
    </w:p>
    <w:p w14:paraId="44881D42" w14:textId="23656E01" w:rsidR="006B35C3" w:rsidRPr="00A910C4" w:rsidRDefault="006B35C3" w:rsidP="001B4F9F">
      <w:pPr>
        <w:pStyle w:val="a6"/>
        <w:numPr>
          <w:ilvl w:val="0"/>
          <w:numId w:val="1"/>
        </w:numPr>
        <w:tabs>
          <w:tab w:val="left" w:pos="561"/>
        </w:tabs>
        <w:spacing w:before="0"/>
        <w:ind w:left="266" w:hanging="266"/>
        <w:jc w:val="left"/>
        <w:rPr>
          <w:sz w:val="17"/>
        </w:rPr>
      </w:pPr>
      <w:bookmarkStart w:id="32" w:name="_Ref223790271"/>
      <w:r w:rsidRPr="00A910C4">
        <w:rPr>
          <w:sz w:val="17"/>
        </w:rPr>
        <w:t>Mohanan M G, Salgoankar A. A survey of robotic motion planning in dynamic environments[J]. Robotics and Autonomous Systems, 2018, 100: 171–185.</w:t>
      </w:r>
      <w:bookmarkEnd w:id="32"/>
    </w:p>
    <w:p w14:paraId="6960DA30" w14:textId="6B11259B" w:rsidR="006B35C3" w:rsidRPr="00A910C4" w:rsidRDefault="006B35C3" w:rsidP="001B4F9F">
      <w:pPr>
        <w:pStyle w:val="a6"/>
        <w:numPr>
          <w:ilvl w:val="0"/>
          <w:numId w:val="1"/>
        </w:numPr>
        <w:tabs>
          <w:tab w:val="left" w:pos="561"/>
        </w:tabs>
        <w:spacing w:before="0"/>
        <w:ind w:left="266" w:hanging="266"/>
        <w:jc w:val="left"/>
        <w:rPr>
          <w:sz w:val="17"/>
        </w:rPr>
      </w:pPr>
      <w:bookmarkStart w:id="33" w:name="_Ref223801187"/>
      <w:r w:rsidRPr="00A910C4">
        <w:rPr>
          <w:sz w:val="17"/>
        </w:rPr>
        <w:t>Aggarwal S, Kumar N. Path planning techniques for unmanned aerial vehicles: A review, solutions, and challenges[J]. Computer Communications, 2020, 149: 270–299.</w:t>
      </w:r>
      <w:bookmarkEnd w:id="33"/>
    </w:p>
    <w:p w14:paraId="14D2533B" w14:textId="35859B07" w:rsidR="0070223A" w:rsidRPr="00A910C4" w:rsidRDefault="0070223A" w:rsidP="001B4F9F">
      <w:pPr>
        <w:pStyle w:val="a6"/>
        <w:numPr>
          <w:ilvl w:val="0"/>
          <w:numId w:val="1"/>
        </w:numPr>
        <w:tabs>
          <w:tab w:val="left" w:pos="561"/>
        </w:tabs>
        <w:spacing w:before="0"/>
        <w:ind w:left="266" w:hanging="266"/>
        <w:jc w:val="left"/>
        <w:rPr>
          <w:sz w:val="17"/>
        </w:rPr>
      </w:pPr>
      <w:bookmarkStart w:id="34" w:name="_Ref223801245"/>
      <w:r w:rsidRPr="00A910C4">
        <w:rPr>
          <w:sz w:val="17"/>
        </w:rPr>
        <w:t>LaValle S M. Rapidly-exploring random trees: A new tool for path planning[R]. TR 98-11, Computer Science Department, Iowa State University, 1998.</w:t>
      </w:r>
      <w:bookmarkEnd w:id="34"/>
    </w:p>
    <w:p w14:paraId="7D5A86FC" w14:textId="1C65034A" w:rsidR="006B35C3" w:rsidRPr="00A910C4" w:rsidRDefault="006B35C3" w:rsidP="001B4F9F">
      <w:pPr>
        <w:pStyle w:val="a6"/>
        <w:numPr>
          <w:ilvl w:val="0"/>
          <w:numId w:val="1"/>
        </w:numPr>
        <w:tabs>
          <w:tab w:val="left" w:pos="561"/>
        </w:tabs>
        <w:spacing w:before="0"/>
        <w:ind w:left="266" w:hanging="266"/>
        <w:jc w:val="left"/>
        <w:rPr>
          <w:sz w:val="17"/>
        </w:rPr>
      </w:pPr>
      <w:bookmarkStart w:id="35" w:name="_Ref223790300"/>
      <w:r w:rsidRPr="00A910C4">
        <w:rPr>
          <w:sz w:val="17"/>
        </w:rPr>
        <w:t>LaValle S M, Kuffner J J. Randomized kinodynamic planning[J]. International Journal of Robotics Research, 2001, 20(5): 378–400.</w:t>
      </w:r>
      <w:bookmarkEnd w:id="35"/>
    </w:p>
    <w:p w14:paraId="60D81118" w14:textId="6CF15D95" w:rsidR="006B35C3" w:rsidRPr="00A910C4" w:rsidRDefault="006B35C3" w:rsidP="001B4F9F">
      <w:pPr>
        <w:pStyle w:val="a6"/>
        <w:numPr>
          <w:ilvl w:val="0"/>
          <w:numId w:val="1"/>
        </w:numPr>
        <w:tabs>
          <w:tab w:val="left" w:pos="561"/>
        </w:tabs>
        <w:spacing w:before="0"/>
        <w:ind w:left="266" w:hanging="266"/>
        <w:jc w:val="left"/>
        <w:rPr>
          <w:sz w:val="17"/>
        </w:rPr>
      </w:pPr>
      <w:bookmarkStart w:id="36" w:name="_Ref223801271"/>
      <w:r w:rsidRPr="00A910C4">
        <w:rPr>
          <w:sz w:val="17"/>
        </w:rPr>
        <w:t>Kuffner J J, LaValle S M. RRT-Connect: An efficient approach to single-query path planning[C]. Proceedings of IEEE International Conference on Robotics and Automation (ICRA), San Francisco, CA, USA: IEEE, 2000: 995–1001.</w:t>
      </w:r>
      <w:bookmarkEnd w:id="36"/>
    </w:p>
    <w:p w14:paraId="385F87DB" w14:textId="5C5AE657" w:rsidR="006B35C3" w:rsidRPr="00A910C4" w:rsidRDefault="006B35C3" w:rsidP="001B4F9F">
      <w:pPr>
        <w:pStyle w:val="a6"/>
        <w:numPr>
          <w:ilvl w:val="0"/>
          <w:numId w:val="1"/>
        </w:numPr>
        <w:tabs>
          <w:tab w:val="left" w:pos="561"/>
        </w:tabs>
        <w:spacing w:before="0"/>
        <w:ind w:left="266" w:hanging="266"/>
        <w:jc w:val="left"/>
        <w:rPr>
          <w:sz w:val="17"/>
        </w:rPr>
      </w:pPr>
      <w:bookmarkStart w:id="37" w:name="_Ref223790301"/>
      <w:r w:rsidRPr="00A910C4">
        <w:rPr>
          <w:sz w:val="17"/>
        </w:rPr>
        <w:t>Gammell J D, Barfoot T D, Srinivasa S S. Asymptotically optimal sampling-based motion planning methods[J]. Annual Review of Control, Robotics, and Autonomous Systems, 2021, 4: 295–318.</w:t>
      </w:r>
      <w:bookmarkEnd w:id="37"/>
    </w:p>
    <w:p w14:paraId="6D566352" w14:textId="001094BF" w:rsidR="006B35C3" w:rsidRPr="00A910C4" w:rsidRDefault="006B35C3" w:rsidP="001B4F9F">
      <w:pPr>
        <w:pStyle w:val="a6"/>
        <w:numPr>
          <w:ilvl w:val="0"/>
          <w:numId w:val="1"/>
        </w:numPr>
        <w:tabs>
          <w:tab w:val="left" w:pos="561"/>
        </w:tabs>
        <w:spacing w:before="0"/>
        <w:ind w:left="266" w:hanging="266"/>
        <w:jc w:val="left"/>
        <w:rPr>
          <w:sz w:val="17"/>
        </w:rPr>
      </w:pPr>
      <w:bookmarkStart w:id="38" w:name="_Ref223790404"/>
      <w:r w:rsidRPr="00A910C4">
        <w:rPr>
          <w:sz w:val="17"/>
        </w:rPr>
        <w:t>Qureshi A H, Ayaz Y. Intelligent bidirectional rapidly-exploring random trees for optimal motion planning in complex cluttered environments[J]. Robotics and Autonomous Systems, 2016, 68: 1–11.</w:t>
      </w:r>
      <w:bookmarkEnd w:id="38"/>
    </w:p>
    <w:p w14:paraId="142C9520" w14:textId="3F71A3AF" w:rsidR="006B35C3" w:rsidRPr="00273F56" w:rsidRDefault="006B35C3" w:rsidP="001B4F9F">
      <w:pPr>
        <w:pStyle w:val="a6"/>
        <w:numPr>
          <w:ilvl w:val="0"/>
          <w:numId w:val="1"/>
        </w:numPr>
        <w:tabs>
          <w:tab w:val="left" w:pos="561"/>
        </w:tabs>
        <w:spacing w:before="0"/>
        <w:ind w:left="266" w:hanging="266"/>
        <w:jc w:val="left"/>
        <w:rPr>
          <w:sz w:val="17"/>
        </w:rPr>
      </w:pPr>
      <w:bookmarkStart w:id="39" w:name="_Ref223790405"/>
      <w:r w:rsidRPr="00A910C4">
        <w:rPr>
          <w:sz w:val="17"/>
        </w:rPr>
        <w:t>Ding J, Zhou Y, Huang X, et al. An improved RRT* algorithm for robot path planning based on path expansion heuristic sampling[J]. Journal of Computational Science, 2023, 67: 101904.</w:t>
      </w:r>
      <w:bookmarkEnd w:id="39"/>
    </w:p>
    <w:p w14:paraId="5B12A85A" w14:textId="2D3E1A46" w:rsidR="00F3080C" w:rsidRPr="00273F56" w:rsidRDefault="00F3080C" w:rsidP="00F3080C">
      <w:pPr>
        <w:pStyle w:val="a6"/>
        <w:numPr>
          <w:ilvl w:val="0"/>
          <w:numId w:val="1"/>
        </w:numPr>
        <w:tabs>
          <w:tab w:val="left" w:pos="561"/>
        </w:tabs>
        <w:spacing w:before="0"/>
        <w:ind w:left="266" w:hanging="266"/>
        <w:jc w:val="left"/>
        <w:rPr>
          <w:rFonts w:eastAsiaTheme="minorEastAsia"/>
          <w:sz w:val="17"/>
          <w:lang w:eastAsia="zh-CN"/>
        </w:rPr>
      </w:pPr>
      <w:r w:rsidRPr="00273F56">
        <w:rPr>
          <w:sz w:val="17"/>
        </w:rPr>
        <w:t>Noreen I, Khan A, Habib Z. Optimal path planning using RRT* based approaches: A survey and future directions[J]. International Journal of Advanced Computer Science and Applications, 2016, 7(11): 97–107. DOI: 10.14569/IJACSA.2016.071114</w:t>
      </w:r>
      <w:bookmarkStart w:id="40" w:name="_Ref224588821"/>
    </w:p>
    <w:p w14:paraId="0EB4BAC4" w14:textId="349DA873" w:rsidR="0070223A" w:rsidRPr="00A910C4" w:rsidRDefault="0070223A" w:rsidP="001B4F9F">
      <w:pPr>
        <w:pStyle w:val="a6"/>
        <w:numPr>
          <w:ilvl w:val="0"/>
          <w:numId w:val="1"/>
        </w:numPr>
        <w:tabs>
          <w:tab w:val="left" w:pos="561"/>
        </w:tabs>
        <w:spacing w:before="0"/>
        <w:ind w:left="266" w:hanging="266"/>
        <w:jc w:val="left"/>
        <w:rPr>
          <w:sz w:val="17"/>
        </w:rPr>
      </w:pPr>
      <w:bookmarkStart w:id="41" w:name="_Ref223801376"/>
      <w:bookmarkStart w:id="42" w:name="_Ref223790551"/>
      <w:bookmarkEnd w:id="40"/>
      <w:r w:rsidRPr="00A910C4">
        <w:rPr>
          <w:sz w:val="17"/>
        </w:rPr>
        <w:t>Li B, Chen B. An adaptive rapidly-exploring random tree[J]. IEEE/CAA Journal of Automatica Sinica, 2022, 9(2): 283–294.</w:t>
      </w:r>
      <w:bookmarkEnd w:id="41"/>
    </w:p>
    <w:p w14:paraId="4A37AE4E" w14:textId="75BA2366" w:rsidR="006B35C3" w:rsidRPr="00B57356" w:rsidRDefault="006B35C3" w:rsidP="001B4F9F">
      <w:pPr>
        <w:pStyle w:val="a6"/>
        <w:numPr>
          <w:ilvl w:val="0"/>
          <w:numId w:val="1"/>
        </w:numPr>
        <w:tabs>
          <w:tab w:val="left" w:pos="561"/>
        </w:tabs>
        <w:spacing w:before="0"/>
        <w:ind w:left="266" w:hanging="266"/>
        <w:jc w:val="left"/>
        <w:rPr>
          <w:sz w:val="17"/>
        </w:rPr>
      </w:pPr>
      <w:bookmarkStart w:id="43" w:name="_Ref223801399"/>
      <w:r w:rsidRPr="00A910C4">
        <w:rPr>
          <w:sz w:val="17"/>
        </w:rPr>
        <w:t>Huang Z, Gao Y, Guo J, et al. An adaptive bidirectional quick optimal rapidly-exploring random tree algorithm for path planning[J]. Engineering Applications of Artificial Intelligence, 2024, 133: 108072.</w:t>
      </w:r>
      <w:bookmarkEnd w:id="42"/>
      <w:bookmarkEnd w:id="43"/>
    </w:p>
    <w:p w14:paraId="56DA2D45" w14:textId="0B07A6FB" w:rsidR="00B57356" w:rsidRPr="00A910C4" w:rsidRDefault="00B57356" w:rsidP="001B4F9F">
      <w:pPr>
        <w:pStyle w:val="a6"/>
        <w:numPr>
          <w:ilvl w:val="0"/>
          <w:numId w:val="1"/>
        </w:numPr>
        <w:tabs>
          <w:tab w:val="left" w:pos="561"/>
        </w:tabs>
        <w:spacing w:before="0"/>
        <w:ind w:left="266" w:hanging="266"/>
        <w:jc w:val="left"/>
        <w:rPr>
          <w:sz w:val="17"/>
        </w:rPr>
      </w:pPr>
      <w:bookmarkStart w:id="44" w:name="_Ref224675015"/>
      <w:r w:rsidRPr="0070223A">
        <w:rPr>
          <w:sz w:val="17"/>
        </w:rPr>
        <w:t xml:space="preserve">Huang Z, Gao </w:t>
      </w:r>
      <w:r w:rsidRPr="0070223A">
        <w:rPr>
          <w:sz w:val="17"/>
          <w:highlight w:val="yellow"/>
        </w:rPr>
        <w:t>Y, Guo J, et al. An adaptive bidirectional quick optimal rapidly-e</w:t>
      </w:r>
      <w:r w:rsidRPr="0070223A">
        <w:rPr>
          <w:sz w:val="17"/>
        </w:rPr>
        <w:t>xploring random tree algorithm for path planning[J]. Engineering Applications of Artificial Intelligence, 2024, 133: 108072.</w:t>
      </w:r>
      <w:bookmarkEnd w:id="44"/>
    </w:p>
    <w:p w14:paraId="2FAD995D" w14:textId="24A902E9" w:rsidR="006B35C3" w:rsidRPr="00A910C4" w:rsidRDefault="006B35C3" w:rsidP="001B4F9F">
      <w:pPr>
        <w:pStyle w:val="a6"/>
        <w:numPr>
          <w:ilvl w:val="0"/>
          <w:numId w:val="1"/>
        </w:numPr>
        <w:tabs>
          <w:tab w:val="left" w:pos="561"/>
        </w:tabs>
        <w:spacing w:before="0"/>
        <w:ind w:left="266" w:hanging="266"/>
        <w:jc w:val="left"/>
        <w:rPr>
          <w:sz w:val="17"/>
        </w:rPr>
      </w:pPr>
      <w:bookmarkStart w:id="45" w:name="_Ref223790586"/>
      <w:r w:rsidRPr="00A910C4">
        <w:rPr>
          <w:sz w:val="17"/>
        </w:rPr>
        <w:t>Tahirovic A, Ferizbegovic M. Rapidly-exploring random vines (RRV) for motion planning in configuration spaces with narrow passages[C]. Proceedings of IEEE International Conference on Robotics and Automation (ICRA), Brisbane, QLD, Australia: IEEE, 2018: 7055–7062.</w:t>
      </w:r>
      <w:bookmarkEnd w:id="45"/>
    </w:p>
    <w:p w14:paraId="7939BCF0" w14:textId="6A932A3E" w:rsidR="006B35C3" w:rsidRPr="00A910C4" w:rsidRDefault="006B35C3" w:rsidP="001B4F9F">
      <w:pPr>
        <w:pStyle w:val="a6"/>
        <w:numPr>
          <w:ilvl w:val="0"/>
          <w:numId w:val="1"/>
        </w:numPr>
        <w:tabs>
          <w:tab w:val="left" w:pos="561"/>
        </w:tabs>
        <w:spacing w:before="0"/>
        <w:ind w:left="266" w:hanging="266"/>
        <w:jc w:val="left"/>
        <w:rPr>
          <w:sz w:val="17"/>
        </w:rPr>
      </w:pPr>
      <w:bookmarkStart w:id="46" w:name="_Ref223791415"/>
      <w:r w:rsidRPr="00A910C4">
        <w:rPr>
          <w:sz w:val="17"/>
        </w:rPr>
        <w:t>Gammell J D, Srinivasa S S, Barfoot T D. Informed RRT*: Optimal sampling-based path planning focused via direct sampling of an admissible ellipsoidal heuristic[C]. Proceedings of IEEE/RSJ International Conference on Intelligent Robots and Systems (IROS), Chicago, IL, USA: IEEE, 2014: 2997–3004.</w:t>
      </w:r>
      <w:bookmarkEnd w:id="46"/>
    </w:p>
    <w:p w14:paraId="38B0E746" w14:textId="6DEC378F" w:rsidR="006B35C3" w:rsidRPr="00A910C4" w:rsidRDefault="006B35C3" w:rsidP="001B4F9F">
      <w:pPr>
        <w:pStyle w:val="a6"/>
        <w:numPr>
          <w:ilvl w:val="0"/>
          <w:numId w:val="1"/>
        </w:numPr>
        <w:tabs>
          <w:tab w:val="left" w:pos="561"/>
        </w:tabs>
        <w:spacing w:before="0"/>
        <w:ind w:left="266" w:hanging="266"/>
        <w:jc w:val="left"/>
        <w:rPr>
          <w:sz w:val="17"/>
        </w:rPr>
      </w:pPr>
      <w:bookmarkStart w:id="47" w:name="_Ref223791416"/>
      <w:r w:rsidRPr="00A910C4">
        <w:rPr>
          <w:sz w:val="17"/>
        </w:rPr>
        <w:t>Gammell J D, Srinivasa S S, Barfoot T D. Informed sampling for asymptotically optimal path planning[J]. IEEE Transactions on Robotics, 2018, 34(4): 966–984.</w:t>
      </w:r>
      <w:bookmarkEnd w:id="47"/>
    </w:p>
    <w:p w14:paraId="3461DAF8" w14:textId="08DA5EF0" w:rsidR="002E58B7" w:rsidRPr="00A910C4" w:rsidRDefault="002E58B7" w:rsidP="002E58B7">
      <w:pPr>
        <w:pStyle w:val="a6"/>
        <w:numPr>
          <w:ilvl w:val="0"/>
          <w:numId w:val="1"/>
        </w:numPr>
        <w:tabs>
          <w:tab w:val="left" w:pos="561"/>
        </w:tabs>
        <w:spacing w:before="0"/>
        <w:ind w:left="266" w:hanging="266"/>
        <w:jc w:val="left"/>
        <w:rPr>
          <w:sz w:val="17"/>
        </w:rPr>
      </w:pPr>
      <w:bookmarkStart w:id="48" w:name="_Ref223790273"/>
      <w:r w:rsidRPr="00A910C4">
        <w:rPr>
          <w:sz w:val="17"/>
        </w:rPr>
        <w:t xml:space="preserve">Gammell J D, Srinivasa S S, Barfoot T D. Batch informed trees (BIT*): Sampling-based optimal planning via the heuristically guided search of implicit random geometric graphs[C]. Proceedings of IEEE International Conference on Robotics and Automation (ICRA), Seattle, WA, USA: </w:t>
      </w:r>
      <w:r w:rsidRPr="00A910C4">
        <w:rPr>
          <w:sz w:val="17"/>
        </w:rPr>
        <w:lastRenderedPageBreak/>
        <w:t>IEEE, 2015: 3067–3074.</w:t>
      </w:r>
      <w:bookmarkEnd w:id="48"/>
    </w:p>
    <w:p w14:paraId="0A28150F" w14:textId="43F30DFA" w:rsidR="0070223A" w:rsidRPr="00A910C4" w:rsidRDefault="0070223A" w:rsidP="001B4F9F">
      <w:pPr>
        <w:pStyle w:val="a6"/>
        <w:numPr>
          <w:ilvl w:val="0"/>
          <w:numId w:val="1"/>
        </w:numPr>
        <w:tabs>
          <w:tab w:val="left" w:pos="561"/>
        </w:tabs>
        <w:spacing w:before="0"/>
        <w:ind w:left="266" w:hanging="266"/>
        <w:jc w:val="left"/>
        <w:rPr>
          <w:sz w:val="17"/>
        </w:rPr>
      </w:pPr>
      <w:bookmarkStart w:id="49" w:name="_Ref223801612"/>
      <w:r w:rsidRPr="00A910C4">
        <w:rPr>
          <w:sz w:val="17"/>
        </w:rPr>
        <w:t>Gammell J D, Barfoot T D, Srinivasa S S. Batch Informed Trees (BIT*): Informed asymptotically optimal anytime search[J]. International Journal of Robotics Research, 2020, 39(5): 543–567. DOI: 10.1177/0278364919890396</w:t>
      </w:r>
      <w:bookmarkEnd w:id="49"/>
    </w:p>
    <w:p w14:paraId="75E2D279" w14:textId="61E65CFF" w:rsidR="006B35C3" w:rsidRPr="00A910C4" w:rsidRDefault="006B35C3" w:rsidP="001B4F9F">
      <w:pPr>
        <w:pStyle w:val="a6"/>
        <w:numPr>
          <w:ilvl w:val="0"/>
          <w:numId w:val="1"/>
        </w:numPr>
        <w:tabs>
          <w:tab w:val="left" w:pos="561"/>
        </w:tabs>
        <w:spacing w:before="0"/>
        <w:ind w:left="266" w:hanging="266"/>
        <w:jc w:val="left"/>
        <w:rPr>
          <w:sz w:val="17"/>
        </w:rPr>
      </w:pPr>
      <w:bookmarkStart w:id="50" w:name="_Ref223791442"/>
      <w:r w:rsidRPr="00A910C4">
        <w:rPr>
          <w:sz w:val="17"/>
        </w:rPr>
        <w:t>Yuan L, Zhao J, Li W, et al. Improved informed-RRT* based path planning and trajectory optimization for mobile robots[J]. International Journal of Precision Engineering and Manufacturing, 2023, 24(3): 469–482.</w:t>
      </w:r>
      <w:bookmarkEnd w:id="50"/>
    </w:p>
    <w:p w14:paraId="32BD8B39" w14:textId="4FBE60A8" w:rsidR="006B35C3" w:rsidRPr="00A910C4" w:rsidRDefault="006B35C3" w:rsidP="001B4F9F">
      <w:pPr>
        <w:pStyle w:val="a6"/>
        <w:numPr>
          <w:ilvl w:val="0"/>
          <w:numId w:val="1"/>
        </w:numPr>
        <w:tabs>
          <w:tab w:val="left" w:pos="561"/>
        </w:tabs>
        <w:spacing w:before="0"/>
        <w:ind w:left="266" w:hanging="266"/>
        <w:jc w:val="left"/>
        <w:rPr>
          <w:sz w:val="17"/>
        </w:rPr>
      </w:pPr>
      <w:bookmarkStart w:id="51" w:name="_Ref223791448"/>
      <w:r w:rsidRPr="00A910C4">
        <w:rPr>
          <w:sz w:val="17"/>
        </w:rPr>
        <w:t>Zeng Z, Chang Y. ABF-RRT*: Bidirectional fast optimal rapidly-exploring random tree via adaptive sampling of a permissible hyper-ellipsoid[J]. Journal of King Saud University - Computer and Information Sciences, 20</w:t>
      </w:r>
      <w:r w:rsidR="007131EA" w:rsidRPr="007131EA">
        <w:rPr>
          <w:sz w:val="17"/>
        </w:rPr>
        <w:t>25, 37: 165.</w:t>
      </w:r>
      <w:bookmarkEnd w:id="51"/>
    </w:p>
    <w:p w14:paraId="50EB3D67" w14:textId="0080187C" w:rsidR="001B4F9F" w:rsidRPr="00A910C4"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52" w:name="_Ref223791494"/>
      <w:r w:rsidRPr="00A910C4">
        <w:rPr>
          <w:sz w:val="17"/>
        </w:rPr>
        <w:t>Zhao P, Chang Y, Wu W, et al. Dynamic RRT: Fast feasible path planning in randomly distributed obstacle environments[J]. Journal of Intelligent &amp; Robotic Systems, 2023, 10</w:t>
      </w:r>
      <w:r w:rsidR="00E27B8D">
        <w:rPr>
          <w:rFonts w:eastAsiaTheme="minorEastAsia" w:hint="eastAsia"/>
          <w:sz w:val="17"/>
          <w:lang w:eastAsia="zh-CN"/>
        </w:rPr>
        <w:t>7</w:t>
      </w:r>
      <w:r w:rsidRPr="00A910C4">
        <w:rPr>
          <w:sz w:val="17"/>
        </w:rPr>
        <w:t xml:space="preserve">(1): </w:t>
      </w:r>
      <w:r w:rsidR="00E27B8D">
        <w:rPr>
          <w:rFonts w:eastAsiaTheme="minorEastAsia" w:hint="eastAsia"/>
          <w:sz w:val="17"/>
          <w:lang w:eastAsia="zh-CN"/>
        </w:rPr>
        <w:t>4</w:t>
      </w:r>
      <w:r w:rsidRPr="00A910C4">
        <w:rPr>
          <w:sz w:val="17"/>
        </w:rPr>
        <w:t>8.</w:t>
      </w:r>
      <w:bookmarkEnd w:id="52"/>
    </w:p>
    <w:p w14:paraId="294AE291" w14:textId="5219B43A"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3" w:name="_Ref223812078"/>
      <w:r w:rsidRPr="00A910C4">
        <w:rPr>
          <w:rFonts w:eastAsiaTheme="minorEastAsia"/>
          <w:sz w:val="17"/>
          <w:lang w:eastAsia="zh-CN"/>
        </w:rPr>
        <w:t>Deb K, Pratap A, Agarwal S, et al. A fast and elitist multiobjective genetic algorithm: NSGA-II[J]. IEEE Transactions on Evolutionary Computation, 2002, 6(2): 182–197. DOI: 10.1109/4235.996017</w:t>
      </w:r>
      <w:bookmarkEnd w:id="53"/>
    </w:p>
    <w:p w14:paraId="23D6F1C7" w14:textId="63D19277"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4" w:name="_Ref223812940"/>
      <w:r w:rsidRPr="00A910C4">
        <w:rPr>
          <w:rFonts w:eastAsiaTheme="minorEastAsia"/>
          <w:sz w:val="17"/>
          <w:lang w:eastAsia="zh-CN"/>
        </w:rPr>
        <w:t>Choset H, Lynch K M, Hutchinson S, et al. Principles of Robot Motion: Theory, Algorithms, and Implementations[M]. Cambridge, MA: MIT Press, 2005. ISBN: 978-0-262-03327-5.</w:t>
      </w:r>
      <w:bookmarkEnd w:id="54"/>
    </w:p>
    <w:p w14:paraId="4A234AED" w14:textId="28B0D135" w:rsidR="00EE0C51" w:rsidRPr="00A910C4"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55" w:name="_Ref224507149"/>
      <w:r w:rsidRPr="00A910C4">
        <w:rPr>
          <w:rFonts w:eastAsiaTheme="minorEastAsia"/>
          <w:sz w:val="17"/>
          <w:lang w:eastAsia="zh-CN"/>
        </w:rPr>
        <w:t>Lynch K M, Park F C. Modern Robotics: Mechanics, Planning, and Control[M]. Cambridge: Cambridge University Press, 2017. ISBN: 978-1-107-15630-2. DOI: 10.1017/9781316661239</w:t>
      </w:r>
      <w:bookmarkEnd w:id="55"/>
    </w:p>
    <w:p w14:paraId="34FCEB85" w14:textId="5B217CE9"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6" w:name="_Ref223814085"/>
      <w:r w:rsidRPr="00A910C4">
        <w:rPr>
          <w:rFonts w:eastAsiaTheme="minorEastAsia"/>
          <w:sz w:val="17"/>
          <w:lang w:eastAsia="zh-CN"/>
        </w:rPr>
        <w:t>Kavraki L E, Švestka P, Latombe J C, et al. Probabilistic roadmaps for path planning in high-dimensional configuration spaces[J]. IEEE Transactions on Robotics and Automation, 1996, 12(4): 566–580. DOI: 10.1109/70.508439</w:t>
      </w:r>
      <w:bookmarkEnd w:id="56"/>
    </w:p>
    <w:p w14:paraId="7B2BDA3E" w14:textId="66101002"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7" w:name="_Ref223814284"/>
      <w:r w:rsidRPr="00A910C4">
        <w:rPr>
          <w:rFonts w:eastAsiaTheme="minorEastAsia"/>
          <w:sz w:val="17"/>
          <w:lang w:eastAsia="zh-CN"/>
        </w:rPr>
        <w:t>Ravankar A, Ravankar A A, Kobayashi Y, et al. Path smoothing techniques in robot navigation: State-of-the-art, current and future challenges[J]. Sensors, 2018, 18(9): 3170. DOI: 10.3390/s18093170</w:t>
      </w:r>
      <w:bookmarkEnd w:id="57"/>
    </w:p>
    <w:p w14:paraId="09824BED" w14:textId="563286AD"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8" w:name="_Ref223814286"/>
      <w:r w:rsidRPr="00A910C4">
        <w:rPr>
          <w:rFonts w:eastAsiaTheme="minorEastAsia"/>
          <w:sz w:val="17"/>
          <w:lang w:eastAsia="zh-CN"/>
        </w:rPr>
        <w:t>Yang K, Sukkarieh S. An analytical continuous-curvature path-smoothing algorithm[J]. IEEE Transactions on Robotics, 2010, 26(3): 561–568. DOI: 10.1109/TRO.2010.2042990</w:t>
      </w:r>
      <w:bookmarkEnd w:id="58"/>
    </w:p>
    <w:p w14:paraId="751189A7" w14:textId="04D5F7E5"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9" w:name="_Ref223815176"/>
      <w:r w:rsidRPr="00A910C4">
        <w:rPr>
          <w:rFonts w:eastAsiaTheme="minorEastAsia"/>
          <w:sz w:val="17"/>
          <w:lang w:eastAsia="zh-CN"/>
        </w:rPr>
        <w:t>Nasir J, Islam F, Malik U, et al. RRT*-SMART: A rapid convergence implementation of RRT*[J]. International Journal of Advanced Robotic Systems, 2013, 10(7): 299. DOI: 10.5772/56718</w:t>
      </w:r>
      <w:bookmarkEnd w:id="59"/>
    </w:p>
    <w:p w14:paraId="53681FF9" w14:textId="6C18EC2D"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0" w:name="_Ref223815184"/>
      <w:r w:rsidRPr="00A910C4">
        <w:rPr>
          <w:rFonts w:eastAsiaTheme="minorEastAsia"/>
          <w:sz w:val="17"/>
          <w:lang w:eastAsia="zh-CN"/>
        </w:rPr>
        <w:t>Janson L, Schmerling E, Clark A, et al. Fast marching tree: A fast marching sampling-based method for optimal motion planning in many dimensions[J]. International Journal of Robotics Research, 2015, 34(7): 883–921. DOI: 10.1177/0278364915577958</w:t>
      </w:r>
      <w:bookmarkEnd w:id="60"/>
    </w:p>
    <w:p w14:paraId="6AF65E0F" w14:textId="312D65F2" w:rsidR="00406AE7" w:rsidRPr="00A910C4" w:rsidRDefault="007224E4" w:rsidP="00031269">
      <w:pPr>
        <w:pStyle w:val="a6"/>
        <w:numPr>
          <w:ilvl w:val="0"/>
          <w:numId w:val="1"/>
        </w:numPr>
        <w:tabs>
          <w:tab w:val="left" w:pos="561"/>
        </w:tabs>
        <w:spacing w:before="0"/>
        <w:ind w:left="266" w:hanging="266"/>
        <w:jc w:val="left"/>
        <w:rPr>
          <w:rFonts w:eastAsiaTheme="minorEastAsia"/>
          <w:sz w:val="17"/>
          <w:lang w:eastAsia="zh-CN"/>
        </w:rPr>
      </w:pPr>
      <w:bookmarkStart w:id="61" w:name="_Ref223815190"/>
      <w:r w:rsidRPr="007224E4">
        <w:rPr>
          <w:rFonts w:eastAsiaTheme="minorEastAsia"/>
          <w:sz w:val="17"/>
          <w:lang w:eastAsia="zh-CN"/>
        </w:rPr>
        <w:t>Salzman O, Halperin D. Asymptotically near-optimal RRT for fast, high-quality, motion planning[C]. Proceedings of IEEE International Conference on Robotics and Automation (ICRA), Hong Kong, China: IEEE, 2014: 4680–4685. DOI: 10.1109/ICRA.2014.6907543</w:t>
      </w:r>
      <w:bookmarkEnd w:id="61"/>
    </w:p>
    <w:p w14:paraId="1C9A176E" w14:textId="00B3FA80"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2" w:name="_Ref223815199"/>
      <w:r w:rsidRPr="00A910C4">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62"/>
    </w:p>
    <w:p w14:paraId="09D3F966" w14:textId="2886F8AE" w:rsidR="00406AE7" w:rsidRPr="00A910C4"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3" w:name="_Ref223815201"/>
      <w:r w:rsidRPr="00A910C4">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63"/>
    </w:p>
    <w:p w14:paraId="4ADDD695" w14:textId="325D8405" w:rsidR="00031269" w:rsidRPr="00A764CD" w:rsidRDefault="00406AE7" w:rsidP="00A764CD">
      <w:pPr>
        <w:pStyle w:val="a6"/>
        <w:numPr>
          <w:ilvl w:val="0"/>
          <w:numId w:val="1"/>
        </w:numPr>
        <w:tabs>
          <w:tab w:val="left" w:pos="561"/>
        </w:tabs>
        <w:spacing w:before="0"/>
        <w:ind w:left="266" w:hanging="266"/>
        <w:jc w:val="left"/>
        <w:rPr>
          <w:rFonts w:eastAsiaTheme="minorEastAsia"/>
          <w:sz w:val="17"/>
          <w:lang w:eastAsia="zh-CN"/>
        </w:rPr>
      </w:pPr>
      <w:bookmarkStart w:id="64" w:name="_Ref223815219"/>
      <w:r w:rsidRPr="00A910C4">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64"/>
    </w:p>
    <w:sectPr w:rsidR="00031269" w:rsidRPr="00A764CD"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B0D9" w14:textId="77777777" w:rsidR="004D28CB" w:rsidRDefault="004D28CB">
      <w:r>
        <w:separator/>
      </w:r>
    </w:p>
  </w:endnote>
  <w:endnote w:type="continuationSeparator" w:id="0">
    <w:p w14:paraId="58F5251A" w14:textId="77777777" w:rsidR="004D28CB" w:rsidRDefault="004D2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F636" w14:textId="77777777" w:rsidR="004D28CB" w:rsidRDefault="004D28CB">
      <w:r>
        <w:separator/>
      </w:r>
    </w:p>
  </w:footnote>
  <w:footnote w:type="continuationSeparator" w:id="0">
    <w:p w14:paraId="462BE19C" w14:textId="77777777" w:rsidR="004D28CB" w:rsidRDefault="004D2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30326"/>
    <w:rsid w:val="00030EF5"/>
    <w:rsid w:val="00031269"/>
    <w:rsid w:val="00034DCB"/>
    <w:rsid w:val="0004393E"/>
    <w:rsid w:val="00043ED5"/>
    <w:rsid w:val="00046DC6"/>
    <w:rsid w:val="00062CA0"/>
    <w:rsid w:val="000660B7"/>
    <w:rsid w:val="00072951"/>
    <w:rsid w:val="00073A1F"/>
    <w:rsid w:val="00075690"/>
    <w:rsid w:val="00076339"/>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20F7"/>
    <w:rsid w:val="000F45FC"/>
    <w:rsid w:val="000F48F0"/>
    <w:rsid w:val="000F7115"/>
    <w:rsid w:val="000F7198"/>
    <w:rsid w:val="00105508"/>
    <w:rsid w:val="00106F4F"/>
    <w:rsid w:val="00113D2A"/>
    <w:rsid w:val="0011574C"/>
    <w:rsid w:val="0011603F"/>
    <w:rsid w:val="001169F8"/>
    <w:rsid w:val="0012135B"/>
    <w:rsid w:val="00122769"/>
    <w:rsid w:val="0012740D"/>
    <w:rsid w:val="00131FD2"/>
    <w:rsid w:val="001324AF"/>
    <w:rsid w:val="0013518F"/>
    <w:rsid w:val="00137855"/>
    <w:rsid w:val="00140366"/>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93E04"/>
    <w:rsid w:val="001943AB"/>
    <w:rsid w:val="001954C1"/>
    <w:rsid w:val="001957F9"/>
    <w:rsid w:val="001A2F5B"/>
    <w:rsid w:val="001A4B2E"/>
    <w:rsid w:val="001A4B8A"/>
    <w:rsid w:val="001A56BC"/>
    <w:rsid w:val="001A616E"/>
    <w:rsid w:val="001B4D3B"/>
    <w:rsid w:val="001B4F9F"/>
    <w:rsid w:val="001C592F"/>
    <w:rsid w:val="001D1F27"/>
    <w:rsid w:val="001D57E6"/>
    <w:rsid w:val="001D5941"/>
    <w:rsid w:val="001D7809"/>
    <w:rsid w:val="001E061A"/>
    <w:rsid w:val="001E2320"/>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47A59"/>
    <w:rsid w:val="002525C9"/>
    <w:rsid w:val="0025462B"/>
    <w:rsid w:val="00260882"/>
    <w:rsid w:val="00260C7E"/>
    <w:rsid w:val="00263F06"/>
    <w:rsid w:val="00271AE0"/>
    <w:rsid w:val="00272662"/>
    <w:rsid w:val="00273440"/>
    <w:rsid w:val="00273CDF"/>
    <w:rsid w:val="00273F56"/>
    <w:rsid w:val="00275A3A"/>
    <w:rsid w:val="002818D8"/>
    <w:rsid w:val="00283EA7"/>
    <w:rsid w:val="00285123"/>
    <w:rsid w:val="002903C9"/>
    <w:rsid w:val="00294455"/>
    <w:rsid w:val="00294849"/>
    <w:rsid w:val="00296567"/>
    <w:rsid w:val="00297477"/>
    <w:rsid w:val="002B0404"/>
    <w:rsid w:val="002B0A1C"/>
    <w:rsid w:val="002B175F"/>
    <w:rsid w:val="002B1EDD"/>
    <w:rsid w:val="002B3524"/>
    <w:rsid w:val="002B5079"/>
    <w:rsid w:val="002C1900"/>
    <w:rsid w:val="002C6AA2"/>
    <w:rsid w:val="002D2EF8"/>
    <w:rsid w:val="002D7F58"/>
    <w:rsid w:val="002E0934"/>
    <w:rsid w:val="002E4138"/>
    <w:rsid w:val="002E4920"/>
    <w:rsid w:val="002E58B7"/>
    <w:rsid w:val="002E7826"/>
    <w:rsid w:val="002F4125"/>
    <w:rsid w:val="002F5541"/>
    <w:rsid w:val="002F7A37"/>
    <w:rsid w:val="00301E6D"/>
    <w:rsid w:val="00302F26"/>
    <w:rsid w:val="00304232"/>
    <w:rsid w:val="0031089B"/>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E71EC"/>
    <w:rsid w:val="003F0D72"/>
    <w:rsid w:val="003F108D"/>
    <w:rsid w:val="003F1FF8"/>
    <w:rsid w:val="00400724"/>
    <w:rsid w:val="00400C60"/>
    <w:rsid w:val="00401299"/>
    <w:rsid w:val="00404C06"/>
    <w:rsid w:val="004054AA"/>
    <w:rsid w:val="00405D96"/>
    <w:rsid w:val="00406AE7"/>
    <w:rsid w:val="00406D1D"/>
    <w:rsid w:val="0041204E"/>
    <w:rsid w:val="00412275"/>
    <w:rsid w:val="0041269A"/>
    <w:rsid w:val="0041307D"/>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D28CB"/>
    <w:rsid w:val="004E0916"/>
    <w:rsid w:val="004E1DC7"/>
    <w:rsid w:val="004E6E0E"/>
    <w:rsid w:val="004E6E3E"/>
    <w:rsid w:val="004F1626"/>
    <w:rsid w:val="004F2CF9"/>
    <w:rsid w:val="004F3BB1"/>
    <w:rsid w:val="004F41E8"/>
    <w:rsid w:val="004F52CB"/>
    <w:rsid w:val="004F5E5B"/>
    <w:rsid w:val="005003D7"/>
    <w:rsid w:val="00500B1D"/>
    <w:rsid w:val="00501A1F"/>
    <w:rsid w:val="00501C9A"/>
    <w:rsid w:val="00502E6C"/>
    <w:rsid w:val="005037EC"/>
    <w:rsid w:val="00510981"/>
    <w:rsid w:val="00513660"/>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989"/>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26C9E"/>
    <w:rsid w:val="0063385C"/>
    <w:rsid w:val="0063698F"/>
    <w:rsid w:val="00640DC4"/>
    <w:rsid w:val="00642E09"/>
    <w:rsid w:val="0064487D"/>
    <w:rsid w:val="00647675"/>
    <w:rsid w:val="00650276"/>
    <w:rsid w:val="00651660"/>
    <w:rsid w:val="00656B3F"/>
    <w:rsid w:val="00660DDF"/>
    <w:rsid w:val="00662A72"/>
    <w:rsid w:val="006632E0"/>
    <w:rsid w:val="006645D3"/>
    <w:rsid w:val="0066641F"/>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D536C"/>
    <w:rsid w:val="006E211E"/>
    <w:rsid w:val="006E2FDC"/>
    <w:rsid w:val="006E3D83"/>
    <w:rsid w:val="006E74E6"/>
    <w:rsid w:val="006F0C15"/>
    <w:rsid w:val="006F3810"/>
    <w:rsid w:val="006F645F"/>
    <w:rsid w:val="0070223A"/>
    <w:rsid w:val="007027EE"/>
    <w:rsid w:val="007038ED"/>
    <w:rsid w:val="007041A9"/>
    <w:rsid w:val="00704758"/>
    <w:rsid w:val="00707A1A"/>
    <w:rsid w:val="0071103C"/>
    <w:rsid w:val="007131EA"/>
    <w:rsid w:val="00714B2E"/>
    <w:rsid w:val="007208B0"/>
    <w:rsid w:val="007224E4"/>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3939"/>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73B03"/>
    <w:rsid w:val="00873B9E"/>
    <w:rsid w:val="00876E46"/>
    <w:rsid w:val="00892236"/>
    <w:rsid w:val="00892ADF"/>
    <w:rsid w:val="008A2120"/>
    <w:rsid w:val="008A2AD5"/>
    <w:rsid w:val="008A6428"/>
    <w:rsid w:val="008A6998"/>
    <w:rsid w:val="008A7862"/>
    <w:rsid w:val="008A7AF5"/>
    <w:rsid w:val="008B080C"/>
    <w:rsid w:val="008B1380"/>
    <w:rsid w:val="008B2119"/>
    <w:rsid w:val="008B7C60"/>
    <w:rsid w:val="008C00C5"/>
    <w:rsid w:val="008C0E4F"/>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235F"/>
    <w:rsid w:val="00973797"/>
    <w:rsid w:val="009751E5"/>
    <w:rsid w:val="00986E33"/>
    <w:rsid w:val="009871F7"/>
    <w:rsid w:val="0099170D"/>
    <w:rsid w:val="00993056"/>
    <w:rsid w:val="00996E52"/>
    <w:rsid w:val="009974CC"/>
    <w:rsid w:val="009A0EEE"/>
    <w:rsid w:val="009A462D"/>
    <w:rsid w:val="009A4FC4"/>
    <w:rsid w:val="009A5D4E"/>
    <w:rsid w:val="009B14D1"/>
    <w:rsid w:val="009B7A07"/>
    <w:rsid w:val="009B7B0D"/>
    <w:rsid w:val="009B7CDF"/>
    <w:rsid w:val="009C2F73"/>
    <w:rsid w:val="009C3CFF"/>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5C66"/>
    <w:rsid w:val="00A37489"/>
    <w:rsid w:val="00A40569"/>
    <w:rsid w:val="00A54FC6"/>
    <w:rsid w:val="00A55160"/>
    <w:rsid w:val="00A563EF"/>
    <w:rsid w:val="00A605B8"/>
    <w:rsid w:val="00A7173D"/>
    <w:rsid w:val="00A725EC"/>
    <w:rsid w:val="00A73294"/>
    <w:rsid w:val="00A764CD"/>
    <w:rsid w:val="00A81A1C"/>
    <w:rsid w:val="00A857B7"/>
    <w:rsid w:val="00A869F1"/>
    <w:rsid w:val="00A90051"/>
    <w:rsid w:val="00A910C4"/>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3335"/>
    <w:rsid w:val="00B104E2"/>
    <w:rsid w:val="00B10503"/>
    <w:rsid w:val="00B11BEA"/>
    <w:rsid w:val="00B11F6C"/>
    <w:rsid w:val="00B137BA"/>
    <w:rsid w:val="00B14659"/>
    <w:rsid w:val="00B14A0E"/>
    <w:rsid w:val="00B155F2"/>
    <w:rsid w:val="00B15CB0"/>
    <w:rsid w:val="00B2070E"/>
    <w:rsid w:val="00B21FA7"/>
    <w:rsid w:val="00B22479"/>
    <w:rsid w:val="00B24DAB"/>
    <w:rsid w:val="00B30D4E"/>
    <w:rsid w:val="00B312B8"/>
    <w:rsid w:val="00B31595"/>
    <w:rsid w:val="00B32C90"/>
    <w:rsid w:val="00B376E4"/>
    <w:rsid w:val="00B37EEF"/>
    <w:rsid w:val="00B40400"/>
    <w:rsid w:val="00B40EE7"/>
    <w:rsid w:val="00B4474A"/>
    <w:rsid w:val="00B4600B"/>
    <w:rsid w:val="00B46EFA"/>
    <w:rsid w:val="00B53AAB"/>
    <w:rsid w:val="00B53EB9"/>
    <w:rsid w:val="00B54C01"/>
    <w:rsid w:val="00B555B8"/>
    <w:rsid w:val="00B57356"/>
    <w:rsid w:val="00B608C7"/>
    <w:rsid w:val="00B61A9B"/>
    <w:rsid w:val="00B639BF"/>
    <w:rsid w:val="00B652BF"/>
    <w:rsid w:val="00B670EB"/>
    <w:rsid w:val="00B7131E"/>
    <w:rsid w:val="00B726C7"/>
    <w:rsid w:val="00B72BE0"/>
    <w:rsid w:val="00B72E86"/>
    <w:rsid w:val="00B86D5E"/>
    <w:rsid w:val="00B907FC"/>
    <w:rsid w:val="00B91ED4"/>
    <w:rsid w:val="00B9456E"/>
    <w:rsid w:val="00B95694"/>
    <w:rsid w:val="00B97B75"/>
    <w:rsid w:val="00BA46AC"/>
    <w:rsid w:val="00BA5297"/>
    <w:rsid w:val="00BA53B7"/>
    <w:rsid w:val="00BA5A26"/>
    <w:rsid w:val="00BA5BEF"/>
    <w:rsid w:val="00BC0928"/>
    <w:rsid w:val="00BC0B5E"/>
    <w:rsid w:val="00BC572B"/>
    <w:rsid w:val="00BD0B1E"/>
    <w:rsid w:val="00BD2749"/>
    <w:rsid w:val="00BE4223"/>
    <w:rsid w:val="00BE486D"/>
    <w:rsid w:val="00BF4D83"/>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47C3F"/>
    <w:rsid w:val="00C51129"/>
    <w:rsid w:val="00C51A05"/>
    <w:rsid w:val="00C53B0D"/>
    <w:rsid w:val="00C61B30"/>
    <w:rsid w:val="00C64B99"/>
    <w:rsid w:val="00C64EE4"/>
    <w:rsid w:val="00C670C9"/>
    <w:rsid w:val="00C709A8"/>
    <w:rsid w:val="00C7142B"/>
    <w:rsid w:val="00C76A6C"/>
    <w:rsid w:val="00C771B3"/>
    <w:rsid w:val="00C80875"/>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29C"/>
    <w:rsid w:val="00D04ADF"/>
    <w:rsid w:val="00D06B81"/>
    <w:rsid w:val="00D10D02"/>
    <w:rsid w:val="00D1328A"/>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5CE0"/>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AF0"/>
    <w:rsid w:val="00E17DA1"/>
    <w:rsid w:val="00E225FF"/>
    <w:rsid w:val="00E22CE9"/>
    <w:rsid w:val="00E239F4"/>
    <w:rsid w:val="00E27B8D"/>
    <w:rsid w:val="00E31FFB"/>
    <w:rsid w:val="00E325BC"/>
    <w:rsid w:val="00E34696"/>
    <w:rsid w:val="00E34F27"/>
    <w:rsid w:val="00E403A1"/>
    <w:rsid w:val="00E40572"/>
    <w:rsid w:val="00E413C2"/>
    <w:rsid w:val="00E4282E"/>
    <w:rsid w:val="00E43F83"/>
    <w:rsid w:val="00E4440F"/>
    <w:rsid w:val="00E4750A"/>
    <w:rsid w:val="00E47A49"/>
    <w:rsid w:val="00E5095E"/>
    <w:rsid w:val="00E64207"/>
    <w:rsid w:val="00E64922"/>
    <w:rsid w:val="00E66D53"/>
    <w:rsid w:val="00E71032"/>
    <w:rsid w:val="00E7351A"/>
    <w:rsid w:val="00E73D63"/>
    <w:rsid w:val="00E75E8B"/>
    <w:rsid w:val="00E768DE"/>
    <w:rsid w:val="00E76CBF"/>
    <w:rsid w:val="00E77D13"/>
    <w:rsid w:val="00E81936"/>
    <w:rsid w:val="00E83297"/>
    <w:rsid w:val="00E85857"/>
    <w:rsid w:val="00E85A8F"/>
    <w:rsid w:val="00E906AE"/>
    <w:rsid w:val="00E92570"/>
    <w:rsid w:val="00E9478D"/>
    <w:rsid w:val="00E94B71"/>
    <w:rsid w:val="00E95A3E"/>
    <w:rsid w:val="00E97F44"/>
    <w:rsid w:val="00EA01BF"/>
    <w:rsid w:val="00EA36C3"/>
    <w:rsid w:val="00EA4856"/>
    <w:rsid w:val="00EA49D7"/>
    <w:rsid w:val="00EA5219"/>
    <w:rsid w:val="00EA69D0"/>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F00EDA"/>
    <w:rsid w:val="00F01560"/>
    <w:rsid w:val="00F0747F"/>
    <w:rsid w:val="00F07A53"/>
    <w:rsid w:val="00F101CC"/>
    <w:rsid w:val="00F1577C"/>
    <w:rsid w:val="00F24FA8"/>
    <w:rsid w:val="00F3051E"/>
    <w:rsid w:val="00F3080C"/>
    <w:rsid w:val="00F30F56"/>
    <w:rsid w:val="00F31502"/>
    <w:rsid w:val="00F319D5"/>
    <w:rsid w:val="00F32F52"/>
    <w:rsid w:val="00F35CF3"/>
    <w:rsid w:val="00F40F4C"/>
    <w:rsid w:val="00F519E7"/>
    <w:rsid w:val="00F54D9B"/>
    <w:rsid w:val="00F627E0"/>
    <w:rsid w:val="00F64E64"/>
    <w:rsid w:val="00F6786D"/>
    <w:rsid w:val="00F70A1A"/>
    <w:rsid w:val="00F73764"/>
    <w:rsid w:val="00F73EA3"/>
    <w:rsid w:val="00F75FC0"/>
    <w:rsid w:val="00F770A3"/>
    <w:rsid w:val="00F80E34"/>
    <w:rsid w:val="00F824EB"/>
    <w:rsid w:val="00F85AB7"/>
    <w:rsid w:val="00F90519"/>
    <w:rsid w:val="00F9332E"/>
    <w:rsid w:val="00F94C6D"/>
    <w:rsid w:val="00F961C9"/>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3.jpeg"/><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hyperlink" Target="mailto:dhguo@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4640</TotalTime>
  <Pages>12</Pages>
  <Words>2909</Words>
  <Characters>16586</Characters>
  <Application>Microsoft Office Word</Application>
  <DocSecurity>0</DocSecurity>
  <Lines>138</Lines>
  <Paragraphs>38</Paragraphs>
  <ScaleCrop>false</ScaleCrop>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129</cp:revision>
  <cp:lastPrinted>2025-12-01T13:09:00Z</cp:lastPrinted>
  <dcterms:created xsi:type="dcterms:W3CDTF">2026-03-02T15:35:00Z</dcterms:created>
  <dcterms:modified xsi:type="dcterms:W3CDTF">2026-03-17T14:01:00Z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