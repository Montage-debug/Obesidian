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7E161A6"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Pr="00851DC5">
        <w:rPr>
          <w:rFonts w:eastAsiaTheme="minorEastAsia" w:hint="eastAsia"/>
          <w:color w:val="EE0000"/>
          <w:lang w:eastAsia="zh-CN"/>
        </w:rPr>
        <w:t>基于动态焦点转移的双超椭球约束双向</w:t>
      </w:r>
      <w:r w:rsidRPr="00851DC5">
        <w:rPr>
          <w:rFonts w:eastAsiaTheme="minorEastAsia"/>
          <w:color w:val="EE0000"/>
          <w:lang w:eastAsia="zh-CN"/>
        </w:rPr>
        <w:t>RRT</w:t>
      </w:r>
      <w:r w:rsidRPr="00851DC5">
        <w:rPr>
          <w:rFonts w:eastAsiaTheme="minorEastAsia" w:hint="eastAsia"/>
          <w:color w:val="EE0000"/>
          <w:lang w:eastAsia="zh-CN"/>
        </w:rPr>
        <w:t>快速路径规划</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07D20772" w14:textId="3F68762F" w:rsidR="00F101CC" w:rsidRPr="00F101CC" w:rsidRDefault="00F101CC" w:rsidP="009A462D">
      <w:pPr>
        <w:pStyle w:val="a3"/>
        <w:spacing w:before="9" w:line="261" w:lineRule="auto"/>
        <w:ind w:left="220" w:right="110" w:firstLine="500"/>
        <w:jc w:val="both"/>
        <w:rPr>
          <w:rFonts w:ascii="宋体" w:eastAsia="宋体" w:hAnsi="宋体" w:cs="宋体" w:hint="eastAsia"/>
          <w:lang w:eastAsia="zh-CN"/>
        </w:rPr>
      </w:pPr>
      <w:r w:rsidRPr="00F101CC">
        <w:rPr>
          <w:rFonts w:ascii="宋体" w:eastAsia="宋体" w:hAnsi="宋体" w:cs="宋体"/>
          <w:lang w:eastAsia="zh-CN"/>
        </w:rPr>
        <w:t>针对传统快速探索随机树（RRT）算法中多节点仅用于环境探索且缺乏路径优化导向的问题，本文提出了一种自适应双向超椭球体约束采样（SC-RRT）算法，以在复杂障碍物环境中实现高效、可行的路径规划，并平衡收敛时间与路径长度这两大优化目标。</w:t>
      </w:r>
    </w:p>
    <w:p w14:paraId="1F7456E4" w14:textId="77777777" w:rsidR="00F101CC" w:rsidRPr="00F101CC" w:rsidRDefault="00F101CC" w:rsidP="009A462D">
      <w:pPr>
        <w:pStyle w:val="a3"/>
        <w:spacing w:before="9" w:line="261" w:lineRule="auto"/>
        <w:ind w:left="220" w:right="110" w:firstLine="500"/>
        <w:jc w:val="both"/>
        <w:rPr>
          <w:rFonts w:ascii="宋体" w:eastAsia="宋体" w:hAnsi="宋体" w:cs="宋体" w:hint="eastAsia"/>
          <w:lang w:eastAsia="zh-CN"/>
        </w:rPr>
      </w:pPr>
      <w:r w:rsidRPr="00F101CC">
        <w:rPr>
          <w:rFonts w:ascii="宋体" w:eastAsia="宋体" w:hAnsi="宋体" w:cs="宋体"/>
          <w:lang w:eastAsia="zh-CN"/>
        </w:rPr>
        <w:t>SC-RRT算法首先根据起点与目标点的环境位置信息自适应选择中介点，构建“起点-中介点-目标点”的双段路径框架，并通过双向并行扩展策略（起点→中介点、目标点→中介点）提升搜索效率。然后，算法对两段路径进行长度预估与优化，将优化后的路径长度作为启发式子集的长轴直径，约束新节点在该子集内采样，从而实现路径的定向优化。此外，SC-RRT引入自适应采样范围控制机制，通过三维度的帕累托支配准则动态筛选优势节点，并将其更新为新的起点，从而将全局规划问题转化为分阶段子问题，进一步提升路径优化效果。</w:t>
      </w:r>
    </w:p>
    <w:p w14:paraId="080FEC87" w14:textId="777F759E" w:rsidR="0076352E" w:rsidRPr="00F101CC" w:rsidRDefault="00F101CC" w:rsidP="009A462D">
      <w:pPr>
        <w:pStyle w:val="a3"/>
        <w:spacing w:before="9" w:line="261" w:lineRule="auto"/>
        <w:ind w:left="220" w:right="110"/>
        <w:jc w:val="both"/>
        <w:rPr>
          <w:rFonts w:ascii="宋体" w:eastAsia="宋体" w:hAnsi="宋体" w:cs="宋体" w:hint="eastAsia"/>
          <w:lang w:eastAsia="zh-CN"/>
        </w:rPr>
      </w:pPr>
      <w:r w:rsidRPr="00F101CC">
        <w:rPr>
          <w:rFonts w:ascii="宋体" w:eastAsia="宋体" w:hAnsi="宋体" w:cs="宋体"/>
          <w:lang w:eastAsia="zh-CN"/>
        </w:rPr>
        <w:t>仿真结果表明，SC-RRT算法在收敛时间与路径长度之间取得了优异的平衡。与传统RRT算法相比，其收敛速度显著提高；与RRT-Connect算法相比，路径质量和搜索鲁棒性表现更优；与启发式RRT*算法相比，SC-RRT在生成相同长度最优路径时，计算时间减少超过30%，验证了其在复杂环境中的优越性能和工程实用性</w:t>
      </w:r>
      <w:r>
        <w:rPr>
          <w:rFonts w:ascii="宋体" w:eastAsia="宋体" w:hAnsi="宋体" w:cs="宋体" w:hint="eastAsia"/>
          <w:lang w:eastAsia="zh-CN"/>
        </w:rPr>
        <w:t>.</w:t>
      </w:r>
    </w:p>
    <w:p w14:paraId="65F1A054" w14:textId="77777777" w:rsidR="0076352E" w:rsidRDefault="0076352E">
      <w:pPr>
        <w:pStyle w:val="a3"/>
        <w:rPr>
          <w:sz w:val="21"/>
          <w:lang w:eastAsia="zh-CN"/>
        </w:rPr>
      </w:pPr>
    </w:p>
    <w:p w14:paraId="01A09395" w14:textId="3AFAFCD7" w:rsidR="0076352E" w:rsidRDefault="00821371">
      <w:pPr>
        <w:pStyle w:val="a3"/>
        <w:spacing w:line="261" w:lineRule="auto"/>
        <w:ind w:left="220"/>
      </w:pPr>
      <w:r>
        <w:rPr>
          <w:rFonts w:ascii="Arial" w:hAnsi="Arial"/>
          <w:b/>
          <w:spacing w:val="-2"/>
        </w:rPr>
        <w:t>Keywords</w:t>
      </w:r>
      <w:r>
        <w:rPr>
          <w:rFonts w:ascii="Arial" w:hAnsi="Arial"/>
          <w:b/>
          <w:spacing w:val="30"/>
        </w:rPr>
        <w:t xml:space="preserve"> </w:t>
      </w:r>
      <w:r>
        <w:rPr>
          <w:spacing w:val="-2"/>
        </w:rPr>
        <w:t>Rapidly</w:t>
      </w:r>
      <w:r>
        <w:rPr>
          <w:spacing w:val="-7"/>
        </w:rPr>
        <w:t xml:space="preserve"> </w:t>
      </w:r>
      <w:r>
        <w:rPr>
          <w:spacing w:val="-2"/>
        </w:rPr>
        <w:t>exploring</w:t>
      </w:r>
      <w:r>
        <w:rPr>
          <w:spacing w:val="-7"/>
        </w:rPr>
        <w:t xml:space="preserve"> </w:t>
      </w:r>
      <w:r>
        <w:rPr>
          <w:spacing w:val="-2"/>
        </w:rPr>
        <w:t>Random</w:t>
      </w:r>
      <w:r>
        <w:rPr>
          <w:spacing w:val="-7"/>
        </w:rPr>
        <w:t xml:space="preserve"> </w:t>
      </w:r>
      <w:r>
        <w:rPr>
          <w:spacing w:val="-2"/>
        </w:rPr>
        <w:t>Trees</w:t>
      </w:r>
      <w:r>
        <w:rPr>
          <w:spacing w:val="-7"/>
        </w:rPr>
        <w:t xml:space="preserve"> </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Informed-</w:t>
      </w:r>
      <w:r>
        <w:rPr>
          <w:spacing w:val="-2"/>
        </w:rPr>
        <w:t>RRT</w:t>
      </w:r>
      <w:r>
        <w:rPr>
          <w:spacing w:val="-7"/>
        </w:rPr>
        <w:t xml:space="preserve"> </w:t>
      </w:r>
      <w:r>
        <w:rPr>
          <w:spacing w:val="-2"/>
        </w:rPr>
        <w:t>·</w:t>
      </w:r>
      <w:r>
        <w:rPr>
          <w:spacing w:val="-7"/>
        </w:rPr>
        <w:t xml:space="preserve"> </w:t>
      </w:r>
      <w:r w:rsidR="00B32C90">
        <w:rPr>
          <w:rFonts w:eastAsiaTheme="minorEastAsia" w:hint="eastAsia"/>
          <w:spacing w:val="-2"/>
          <w:lang w:eastAsia="zh-CN"/>
        </w:rPr>
        <w:t>RRT-connect</w:t>
      </w:r>
      <w:r>
        <w:rPr>
          <w:spacing w:val="-7"/>
        </w:rPr>
        <w:t xml:space="preserve"> </w:t>
      </w:r>
      <w:r>
        <w:rPr>
          <w:spacing w:val="-2"/>
        </w:rPr>
        <w:t>·</w:t>
      </w:r>
      <w:r>
        <w:rPr>
          <w:spacing w:val="-7"/>
        </w:rPr>
        <w:t xml:space="preserve"> </w:t>
      </w:r>
      <w:r>
        <w:rPr>
          <w:spacing w:val="-2"/>
        </w:rPr>
        <w:t>Pareto Dominance</w:t>
      </w:r>
    </w:p>
    <w:p w14:paraId="084A5F2C" w14:textId="77777777" w:rsidR="0076352E" w:rsidRDefault="0076352E">
      <w:pPr>
        <w:pStyle w:val="a3"/>
        <w:rPr>
          <w:sz w:val="19"/>
        </w:rPr>
      </w:pPr>
    </w:p>
    <w:p w14:paraId="2831DCA0" w14:textId="77777777" w:rsidR="0076352E" w:rsidRDefault="0076352E">
      <w:pPr>
        <w:rPr>
          <w:sz w:val="19"/>
        </w:rPr>
        <w:sectPr w:rsidR="0076352E" w:rsidSect="00927F8F">
          <w:footerReference w:type="even" r:id="rId10"/>
          <w:footerReference w:type="default" r:id="rId11"/>
          <w:type w:val="continuous"/>
          <w:pgSz w:w="11910" w:h="15820"/>
          <w:pgMar w:top="540" w:right="900" w:bottom="1120" w:left="800" w:header="0" w:footer="939" w:gutter="0"/>
          <w:pgNumType w:start="1"/>
          <w:cols w:space="708"/>
        </w:sectPr>
      </w:pPr>
    </w:p>
    <w:p w14:paraId="1BE9A99A" w14:textId="77777777" w:rsidR="0076352E" w:rsidRDefault="00821371">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42843ED6" w:rsidR="0076352E" w:rsidRPr="00486444"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这一任务在动态场景下更凸显其挑战性：一方面，环境中随机分布的动态障碍物与机械臂自身运动的不确定性，要求算法具备快速的避障决策能力；另一方面，工业机械臂的高精度作业与服务机器人的人机安全交互需求，又对路径的平滑性与最优性提出了严苛标准</w:t>
      </w:r>
      <w:r w:rsidRPr="00486444">
        <w:rPr>
          <w:rFonts w:eastAsiaTheme="minorEastAsia"/>
          <w:lang w:eastAsia="zh-CN"/>
        </w:rPr>
        <w:t>[10–12]</w:t>
      </w:r>
      <w:r w:rsidRPr="00486444">
        <w:rPr>
          <w:rFonts w:eastAsiaTheme="minorEastAsia"/>
          <w:lang w:eastAsia="zh-CN"/>
        </w:rPr>
        <w:t>。当前，如何在动态障碍物分布环境中，同时实现</w:t>
      </w:r>
      <w:r w:rsidRPr="00486444">
        <w:rPr>
          <w:rFonts w:eastAsiaTheme="minorEastAsia"/>
          <w:lang w:eastAsia="zh-CN"/>
        </w:rPr>
        <w:t>“</w:t>
      </w:r>
      <w:r w:rsidRPr="00486444">
        <w:rPr>
          <w:rFonts w:eastAsiaTheme="minorEastAsia"/>
          <w:lang w:eastAsia="zh-CN"/>
        </w:rPr>
        <w:t>快速收敛</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高质量路径</w:t>
      </w:r>
      <w:r w:rsidRPr="00486444">
        <w:rPr>
          <w:rFonts w:eastAsiaTheme="minorEastAsia"/>
          <w:lang w:eastAsia="zh-CN"/>
        </w:rPr>
        <w:t>”</w:t>
      </w:r>
      <w:r w:rsidRPr="00486444">
        <w:rPr>
          <w:rFonts w:eastAsiaTheme="minorEastAsia"/>
          <w:lang w:eastAsia="zh-CN"/>
        </w:rPr>
        <w:t>的协同优化，已成为路径规划领域亟待突破的核心瓶颈。</w:t>
      </w:r>
    </w:p>
    <w:p w14:paraId="33D06F03" w14:textId="671D5C65" w:rsidR="0076352E" w:rsidRDefault="002B5079" w:rsidP="009A462D">
      <w:pPr>
        <w:pStyle w:val="a3"/>
        <w:spacing w:before="7"/>
        <w:jc w:val="both"/>
        <w:rPr>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2"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1504472D" w14:textId="77777777" w:rsidR="0076352E" w:rsidRDefault="00821371" w:rsidP="009A462D">
      <w:pPr>
        <w:tabs>
          <w:tab w:val="left" w:pos="503"/>
        </w:tabs>
        <w:spacing w:before="102" w:line="244" w:lineRule="auto"/>
        <w:ind w:left="503" w:right="927" w:hanging="284"/>
        <w:jc w:val="both"/>
        <w:rPr>
          <w:sz w:val="17"/>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3EF19C3D" w14:textId="1FFFD493" w:rsidR="009A462D" w:rsidRPr="00486444" w:rsidRDefault="00821371" w:rsidP="00486444">
      <w:pPr>
        <w:spacing w:line="262" w:lineRule="auto"/>
        <w:ind w:firstLineChars="200" w:firstLine="440"/>
        <w:jc w:val="both"/>
        <w:rPr>
          <w:rFonts w:eastAsiaTheme="minorEastAsia"/>
          <w:lang w:eastAsia="zh-CN"/>
        </w:rPr>
      </w:pPr>
      <w:r>
        <w:br w:type="column"/>
      </w:r>
      <w:r w:rsidR="009A462D" w:rsidRPr="00486444">
        <w:rPr>
          <w:rFonts w:eastAsiaTheme="minorEastAsia" w:hint="eastAsia"/>
          <w:lang w:eastAsia="zh-CN"/>
        </w:rPr>
        <w:lastRenderedPageBreak/>
        <w:t>为应对上述挑战，国内外学者围绕快速探索随机树（</w:t>
      </w:r>
      <w:r w:rsidR="009A462D" w:rsidRPr="00486444">
        <w:rPr>
          <w:rFonts w:eastAsiaTheme="minorEastAsia"/>
          <w:lang w:eastAsia="zh-CN"/>
        </w:rPr>
        <w:t>Rapidly exploring Random Trees, RRT</w:t>
      </w:r>
      <w:r w:rsidR="009A462D" w:rsidRPr="00486444">
        <w:rPr>
          <w:rFonts w:eastAsiaTheme="minorEastAsia" w:hint="eastAsia"/>
          <w:lang w:eastAsia="zh-CN"/>
        </w:rPr>
        <w:t>）这一经典采样类算法，提出了一系列改进策略，形成了</w:t>
      </w:r>
      <w:r w:rsidR="009A462D" w:rsidRPr="00486444">
        <w:rPr>
          <w:rFonts w:eastAsiaTheme="minorEastAsia"/>
          <w:lang w:eastAsia="zh-CN"/>
        </w:rPr>
        <w:t>“</w:t>
      </w:r>
      <w:r w:rsidR="009A462D" w:rsidRPr="00486444">
        <w:rPr>
          <w:rFonts w:eastAsiaTheme="minorEastAsia" w:hint="eastAsia"/>
          <w:lang w:eastAsia="zh-CN"/>
        </w:rPr>
        <w:t>最优性优化</w:t>
      </w:r>
      <w:r w:rsidR="009A462D" w:rsidRPr="00486444">
        <w:rPr>
          <w:rFonts w:eastAsiaTheme="minorEastAsia"/>
          <w:lang w:eastAsia="zh-CN"/>
        </w:rPr>
        <w:t>”</w:t>
      </w:r>
      <w:r w:rsidR="009A462D" w:rsidRPr="00486444">
        <w:rPr>
          <w:rFonts w:eastAsiaTheme="minorEastAsia" w:hint="eastAsia"/>
          <w:lang w:eastAsia="zh-CN"/>
        </w:rPr>
        <w:t>与</w:t>
      </w:r>
      <w:r w:rsidR="009A462D" w:rsidRPr="00486444">
        <w:rPr>
          <w:rFonts w:eastAsiaTheme="minorEastAsia"/>
          <w:lang w:eastAsia="zh-CN"/>
        </w:rPr>
        <w:t>“</w:t>
      </w:r>
      <w:r w:rsidR="009A462D" w:rsidRPr="00486444">
        <w:rPr>
          <w:rFonts w:eastAsiaTheme="minorEastAsia" w:hint="eastAsia"/>
          <w:lang w:eastAsia="zh-CN"/>
        </w:rPr>
        <w:t>收敛加速</w:t>
      </w:r>
      <w:r w:rsidR="009A462D" w:rsidRPr="00486444">
        <w:rPr>
          <w:rFonts w:eastAsiaTheme="minorEastAsia"/>
          <w:lang w:eastAsia="zh-CN"/>
        </w:rPr>
        <w:t>”</w:t>
      </w:r>
      <w:r w:rsidR="009A462D" w:rsidRPr="00486444">
        <w:rPr>
          <w:rFonts w:eastAsiaTheme="minorEastAsia" w:hint="eastAsia"/>
          <w:lang w:eastAsia="zh-CN"/>
        </w:rPr>
        <w:t>两大研究分支。在路径最优性探索方面，</w:t>
      </w:r>
      <w:r w:rsidR="009A462D" w:rsidRPr="00486444">
        <w:rPr>
          <w:rFonts w:eastAsiaTheme="minorEastAsia"/>
          <w:lang w:eastAsia="zh-CN"/>
        </w:rPr>
        <w:t>Karaman</w:t>
      </w:r>
      <w:r w:rsidR="009A462D" w:rsidRPr="00486444">
        <w:rPr>
          <w:rFonts w:eastAsiaTheme="minorEastAsia" w:hint="eastAsia"/>
          <w:lang w:eastAsia="zh-CN"/>
        </w:rPr>
        <w:t>等提出的</w:t>
      </w:r>
      <w:r w:rsidR="009A462D" w:rsidRPr="00486444">
        <w:rPr>
          <w:rFonts w:eastAsiaTheme="minorEastAsia"/>
          <w:lang w:eastAsia="zh-CN"/>
        </w:rPr>
        <w:t>RRT*</w:t>
      </w:r>
      <w:r w:rsidR="009A462D" w:rsidRPr="00486444">
        <w:rPr>
          <w:rFonts w:eastAsiaTheme="minorEastAsia" w:hint="eastAsia"/>
          <w:lang w:eastAsia="zh-CN"/>
        </w:rPr>
        <w:t>算法具有里程碑意义</w:t>
      </w:r>
      <w:r w:rsidR="009A462D" w:rsidRPr="00486444">
        <w:rPr>
          <w:rFonts w:eastAsiaTheme="minorEastAsia"/>
          <w:lang w:eastAsia="zh-CN"/>
        </w:rPr>
        <w:t>——</w:t>
      </w:r>
      <w:r w:rsidR="009A462D" w:rsidRPr="00486444">
        <w:rPr>
          <w:rFonts w:eastAsiaTheme="minorEastAsia" w:hint="eastAsia"/>
          <w:lang w:eastAsia="zh-CN"/>
        </w:rPr>
        <w:t>该算法通过引入父节点重选与树重布线（</w:t>
      </w:r>
      <w:r w:rsidR="009A462D" w:rsidRPr="00486444">
        <w:rPr>
          <w:rFonts w:eastAsiaTheme="minorEastAsia"/>
          <w:lang w:eastAsia="zh-CN"/>
        </w:rPr>
        <w:t>rewiring</w:t>
      </w:r>
      <w:r w:rsidR="009A462D" w:rsidRPr="00486444">
        <w:rPr>
          <w:rFonts w:eastAsiaTheme="minorEastAsia" w:hint="eastAsia"/>
          <w:lang w:eastAsia="zh-CN"/>
        </w:rPr>
        <w:t>）机制，打破了传统</w:t>
      </w:r>
      <w:r w:rsidR="009A462D" w:rsidRPr="00486444">
        <w:rPr>
          <w:rFonts w:eastAsiaTheme="minorEastAsia"/>
          <w:lang w:eastAsia="zh-CN"/>
        </w:rPr>
        <w:t>RRT“</w:t>
      </w:r>
      <w:r w:rsidR="009A462D" w:rsidRPr="00486444">
        <w:rPr>
          <w:rFonts w:eastAsiaTheme="minorEastAsia" w:hint="eastAsia"/>
          <w:lang w:eastAsia="zh-CN"/>
        </w:rPr>
        <w:t>无最优性保证</w:t>
      </w:r>
      <w:r w:rsidR="009A462D" w:rsidRPr="00486444">
        <w:rPr>
          <w:rFonts w:eastAsiaTheme="minorEastAsia"/>
          <w:lang w:eastAsia="zh-CN"/>
        </w:rPr>
        <w:t>”</w:t>
      </w:r>
      <w:r w:rsidR="009A462D" w:rsidRPr="00486444">
        <w:rPr>
          <w:rFonts w:eastAsiaTheme="minorEastAsia" w:hint="eastAsia"/>
          <w:lang w:eastAsia="zh-CN"/>
        </w:rPr>
        <w:t>的局限，实现了路径的渐进最优性</w:t>
      </w:r>
      <w:r w:rsidR="009A462D" w:rsidRPr="00486444">
        <w:rPr>
          <w:rFonts w:eastAsiaTheme="minorEastAsia"/>
          <w:lang w:eastAsia="zh-CN"/>
        </w:rPr>
        <w:t>[13]</w:t>
      </w:r>
      <w:r w:rsidR="009A462D" w:rsidRPr="00486444">
        <w:rPr>
          <w:rFonts w:eastAsiaTheme="minorEastAsia" w:hint="eastAsia"/>
          <w:lang w:eastAsia="zh-CN"/>
        </w:rPr>
        <w:t>。然而，这种最优性是以牺牲收敛速度为代价的，树结构的频繁调整导致其在动态环境中难以满足实时性需求</w:t>
      </w:r>
      <w:r w:rsidR="009A462D" w:rsidRPr="00486444">
        <w:rPr>
          <w:rFonts w:eastAsiaTheme="minorEastAsia"/>
          <w:lang w:eastAsia="zh-CN"/>
        </w:rPr>
        <w:t>[14]</w:t>
      </w:r>
      <w:r w:rsidR="009A462D" w:rsidRPr="00486444">
        <w:rPr>
          <w:rFonts w:eastAsiaTheme="minorEastAsia" w:hint="eastAsia"/>
          <w:lang w:eastAsia="zh-CN"/>
        </w:rPr>
        <w:t>。</w:t>
      </w:r>
    </w:p>
    <w:p w14:paraId="0A02BBE0" w14:textId="25EE3846"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针对</w:t>
      </w:r>
      <w:r w:rsidRPr="009A462D">
        <w:rPr>
          <w:rFonts w:eastAsiaTheme="minorEastAsia"/>
          <w:lang w:eastAsia="zh-CN"/>
        </w:rPr>
        <w:t>RRT*</w:t>
      </w:r>
      <w:r w:rsidRPr="009A462D">
        <w:rPr>
          <w:rFonts w:eastAsiaTheme="minorEastAsia"/>
          <w:lang w:eastAsia="zh-CN"/>
        </w:rPr>
        <w:t>收敛缓慢的问题，</w:t>
      </w:r>
      <w:r w:rsidRPr="009A462D">
        <w:rPr>
          <w:rFonts w:eastAsiaTheme="minorEastAsia"/>
          <w:lang w:eastAsia="zh-CN"/>
        </w:rPr>
        <w:t>“</w:t>
      </w:r>
      <w:r w:rsidRPr="009A462D">
        <w:rPr>
          <w:rFonts w:eastAsiaTheme="minorEastAsia"/>
          <w:lang w:eastAsia="zh-CN"/>
        </w:rPr>
        <w:t>知情采样</w:t>
      </w:r>
      <w:r w:rsidRPr="009A462D">
        <w:rPr>
          <w:rFonts w:eastAsiaTheme="minorEastAsia"/>
          <w:lang w:eastAsia="zh-CN"/>
        </w:rPr>
        <w:t>”</w:t>
      </w:r>
      <w:r w:rsidRPr="009A462D">
        <w:rPr>
          <w:rFonts w:eastAsiaTheme="minorEastAsia"/>
          <w:lang w:eastAsia="zh-CN"/>
        </w:rPr>
        <w:t>（</w:t>
      </w:r>
      <w:r w:rsidRPr="009A462D">
        <w:rPr>
          <w:rFonts w:eastAsiaTheme="minorEastAsia"/>
          <w:lang w:eastAsia="zh-CN"/>
        </w:rPr>
        <w:t>Informed Sampling</w:t>
      </w:r>
      <w:r w:rsidRPr="009A462D">
        <w:rPr>
          <w:rFonts w:eastAsiaTheme="minorEastAsia"/>
          <w:lang w:eastAsia="zh-CN"/>
        </w:rPr>
        <w:t>）策略为算法加速提供了新的思路，其核心思想是：在获得初始可行路径后，将后续采样范围收缩至可能包含更优解的启发式区域内，从而减少无效采样</w:t>
      </w:r>
      <w:r w:rsidRPr="009A462D">
        <w:rPr>
          <w:rFonts w:eastAsiaTheme="minorEastAsia"/>
          <w:lang w:eastAsia="zh-CN"/>
        </w:rPr>
        <w:t>[15]</w:t>
      </w:r>
      <w:r w:rsidRPr="009A462D">
        <w:rPr>
          <w:rFonts w:eastAsiaTheme="minorEastAsia"/>
          <w:lang w:eastAsia="zh-CN"/>
        </w:rPr>
        <w:t>。</w:t>
      </w:r>
      <w:r w:rsidRPr="009A462D">
        <w:rPr>
          <w:rFonts w:eastAsiaTheme="minorEastAsia"/>
          <w:lang w:eastAsia="zh-CN"/>
        </w:rPr>
        <w:t>Gammell</w:t>
      </w:r>
      <w:r w:rsidRPr="009A462D">
        <w:rPr>
          <w:rFonts w:eastAsiaTheme="minorEastAsia"/>
          <w:lang w:eastAsia="zh-CN"/>
        </w:rPr>
        <w:t>等提出的</w:t>
      </w:r>
      <w:r w:rsidRPr="009A462D">
        <w:rPr>
          <w:rFonts w:eastAsiaTheme="minorEastAsia"/>
          <w:lang w:eastAsia="zh-CN"/>
        </w:rPr>
        <w:t>Informed RRT*</w:t>
      </w:r>
      <w:r w:rsidRPr="009A462D">
        <w:rPr>
          <w:rFonts w:eastAsiaTheme="minorEastAsia"/>
          <w:lang w:eastAsia="zh-CN"/>
        </w:rPr>
        <w:t>算法是该方向的代表性成果，其创新性地引入椭圆启发域（</w:t>
      </w:r>
      <w:r w:rsidRPr="009A462D">
        <w:rPr>
          <w:rFonts w:eastAsiaTheme="minorEastAsia"/>
          <w:lang w:eastAsia="zh-CN"/>
        </w:rPr>
        <w:t>Ellipsoidal Informed Region</w:t>
      </w:r>
      <w:r w:rsidRPr="009A462D">
        <w:rPr>
          <w:rFonts w:eastAsiaTheme="minorEastAsia"/>
          <w:lang w:eastAsia="zh-CN"/>
        </w:rPr>
        <w:t>）概念，将采样空间约束在以起点、目标点为焦点，以初始路径长度为长轴的椭圆内，显著提升了收敛效率</w:t>
      </w:r>
      <w:r w:rsidRPr="009A462D">
        <w:rPr>
          <w:rFonts w:eastAsiaTheme="minorEastAsia"/>
          <w:lang w:eastAsia="zh-CN"/>
        </w:rPr>
        <w:t>[16]</w:t>
      </w:r>
      <w:r w:rsidRPr="009A462D">
        <w:rPr>
          <w:rFonts w:eastAsiaTheme="minorEastAsia"/>
          <w:lang w:eastAsia="zh-CN"/>
        </w:rPr>
        <w:t>。但该策略的性能深度依赖初始路径的质量：若初始路径偏离全局最优解过多，椭圆启发域会将搜索局限于局部区域，导致算法陷入局部最优困境，难以生成真正的最优路径</w:t>
      </w:r>
      <w:r w:rsidRPr="009A462D">
        <w:rPr>
          <w:rFonts w:eastAsiaTheme="minorEastAsia"/>
          <w:lang w:eastAsia="zh-CN"/>
        </w:rPr>
        <w:t>[17–20]</w:t>
      </w:r>
      <w:r w:rsidRPr="009A462D">
        <w:rPr>
          <w:rFonts w:eastAsiaTheme="minorEastAsia"/>
          <w:lang w:eastAsia="zh-CN"/>
        </w:rPr>
        <w:t>。</w:t>
      </w:r>
    </w:p>
    <w:p w14:paraId="12D167C5" w14:textId="4A00567C"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为突破初始路径质量的制约，学者们转向</w:t>
      </w:r>
      <w:r w:rsidRPr="009A462D">
        <w:rPr>
          <w:rFonts w:eastAsiaTheme="minorEastAsia"/>
          <w:lang w:eastAsia="zh-CN"/>
        </w:rPr>
        <w:t>“</w:t>
      </w:r>
      <w:r w:rsidRPr="009A462D">
        <w:rPr>
          <w:rFonts w:eastAsiaTheme="minorEastAsia"/>
          <w:lang w:eastAsia="zh-CN"/>
        </w:rPr>
        <w:t>快速生成高质量初始路径</w:t>
      </w:r>
      <w:r w:rsidRPr="009A462D">
        <w:rPr>
          <w:rFonts w:eastAsiaTheme="minorEastAsia"/>
          <w:lang w:eastAsia="zh-CN"/>
        </w:rPr>
        <w:t>”</w:t>
      </w:r>
      <w:r w:rsidRPr="009A462D">
        <w:rPr>
          <w:rFonts w:eastAsiaTheme="minorEastAsia"/>
          <w:lang w:eastAsia="zh-CN"/>
        </w:rPr>
        <w:t>的研究，形成了目标偏置与势场混合两大技术路线。目标偏置策略通过提高向目标区域采样的概率，为随机树生长提供明确导向，有效缩短了首次找到可行路径的时间</w:t>
      </w:r>
      <w:r w:rsidRPr="009A462D">
        <w:rPr>
          <w:rFonts w:eastAsiaTheme="minorEastAsia"/>
          <w:lang w:eastAsia="zh-CN"/>
        </w:rPr>
        <w:t>[21–22]</w:t>
      </w:r>
      <w:r w:rsidRPr="009A462D">
        <w:rPr>
          <w:rFonts w:eastAsiaTheme="minorEastAsia"/>
          <w:lang w:eastAsia="zh-CN"/>
        </w:rPr>
        <w:t>。更具代表性的是人工势场法与</w:t>
      </w:r>
      <w:r w:rsidRPr="009A462D">
        <w:rPr>
          <w:rFonts w:eastAsiaTheme="minorEastAsia"/>
          <w:lang w:eastAsia="zh-CN"/>
        </w:rPr>
        <w:t>RRT</w:t>
      </w:r>
      <w:r w:rsidRPr="009A462D">
        <w:rPr>
          <w:rFonts w:eastAsiaTheme="minorEastAsia"/>
          <w:lang w:eastAsia="zh-CN"/>
        </w:rPr>
        <w:t>的混合策略：该方法利用势场对目标的</w:t>
      </w:r>
      <w:r w:rsidRPr="009A462D">
        <w:rPr>
          <w:rFonts w:eastAsiaTheme="minorEastAsia"/>
          <w:lang w:eastAsia="zh-CN"/>
        </w:rPr>
        <w:t>“</w:t>
      </w:r>
      <w:r w:rsidRPr="009A462D">
        <w:rPr>
          <w:rFonts w:eastAsiaTheme="minorEastAsia"/>
          <w:lang w:eastAsia="zh-CN"/>
        </w:rPr>
        <w:t>引力</w:t>
      </w:r>
      <w:r w:rsidRPr="009A462D">
        <w:rPr>
          <w:rFonts w:eastAsiaTheme="minorEastAsia"/>
          <w:lang w:eastAsia="zh-CN"/>
        </w:rPr>
        <w:t>”</w:t>
      </w:r>
      <w:r w:rsidRPr="009A462D">
        <w:rPr>
          <w:rFonts w:eastAsiaTheme="minorEastAsia"/>
          <w:lang w:eastAsia="zh-CN"/>
        </w:rPr>
        <w:t>与对障碍物的</w:t>
      </w:r>
      <w:r w:rsidRPr="009A462D">
        <w:rPr>
          <w:rFonts w:eastAsiaTheme="minorEastAsia"/>
          <w:lang w:eastAsia="zh-CN"/>
        </w:rPr>
        <w:t>“</w:t>
      </w:r>
      <w:r w:rsidRPr="009A462D">
        <w:rPr>
          <w:rFonts w:eastAsiaTheme="minorEastAsia"/>
          <w:lang w:eastAsia="zh-CN"/>
        </w:rPr>
        <w:t>斥力</w:t>
      </w:r>
      <w:r w:rsidRPr="009A462D">
        <w:rPr>
          <w:rFonts w:eastAsiaTheme="minorEastAsia"/>
          <w:lang w:eastAsia="zh-CN"/>
        </w:rPr>
        <w:t>”</w:t>
      </w:r>
      <w:r w:rsidRPr="009A462D">
        <w:rPr>
          <w:rFonts w:eastAsiaTheme="minorEastAsia"/>
          <w:lang w:eastAsia="zh-CN"/>
        </w:rPr>
        <w:t>构建引导场，将随机采样转化为有向搜索，不仅能快速生成初始路径，还能构建高效的采样集合。已有研究证实，该混合策略的收敛速度较</w:t>
      </w:r>
      <w:r w:rsidRPr="009A462D">
        <w:rPr>
          <w:rFonts w:eastAsiaTheme="minorEastAsia"/>
          <w:lang w:eastAsia="zh-CN"/>
        </w:rPr>
        <w:t>Informed RRT*</w:t>
      </w:r>
      <w:r w:rsidRPr="009A462D">
        <w:rPr>
          <w:rFonts w:eastAsiaTheme="minorEastAsia"/>
          <w:lang w:eastAsia="zh-CN"/>
        </w:rPr>
        <w:t>平均提升约</w:t>
      </w:r>
      <w:r w:rsidRPr="009A462D">
        <w:rPr>
          <w:rFonts w:eastAsiaTheme="minorEastAsia"/>
          <w:lang w:eastAsia="zh-CN"/>
        </w:rPr>
        <w:t>62.5%[23]</w:t>
      </w:r>
      <w:r w:rsidRPr="009A462D">
        <w:rPr>
          <w:rFonts w:eastAsiaTheme="minorEastAsia"/>
          <w:lang w:eastAsia="zh-CN"/>
        </w:rPr>
        <w:t>，但路径质量仍存在波动，且在障碍物密集区域易出现搜索方向震荡的问题</w:t>
      </w:r>
      <w:r w:rsidRPr="009A462D">
        <w:rPr>
          <w:rFonts w:eastAsiaTheme="minorEastAsia"/>
          <w:lang w:eastAsia="zh-CN"/>
        </w:rPr>
        <w:t>[24]</w:t>
      </w:r>
      <w:r w:rsidRPr="009A462D">
        <w:rPr>
          <w:rFonts w:eastAsiaTheme="minorEastAsia"/>
          <w:lang w:eastAsia="zh-CN"/>
        </w:rPr>
        <w:t>。</w:t>
      </w:r>
    </w:p>
    <w:p w14:paraId="37FA2537" w14:textId="77777777"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ab/>
      </w:r>
      <w:r w:rsidRPr="009A462D">
        <w:rPr>
          <w:rFonts w:eastAsiaTheme="minorEastAsia"/>
          <w:lang w:eastAsia="zh-CN"/>
        </w:rPr>
        <w:t>近年来，尽管</w:t>
      </w:r>
      <w:r w:rsidRPr="009A462D">
        <w:rPr>
          <w:rFonts w:eastAsiaTheme="minorEastAsia"/>
          <w:lang w:eastAsia="zh-CN"/>
        </w:rPr>
        <w:t>LBT-RRT</w:t>
      </w:r>
      <w:r w:rsidRPr="009A462D">
        <w:rPr>
          <w:rFonts w:eastAsiaTheme="minorEastAsia"/>
          <w:lang w:eastAsia="zh-CN"/>
        </w:rPr>
        <w:t>（</w:t>
      </w:r>
      <w:r w:rsidRPr="009A462D">
        <w:rPr>
          <w:rFonts w:eastAsiaTheme="minorEastAsia"/>
          <w:lang w:eastAsia="zh-CN"/>
        </w:rPr>
        <w:t>Lower Bound Tree-RRT</w:t>
      </w:r>
      <w:r w:rsidRPr="009A462D">
        <w:rPr>
          <w:rFonts w:eastAsiaTheme="minorEastAsia"/>
          <w:lang w:eastAsia="zh-CN"/>
        </w:rPr>
        <w:t>）等改进算法通过分层搜索机制，实现了</w:t>
      </w:r>
      <w:r w:rsidRPr="009A462D">
        <w:rPr>
          <w:rFonts w:eastAsiaTheme="minorEastAsia"/>
          <w:lang w:eastAsia="zh-CN"/>
        </w:rPr>
        <w:t>“</w:t>
      </w:r>
      <w:r w:rsidRPr="009A462D">
        <w:rPr>
          <w:rFonts w:eastAsiaTheme="minorEastAsia"/>
          <w:lang w:eastAsia="zh-CN"/>
        </w:rPr>
        <w:t>收敛速度优于</w:t>
      </w:r>
      <w:r w:rsidRPr="009A462D">
        <w:rPr>
          <w:rFonts w:eastAsiaTheme="minorEastAsia"/>
          <w:lang w:eastAsia="zh-CN"/>
        </w:rPr>
        <w:t>RRT*</w:t>
      </w:r>
      <w:r w:rsidRPr="009A462D">
        <w:rPr>
          <w:rFonts w:eastAsiaTheme="minorEastAsia"/>
          <w:lang w:eastAsia="zh-CN"/>
        </w:rPr>
        <w:t>、路径质量优于基础</w:t>
      </w:r>
      <w:r w:rsidRPr="009A462D">
        <w:rPr>
          <w:rFonts w:eastAsiaTheme="minorEastAsia"/>
          <w:lang w:eastAsia="zh-CN"/>
        </w:rPr>
        <w:t>RRT”</w:t>
      </w:r>
      <w:r w:rsidRPr="009A462D">
        <w:rPr>
          <w:rFonts w:eastAsiaTheme="minorEastAsia"/>
          <w:lang w:eastAsia="zh-CN"/>
        </w:rPr>
        <w:t>的突破</w:t>
      </w:r>
      <w:r w:rsidRPr="009A462D">
        <w:rPr>
          <w:rFonts w:eastAsiaTheme="minorEastAsia"/>
          <w:lang w:eastAsia="zh-CN"/>
        </w:rPr>
        <w:t>[28]</w:t>
      </w:r>
      <w:r w:rsidRPr="009A462D">
        <w:rPr>
          <w:rFonts w:eastAsiaTheme="minorEastAsia"/>
          <w:lang w:eastAsia="zh-CN"/>
        </w:rPr>
        <w:t>，但在随机障碍物分布的复杂环境中，其仍存在两大局限：一是路径优化过程与采样引导的协同性不足，导致收敛后期效率下降；二是对动态环境的适应性较弱，难以平衡</w:t>
      </w:r>
      <w:r w:rsidRPr="009A462D">
        <w:rPr>
          <w:rFonts w:eastAsiaTheme="minorEastAsia"/>
          <w:lang w:eastAsia="zh-CN"/>
        </w:rPr>
        <w:t>“</w:t>
      </w:r>
      <w:r w:rsidRPr="009A462D">
        <w:rPr>
          <w:rFonts w:eastAsiaTheme="minorEastAsia"/>
          <w:lang w:eastAsia="zh-CN"/>
        </w:rPr>
        <w:t>快速响应</w:t>
      </w:r>
      <w:r w:rsidRPr="009A462D">
        <w:rPr>
          <w:rFonts w:eastAsiaTheme="minorEastAsia"/>
          <w:lang w:eastAsia="zh-CN"/>
        </w:rPr>
        <w:t>”</w:t>
      </w:r>
      <w:r w:rsidRPr="009A462D">
        <w:rPr>
          <w:rFonts w:eastAsiaTheme="minorEastAsia"/>
          <w:lang w:eastAsia="zh-CN"/>
        </w:rPr>
        <w:t>与</w:t>
      </w:r>
      <w:r w:rsidRPr="009A462D">
        <w:rPr>
          <w:rFonts w:eastAsiaTheme="minorEastAsia"/>
          <w:lang w:eastAsia="zh-CN"/>
        </w:rPr>
        <w:t>“</w:t>
      </w:r>
      <w:r w:rsidRPr="009A462D">
        <w:rPr>
          <w:rFonts w:eastAsiaTheme="minorEastAsia"/>
          <w:lang w:eastAsia="zh-CN"/>
        </w:rPr>
        <w:t>路径最优</w:t>
      </w:r>
      <w:r w:rsidRPr="009A462D">
        <w:rPr>
          <w:rFonts w:eastAsiaTheme="minorEastAsia"/>
          <w:lang w:eastAsia="zh-CN"/>
        </w:rPr>
        <w:t>”</w:t>
      </w:r>
      <w:r w:rsidRPr="009A462D">
        <w:rPr>
          <w:rFonts w:eastAsiaTheme="minorEastAsia"/>
          <w:lang w:eastAsia="zh-CN"/>
        </w:rPr>
        <w:t>的矛盾</w:t>
      </w:r>
      <w:r w:rsidRPr="009A462D">
        <w:rPr>
          <w:rFonts w:eastAsiaTheme="minorEastAsia"/>
          <w:lang w:eastAsia="zh-CN"/>
        </w:rPr>
        <w:t>[29]</w:t>
      </w:r>
      <w:r w:rsidRPr="009A462D">
        <w:rPr>
          <w:rFonts w:eastAsiaTheme="minorEastAsia"/>
          <w:lang w:eastAsia="zh-CN"/>
        </w:rPr>
        <w:t>。</w:t>
      </w:r>
    </w:p>
    <w:p w14:paraId="26872C0C" w14:textId="79C95882" w:rsidR="009A462D" w:rsidRPr="009A462D" w:rsidRDefault="009A462D" w:rsidP="00486444">
      <w:pPr>
        <w:spacing w:line="262" w:lineRule="auto"/>
        <w:ind w:firstLineChars="200" w:firstLine="440"/>
        <w:jc w:val="both"/>
        <w:rPr>
          <w:rFonts w:eastAsiaTheme="minorEastAsia"/>
          <w:lang w:eastAsia="zh-CN"/>
        </w:rPr>
      </w:pPr>
      <w:r w:rsidRPr="009A462D">
        <w:rPr>
          <w:rFonts w:eastAsiaTheme="minorEastAsia"/>
          <w:lang w:eastAsia="zh-CN"/>
        </w:rPr>
        <w:tab/>
      </w:r>
      <w:r w:rsidRPr="009A462D">
        <w:rPr>
          <w:rFonts w:eastAsiaTheme="minorEastAsia"/>
          <w:lang w:eastAsia="zh-CN"/>
        </w:rPr>
        <w:t>针对现有算法的上述缺陷，本文提出一种基于自适应双向超椭球体约束采样的路径规划算法（</w:t>
      </w:r>
      <w:r w:rsidRPr="009A462D">
        <w:rPr>
          <w:rFonts w:eastAsiaTheme="minorEastAsia"/>
          <w:lang w:eastAsia="zh-CN"/>
        </w:rPr>
        <w:t>Superellipsoid-Constrained Bidirectional RRT, SC-RRT</w:t>
      </w:r>
      <w:r w:rsidRPr="009A462D">
        <w:rPr>
          <w:rFonts w:eastAsiaTheme="minorEastAsia"/>
          <w:lang w:eastAsia="zh-CN"/>
        </w:rPr>
        <w:t>）。该算法通过创新的采样约束机制自适应地收缩采样范围与双向搜索策略，将启发式路径长度优化与双向树扩展结合，从而有效提高新节点的生成效率并加速收敛过程。在保证路径长度优化的同时，显著提高了收敛速度，特别适用于动态障碍物和复杂环境下的路径规划问题。此外，</w:t>
      </w:r>
      <w:r w:rsidRPr="009A462D">
        <w:rPr>
          <w:rFonts w:eastAsiaTheme="minorEastAsia"/>
          <w:lang w:eastAsia="zh-CN"/>
        </w:rPr>
        <w:t>SC-RRT</w:t>
      </w:r>
      <w:r w:rsidRPr="009A462D">
        <w:rPr>
          <w:rFonts w:eastAsiaTheme="minorEastAsia"/>
          <w:lang w:eastAsia="zh-CN"/>
        </w:rPr>
        <w:t>还引入了基于动态规划的思想，通过帕累托支配准则对节点进行筛选，优化了路径生成的速度和精度。本文的主要贡献</w:t>
      </w:r>
      <w:r w:rsidRPr="009A462D">
        <w:rPr>
          <w:rFonts w:eastAsiaTheme="minorEastAsia" w:hint="eastAsia"/>
          <w:lang w:eastAsia="zh-CN"/>
        </w:rPr>
        <w:t>在于提出了</w:t>
      </w:r>
      <w:r w:rsidRPr="009A462D">
        <w:rPr>
          <w:rFonts w:eastAsiaTheme="minorEastAsia"/>
          <w:lang w:eastAsia="zh-CN"/>
        </w:rPr>
        <w:t>SC-RRT</w:t>
      </w:r>
      <w:r w:rsidRPr="009A462D">
        <w:rPr>
          <w:rFonts w:eastAsiaTheme="minorEastAsia" w:hint="eastAsia"/>
          <w:lang w:eastAsia="zh-CN"/>
        </w:rPr>
        <w:t>算法，该算法不仅提高了收敛速度，还优化了路径质量，适用于处理随机障碍物分布的复杂场景。具体来说：</w:t>
      </w:r>
      <w:r w:rsidRPr="009A462D">
        <w:rPr>
          <w:rFonts w:eastAsiaTheme="minorEastAsia"/>
          <w:lang w:eastAsia="zh-CN"/>
        </w:rPr>
        <w:t xml:space="preserve"> </w:t>
      </w:r>
    </w:p>
    <w:p w14:paraId="6C1965E9" w14:textId="192949C2" w:rsidR="009A462D" w:rsidRDefault="009A462D" w:rsidP="00DC2089">
      <w:pPr>
        <w:spacing w:line="300" w:lineRule="auto"/>
        <w:ind w:firstLineChars="200" w:firstLine="440"/>
        <w:jc w:val="both"/>
        <w:rPr>
          <w:rFonts w:eastAsiaTheme="minorEastAsia"/>
          <w:lang w:eastAsia="zh-CN"/>
        </w:rPr>
      </w:pPr>
      <w:bookmarkStart w:id="3" w:name="OLE_LINK6"/>
      <w:r>
        <w:rPr>
          <w:rFonts w:eastAsiaTheme="minorEastAsia" w:hint="eastAsia"/>
          <w:lang w:eastAsia="zh-CN"/>
        </w:rPr>
        <w:t>(1)</w:t>
      </w:r>
      <w:bookmarkEnd w:id="3"/>
      <w:r w:rsidRPr="009A462D">
        <w:rPr>
          <w:rFonts w:eastAsiaTheme="minorEastAsia"/>
          <w:lang w:eastAsia="zh-CN"/>
        </w:rPr>
        <w:t>采用了类似</w:t>
      </w:r>
      <w:r w:rsidRPr="009A462D">
        <w:rPr>
          <w:rFonts w:eastAsiaTheme="minorEastAsia"/>
          <w:lang w:eastAsia="zh-CN"/>
        </w:rPr>
        <w:t>Informed-RRT*</w:t>
      </w:r>
      <w:r w:rsidRPr="009A462D">
        <w:rPr>
          <w:rFonts w:eastAsiaTheme="minorEastAsia"/>
          <w:lang w:eastAsia="zh-CN"/>
        </w:rPr>
        <w:t>算法中的启发式子集概念，但不同的是，</w:t>
      </w:r>
      <w:r w:rsidRPr="009A462D">
        <w:rPr>
          <w:rFonts w:eastAsiaTheme="minorEastAsia"/>
          <w:lang w:eastAsia="zh-CN"/>
        </w:rPr>
        <w:t>SC-RRT</w:t>
      </w:r>
      <w:r w:rsidRPr="009A462D">
        <w:rPr>
          <w:rFonts w:eastAsiaTheme="minorEastAsia"/>
          <w:lang w:eastAsia="zh-CN"/>
        </w:rPr>
        <w:t>通过动态估算路径长度，并基于此对采样范围进行自适应限制，从而优化了路径规划的效率。</w:t>
      </w:r>
    </w:p>
    <w:p w14:paraId="62071EC6" w14:textId="77777777" w:rsidR="009A462D" w:rsidRDefault="009A462D" w:rsidP="00DC2089">
      <w:pPr>
        <w:spacing w:line="300" w:lineRule="auto"/>
        <w:ind w:firstLineChars="200" w:firstLine="440"/>
        <w:jc w:val="both"/>
        <w:rPr>
          <w:rFonts w:eastAsiaTheme="minorEastAsia"/>
          <w:lang w:eastAsia="zh-CN"/>
        </w:rPr>
      </w:pPr>
      <w:r>
        <w:rPr>
          <w:rFonts w:eastAsiaTheme="minorEastAsia" w:hint="eastAsia"/>
          <w:lang w:eastAsia="zh-CN"/>
        </w:rPr>
        <w:t>(2)</w:t>
      </w:r>
      <w:r w:rsidRPr="009A462D">
        <w:rPr>
          <w:rFonts w:eastAsiaTheme="minorEastAsia"/>
          <w:lang w:eastAsia="zh-CN"/>
        </w:rPr>
        <w:t>引入了动态规划和帕累托支配准则，使得</w:t>
      </w:r>
      <w:r w:rsidRPr="009A462D">
        <w:rPr>
          <w:rFonts w:eastAsiaTheme="minorEastAsia"/>
          <w:lang w:eastAsia="zh-CN"/>
        </w:rPr>
        <w:t>SC-RRT</w:t>
      </w:r>
      <w:r w:rsidRPr="009A462D">
        <w:rPr>
          <w:rFonts w:eastAsiaTheme="minorEastAsia"/>
          <w:lang w:eastAsia="zh-CN"/>
        </w:rPr>
        <w:t>能够在多个局部最优解中选择最优节点，从而提高了路径生成的效率并优化了收敛速度。</w:t>
      </w:r>
    </w:p>
    <w:p w14:paraId="70BC50DD" w14:textId="298F58F7" w:rsidR="00DC2089" w:rsidRDefault="00FC5AEC" w:rsidP="00515749">
      <w:pPr>
        <w:spacing w:line="300" w:lineRule="auto"/>
        <w:ind w:firstLineChars="200" w:firstLine="440"/>
        <w:jc w:val="both"/>
        <w:rPr>
          <w:rFonts w:eastAsiaTheme="minorEastAsia"/>
          <w:lang w:eastAsia="zh-CN"/>
        </w:rPr>
      </w:pPr>
      <w:r>
        <w:rPr>
          <w:rFonts w:eastAsiaTheme="minorEastAsia" w:hint="eastAsia"/>
          <w:lang w:eastAsia="zh-CN"/>
        </w:rPr>
        <w:t>(3)</w:t>
      </w:r>
      <w:r w:rsidRPr="00FC5AEC">
        <w:rPr>
          <w:rFonts w:eastAsiaTheme="minorEastAsia"/>
          <w:lang w:eastAsia="zh-CN"/>
        </w:rPr>
        <w:t>SC-RRT</w:t>
      </w:r>
      <w:r w:rsidRPr="00FC5AEC">
        <w:rPr>
          <w:rFonts w:eastAsiaTheme="minorEastAsia"/>
          <w:lang w:eastAsia="zh-CN"/>
        </w:rPr>
        <w:t>在保证路径长度的前提下，能够在动态障碍物和复杂环境中提供更为稳定且快速的规划结果。</w:t>
      </w:r>
    </w:p>
    <w:p w14:paraId="78DBD202" w14:textId="77777777" w:rsidR="00DC2089" w:rsidRDefault="00DC2089" w:rsidP="00DC2089">
      <w:pPr>
        <w:spacing w:line="300" w:lineRule="auto"/>
        <w:ind w:firstLineChars="200" w:firstLine="440"/>
        <w:jc w:val="both"/>
        <w:rPr>
          <w:rFonts w:eastAsiaTheme="minorEastAsia"/>
          <w:lang w:eastAsia="zh-CN"/>
        </w:rPr>
      </w:pPr>
      <w:r>
        <w:rPr>
          <w:rFonts w:eastAsiaTheme="minorEastAsia"/>
          <w:lang w:eastAsia="zh-CN"/>
        </w:rPr>
        <w:tab/>
      </w:r>
      <w:r w:rsidRPr="00DC2089">
        <w:rPr>
          <w:rFonts w:eastAsiaTheme="minorEastAsia"/>
          <w:lang w:eastAsia="zh-CN"/>
        </w:rPr>
        <w:t>本文的余下部分结构安排如下：第</w:t>
      </w:r>
      <w:r w:rsidRPr="00DC2089">
        <w:rPr>
          <w:rFonts w:eastAsiaTheme="minorEastAsia"/>
          <w:lang w:eastAsia="zh-CN"/>
        </w:rPr>
        <w:t>2</w:t>
      </w:r>
      <w:r w:rsidRPr="00DC2089">
        <w:rPr>
          <w:rFonts w:eastAsiaTheme="minorEastAsia"/>
          <w:lang w:eastAsia="zh-CN"/>
        </w:rPr>
        <w:t>节阐述了路径规划问题的定义并介绍了相关术语；第</w:t>
      </w:r>
      <w:r w:rsidRPr="00DC2089">
        <w:rPr>
          <w:rFonts w:eastAsiaTheme="minorEastAsia"/>
          <w:lang w:eastAsia="zh-CN"/>
        </w:rPr>
        <w:t>3</w:t>
      </w:r>
      <w:r w:rsidRPr="00DC2089">
        <w:rPr>
          <w:rFonts w:eastAsiaTheme="minorEastAsia"/>
          <w:lang w:eastAsia="zh-CN"/>
        </w:rPr>
        <w:t>节详细说明了针对</w:t>
      </w:r>
      <w:r w:rsidRPr="00DC2089">
        <w:rPr>
          <w:rFonts w:eastAsiaTheme="minorEastAsia"/>
          <w:lang w:eastAsia="zh-CN"/>
        </w:rPr>
        <w:t>SC-RRT</w:t>
      </w:r>
      <w:r w:rsidRPr="00DC2089">
        <w:rPr>
          <w:rFonts w:eastAsiaTheme="minorEastAsia"/>
          <w:lang w:eastAsia="zh-CN"/>
        </w:rPr>
        <w:t>算法的具体改进措施，并给出了相应的伪代码；第</w:t>
      </w:r>
      <w:r w:rsidRPr="00DC2089">
        <w:rPr>
          <w:rFonts w:eastAsiaTheme="minorEastAsia"/>
          <w:lang w:eastAsia="zh-CN"/>
        </w:rPr>
        <w:t>4</w:t>
      </w:r>
      <w:r w:rsidRPr="00DC2089">
        <w:rPr>
          <w:rFonts w:eastAsiaTheme="minorEastAsia"/>
          <w:lang w:eastAsia="zh-CN"/>
        </w:rPr>
        <w:t>节通过</w:t>
      </w:r>
      <w:r w:rsidRPr="00DC2089">
        <w:rPr>
          <w:rFonts w:eastAsiaTheme="minorEastAsia"/>
          <w:lang w:eastAsia="zh-CN"/>
        </w:rPr>
        <w:t>MATLAB</w:t>
      </w:r>
      <w:r w:rsidRPr="00DC2089">
        <w:rPr>
          <w:rFonts w:eastAsiaTheme="minorEastAsia"/>
          <w:lang w:eastAsia="zh-CN"/>
        </w:rPr>
        <w:t>仿真实验，评估了</w:t>
      </w:r>
      <w:r w:rsidRPr="00DC2089">
        <w:rPr>
          <w:rFonts w:eastAsiaTheme="minorEastAsia"/>
          <w:lang w:eastAsia="zh-CN"/>
        </w:rPr>
        <w:t>SC-RRT</w:t>
      </w:r>
      <w:r w:rsidRPr="00DC2089">
        <w:rPr>
          <w:rFonts w:eastAsiaTheme="minorEastAsia"/>
          <w:lang w:eastAsia="zh-CN"/>
        </w:rPr>
        <w:t>算法在平衡收敛速度与路径长度方面的性能表现；最后，第</w:t>
      </w:r>
      <w:r w:rsidRPr="00DC2089">
        <w:rPr>
          <w:rFonts w:eastAsiaTheme="minorEastAsia"/>
          <w:lang w:eastAsia="zh-CN"/>
        </w:rPr>
        <w:t>5</w:t>
      </w:r>
      <w:r w:rsidRPr="00DC2089">
        <w:rPr>
          <w:rFonts w:eastAsiaTheme="minorEastAsia"/>
          <w:lang w:eastAsia="zh-CN"/>
        </w:rPr>
        <w:t>节总结了全文内容并指出了未来的研究方向。</w:t>
      </w:r>
    </w:p>
    <w:p w14:paraId="48E6BCA0" w14:textId="0FECEE15" w:rsidR="00DC2089" w:rsidRDefault="00DC2089" w:rsidP="00DC2089">
      <w:pPr>
        <w:spacing w:line="300" w:lineRule="auto"/>
        <w:jc w:val="both"/>
        <w:rPr>
          <w:rFonts w:eastAsiaTheme="minorEastAsia"/>
          <w:lang w:eastAsia="zh-CN"/>
        </w:rPr>
      </w:pPr>
      <w:r>
        <w:rPr>
          <w:rFonts w:eastAsiaTheme="minorEastAsia" w:hint="eastAsia"/>
          <w:lang w:eastAsia="zh-CN"/>
        </w:rPr>
        <w:t xml:space="preserve">2 </w:t>
      </w:r>
      <w:r w:rsidRPr="00DC2089">
        <w:rPr>
          <w:rFonts w:eastAsiaTheme="minorEastAsia"/>
          <w:lang w:eastAsia="zh-CN"/>
        </w:rPr>
        <w:t>Problem statement and notation</w:t>
      </w:r>
    </w:p>
    <w:p w14:paraId="354B997D" w14:textId="77777777" w:rsidR="00FD1CF2" w:rsidRDefault="00FD1CF2" w:rsidP="00DC2089">
      <w:pPr>
        <w:spacing w:line="300" w:lineRule="auto"/>
        <w:jc w:val="both"/>
        <w:rPr>
          <w:rFonts w:eastAsiaTheme="minorEastAsia"/>
          <w:lang w:eastAsia="zh-CN"/>
        </w:rPr>
      </w:pPr>
      <w:bookmarkStart w:id="4" w:name="OLE_LINK1"/>
      <w:r w:rsidRPr="00FD1CF2">
        <w:rPr>
          <w:rFonts w:eastAsiaTheme="minorEastAsia"/>
          <w:lang w:eastAsia="zh-CN"/>
        </w:rPr>
        <w:t>2.1 Problem statement</w:t>
      </w:r>
    </w:p>
    <w:bookmarkEnd w:id="4"/>
    <w:p w14:paraId="6681FB73" w14:textId="2930E184" w:rsidR="00B14659" w:rsidRDefault="00831FD2" w:rsidP="00271AE0">
      <w:pPr>
        <w:spacing w:line="300" w:lineRule="auto"/>
        <w:ind w:firstLineChars="200" w:firstLine="440"/>
        <w:jc w:val="both"/>
        <w:rPr>
          <w:rFonts w:eastAsiaTheme="minorEastAsia"/>
          <w:lang w:eastAsia="zh-CN"/>
        </w:rPr>
      </w:pPr>
      <w:r w:rsidRPr="00831FD2">
        <w:rPr>
          <w:rFonts w:eastAsiaTheme="minorEastAsia"/>
          <w:lang w:eastAsia="zh-CN"/>
        </w:rPr>
        <w:t>通常，路径规划问题可分为静态环境下的路径规划与动态环境下的路径规划。静态路径规划指在已知</w:t>
      </w:r>
      <w:r w:rsidRPr="00831FD2">
        <w:rPr>
          <w:rFonts w:eastAsiaTheme="minorEastAsia"/>
          <w:lang w:eastAsia="zh-CN"/>
        </w:rPr>
        <w:lastRenderedPageBreak/>
        <w:t>环境模型中，寻找一条从起点到目标点的连续且无碰撞的路径；而动态路径规划则是在初始路径生成的基础上，借助额外程序或传感器实时感知环境，动态规避检测到的障碍物。需要指出的是，无论是静态还是动态路径规划，均需首先完成全局路径的静态规划。因此，静态路径规划在路径规划研究中具有不可替代的基础性地位。尽管动态规划在算法实现、硬件要求和功能复杂性方面通常更具挑战，静态路径规划仍被普遍视为该领域的核心问题。有鉴于此，本文聚焦于静态环境下的路径规划研究，下文中所讨论的路径规划问题，如无特别说明，均指静态路径规划。</w:t>
      </w:r>
    </w:p>
    <w:p w14:paraId="6818A26A" w14:textId="13E7FB38" w:rsidR="00345D87" w:rsidRDefault="00345D87" w:rsidP="00345D87">
      <w:pPr>
        <w:spacing w:line="300" w:lineRule="auto"/>
        <w:ind w:firstLine="486"/>
        <w:jc w:val="both"/>
        <w:rPr>
          <w:rFonts w:eastAsiaTheme="minorEastAsia"/>
          <w:lang w:eastAsia="zh-CN"/>
        </w:rPr>
      </w:pPr>
      <w:bookmarkStart w:id="5" w:name="OLE_LINK2"/>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0041269A" w:rsidRPr="00345D87">
        <w:rPr>
          <w:rFonts w:eastAsiaTheme="minorEastAsia"/>
          <w:lang w:eastAsia="zh-CN"/>
        </w:rPr>
        <w:t> </w:t>
      </w:r>
      <m:oMath>
        <m:r>
          <m:rPr>
            <m:sty m:val="p"/>
          </m:rPr>
          <w:rPr>
            <w:rFonts w:ascii="Cambria Math" w:eastAsiaTheme="minorEastAsia" w:hAnsi="Cambria Math"/>
            <w:lang w:eastAsia="zh-CN"/>
          </w:rPr>
          <m:t>C</m:t>
        </m:r>
      </m:oMath>
      <w:r w:rsidR="0041269A" w:rsidRPr="00345D87">
        <w:rPr>
          <w:rFonts w:eastAsiaTheme="minorEastAsia"/>
          <w:lang w:eastAsia="zh-CN"/>
        </w:rPr>
        <w:t> </w:t>
      </w:r>
      <w:r w:rsidR="0041269A" w:rsidRPr="00736C29">
        <w:rPr>
          <w:rFonts w:ascii="Cambria Math" w:eastAsiaTheme="minorEastAsia" w:hAnsi="Cambria Math" w:cs="Cambria Math"/>
          <w:lang w:eastAsia="zh-CN"/>
        </w:rPr>
        <w:t xml:space="preserve"> </w:t>
      </w:r>
      <w:r w:rsidRPr="00736C29">
        <w:rPr>
          <w:rFonts w:ascii="Cambria Math" w:eastAsiaTheme="minorEastAsia" w:hAnsi="Cambria Math" w:cs="Cambria Math"/>
          <w:lang w:eastAsia="zh-CN"/>
        </w:rPr>
        <w:t>⊆</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w:bookmarkStart w:id="6" w:name="OLE_LINK3"/>
      <m:oMath>
        <m:r>
          <w:rPr>
            <w:rFonts w:ascii="Cambria Math" w:eastAsiaTheme="minorEastAsia" w:hAnsi="Cambria Math"/>
            <w:lang w:eastAsia="zh-CN"/>
          </w:rPr>
          <m:t>C</m:t>
        </m:r>
      </m:oMath>
      <w:r w:rsidRPr="00345D87">
        <w:rPr>
          <w:rFonts w:eastAsiaTheme="minorEastAsia"/>
          <w:lang w:eastAsia="zh-CN"/>
        </w:rPr>
        <w:t> </w:t>
      </w:r>
      <w:bookmarkEnd w:id="6"/>
      <w:r w:rsidRPr="00345D87">
        <w:rPr>
          <w:rFonts w:eastAsiaTheme="minorEastAsia"/>
          <w:lang w:eastAsia="zh-CN"/>
        </w:rPr>
        <w:t>则描述机器人所有可能的构型。两者在环境表示上具有等价性，均完整表达了自由区域、障碍物及环境边界信息。为</w:t>
      </w:r>
      <w:r w:rsidR="00B9456E">
        <w:rPr>
          <w:rFonts w:eastAsiaTheme="minorEastAsia" w:hint="eastAsia"/>
          <w:lang w:eastAsia="zh-CN"/>
        </w:rPr>
        <w:t>便于描述</w:t>
      </w:r>
      <w:r w:rsidRPr="00345D87">
        <w:rPr>
          <w:rFonts w:eastAsiaTheme="minorEastAsia"/>
          <w:lang w:eastAsia="zh-CN"/>
        </w:rPr>
        <w:t>，下文将主要基于工作空间</w:t>
      </w:r>
      <w:r w:rsidR="00F75FC0">
        <w:rPr>
          <w:rFonts w:eastAsiaTheme="minorEastAsia" w:hint="eastAsia"/>
          <w:lang w:eastAsia="zh-CN"/>
        </w:rPr>
        <w:t>展开讨论</w:t>
      </w:r>
      <w:r w:rsidRPr="00345D87">
        <w:rPr>
          <w:rFonts w:eastAsiaTheme="minorEastAsia"/>
          <w:lang w:eastAsia="zh-CN"/>
        </w:rPr>
        <w:t>，但所有论述</w:t>
      </w:r>
      <w:r w:rsidR="00F75FC0">
        <w:rPr>
          <w:rFonts w:eastAsiaTheme="minorEastAsia" w:hint="eastAsia"/>
          <w:lang w:eastAsia="zh-CN"/>
        </w:rPr>
        <w:t>同样</w:t>
      </w:r>
      <w:r w:rsidRPr="00345D87">
        <w:rPr>
          <w:rFonts w:eastAsiaTheme="minorEastAsia"/>
          <w:lang w:eastAsia="zh-CN"/>
        </w:rPr>
        <w:t>适用于构型空间。</w:t>
      </w:r>
    </w:p>
    <w:p w14:paraId="3741B76B" w14:textId="7767D773" w:rsidR="007866FA" w:rsidRDefault="00F75FC0" w:rsidP="007866FA">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7"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7"/>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oMath>
      <w:r w:rsidRPr="00F75FC0">
        <w:rPr>
          <w:rFonts w:eastAsiaTheme="minorEastAsia"/>
          <w:lang w:eastAsia="zh-CN"/>
        </w:rPr>
        <w:t> </w:t>
      </w:r>
      <w:r>
        <w:rPr>
          <w:rFonts w:eastAsiaTheme="minorEastAsia" w:hint="eastAsia"/>
          <w:lang w:eastAsia="zh-CN"/>
        </w:rPr>
        <w:t>,</w:t>
      </w:r>
      <w:bookmarkStart w:id="8" w:name="OLE_LINK4"/>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oMath>
      <w:bookmarkEnd w:id="8"/>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mid</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193E04">
        <w:rPr>
          <w:rFonts w:eastAsiaTheme="minorEastAsia" w:hint="eastAsia"/>
          <w:lang w:eastAsia="zh-CN"/>
        </w:rPr>
        <w:t>。</w:t>
      </w:r>
      <w:r w:rsidR="00B9456E">
        <w:rPr>
          <w:rFonts w:eastAsiaTheme="minorEastAsia" w:hint="eastAsia"/>
          <w:lang w:eastAsia="zh-CN"/>
        </w:rPr>
        <w:t>一条路径可定义为</w:t>
      </w:r>
    </w:p>
    <w:p w14:paraId="0CF71E0E" w14:textId="0B9A5DA7" w:rsidR="007866FA" w:rsidRPr="007866FA" w:rsidRDefault="007866FA" w:rsidP="007866FA">
      <w:pPr>
        <w:pStyle w:val="ac"/>
        <w:keepNext/>
        <w:jc w:val="right"/>
      </w:pPr>
      <w:r w:rsidRPr="007866FA">
        <w:rPr>
          <w:rFonts w:hint="eastAsia"/>
          <w:position w:val="-16"/>
        </w:rPr>
        <w:object w:dxaOrig="9600" w:dyaOrig="460" w14:anchorId="7F48C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85pt;height:22.9pt" o:ole="">
            <v:imagedata r:id="rId13" o:title=""/>
          </v:shape>
          <o:OLEObject Type="Embed" ProgID="Equation.DSMT4" ShapeID="_x0000_i1025" DrawAspect="Content" ObjectID="_1827604878" r:id="rId14"/>
        </w:object>
      </w:r>
    </w:p>
    <w:p w14:paraId="6371CE41" w14:textId="4C3DFEA0" w:rsidR="00F75FC0" w:rsidRDefault="00BE4223" w:rsidP="00EF0836">
      <w:pPr>
        <w:spacing w:line="300" w:lineRule="auto"/>
        <w:ind w:firstLine="486"/>
        <w:jc w:val="both"/>
        <w:rPr>
          <w:rFonts w:eastAsiaTheme="minorEastAsia"/>
          <w:lang w:eastAsia="zh-CN"/>
        </w:rPr>
      </w:pPr>
      <w:r>
        <w:rPr>
          <w:rFonts w:eastAsiaTheme="minorEastAsia" w:hint="eastAsia"/>
          <w:lang w:eastAsia="zh-CN"/>
        </w:rPr>
        <w:t>式中</w:t>
      </w:r>
      <w:r w:rsidR="00EF0836" w:rsidRPr="00EF0836">
        <w:rPr>
          <w:rFonts w:hint="eastAsia"/>
          <w:position w:val="-14"/>
        </w:rPr>
        <w:object w:dxaOrig="840" w:dyaOrig="360" w14:anchorId="2A51E527">
          <v:shape id="_x0000_i1026" type="#_x0000_t75" style="width:42.05pt;height:17.9pt" o:ole="">
            <v:imagedata r:id="rId15" o:title=""/>
          </v:shape>
          <o:OLEObject Type="Embed" ProgID="Equation.DSMT4" ShapeID="_x0000_i1026" DrawAspect="Content" ObjectID="_1827604879" r:id="rId16"/>
        </w:object>
      </w:r>
      <w:r w:rsidR="00EF0836">
        <w:rPr>
          <w:rFonts w:ascii="宋体" w:eastAsia="宋体" w:hAnsi="宋体" w:cs="宋体" w:hint="eastAsia"/>
          <w:lang w:eastAsia="zh-CN"/>
        </w:rPr>
        <w:t>表示生成的</w:t>
      </w:r>
      <w:r w:rsidR="00B9456E">
        <w:rPr>
          <w:rFonts w:ascii="宋体" w:eastAsia="宋体" w:hAnsi="宋体" w:cs="宋体" w:hint="eastAsia"/>
          <w:lang w:eastAsia="zh-CN"/>
        </w:rPr>
        <w:t>可行</w:t>
      </w:r>
      <w:r w:rsidR="00EF0836">
        <w:rPr>
          <w:rFonts w:ascii="宋体" w:eastAsia="宋体" w:hAnsi="宋体" w:cs="宋体" w:hint="eastAsia"/>
          <w:lang w:eastAsia="zh-CN"/>
        </w:rPr>
        <w:t>路径，且任意</w:t>
      </w:r>
      <w:r w:rsidR="00EF0836" w:rsidRPr="00EF0836">
        <w:rPr>
          <w:rFonts w:hint="eastAsia"/>
          <w:position w:val="-10"/>
        </w:rPr>
        <w:object w:dxaOrig="780" w:dyaOrig="300" w14:anchorId="6BE0416C">
          <v:shape id="_x0000_i1027" type="#_x0000_t75" style="width:39.1pt;height:15pt" o:ole="">
            <v:imagedata r:id="rId17" o:title=""/>
          </v:shape>
          <o:OLEObject Type="Embed" ProgID="Equation.DSMT4" ShapeID="_x0000_i1027" DrawAspect="Content" ObjectID="_1827604880" r:id="rId18"/>
        </w:object>
      </w:r>
      <w:r w:rsidR="00B9456E">
        <w:rPr>
          <w:rFonts w:ascii="宋体" w:eastAsia="宋体" w:hAnsi="宋体" w:cs="宋体" w:hint="eastAsia"/>
          <w:lang w:eastAsia="zh-CN"/>
        </w:rPr>
        <w:t>均满足</w:t>
      </w:r>
      <w:r w:rsidR="00EF0836" w:rsidRPr="00EF0836">
        <w:rPr>
          <w:rFonts w:hint="eastAsia"/>
          <w:position w:val="-14"/>
        </w:rPr>
        <w:object w:dxaOrig="1020" w:dyaOrig="360" w14:anchorId="2B9F7BAF">
          <v:shape id="_x0000_i1028" type="#_x0000_t75" style="width:51.2pt;height:17.9pt" o:ole="">
            <v:imagedata r:id="rId19" o:title=""/>
          </v:shape>
          <o:OLEObject Type="Embed" ProgID="Equation.DSMT4" ShapeID="_x0000_i1028" DrawAspect="Content" ObjectID="_1827604881" r:id="rId20"/>
        </w:object>
      </w:r>
      <w:r w:rsidR="001E4E27">
        <w:rPr>
          <w:rFonts w:ascii="宋体" w:eastAsia="宋体" w:hAnsi="宋体" w:cs="宋体" w:hint="eastAsia"/>
          <w:lang w:eastAsia="zh-CN"/>
        </w:rPr>
        <w:t>，在上述数学模型的基础上，</w:t>
      </w:r>
      <w:r w:rsidR="001E4E27" w:rsidRPr="001E4E27">
        <w:rPr>
          <w:rFonts w:eastAsiaTheme="minorEastAsia"/>
          <w:lang w:eastAsia="zh-CN"/>
        </w:rPr>
        <w:t>路径规划的核心目标</w:t>
      </w:r>
      <w:r w:rsidR="001E4E27">
        <w:rPr>
          <w:rFonts w:eastAsiaTheme="minorEastAsia" w:hint="eastAsia"/>
          <w:lang w:eastAsia="zh-CN"/>
        </w:rPr>
        <w:t>是</w:t>
      </w:r>
      <w:r w:rsidR="00193E04">
        <w:rPr>
          <w:rFonts w:eastAsiaTheme="minorEastAsia" w:hint="eastAsia"/>
          <w:lang w:eastAsia="zh-CN"/>
        </w:rPr>
        <w:t>在有限的时间内</w:t>
      </w:r>
      <w:r w:rsidR="001E4E27">
        <w:rPr>
          <w:rFonts w:eastAsiaTheme="minorEastAsia" w:hint="eastAsia"/>
          <w:lang w:eastAsia="zh-CN"/>
        </w:rPr>
        <w:t>于</w:t>
      </w:r>
      <w:r w:rsidR="00193E04" w:rsidRPr="00193E04">
        <w:rPr>
          <w:rFonts w:eastAsiaTheme="minorEastAsia"/>
          <w:lang w:eastAsia="zh-CN"/>
        </w:rPr>
        <w:t>复杂的</w:t>
      </w:r>
      <w:r w:rsidR="00193E04" w:rsidRPr="00345D87">
        <w:rPr>
          <w:rFonts w:eastAsiaTheme="minorEastAsia"/>
          <w:lang w:eastAsia="zh-CN"/>
        </w:rPr>
        <w:t>工作空间</w:t>
      </w:r>
      <m:oMath>
        <m:r>
          <m:rPr>
            <m:sty m:val="p"/>
          </m:rPr>
          <w:rPr>
            <w:rFonts w:ascii="Cambria Math" w:eastAsiaTheme="minorEastAsia" w:hAnsi="Cambria Math"/>
            <w:lang w:eastAsia="zh-CN"/>
          </w:rPr>
          <m:t>W</m:t>
        </m:r>
      </m:oMath>
      <w:r w:rsidR="00193E04" w:rsidRPr="00193E04">
        <w:rPr>
          <w:rFonts w:eastAsiaTheme="minorEastAsia"/>
          <w:lang w:eastAsia="zh-CN"/>
        </w:rPr>
        <w:t>中构建一棵从起点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m:t>
            </m:r>
          </m:sub>
        </m:sSub>
      </m:oMath>
      <w:r w:rsidR="001E4E27">
        <w:rPr>
          <w:rFonts w:eastAsiaTheme="minorEastAsia" w:hint="eastAsia"/>
          <w:lang w:eastAsia="zh-CN"/>
        </w:rPr>
        <w:t>扩展</w:t>
      </w:r>
      <w:r w:rsidR="00193E04" w:rsidRPr="00193E04">
        <w:rPr>
          <w:rFonts w:eastAsiaTheme="minorEastAsia"/>
          <w:lang w:eastAsia="zh-CN"/>
        </w:rPr>
        <w:t>到目标区域</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m:t>
            </m:r>
          </m:sub>
        </m:sSub>
      </m:oMath>
      <w:r w:rsidR="00193E04" w:rsidRPr="00193E04">
        <w:rPr>
          <w:rFonts w:eastAsiaTheme="minorEastAsia"/>
          <w:lang w:eastAsia="zh-CN"/>
        </w:rPr>
        <w:t>的随机树，</w:t>
      </w:r>
      <w:r w:rsidR="001E4E27" w:rsidRPr="001E4E27">
        <w:rPr>
          <w:rFonts w:eastAsiaTheme="minorEastAsia"/>
          <w:lang w:eastAsia="zh-CN"/>
        </w:rPr>
        <w:t>以寻找一条满足无碰撞约束的可行路径</w:t>
      </w:r>
      <w:r w:rsidR="00193E04">
        <w:rPr>
          <w:rFonts w:eastAsiaTheme="minorEastAsia" w:hint="eastAsia"/>
          <w:lang w:eastAsia="zh-CN"/>
        </w:rPr>
        <w:t>。</w:t>
      </w:r>
      <w:r w:rsidR="001E4E27">
        <w:rPr>
          <w:rFonts w:eastAsiaTheme="minorEastAsia" w:hint="eastAsia"/>
          <w:lang w:eastAsia="zh-CN"/>
        </w:rPr>
        <w:t>针对</w:t>
      </w:r>
      <w:r w:rsidR="001E4E27" w:rsidRPr="001E4E27">
        <w:rPr>
          <w:rFonts w:eastAsiaTheme="minorEastAsia"/>
          <w:lang w:eastAsia="zh-CN"/>
        </w:rPr>
        <w:t>这一问题，采样式规划算法因其对高维空间的良好适应性与对障碍环境的鲁棒性，成为目前最具代表性的解决途径之一。</w:t>
      </w:r>
    </w:p>
    <w:p w14:paraId="7B077C41" w14:textId="5CD57DD7" w:rsidR="007F0DC9" w:rsidRPr="00397B24" w:rsidRDefault="0077352B" w:rsidP="00397B24">
      <w:pPr>
        <w:spacing w:line="300" w:lineRule="auto"/>
        <w:ind w:firstLine="486"/>
        <w:jc w:val="both"/>
        <w:rPr>
          <w:rFonts w:eastAsiaTheme="minorEastAsia"/>
          <w:lang w:eastAsia="zh-CN"/>
        </w:rPr>
      </w:pPr>
      <w:r>
        <w:rPr>
          <w:rFonts w:eastAsiaTheme="minorEastAsia" w:hint="eastAsia"/>
          <w:lang w:eastAsia="zh-CN"/>
        </w:rPr>
        <w:t>既往</w:t>
      </w:r>
      <w:r w:rsidR="00CC3DCA">
        <w:rPr>
          <w:rFonts w:eastAsiaTheme="minorEastAsia" w:hint="eastAsia"/>
          <w:lang w:eastAsia="zh-CN"/>
        </w:rPr>
        <w:t>研究中已严格证明</w:t>
      </w:r>
      <w:r w:rsidR="00CC3DCA">
        <w:rPr>
          <w:rFonts w:eastAsiaTheme="minorEastAsia" w:hint="eastAsia"/>
          <w:lang w:eastAsia="zh-CN"/>
        </w:rPr>
        <w:t>RRT</w:t>
      </w:r>
      <w:r w:rsidR="00072951" w:rsidRPr="00072951">
        <w:rPr>
          <w:rFonts w:eastAsiaTheme="minorEastAsia"/>
          <w:lang w:eastAsia="zh-CN"/>
        </w:rPr>
        <w:t>具有</w:t>
      </w:r>
      <w:r w:rsidR="00CC3DCA">
        <w:rPr>
          <w:rFonts w:eastAsiaTheme="minorEastAsia" w:hint="eastAsia"/>
          <w:lang w:eastAsia="zh-CN"/>
        </w:rPr>
        <w:t>概率完备性</w:t>
      </w:r>
      <w:r w:rsidR="00CC3DCA" w:rsidRPr="00CC3DCA">
        <w:rPr>
          <w:rFonts w:eastAsiaTheme="minorEastAsia"/>
          <w:lang w:eastAsia="zh-CN"/>
        </w:rPr>
        <w:t>（</w:t>
      </w:r>
      <w:r w:rsidR="00CC3DCA" w:rsidRPr="00CC3DCA">
        <w:rPr>
          <w:rFonts w:eastAsiaTheme="minorEastAsia"/>
          <w:lang w:eastAsia="zh-CN"/>
        </w:rPr>
        <w:t>probabilistic completeness</w:t>
      </w:r>
      <w:r w:rsidR="00CC3DCA" w:rsidRPr="00CC3DCA">
        <w:rPr>
          <w:rFonts w:eastAsiaTheme="minorEastAsia"/>
          <w:lang w:eastAsia="zh-CN"/>
        </w:rPr>
        <w:t>）</w:t>
      </w:r>
      <w:r w:rsidR="00C4187B">
        <w:rPr>
          <w:rFonts w:eastAsiaTheme="minorEastAsia" w:hint="eastAsia"/>
          <w:lang w:eastAsia="zh-CN"/>
        </w:rPr>
        <w:t>：</w:t>
      </w:r>
      <w:r w:rsidR="00C4187B" w:rsidRPr="00C4187B">
        <w:rPr>
          <w:rFonts w:eastAsiaTheme="minorEastAsia" w:hint="eastAsia"/>
          <w:lang w:eastAsia="zh-CN"/>
        </w:rPr>
        <w:t>对于任意的路径规划问题，</w:t>
      </w:r>
      <w:r w:rsidR="0022724F">
        <w:rPr>
          <w:rFonts w:eastAsiaTheme="minorEastAsia" w:hint="eastAsia"/>
          <w:lang w:eastAsia="zh-CN"/>
        </w:rPr>
        <w:t>若</w:t>
      </w:r>
      <w:r w:rsidR="00C4187B" w:rsidRPr="00C4187B">
        <w:rPr>
          <w:rFonts w:eastAsiaTheme="minorEastAsia" w:hint="eastAsia"/>
          <w:lang w:eastAsia="zh-CN"/>
        </w:rPr>
        <w:t>存在一个可行解，当迭代次数</w:t>
      </w:r>
      <w:r w:rsidR="00CB517F">
        <w:rPr>
          <w:rFonts w:eastAsiaTheme="minorEastAsia" w:hint="eastAsia"/>
          <w:lang w:eastAsia="zh-CN"/>
        </w:rPr>
        <w:t xml:space="preserve"> </w:t>
      </w:r>
      <w:r w:rsidR="00C4187B" w:rsidRPr="00C4187B">
        <w:rPr>
          <w:rFonts w:eastAsiaTheme="minorEastAsia"/>
          <w:lang w:eastAsia="zh-CN"/>
        </w:rPr>
        <w:t>N</w:t>
      </w:r>
      <w:r w:rsidR="00CB517F">
        <w:rPr>
          <w:rFonts w:eastAsiaTheme="minorEastAsia" w:hint="eastAsia"/>
          <w:lang w:eastAsia="zh-CN"/>
        </w:rPr>
        <w:t xml:space="preserve"> </w:t>
      </w:r>
      <w:r w:rsidR="00C4187B" w:rsidRPr="00C4187B">
        <w:rPr>
          <w:rFonts w:eastAsiaTheme="minorEastAsia" w:hint="eastAsia"/>
          <w:lang w:eastAsia="zh-CN"/>
        </w:rPr>
        <w:t>趋于无穷时，</w:t>
      </w:r>
      <w:r w:rsidR="004549DF" w:rsidRPr="004549DF">
        <w:rPr>
          <w:rFonts w:eastAsiaTheme="minorEastAsia"/>
          <w:lang w:eastAsia="zh-CN"/>
        </w:rPr>
        <w:t>算法能够以概率</w:t>
      </w:r>
      <w:r w:rsidR="004549DF" w:rsidRPr="004549DF">
        <w:rPr>
          <w:rFonts w:eastAsiaTheme="minorEastAsia"/>
          <w:lang w:eastAsia="zh-CN"/>
        </w:rPr>
        <w:t xml:space="preserve"> 1 </w:t>
      </w:r>
      <w:r w:rsidR="004549DF" w:rsidRPr="004549DF">
        <w:rPr>
          <w:rFonts w:eastAsiaTheme="minorEastAsia"/>
          <w:lang w:eastAsia="zh-CN"/>
        </w:rPr>
        <w:t>找到一个满足约束的解</w:t>
      </w:r>
      <w:r w:rsidR="00C4187B">
        <w:rPr>
          <w:rFonts w:eastAsiaTheme="minorEastAsia" w:hint="eastAsia"/>
          <w:lang w:eastAsia="zh-CN"/>
        </w:rPr>
        <w:t>。</w:t>
      </w:r>
      <w:r w:rsidR="000E33E1">
        <w:rPr>
          <w:rFonts w:eastAsiaTheme="minorEastAsia" w:hint="eastAsia"/>
          <w:lang w:eastAsia="zh-CN"/>
        </w:rPr>
        <w:t>其数学表达式如下：</w:t>
      </w:r>
      <w:r w:rsidR="00397B24">
        <w:rPr>
          <w:rFonts w:eastAsiaTheme="minorEastAsia" w:hint="eastAsia"/>
          <w:lang w:eastAsia="zh-CN"/>
        </w:rPr>
        <w:t xml:space="preserve"> </w:t>
      </w:r>
    </w:p>
    <w:p w14:paraId="527226D2" w14:textId="19360880" w:rsidR="00397B24" w:rsidRPr="00397B24" w:rsidRDefault="007866FA" w:rsidP="00397B24">
      <w:pPr>
        <w:pStyle w:val="ac"/>
        <w:keepNext/>
        <w:jc w:val="right"/>
      </w:pPr>
      <w:r w:rsidRPr="00397B24">
        <w:rPr>
          <w:rFonts w:hint="eastAsia"/>
          <w:position w:val="-78"/>
        </w:rPr>
        <w:object w:dxaOrig="7180" w:dyaOrig="1719" w14:anchorId="00482F91">
          <v:shape id="_x0000_i1029" type="#_x0000_t75" style="width:359.15pt;height:86.55pt" o:ole="">
            <v:imagedata r:id="rId21" o:title=""/>
          </v:shape>
          <o:OLEObject Type="Embed" ProgID="Equation.DSMT4" ShapeID="_x0000_i1029" DrawAspect="Content" ObjectID="_1827604882" r:id="rId22"/>
        </w:object>
      </w:r>
    </w:p>
    <w:p w14:paraId="7BFFA15A" w14:textId="43525C39" w:rsidR="00704758" w:rsidRDefault="00704758" w:rsidP="00E04A1C">
      <w:pPr>
        <w:spacing w:line="300" w:lineRule="auto"/>
        <w:ind w:firstLine="486"/>
        <w:jc w:val="both"/>
        <w:rPr>
          <w:rFonts w:eastAsiaTheme="minorEastAsia"/>
          <w:lang w:eastAsia="zh-CN"/>
        </w:rPr>
      </w:pPr>
      <w:r>
        <w:rPr>
          <w:rFonts w:eastAsiaTheme="minorEastAsia" w:hint="eastAsia"/>
          <w:lang w:eastAsia="zh-CN"/>
        </w:rPr>
        <w:t>其中，</w:t>
      </w:r>
      <w:r>
        <w:rPr>
          <w:rFonts w:eastAsiaTheme="minorEastAsia" w:hint="eastAsia"/>
          <w:lang w:eastAsia="zh-CN"/>
        </w:rPr>
        <w:t>V</w:t>
      </w:r>
      <w:r w:rsidRPr="00704758">
        <w:rPr>
          <w:rFonts w:eastAsiaTheme="minorEastAsia" w:hint="eastAsia"/>
          <w:vertAlign w:val="subscript"/>
          <w:lang w:eastAsia="zh-CN"/>
        </w:rPr>
        <w:t>i</w:t>
      </w:r>
      <w:r w:rsidRPr="00704758">
        <w:rPr>
          <w:rFonts w:eastAsiaTheme="minorEastAsia"/>
          <w:lang w:eastAsia="zh-CN"/>
        </w:rPr>
        <w:t>表示第</w:t>
      </w:r>
      <w:r w:rsidRPr="00704758">
        <w:rPr>
          <w:rFonts w:eastAsiaTheme="minorEastAsia"/>
          <w:lang w:eastAsia="zh-CN"/>
        </w:rPr>
        <w:t xml:space="preserve"> </w:t>
      </w:r>
      <m:oMath>
        <m:r>
          <w:rPr>
            <w:rFonts w:ascii="Cambria Math" w:eastAsiaTheme="minorEastAsia" w:hAnsi="Cambria Math"/>
            <w:lang w:eastAsia="zh-CN"/>
          </w:rPr>
          <m:t>i</m:t>
        </m:r>
      </m:oMath>
      <w:r w:rsidRPr="00704758">
        <w:rPr>
          <w:rFonts w:eastAsiaTheme="minorEastAsia"/>
          <w:lang w:eastAsia="zh-CN"/>
        </w:rPr>
        <w:t>次迭代后树结构中的节点集合。该结论说明：随着迭代次数不断增加，</w:t>
      </w:r>
      <w:r w:rsidRPr="00704758">
        <w:rPr>
          <w:rFonts w:eastAsiaTheme="minorEastAsia"/>
          <w:lang w:eastAsia="zh-CN"/>
        </w:rPr>
        <w:t xml:space="preserve">RRT </w:t>
      </w:r>
      <w:r w:rsidRPr="00704758">
        <w:rPr>
          <w:rFonts w:eastAsiaTheme="minorEastAsia"/>
          <w:lang w:eastAsia="zh-CN"/>
        </w:rPr>
        <w:t>终将以概率</w:t>
      </w:r>
      <w:r w:rsidRPr="00704758">
        <w:rPr>
          <w:rFonts w:eastAsiaTheme="minorEastAsia"/>
          <w:lang w:eastAsia="zh-CN"/>
        </w:rPr>
        <w:t xml:space="preserve"> 1 </w:t>
      </w:r>
      <w:r w:rsidRPr="00704758">
        <w:rPr>
          <w:rFonts w:eastAsiaTheme="minorEastAsia"/>
          <w:lang w:eastAsia="zh-CN"/>
        </w:rPr>
        <w:t>到达目标区域，从而得到一条可行路径。</w:t>
      </w:r>
    </w:p>
    <w:p w14:paraId="10C7B00B" w14:textId="2671B5F6" w:rsidR="00372E58" w:rsidRDefault="00CC3DCA" w:rsidP="00397B24">
      <w:pPr>
        <w:spacing w:line="300" w:lineRule="auto"/>
        <w:ind w:firstLine="486"/>
        <w:jc w:val="both"/>
        <w:rPr>
          <w:rFonts w:eastAsiaTheme="minorEastAsia"/>
          <w:lang w:eastAsia="zh-CN"/>
        </w:rPr>
      </w:pPr>
      <w:r>
        <w:rPr>
          <w:rFonts w:eastAsiaTheme="minorEastAsia" w:hint="eastAsia"/>
          <w:lang w:eastAsia="zh-CN"/>
        </w:rPr>
        <w:t>而其</w:t>
      </w:r>
      <w:r w:rsidR="00FC0120" w:rsidRPr="00FC0120">
        <w:rPr>
          <w:rFonts w:eastAsiaTheme="minorEastAsia"/>
          <w:lang w:eastAsia="zh-CN"/>
        </w:rPr>
        <w:t>改进算法</w:t>
      </w:r>
      <w:r>
        <w:rPr>
          <w:rFonts w:eastAsiaTheme="minorEastAsia" w:hint="eastAsia"/>
          <w:lang w:eastAsia="zh-CN"/>
        </w:rPr>
        <w:t>RRT*</w:t>
      </w:r>
      <w:r>
        <w:rPr>
          <w:rFonts w:eastAsiaTheme="minorEastAsia" w:hint="eastAsia"/>
          <w:lang w:eastAsia="zh-CN"/>
        </w:rPr>
        <w:t>则进一步满足渐进最优性</w:t>
      </w:r>
      <w:r w:rsidR="006F645F" w:rsidRPr="006F645F">
        <w:rPr>
          <w:rFonts w:eastAsiaTheme="minorEastAsia"/>
          <w:lang w:eastAsia="zh-CN"/>
        </w:rPr>
        <w:t>（</w:t>
      </w:r>
      <w:r w:rsidR="006F645F" w:rsidRPr="006F645F">
        <w:rPr>
          <w:rFonts w:eastAsiaTheme="minorEastAsia"/>
          <w:lang w:eastAsia="zh-CN"/>
        </w:rPr>
        <w:t>asymptotic optimality</w:t>
      </w:r>
      <w:r w:rsidR="006F645F" w:rsidRPr="006F645F">
        <w:rPr>
          <w:rFonts w:eastAsiaTheme="minorEastAsia"/>
          <w:lang w:eastAsia="zh-CN"/>
        </w:rPr>
        <w:t>）</w:t>
      </w:r>
      <w:r w:rsidR="00C4187B">
        <w:rPr>
          <w:rFonts w:eastAsiaTheme="minorEastAsia" w:hint="eastAsia"/>
          <w:lang w:eastAsia="zh-CN"/>
        </w:rPr>
        <w:t>：</w:t>
      </w:r>
      <w:r w:rsidR="00C4187B" w:rsidRPr="00C4187B">
        <w:rPr>
          <w:rFonts w:eastAsiaTheme="minorEastAsia" w:hint="eastAsia"/>
          <w:lang w:eastAsia="zh-CN"/>
        </w:rPr>
        <w:t>对于任意可行规划问题，随着迭代次数</w:t>
      </w:r>
      <w:r w:rsidR="004B7BEA" w:rsidRPr="004B7BEA">
        <w:rPr>
          <w:rFonts w:hint="eastAsia"/>
          <w:position w:val="-6"/>
        </w:rPr>
        <w:object w:dxaOrig="520" w:dyaOrig="260" w14:anchorId="07B06004">
          <v:shape id="_x0000_i1030" type="#_x0000_t75" style="width:35.8pt;height:13.3pt" o:ole="">
            <v:imagedata r:id="rId23" o:title=""/>
          </v:shape>
          <o:OLEObject Type="Embed" ProgID="Equation.DSMT4" ShapeID="_x0000_i1030" DrawAspect="Content" ObjectID="_1827604883" r:id="rId24"/>
        </w:object>
      </w:r>
      <w:r w:rsidR="00C4187B" w:rsidRPr="00C4187B">
        <w:rPr>
          <w:rFonts w:eastAsiaTheme="minorEastAsia" w:hint="eastAsia"/>
          <w:lang w:eastAsia="zh-CN"/>
        </w:rPr>
        <w:t>趋于无穷，</w:t>
      </w:r>
      <w:r w:rsidR="00F31502">
        <w:rPr>
          <w:rFonts w:eastAsiaTheme="minorEastAsia" w:hint="eastAsia"/>
          <w:lang w:eastAsia="zh-CN"/>
        </w:rPr>
        <w:t>则算法构建的最优</w:t>
      </w:r>
      <w:r w:rsidR="00C4187B" w:rsidRPr="00C4187B">
        <w:rPr>
          <w:rFonts w:eastAsiaTheme="minorEastAsia" w:hint="eastAsia"/>
          <w:lang w:eastAsia="zh-CN"/>
        </w:rPr>
        <w:t>路径代价函数</w:t>
      </w:r>
      <w:r w:rsidR="00C4187B" w:rsidRPr="00C4187B">
        <w:rPr>
          <w:rFonts w:eastAsiaTheme="minorEastAsia"/>
          <w:lang w:eastAsia="zh-CN"/>
        </w:rPr>
        <w:t>C</w:t>
      </w:r>
      <w:r w:rsidR="00F31502" w:rsidRPr="00F31502">
        <w:rPr>
          <w:rFonts w:eastAsiaTheme="minorEastAsia" w:hint="eastAsia"/>
          <w:vertAlign w:val="subscript"/>
          <w:lang w:eastAsia="zh-CN"/>
        </w:rPr>
        <w:t>i</w:t>
      </w:r>
      <w:r w:rsidR="00F31502">
        <w:rPr>
          <w:rFonts w:eastAsiaTheme="minorEastAsia" w:hint="eastAsia"/>
          <w:lang w:eastAsia="zh-CN"/>
        </w:rPr>
        <w:t>将收敛</w:t>
      </w:r>
      <w:r w:rsidR="00C4187B" w:rsidRPr="00C4187B">
        <w:rPr>
          <w:rFonts w:eastAsiaTheme="minorEastAsia" w:hint="eastAsia"/>
          <w:lang w:eastAsia="zh-CN"/>
        </w:rPr>
        <w:t>Σ</w:t>
      </w:r>
      <w:r w:rsidR="00C4187B" w:rsidRPr="00C4187B">
        <w:rPr>
          <w:rFonts w:eastAsiaTheme="minorEastAsia"/>
          <w:lang w:eastAsia="zh-CN"/>
        </w:rPr>
        <w:t>free</w:t>
      </w:r>
      <w:r w:rsidR="00C4187B" w:rsidRPr="00C4187B">
        <w:rPr>
          <w:rFonts w:eastAsiaTheme="minorEastAsia" w:hint="eastAsia"/>
          <w:lang w:eastAsia="zh-CN"/>
        </w:rPr>
        <w:t>→</w:t>
      </w:r>
      <w:r w:rsidR="00C4187B" w:rsidRPr="00C4187B">
        <w:rPr>
          <w:rFonts w:eastAsiaTheme="minorEastAsia"/>
          <w:lang w:eastAsia="zh-CN"/>
        </w:rPr>
        <w:t>R</w:t>
      </w:r>
      <w:r w:rsidR="00283EA7">
        <w:rPr>
          <w:rFonts w:eastAsiaTheme="minorEastAsia" w:hint="eastAsia"/>
          <w:lang w:eastAsia="zh-CN"/>
        </w:rPr>
        <w:t>≥</w:t>
      </w:r>
      <w:r w:rsidR="00C4187B" w:rsidRPr="00C4187B">
        <w:rPr>
          <w:rFonts w:eastAsiaTheme="minorEastAsia"/>
          <w:lang w:eastAsia="zh-CN"/>
        </w:rPr>
        <w:t>0</w:t>
      </w:r>
      <w:r w:rsidR="00C4187B" w:rsidRPr="00C4187B">
        <w:rPr>
          <w:rFonts w:eastAsiaTheme="minorEastAsia" w:hint="eastAsia"/>
          <w:lang w:eastAsia="zh-CN"/>
        </w:rPr>
        <w:t>将</w:t>
      </w:r>
      <w:r w:rsidR="0024786D">
        <w:rPr>
          <w:rFonts w:eastAsiaTheme="minorEastAsia" w:hint="eastAsia"/>
          <w:lang w:eastAsia="zh-CN"/>
        </w:rPr>
        <w:t>持续</w:t>
      </w:r>
      <w:r w:rsidR="00C4187B" w:rsidRPr="00C4187B">
        <w:rPr>
          <w:rFonts w:eastAsiaTheme="minorEastAsia" w:hint="eastAsia"/>
          <w:lang w:eastAsia="zh-CN"/>
        </w:rPr>
        <w:t>收敛到</w:t>
      </w:r>
      <w:r w:rsidR="0024786D" w:rsidRPr="0024786D">
        <w:rPr>
          <w:rFonts w:eastAsiaTheme="minorEastAsia"/>
          <w:lang w:eastAsia="zh-CN"/>
        </w:rPr>
        <w:t>某个</w:t>
      </w:r>
      <w:r w:rsidR="00C4187B" w:rsidRPr="00C4187B">
        <w:rPr>
          <w:rFonts w:eastAsiaTheme="minorEastAsia" w:hint="eastAsia"/>
          <w:lang w:eastAsia="zh-CN"/>
        </w:rPr>
        <w:t>有限</w:t>
      </w:r>
      <w:r w:rsidR="00E40572">
        <w:rPr>
          <w:rFonts w:eastAsiaTheme="minorEastAsia" w:hint="eastAsia"/>
          <w:lang w:eastAsia="zh-CN"/>
        </w:rPr>
        <w:t>的最优</w:t>
      </w:r>
      <w:r w:rsidR="00C4187B" w:rsidRPr="00C4187B">
        <w:rPr>
          <w:rFonts w:eastAsiaTheme="minorEastAsia" w:hint="eastAsia"/>
          <w:lang w:eastAsia="zh-CN"/>
        </w:rPr>
        <w:t>值</w:t>
      </w:r>
      <w:r w:rsidR="004B7BEA" w:rsidRPr="00EF0836">
        <w:rPr>
          <w:rFonts w:hint="eastAsia"/>
          <w:position w:val="-10"/>
        </w:rPr>
        <w:object w:dxaOrig="1120" w:dyaOrig="320" w14:anchorId="5F93BDC0">
          <v:shape id="_x0000_i1031" type="#_x0000_t75" style="width:56.6pt;height:16.25pt" o:ole="">
            <v:imagedata r:id="rId25" o:title=""/>
          </v:shape>
          <o:OLEObject Type="Embed" ProgID="Equation.DSMT4" ShapeID="_x0000_i1031" DrawAspect="Content" ObjectID="_1827604884" r:id="rId26"/>
        </w:object>
      </w:r>
      <w:r>
        <w:rPr>
          <w:rFonts w:eastAsiaTheme="minorEastAsia" w:hint="eastAsia"/>
          <w:lang w:eastAsia="zh-CN"/>
        </w:rPr>
        <w:t>。</w:t>
      </w:r>
      <w:r w:rsidR="006A59F4">
        <w:rPr>
          <w:rFonts w:eastAsiaTheme="minorEastAsia" w:hint="eastAsia"/>
          <w:lang w:eastAsia="zh-CN"/>
        </w:rPr>
        <w:t>即</w:t>
      </w:r>
      <w:r w:rsidR="00E04A1C" w:rsidRPr="00E04A1C">
        <w:rPr>
          <w:rFonts w:eastAsiaTheme="minorEastAsia" w:hint="eastAsia"/>
          <w:lang w:eastAsia="zh-CN"/>
        </w:rPr>
        <w:t>非负实数集合</w:t>
      </w:r>
      <w:r w:rsidR="00397B24">
        <w:rPr>
          <w:rFonts w:eastAsiaTheme="minorEastAsia"/>
          <w:lang w:eastAsia="zh-CN"/>
        </w:rPr>
        <w:t xml:space="preserve"> </w:t>
      </w:r>
    </w:p>
    <w:p w14:paraId="6158290D" w14:textId="5584E7B2" w:rsidR="00397B24" w:rsidRPr="00397B24" w:rsidRDefault="007866FA" w:rsidP="00397B24">
      <w:pPr>
        <w:pStyle w:val="ac"/>
        <w:keepNext/>
        <w:jc w:val="right"/>
      </w:pPr>
      <w:r w:rsidRPr="00397B24">
        <w:rPr>
          <w:rFonts w:hint="eastAsia"/>
          <w:position w:val="-30"/>
        </w:rPr>
        <w:object w:dxaOrig="6800" w:dyaOrig="620" w14:anchorId="0E2BC0B3">
          <v:shape id="_x0000_i1032" type="#_x0000_t75" style="width:340pt;height:31.2pt" o:ole="">
            <v:imagedata r:id="rId27" o:title=""/>
          </v:shape>
          <o:OLEObject Type="Embed" ProgID="Equation.DSMT4" ShapeID="_x0000_i1032" DrawAspect="Content" ObjectID="_1827604885" r:id="rId28"/>
        </w:object>
      </w:r>
    </w:p>
    <w:p w14:paraId="2F7EDC92" w14:textId="5420C2E7" w:rsidR="00C61B30" w:rsidRPr="004B7BEA" w:rsidRDefault="0058335E" w:rsidP="004B7BEA">
      <w:pPr>
        <w:spacing w:line="300" w:lineRule="auto"/>
        <w:ind w:firstLine="486"/>
        <w:jc w:val="both"/>
        <w:rPr>
          <w:lang w:eastAsia="zh-CN"/>
        </w:rPr>
      </w:pPr>
      <w:r w:rsidRPr="0058335E">
        <w:rPr>
          <w:rFonts w:eastAsiaTheme="minorEastAsia"/>
          <w:lang w:eastAsia="zh-CN"/>
        </w:rPr>
        <w:t>上述性质表明，</w:t>
      </w:r>
      <w:r w:rsidR="001E4E27" w:rsidRPr="001E4E27">
        <w:rPr>
          <w:rFonts w:eastAsiaTheme="minorEastAsia"/>
          <w:lang w:eastAsia="zh-CN"/>
        </w:rPr>
        <w:t xml:space="preserve">RRT </w:t>
      </w:r>
      <w:r w:rsidR="001E4E27" w:rsidRPr="001E4E27">
        <w:rPr>
          <w:rFonts w:eastAsiaTheme="minorEastAsia"/>
          <w:lang w:eastAsia="zh-CN"/>
        </w:rPr>
        <w:t>以探索速度见长，可在有限迭代次数内以概率</w:t>
      </w:r>
      <w:r w:rsidR="001E4E27" w:rsidRPr="001E4E27">
        <w:rPr>
          <w:rFonts w:eastAsiaTheme="minorEastAsia"/>
          <w:lang w:eastAsia="zh-CN"/>
        </w:rPr>
        <w:t xml:space="preserve"> 1 </w:t>
      </w:r>
      <w:r w:rsidR="001E4E27" w:rsidRPr="001E4E27">
        <w:rPr>
          <w:rFonts w:eastAsiaTheme="minorEastAsia"/>
          <w:lang w:eastAsia="zh-CN"/>
        </w:rPr>
        <w:t>捕获可行解，却无法对解的路径长度给出确定性上界</w:t>
      </w:r>
      <w:r>
        <w:rPr>
          <w:rFonts w:eastAsiaTheme="minorEastAsia" w:hint="eastAsia"/>
          <w:lang w:eastAsia="zh-CN"/>
        </w:rPr>
        <w:t>，</w:t>
      </w:r>
      <w:r w:rsidRPr="0058335E">
        <w:rPr>
          <w:rFonts w:eastAsiaTheme="minorEastAsia"/>
          <w:lang w:eastAsia="zh-CN"/>
        </w:rPr>
        <w:t>其随机扩展的特性使得大部分采样点往往与最优路径关联不大，从而导致解的质量难以保证</w:t>
      </w:r>
      <w:r w:rsidR="001E4E27" w:rsidRPr="001E4E27">
        <w:rPr>
          <w:rFonts w:eastAsiaTheme="minorEastAsia"/>
          <w:lang w:eastAsia="zh-CN"/>
        </w:rPr>
        <w:t>；相反，</w:t>
      </w:r>
      <w:r w:rsidR="001E4E27" w:rsidRPr="001E4E27">
        <w:rPr>
          <w:rFonts w:eastAsiaTheme="minorEastAsia"/>
          <w:lang w:eastAsia="zh-CN"/>
        </w:rPr>
        <w:t xml:space="preserve">RRT* </w:t>
      </w:r>
      <w:r w:rsidR="001E4E27" w:rsidRPr="001E4E27">
        <w:rPr>
          <w:rFonts w:eastAsiaTheme="minorEastAsia"/>
          <w:lang w:eastAsia="zh-CN"/>
        </w:rPr>
        <w:t>通过</w:t>
      </w:r>
      <w:r w:rsidR="001E4E27" w:rsidRPr="001E4E27">
        <w:rPr>
          <w:rFonts w:eastAsiaTheme="minorEastAsia"/>
          <w:lang w:eastAsia="zh-CN"/>
        </w:rPr>
        <w:t>“</w:t>
      </w:r>
      <w:r w:rsidR="001E4E27" w:rsidRPr="001E4E27">
        <w:rPr>
          <w:rFonts w:eastAsiaTheme="minorEastAsia"/>
          <w:lang w:eastAsia="zh-CN"/>
        </w:rPr>
        <w:t>重写</w:t>
      </w:r>
      <w:r w:rsidR="00C61B30" w:rsidRPr="00C61B30">
        <w:rPr>
          <w:rFonts w:eastAsiaTheme="minorEastAsia"/>
          <w:lang w:eastAsia="zh-CN"/>
        </w:rPr>
        <w:t>（</w:t>
      </w:r>
      <w:r w:rsidR="00C61B30" w:rsidRPr="00C61B30">
        <w:rPr>
          <w:rFonts w:eastAsiaTheme="minorEastAsia"/>
          <w:lang w:eastAsia="zh-CN"/>
        </w:rPr>
        <w:t>rewiring</w:t>
      </w:r>
      <w:r w:rsidR="00C61B30" w:rsidRPr="00C61B30">
        <w:rPr>
          <w:rFonts w:eastAsiaTheme="minorEastAsia"/>
          <w:lang w:eastAsia="zh-CN"/>
        </w:rPr>
        <w:t>）</w:t>
      </w:r>
      <w:r w:rsidR="001E4E27" w:rsidRPr="001E4E27">
        <w:rPr>
          <w:rFonts w:eastAsiaTheme="minorEastAsia"/>
          <w:lang w:eastAsia="zh-CN"/>
        </w:rPr>
        <w:t>”</w:t>
      </w:r>
      <w:r w:rsidR="001E4E27" w:rsidRPr="001E4E27">
        <w:rPr>
          <w:rFonts w:eastAsiaTheme="minorEastAsia"/>
          <w:lang w:eastAsia="zh-CN"/>
        </w:rPr>
        <w:t>机制持续缩短路径代价，当采样次数趋于无穷时，其输出序列几乎必然收敛至全局最优解，但计算开销随之显著增加。这一本质差异促使后续工作聚焦在</w:t>
      </w:r>
      <w:r w:rsidR="001E4E27" w:rsidRPr="001E4E27">
        <w:rPr>
          <w:rFonts w:eastAsiaTheme="minorEastAsia"/>
          <w:lang w:eastAsia="zh-CN"/>
        </w:rPr>
        <w:t>“</w:t>
      </w:r>
      <w:r w:rsidR="001E4E27" w:rsidRPr="001E4E27">
        <w:rPr>
          <w:rFonts w:eastAsiaTheme="minorEastAsia"/>
          <w:lang w:eastAsia="zh-CN"/>
        </w:rPr>
        <w:t>如何兼顾</w:t>
      </w:r>
      <w:r w:rsidR="001E4E27" w:rsidRPr="001E4E27">
        <w:rPr>
          <w:rFonts w:eastAsiaTheme="minorEastAsia"/>
          <w:lang w:eastAsia="zh-CN"/>
        </w:rPr>
        <w:t xml:space="preserve"> RRT </w:t>
      </w:r>
      <w:r w:rsidR="001E4E27" w:rsidRPr="001E4E27">
        <w:rPr>
          <w:rFonts w:eastAsiaTheme="minorEastAsia"/>
          <w:lang w:eastAsia="zh-CN"/>
        </w:rPr>
        <w:t>的快速扩张与</w:t>
      </w:r>
      <w:r w:rsidR="001E4E27" w:rsidRPr="001E4E27">
        <w:rPr>
          <w:rFonts w:eastAsiaTheme="minorEastAsia"/>
          <w:lang w:eastAsia="zh-CN"/>
        </w:rPr>
        <w:t xml:space="preserve"> RRT* </w:t>
      </w:r>
      <w:r w:rsidR="001E4E27" w:rsidRPr="001E4E27">
        <w:rPr>
          <w:rFonts w:eastAsiaTheme="minorEastAsia"/>
          <w:lang w:eastAsia="zh-CN"/>
        </w:rPr>
        <w:t>的渐近最优</w:t>
      </w:r>
      <w:r w:rsidR="001E4E27" w:rsidRPr="001E4E27">
        <w:rPr>
          <w:rFonts w:eastAsiaTheme="minorEastAsia"/>
          <w:lang w:eastAsia="zh-CN"/>
        </w:rPr>
        <w:t>”</w:t>
      </w:r>
      <w:r w:rsidR="001E4E27" w:rsidRPr="001E4E27">
        <w:rPr>
          <w:rFonts w:eastAsiaTheme="minorEastAsia"/>
          <w:lang w:eastAsia="zh-CN"/>
        </w:rPr>
        <w:t>问题上。</w:t>
      </w:r>
    </w:p>
    <w:p w14:paraId="35399592" w14:textId="77777777" w:rsidR="00647675" w:rsidRDefault="001E4E27" w:rsidP="00EF0836">
      <w:pPr>
        <w:spacing w:line="300" w:lineRule="auto"/>
        <w:ind w:firstLine="486"/>
        <w:jc w:val="both"/>
        <w:rPr>
          <w:rFonts w:eastAsiaTheme="minorEastAsia"/>
          <w:lang w:eastAsia="zh-CN"/>
        </w:rPr>
      </w:pPr>
      <w:r w:rsidRPr="001E4E27">
        <w:rPr>
          <w:rFonts w:eastAsiaTheme="minorEastAsia"/>
          <w:lang w:eastAsia="zh-CN"/>
        </w:rPr>
        <w:lastRenderedPageBreak/>
        <w:t>近期文献表明，在重要性测度（</w:t>
      </w:r>
      <w:r w:rsidRPr="001E4E27">
        <w:rPr>
          <w:rFonts w:eastAsiaTheme="minorEastAsia"/>
          <w:lang w:eastAsia="zh-CN"/>
        </w:rPr>
        <w:t>informed measure</w:t>
      </w:r>
      <w:r w:rsidRPr="001E4E27">
        <w:rPr>
          <w:rFonts w:eastAsiaTheme="minorEastAsia"/>
          <w:lang w:eastAsia="zh-CN"/>
        </w:rPr>
        <w:t>）约束下</w:t>
      </w:r>
      <w:r w:rsidR="00C61B30" w:rsidRPr="00C61B30">
        <w:rPr>
          <w:rFonts w:eastAsiaTheme="minorEastAsia"/>
          <w:lang w:eastAsia="zh-CN"/>
        </w:rPr>
        <w:t>进行定向采样</w:t>
      </w:r>
      <w:r w:rsidRPr="001E4E27">
        <w:rPr>
          <w:rFonts w:eastAsiaTheme="minorEastAsia"/>
          <w:lang w:eastAsia="zh-CN"/>
        </w:rPr>
        <w:t>能够显著提升新节点质量并降低无效扩展率</w:t>
      </w:r>
      <w:r w:rsidR="00B555B8">
        <w:rPr>
          <w:rFonts w:eastAsiaTheme="minorEastAsia" w:hint="eastAsia"/>
          <w:lang w:eastAsia="zh-CN"/>
        </w:rPr>
        <w:t>，</w:t>
      </w:r>
      <w:r w:rsidR="00B555B8" w:rsidRPr="00B555B8">
        <w:rPr>
          <w:rFonts w:eastAsiaTheme="minorEastAsia"/>
          <w:lang w:eastAsia="zh-CN"/>
        </w:rPr>
        <w:t>从而加快最优解的收敛速度。</w:t>
      </w:r>
      <w:r w:rsidRPr="001E4E27">
        <w:rPr>
          <w:rFonts w:eastAsiaTheme="minorEastAsia"/>
          <w:lang w:eastAsia="zh-CN"/>
        </w:rPr>
        <w:t>为此，构造一个紧凑且充分覆盖最优解空间的知情子集（</w:t>
      </w:r>
      <w:r w:rsidRPr="001E4E27">
        <w:rPr>
          <w:rFonts w:eastAsiaTheme="minorEastAsia"/>
          <w:lang w:eastAsia="zh-CN"/>
        </w:rPr>
        <w:t>informed set</w:t>
      </w:r>
      <w:r w:rsidRPr="001E4E27">
        <w:rPr>
          <w:rFonts w:eastAsiaTheme="minorEastAsia"/>
          <w:lang w:eastAsia="zh-CN"/>
        </w:rPr>
        <w:t>）成为关键前提。</w:t>
      </w:r>
      <w:r w:rsidR="0063385C" w:rsidRPr="0063385C">
        <w:rPr>
          <w:rFonts w:eastAsiaTheme="minorEastAsia"/>
          <w:lang w:eastAsia="zh-CN"/>
        </w:rPr>
        <w:t>典型算法</w:t>
      </w:r>
      <w:r w:rsidR="0063385C" w:rsidRPr="0063385C">
        <w:rPr>
          <w:rFonts w:eastAsiaTheme="minorEastAsia"/>
          <w:lang w:eastAsia="zh-CN"/>
        </w:rPr>
        <w:t xml:space="preserve"> Informed-RR</w:t>
      </w:r>
      <w:r w:rsidR="0063385C" w:rsidRPr="0063385C">
        <w:rPr>
          <w:rFonts w:eastAsiaTheme="minorEastAsia"/>
          <w:lang w:eastAsia="zh-CN"/>
        </w:rPr>
        <w:t>通过在线构造椭球形知情子集（</w:t>
      </w:r>
      <w:r w:rsidR="0063385C" w:rsidRPr="0063385C">
        <w:rPr>
          <w:rFonts w:eastAsiaTheme="minorEastAsia"/>
          <w:lang w:eastAsia="zh-CN"/>
        </w:rPr>
        <w:t>informed set</w:t>
      </w:r>
      <w:r w:rsidR="0063385C" w:rsidRPr="0063385C">
        <w:rPr>
          <w:rFonts w:eastAsiaTheme="minorEastAsia"/>
          <w:lang w:eastAsia="zh-CN"/>
        </w:rPr>
        <w:t>）</w:t>
      </w:r>
      <w:r w:rsidR="00CC3DCA">
        <w:rPr>
          <w:rFonts w:eastAsiaTheme="minorEastAsia" w:hint="eastAsia"/>
          <w:lang w:eastAsia="zh-CN"/>
        </w:rPr>
        <w:t>将采样空间由</w:t>
      </w:r>
      <w:r w:rsidR="00CC3DCA">
        <w:rPr>
          <w:rFonts w:eastAsiaTheme="minorEastAsia" w:hint="eastAsia"/>
          <w:lang w:eastAsia="zh-CN"/>
        </w:rPr>
        <w:t>X</w:t>
      </w:r>
      <w:r w:rsidR="00CC3DCA" w:rsidRPr="00260882">
        <w:rPr>
          <w:rFonts w:eastAsiaTheme="minorEastAsia" w:hint="eastAsia"/>
          <w:vertAlign w:val="subscript"/>
          <w:lang w:eastAsia="zh-CN"/>
        </w:rPr>
        <w:t>free</w:t>
      </w:r>
      <w:r w:rsidR="00CC3DCA">
        <w:rPr>
          <w:rFonts w:eastAsiaTheme="minorEastAsia" w:hint="eastAsia"/>
          <w:lang w:eastAsia="zh-CN"/>
        </w:rPr>
        <w:t>压缩至“可能包含最优解”的</w:t>
      </w:r>
      <w:r w:rsidR="00EF11A0" w:rsidRPr="00EF11A0">
        <w:rPr>
          <w:rFonts w:eastAsiaTheme="minorEastAsia"/>
          <w:lang w:eastAsia="zh-CN"/>
        </w:rPr>
        <w:t>子空间</w:t>
      </w:r>
      <w:r w:rsidR="00CC3DCA">
        <w:rPr>
          <w:rFonts w:eastAsiaTheme="minorEastAsia" w:hint="eastAsia"/>
          <w:lang w:eastAsia="zh-CN"/>
        </w:rPr>
        <w:t>，从而在保持渐进最优性的同时显著</w:t>
      </w:r>
      <w:r w:rsidR="00856B48" w:rsidRPr="00856B48">
        <w:rPr>
          <w:rFonts w:eastAsiaTheme="minorEastAsia"/>
          <w:lang w:eastAsia="zh-CN"/>
        </w:rPr>
        <w:t>减少无效采样</w:t>
      </w:r>
      <w:r w:rsidR="00CC3DCA">
        <w:rPr>
          <w:rFonts w:eastAsiaTheme="minorEastAsia" w:hint="eastAsia"/>
          <w:lang w:eastAsia="zh-CN"/>
        </w:rPr>
        <w:t>。然而，该策略仍然面临两大瓶颈：其一，知情椭圆依赖已得</w:t>
      </w:r>
      <w:r w:rsidR="00CC3DCA" w:rsidRPr="00CC3DCA">
        <w:rPr>
          <w:rFonts w:eastAsiaTheme="minorEastAsia"/>
          <w:lang w:eastAsia="zh-CN"/>
        </w:rPr>
        <w:t>最优路径长度作为半轴，初期若解质量差，</w:t>
      </w:r>
      <w:r w:rsidR="00A54FC6" w:rsidRPr="00A54FC6">
        <w:rPr>
          <w:rFonts w:eastAsiaTheme="minorEastAsia"/>
          <w:lang w:eastAsia="zh-CN"/>
        </w:rPr>
        <w:t>则知情区域依旧庞大</w:t>
      </w:r>
      <w:r w:rsidR="00CC3DCA" w:rsidRPr="00CC3DCA">
        <w:rPr>
          <w:rFonts w:eastAsiaTheme="minorEastAsia"/>
          <w:lang w:eastAsia="zh-CN"/>
        </w:rPr>
        <w:t>，导致采样效率呈</w:t>
      </w:r>
      <w:r w:rsidR="00CC3DCA" w:rsidRPr="00CC3DCA">
        <w:rPr>
          <w:rFonts w:eastAsiaTheme="minorEastAsia"/>
          <w:lang w:eastAsia="zh-CN"/>
        </w:rPr>
        <w:t>“</w:t>
      </w:r>
      <w:r w:rsidR="00CC3DCA" w:rsidRPr="00CC3DCA">
        <w:rPr>
          <w:rFonts w:eastAsiaTheme="minorEastAsia"/>
          <w:lang w:eastAsia="zh-CN"/>
        </w:rPr>
        <w:t>先低后高</w:t>
      </w:r>
      <w:r w:rsidR="00CC3DCA" w:rsidRPr="00CC3DCA">
        <w:rPr>
          <w:rFonts w:eastAsiaTheme="minorEastAsia"/>
          <w:lang w:eastAsia="zh-CN"/>
        </w:rPr>
        <w:t>”</w:t>
      </w:r>
      <w:r w:rsidR="00CC3DCA" w:rsidRPr="00CC3DCA">
        <w:rPr>
          <w:rFonts w:eastAsiaTheme="minorEastAsia"/>
          <w:lang w:eastAsia="zh-CN"/>
        </w:rPr>
        <w:t>的非均匀特性</w:t>
      </w:r>
      <w:r w:rsidR="001E061A">
        <w:rPr>
          <w:rFonts w:eastAsiaTheme="minorEastAsia" w:hint="eastAsia"/>
          <w:lang w:eastAsia="zh-CN"/>
        </w:rPr>
        <w:t>，</w:t>
      </w:r>
      <w:r w:rsidR="001E061A" w:rsidRPr="001E061A">
        <w:rPr>
          <w:rFonts w:eastAsiaTheme="minorEastAsia"/>
          <w:lang w:eastAsia="zh-CN"/>
        </w:rPr>
        <w:t>难以在搜索初期具备高效率</w:t>
      </w:r>
      <w:r w:rsidR="00CC3DCA" w:rsidRPr="00CC3DCA">
        <w:rPr>
          <w:rFonts w:eastAsiaTheme="minorEastAsia"/>
          <w:lang w:eastAsia="zh-CN"/>
        </w:rPr>
        <w:t>；其二，椭圆内部采用均匀采样，未顾及状态空间中的代价梯度与障碍分布，</w:t>
      </w:r>
      <w:r w:rsidR="00AA51A2" w:rsidRPr="00AA51A2">
        <w:rPr>
          <w:rFonts w:eastAsiaTheme="minorEastAsia"/>
          <w:lang w:eastAsia="zh-CN"/>
        </w:rPr>
        <w:t>仍可能</w:t>
      </w:r>
      <w:r w:rsidR="00CC3DCA" w:rsidRPr="00CC3DCA">
        <w:rPr>
          <w:rFonts w:eastAsiaTheme="minorEastAsia"/>
          <w:lang w:eastAsia="zh-CN"/>
        </w:rPr>
        <w:t>造成大量节点诞生于高代价或窄通道区域，</w:t>
      </w:r>
      <w:r w:rsidR="00AA51A2" w:rsidRPr="00AA51A2">
        <w:rPr>
          <w:rFonts w:eastAsiaTheme="minorEastAsia"/>
          <w:lang w:eastAsia="zh-CN"/>
        </w:rPr>
        <w:t>影响整体扩展效率。</w:t>
      </w:r>
    </w:p>
    <w:p w14:paraId="5AA8A4F8" w14:textId="37C3088D" w:rsidR="003C64F5" w:rsidRDefault="00647675" w:rsidP="003C64F5">
      <w:pPr>
        <w:spacing w:line="300" w:lineRule="auto"/>
        <w:ind w:firstLine="486"/>
        <w:jc w:val="both"/>
        <w:rPr>
          <w:lang w:eastAsia="zh-CN"/>
        </w:rPr>
      </w:pPr>
      <w:r w:rsidRPr="00647675">
        <w:rPr>
          <w:rFonts w:eastAsiaTheme="minorEastAsia"/>
          <w:lang w:eastAsia="zh-CN"/>
        </w:rPr>
        <w:t>基于上述分析，可以看出现有基于知情采样的</w:t>
      </w:r>
      <w:r w:rsidRPr="00647675">
        <w:rPr>
          <w:rFonts w:eastAsiaTheme="minorEastAsia"/>
          <w:lang w:eastAsia="zh-CN"/>
        </w:rPr>
        <w:t xml:space="preserve"> RRT* </w:t>
      </w:r>
      <w:r w:rsidRPr="00647675">
        <w:rPr>
          <w:rFonts w:eastAsiaTheme="minorEastAsia"/>
          <w:lang w:eastAsia="zh-CN"/>
        </w:rPr>
        <w:t>改进方法在搜索效率、采样分布质量与环境适应性方面仍存在提升空间。</w:t>
      </w:r>
      <w:r w:rsidR="00CC3DCA" w:rsidRPr="00CC3DCA">
        <w:rPr>
          <w:rFonts w:eastAsiaTheme="minorEastAsia"/>
          <w:lang w:eastAsia="zh-CN"/>
        </w:rPr>
        <w:t>为此，</w:t>
      </w:r>
      <w:r w:rsidR="00CC3DCA">
        <w:rPr>
          <w:rFonts w:eastAsiaTheme="minorEastAsia" w:hint="eastAsia"/>
          <w:lang w:eastAsia="zh-CN"/>
        </w:rPr>
        <w:t>本文提出</w:t>
      </w:r>
      <w:r w:rsidR="00CC3DCA">
        <w:rPr>
          <w:rFonts w:eastAsiaTheme="minorEastAsia" w:hint="eastAsia"/>
          <w:lang w:eastAsia="zh-CN"/>
        </w:rPr>
        <w:t>SC-RRT</w:t>
      </w:r>
      <w:r w:rsidR="003711ED" w:rsidRPr="003711ED">
        <w:rPr>
          <w:rFonts w:eastAsiaTheme="minorEastAsia"/>
          <w:lang w:eastAsia="zh-CN"/>
        </w:rPr>
        <w:t>在</w:t>
      </w:r>
      <w:r w:rsidR="003711ED" w:rsidRPr="003711ED">
        <w:rPr>
          <w:rFonts w:eastAsiaTheme="minorEastAsia"/>
          <w:lang w:eastAsia="zh-CN"/>
        </w:rPr>
        <w:t xml:space="preserve"> Informed-RRT* </w:t>
      </w:r>
      <w:r w:rsidR="003711ED" w:rsidRPr="003711ED">
        <w:rPr>
          <w:rFonts w:eastAsiaTheme="minorEastAsia"/>
          <w:lang w:eastAsia="zh-CN"/>
        </w:rPr>
        <w:t>的基础上引入三阶段改进：</w:t>
      </w:r>
      <w:r w:rsidR="003C64F5">
        <w:rPr>
          <w:lang w:eastAsia="zh-CN"/>
        </w:rPr>
        <w:t xml:space="preserve"> </w:t>
      </w:r>
    </w:p>
    <w:p w14:paraId="450CC2EB" w14:textId="77777777" w:rsidR="003C64F5" w:rsidRDefault="003C64F5" w:rsidP="003C64F5">
      <w:pPr>
        <w:spacing w:line="300" w:lineRule="auto"/>
        <w:jc w:val="both"/>
        <w:rPr>
          <w:rFonts w:eastAsiaTheme="minorEastAsia"/>
          <w:lang w:eastAsia="zh-CN"/>
        </w:rPr>
      </w:pPr>
      <w:r w:rsidRPr="00FD1CF2">
        <w:rPr>
          <w:rFonts w:eastAsiaTheme="minorEastAsia"/>
          <w:lang w:eastAsia="zh-CN"/>
        </w:rPr>
        <w:t>2.</w:t>
      </w:r>
      <w:r>
        <w:rPr>
          <w:rFonts w:eastAsiaTheme="minorEastAsia" w:hint="eastAsia"/>
          <w:lang w:eastAsia="zh-CN"/>
        </w:rPr>
        <w:t>2</w:t>
      </w:r>
      <w:r w:rsidRPr="00FD1CF2">
        <w:rPr>
          <w:rFonts w:eastAsiaTheme="minorEastAsia"/>
          <w:lang w:eastAsia="zh-CN"/>
        </w:rPr>
        <w:t xml:space="preserve"> </w:t>
      </w:r>
      <w:r w:rsidRPr="00283EA7">
        <w:rPr>
          <w:rFonts w:eastAsiaTheme="minorEastAsia"/>
          <w:lang w:eastAsia="zh-CN"/>
        </w:rPr>
        <w:t>Notation</w:t>
      </w:r>
    </w:p>
    <w:p w14:paraId="159E976D" w14:textId="77777777" w:rsidR="003C64F5" w:rsidRDefault="003C64F5" w:rsidP="003C64F5">
      <w:pPr>
        <w:spacing w:line="300" w:lineRule="auto"/>
        <w:jc w:val="both"/>
        <w:rPr>
          <w:rFonts w:eastAsiaTheme="minorEastAsia"/>
          <w:lang w:eastAsia="zh-CN"/>
        </w:rPr>
      </w:pPr>
      <w:r w:rsidRPr="00283EA7">
        <w:rPr>
          <w:rFonts w:eastAsiaTheme="minorEastAsia" w:hint="eastAsia"/>
          <w:lang w:eastAsia="zh-CN"/>
        </w:rPr>
        <w:t>除了上述定义外，</w:t>
      </w:r>
      <w:r>
        <w:rPr>
          <w:rFonts w:eastAsiaTheme="minorEastAsia" w:hint="eastAsia"/>
          <w:lang w:eastAsia="zh-CN"/>
        </w:rPr>
        <w:t>还通过</w:t>
      </w:r>
      <w:r w:rsidRPr="00283EA7">
        <w:rPr>
          <w:rFonts w:eastAsiaTheme="minorEastAsia" w:hint="eastAsia"/>
          <w:lang w:eastAsia="zh-CN"/>
        </w:rPr>
        <w:t>以下术语来介绍本文提出的算法和改进之处。</w:t>
      </w:r>
    </w:p>
    <w:p w14:paraId="0023F337" w14:textId="77777777" w:rsidR="003C64F5" w:rsidRDefault="003C64F5" w:rsidP="003C64F5">
      <w:pPr>
        <w:spacing w:line="300" w:lineRule="auto"/>
        <w:jc w:val="both"/>
        <w:rPr>
          <w:rFonts w:eastAsiaTheme="minorEastAsia"/>
          <w:highlight w:val="red"/>
          <w:lang w:eastAsia="zh-CN"/>
        </w:rPr>
      </w:pPr>
      <w:r>
        <w:rPr>
          <w:rFonts w:eastAsiaTheme="minorEastAsia"/>
          <w:lang w:eastAsia="zh-CN"/>
        </w:rPr>
        <w:tab/>
      </w:r>
      <w:bookmarkStart w:id="9" w:name="OLE_LINK7"/>
      <w:r w:rsidRPr="00EA69D0">
        <w:rPr>
          <w:rFonts w:eastAsiaTheme="minorEastAsia"/>
          <w:highlight w:val="red"/>
          <w:lang w:eastAsia="zh-CN"/>
        </w:rPr>
        <w:t>注：记得修改，对齐加入</w:t>
      </w:r>
      <w:r w:rsidRPr="00EA69D0">
        <w:rPr>
          <w:rFonts w:eastAsiaTheme="minorEastAsia" w:hint="eastAsia"/>
          <w:highlight w:val="red"/>
          <w:lang w:eastAsia="zh-CN"/>
        </w:rPr>
        <w:t>PID</w:t>
      </w:r>
      <w:r w:rsidRPr="00EA69D0">
        <w:rPr>
          <w:rFonts w:eastAsiaTheme="minorEastAsia" w:hint="eastAsia"/>
          <w:highlight w:val="red"/>
          <w:lang w:eastAsia="zh-CN"/>
        </w:rPr>
        <w:t>控制的优化</w:t>
      </w:r>
    </w:p>
    <w:p w14:paraId="7E362472" w14:textId="1B9AB207" w:rsidR="003C64F5" w:rsidRPr="00EB0124" w:rsidRDefault="003C64F5" w:rsidP="003C64F5">
      <w:pPr>
        <w:pStyle w:val="a6"/>
        <w:numPr>
          <w:ilvl w:val="0"/>
          <w:numId w:val="9"/>
        </w:numPr>
        <w:spacing w:line="300" w:lineRule="auto"/>
        <w:rPr>
          <w:rFonts w:eastAsiaTheme="minorEastAsia"/>
          <w:lang w:eastAsia="zh-CN"/>
        </w:rPr>
      </w:pPr>
      <w:r w:rsidRPr="00EB0124">
        <w:rPr>
          <w:rFonts w:eastAsiaTheme="minorEastAsia" w:hint="eastAsia"/>
          <w:highlight w:val="yellow"/>
          <w:lang w:eastAsia="zh-CN"/>
        </w:rPr>
        <w:t>路径代价预估函数</w:t>
      </w:r>
      <w:bookmarkEnd w:id="9"/>
      <w:r w:rsidRPr="00EB0124">
        <w:rPr>
          <w:rFonts w:eastAsiaTheme="minorEastAsia"/>
          <w:highlight w:val="yellow"/>
          <w:lang w:eastAsia="zh-CN"/>
        </w:rPr>
        <w:t>HeurCost</w:t>
      </w:r>
      <w:r w:rsidRPr="00EB0124">
        <w:rPr>
          <w:rFonts w:eastAsiaTheme="minorEastAsia" w:hint="eastAsia"/>
          <w:highlight w:val="yellow"/>
          <w:lang w:eastAsia="zh-CN"/>
        </w:rPr>
        <w:t>(</w:t>
      </w:r>
      <w:r w:rsidRPr="00EB0124">
        <w:rPr>
          <w:rFonts w:eastAsiaTheme="minorEastAsia"/>
          <w:highlight w:val="yellow"/>
          <w:lang w:eastAsia="zh-CN"/>
        </w:rPr>
        <w:t>Heuristic Cost</w:t>
      </w:r>
      <w:r w:rsidRPr="00EB0124">
        <w:rPr>
          <w:rFonts w:eastAsiaTheme="minorEastAsia" w:hint="eastAsia"/>
          <w:highlight w:val="yellow"/>
          <w:lang w:eastAsia="zh-CN"/>
        </w:rPr>
        <w:t>)</w:t>
      </w:r>
      <w:r w:rsidRPr="00EB0124">
        <w:rPr>
          <w:rFonts w:eastAsiaTheme="minorEastAsia" w:hint="eastAsia"/>
          <w:lang w:eastAsia="zh-CN"/>
        </w:rPr>
        <w:t>：通过给定的局部</w:t>
      </w:r>
      <w:r w:rsidRPr="00EB0124">
        <w:rPr>
          <w:rFonts w:eastAsiaTheme="minorEastAsia" w:hint="eastAsia"/>
          <w:lang w:eastAsia="zh-CN"/>
        </w:rPr>
        <w:t>RRT</w:t>
      </w:r>
      <w:r w:rsidRPr="00EB0124">
        <w:rPr>
          <w:rFonts w:eastAsiaTheme="minorEastAsia" w:hint="eastAsia"/>
          <w:lang w:eastAsia="zh-CN"/>
        </w:rPr>
        <w:t>扩展的节点树中起点与终点，此处作用为改进</w:t>
      </w:r>
      <w:r w:rsidRPr="00EB0124">
        <w:rPr>
          <w:rFonts w:eastAsiaTheme="minorEastAsia" w:hint="eastAsia"/>
          <w:lang w:eastAsia="zh-CN"/>
        </w:rPr>
        <w:t>RRT</w:t>
      </w:r>
      <w:r w:rsidRPr="00EB0124">
        <w:rPr>
          <w:rFonts w:eastAsiaTheme="minorEastAsia" w:hint="eastAsia"/>
          <w:lang w:eastAsia="zh-CN"/>
        </w:rPr>
        <w:t>算法中的局部路径代价预估函数，便于在全局路径规划中复用于双向路径规划的操作。其中此时的起点为</w:t>
      </w:r>
      <w:r w:rsidRPr="00355772">
        <w:rPr>
          <w:rFonts w:hint="eastAsia"/>
          <w:position w:val="-18"/>
        </w:rPr>
        <w:object w:dxaOrig="2439" w:dyaOrig="480" w14:anchorId="169B9932">
          <v:shape id="_x0000_i1033" type="#_x0000_t75" style="width:102.4pt;height:20pt" o:ole="">
            <v:imagedata r:id="rId29" o:title=""/>
          </v:shape>
          <o:OLEObject Type="Embed" ProgID="Equation.DSMT4" ShapeID="_x0000_i1033" DrawAspect="Content" ObjectID="_1827604886" r:id="rId30"/>
        </w:object>
      </w:r>
      <w:r w:rsidRPr="00EB0124">
        <w:rPr>
          <w:rFonts w:eastAsiaTheme="minorEastAsia" w:hint="eastAsia"/>
          <w:lang w:eastAsia="zh-CN"/>
        </w:rPr>
        <w:t>,</w:t>
      </w:r>
      <w:r w:rsidRPr="00EB0124">
        <w:rPr>
          <w:rFonts w:eastAsiaTheme="minorEastAsia" w:hint="eastAsia"/>
          <w:lang w:eastAsia="zh-CN"/>
        </w:rPr>
        <w:t>此时通过给定条件选取的</w:t>
      </w:r>
      <w:r w:rsidR="007F7EEF">
        <w:rPr>
          <w:rFonts w:eastAsiaTheme="minorEastAsia" w:hint="eastAsia"/>
          <w:lang w:eastAsia="zh-CN"/>
        </w:rPr>
        <w:t>汇合</w:t>
      </w:r>
      <w:r w:rsidRPr="00EB0124">
        <w:rPr>
          <w:rFonts w:eastAsiaTheme="minorEastAsia" w:hint="eastAsia"/>
          <w:lang w:eastAsia="zh-CN"/>
        </w:rPr>
        <w:t>点</w:t>
      </w:r>
      <w:r w:rsidRPr="00EB0124">
        <w:rPr>
          <w:rFonts w:eastAsiaTheme="minorEastAsia" w:hint="eastAsia"/>
          <w:lang w:eastAsia="zh-CN"/>
        </w:rPr>
        <w:t>x</w:t>
      </w:r>
      <w:r w:rsidRPr="00EB0124">
        <w:rPr>
          <w:rFonts w:eastAsiaTheme="minorEastAsia" w:hint="eastAsia"/>
          <w:vertAlign w:val="subscript"/>
          <w:lang w:eastAsia="zh-CN"/>
        </w:rPr>
        <w:t>mid</w:t>
      </w:r>
      <w:r w:rsidRPr="00EB0124">
        <w:rPr>
          <w:rFonts w:eastAsiaTheme="minorEastAsia" w:hint="eastAsia"/>
          <w:lang w:eastAsia="zh-CN"/>
        </w:rPr>
        <w:t>作为局部路径规划时的临时终点进行规划，</w:t>
      </w:r>
      <w:r w:rsidRPr="00EB0124">
        <w:rPr>
          <w:rFonts w:eastAsiaTheme="minorEastAsia" w:hint="eastAsia"/>
          <w:lang w:eastAsia="zh-CN"/>
        </w:rPr>
        <w:t>x</w:t>
      </w:r>
      <w:r w:rsidRPr="00EB0124">
        <w:rPr>
          <w:rFonts w:eastAsiaTheme="minorEastAsia" w:hint="eastAsia"/>
          <w:vertAlign w:val="subscript"/>
          <w:lang w:eastAsia="zh-CN"/>
        </w:rPr>
        <w:t>mid</w:t>
      </w:r>
      <w:r w:rsidRPr="00EB0124">
        <w:rPr>
          <w:rFonts w:eastAsiaTheme="minorEastAsia" w:hint="eastAsia"/>
          <w:lang w:eastAsia="zh-CN"/>
        </w:rPr>
        <w:t>每隔</w:t>
      </w:r>
      <w:r w:rsidRPr="00EB0124">
        <w:rPr>
          <w:rFonts w:eastAsiaTheme="minorEastAsia" w:hint="eastAsia"/>
          <w:lang w:eastAsia="zh-CN"/>
        </w:rPr>
        <w:t>T</w:t>
      </w:r>
      <w:r w:rsidRPr="00EB0124">
        <w:rPr>
          <w:rFonts w:eastAsiaTheme="minorEastAsia" w:hint="eastAsia"/>
          <w:vertAlign w:val="subscript"/>
          <w:lang w:eastAsia="zh-CN"/>
        </w:rPr>
        <w:t>mid</w:t>
      </w:r>
      <w:r w:rsidRPr="00EB0124">
        <w:rPr>
          <w:rFonts w:eastAsiaTheme="minorEastAsia" w:hint="eastAsia"/>
          <w:lang w:eastAsia="zh-CN"/>
        </w:rPr>
        <w:t>次迭代重新选择，为避免频繁波动，设定默认值</w:t>
      </w:r>
      <w:r w:rsidRPr="00EB0124">
        <w:rPr>
          <w:rFonts w:eastAsiaTheme="minorEastAsia" w:hint="eastAsia"/>
          <w:lang w:eastAsia="zh-CN"/>
        </w:rPr>
        <w:t>T</w:t>
      </w:r>
      <w:r w:rsidRPr="00EB0124">
        <w:rPr>
          <w:rFonts w:eastAsiaTheme="minorEastAsia" w:hint="eastAsia"/>
          <w:vertAlign w:val="subscript"/>
          <w:lang w:eastAsia="zh-CN"/>
        </w:rPr>
        <w:t>mid</w:t>
      </w:r>
      <w:r w:rsidRPr="00EB0124" w:rsidDel="00650276">
        <w:rPr>
          <w:rFonts w:eastAsiaTheme="minorEastAsia" w:hint="eastAsia"/>
          <w:lang w:eastAsia="zh-CN"/>
        </w:rPr>
        <w:t xml:space="preserve"> </w:t>
      </w:r>
      <w:r w:rsidRPr="00EB0124">
        <w:rPr>
          <w:rFonts w:eastAsiaTheme="minorEastAsia" w:hint="eastAsia"/>
          <w:lang w:eastAsia="zh-CN"/>
        </w:rPr>
        <w:t>=10,</w:t>
      </w:r>
      <w:r w:rsidRPr="00EB0124">
        <w:rPr>
          <w:rFonts w:eastAsiaTheme="minorEastAsia" w:hint="eastAsia"/>
          <w:lang w:eastAsia="zh-CN"/>
        </w:rPr>
        <w:t>其范围内的扩展节点</w:t>
      </w:r>
      <w:r w:rsidRPr="00355772">
        <w:rPr>
          <w:rFonts w:hint="eastAsia"/>
          <w:position w:val="-18"/>
        </w:rPr>
        <w:object w:dxaOrig="1820" w:dyaOrig="480" w14:anchorId="6A50C836">
          <v:shape id="_x0000_i1034" type="#_x0000_t75" style="width:76.6pt;height:20pt" o:ole="">
            <v:imagedata r:id="rId31" o:title=""/>
          </v:shape>
          <o:OLEObject Type="Embed" ProgID="Equation.DSMT4" ShapeID="_x0000_i1034" DrawAspect="Content" ObjectID="_1827604887" r:id="rId32"/>
        </w:object>
      </w:r>
      <w:r w:rsidRPr="00EB0124">
        <w:rPr>
          <w:rFonts w:eastAsiaTheme="minorEastAsia" w:hint="eastAsia"/>
          <w:lang w:eastAsia="zh-CN"/>
        </w:rPr>
        <w:t>,</w:t>
      </w:r>
      <w:r w:rsidRPr="00EB0124">
        <w:rPr>
          <w:rFonts w:eastAsiaTheme="minorEastAsia" w:hint="eastAsia"/>
          <w:lang w:eastAsia="zh-CN"/>
        </w:rPr>
        <w:t>以及路径代价预估函数</w:t>
      </w:r>
      <w:r w:rsidRPr="00EB0124">
        <w:rPr>
          <w:rFonts w:eastAsiaTheme="minorEastAsia"/>
          <w:lang w:eastAsia="zh-CN"/>
        </w:rPr>
        <w:t>HeurCost</w:t>
      </w:r>
      <w:r w:rsidRPr="00EB0124">
        <w:rPr>
          <w:rFonts w:eastAsiaTheme="minorEastAsia" w:hint="eastAsia"/>
          <w:lang w:eastAsia="zh-CN"/>
        </w:rPr>
        <w:t>(</w:t>
      </w:r>
      <w:r w:rsidRPr="00EB0124">
        <w:rPr>
          <w:rFonts w:eastAsiaTheme="minorEastAsia"/>
          <w:lang w:eastAsia="zh-CN"/>
        </w:rPr>
        <w:t>Heuristic Cost</w:t>
      </w:r>
      <w:r w:rsidRPr="00EB0124">
        <w:rPr>
          <w:rFonts w:eastAsiaTheme="minorEastAsia" w:hint="eastAsia"/>
          <w:lang w:eastAsia="zh-CN"/>
        </w:rPr>
        <w:t xml:space="preserve">)( </w:t>
      </w:r>
      <w:bookmarkStart w:id="10" w:name="OLE_LINK8"/>
      <w:r w:rsidRPr="00EB0124">
        <w:rPr>
          <w:rFonts w:eastAsiaTheme="minorEastAsia" w:hint="eastAsia"/>
          <w:lang w:eastAsia="zh-CN"/>
        </w:rPr>
        <w:t>x</w:t>
      </w:r>
      <w:r w:rsidRPr="00EB0124">
        <w:rPr>
          <w:rFonts w:eastAsiaTheme="minorEastAsia" w:hint="eastAsia"/>
          <w:vertAlign w:val="subscript"/>
          <w:lang w:eastAsia="zh-CN"/>
        </w:rPr>
        <w:t>start</w:t>
      </w:r>
      <w:r w:rsidRPr="00EB0124">
        <w:rPr>
          <w:rFonts w:eastAsiaTheme="minorEastAsia" w:hint="eastAsia"/>
          <w:lang w:eastAsia="zh-CN"/>
        </w:rPr>
        <w:t xml:space="preserve"> </w:t>
      </w:r>
      <w:r w:rsidRPr="00EB0124">
        <w:rPr>
          <w:rFonts w:eastAsiaTheme="minorEastAsia" w:hint="eastAsia"/>
          <w:lang w:eastAsia="zh-CN"/>
        </w:rPr>
        <w:t>、</w:t>
      </w:r>
      <w:r w:rsidRPr="00EB0124">
        <w:rPr>
          <w:rFonts w:eastAsiaTheme="minorEastAsia" w:hint="eastAsia"/>
          <w:lang w:eastAsia="zh-CN"/>
        </w:rPr>
        <w:t>x</w:t>
      </w:r>
      <w:r w:rsidRPr="00EB0124">
        <w:rPr>
          <w:rFonts w:eastAsiaTheme="minorEastAsia" w:hint="eastAsia"/>
          <w:vertAlign w:val="subscript"/>
          <w:lang w:eastAsia="zh-CN"/>
        </w:rPr>
        <w:t>mid</w:t>
      </w:r>
      <w:r w:rsidRPr="00EB0124">
        <w:rPr>
          <w:rFonts w:eastAsiaTheme="minorEastAsia" w:hint="eastAsia"/>
          <w:lang w:eastAsia="zh-CN"/>
        </w:rPr>
        <w:t>、</w:t>
      </w:r>
      <w:r w:rsidRPr="00EB0124">
        <w:rPr>
          <w:rFonts w:eastAsiaTheme="minorEastAsia" w:hint="eastAsia"/>
          <w:lang w:eastAsia="zh-CN"/>
        </w:rPr>
        <w:t>x</w:t>
      </w:r>
      <w:r w:rsidRPr="00EB0124">
        <w:rPr>
          <w:rFonts w:eastAsiaTheme="minorEastAsia" w:hint="eastAsia"/>
          <w:vertAlign w:val="subscript"/>
          <w:lang w:eastAsia="zh-CN"/>
        </w:rPr>
        <w:t xml:space="preserve">current </w:t>
      </w:r>
      <w:r w:rsidRPr="00EB0124">
        <w:rPr>
          <w:rFonts w:eastAsiaTheme="minorEastAsia" w:hint="eastAsia"/>
          <w:lang w:eastAsia="zh-CN"/>
        </w:rPr>
        <w:t>、</w:t>
      </w:r>
      <w:bookmarkEnd w:id="10"/>
      <w:r w:rsidRPr="00EB0124">
        <w:rPr>
          <w:rFonts w:eastAsiaTheme="minorEastAsia" w:hint="eastAsia"/>
          <w:lang w:eastAsia="zh-CN"/>
        </w:rPr>
        <w:t>C</w:t>
      </w:r>
      <w:r w:rsidRPr="00EB0124">
        <w:rPr>
          <w:rFonts w:eastAsiaTheme="minorEastAsia" w:hint="eastAsia"/>
          <w:vertAlign w:val="subscript"/>
          <w:lang w:eastAsia="zh-CN"/>
        </w:rPr>
        <w:t xml:space="preserve">current  </w:t>
      </w:r>
      <w:r w:rsidRPr="00EB0124">
        <w:rPr>
          <w:rFonts w:eastAsiaTheme="minorEastAsia" w:hint="eastAsia"/>
          <w:lang w:eastAsia="zh-CN"/>
        </w:rPr>
        <w:t>)</w:t>
      </w:r>
      <w:r w:rsidRPr="00EB0124">
        <w:rPr>
          <w:rFonts w:eastAsiaTheme="minorEastAsia" w:hint="eastAsia"/>
          <w:lang w:eastAsia="zh-CN"/>
        </w:rPr>
        <w:t>返回从起点</w:t>
      </w:r>
      <w:r w:rsidRPr="00EB0124">
        <w:rPr>
          <w:rFonts w:eastAsiaTheme="minorEastAsia" w:hint="eastAsia"/>
          <w:lang w:eastAsia="zh-CN"/>
        </w:rPr>
        <w:t>x</w:t>
      </w:r>
      <w:r w:rsidRPr="00EB0124">
        <w:rPr>
          <w:rFonts w:eastAsiaTheme="minorEastAsia" w:hint="eastAsia"/>
          <w:vertAlign w:val="subscript"/>
          <w:lang w:eastAsia="zh-CN"/>
        </w:rPr>
        <w:t>start</w:t>
      </w:r>
      <w:r w:rsidRPr="00EB0124">
        <w:rPr>
          <w:rFonts w:eastAsiaTheme="minorEastAsia" w:hint="eastAsia"/>
          <w:lang w:eastAsia="zh-CN"/>
        </w:rPr>
        <w:t>到中介点</w:t>
      </w:r>
      <w:r w:rsidRPr="00EB0124">
        <w:rPr>
          <w:rFonts w:eastAsiaTheme="minorEastAsia" w:hint="eastAsia"/>
          <w:lang w:eastAsia="zh-CN"/>
        </w:rPr>
        <w:t>x</w:t>
      </w:r>
      <w:r w:rsidRPr="00EB0124">
        <w:rPr>
          <w:rFonts w:eastAsiaTheme="minorEastAsia" w:hint="eastAsia"/>
          <w:vertAlign w:val="subscript"/>
          <w:lang w:eastAsia="zh-CN"/>
        </w:rPr>
        <w:t>mid</w:t>
      </w:r>
      <w:r w:rsidRPr="00EB0124">
        <w:rPr>
          <w:rFonts w:eastAsiaTheme="minorEastAsia" w:hint="eastAsia"/>
          <w:lang w:eastAsia="zh-CN"/>
        </w:rPr>
        <w:t>所得到的预估路径代价长度</w:t>
      </w:r>
      <w:r w:rsidRPr="00B31595">
        <w:rPr>
          <w:rFonts w:hint="eastAsia"/>
          <w:position w:val="-14"/>
        </w:rPr>
        <w:object w:dxaOrig="1980" w:dyaOrig="440" w14:anchorId="381DB089">
          <v:shape id="_x0000_i1035" type="#_x0000_t75" style="width:82.8pt;height:18.3pt" o:ole="">
            <v:imagedata r:id="rId33" o:title=""/>
          </v:shape>
          <o:OLEObject Type="Embed" ProgID="Equation.DSMT4" ShapeID="_x0000_i1035" DrawAspect="Content" ObjectID="_1827604888" r:id="rId34"/>
        </w:object>
      </w:r>
      <w:r w:rsidRPr="00EB0124">
        <w:rPr>
          <w:rFonts w:eastAsiaTheme="minorEastAsia" w:hint="eastAsia"/>
          <w:lang w:eastAsia="zh-CN"/>
        </w:rPr>
        <w:t>。其被运用来作为超椭球体采样约束的主要长轴范围，从而取限制知情子集的采样约束。</w:t>
      </w:r>
    </w:p>
    <w:p w14:paraId="71E1DC97" w14:textId="737AAD80" w:rsidR="003C64F5" w:rsidRPr="003C64F5" w:rsidRDefault="003C64F5" w:rsidP="003C64F5">
      <w:pPr>
        <w:pStyle w:val="a6"/>
        <w:numPr>
          <w:ilvl w:val="0"/>
          <w:numId w:val="9"/>
        </w:numPr>
        <w:spacing w:line="300" w:lineRule="auto"/>
        <w:rPr>
          <w:lang w:eastAsia="zh-CN"/>
        </w:rPr>
      </w:pPr>
      <w:r w:rsidRPr="00EB0124">
        <w:rPr>
          <w:rFonts w:eastAsiaTheme="minorEastAsia" w:hint="eastAsia"/>
          <w:highlight w:val="yellow"/>
          <w:lang w:eastAsia="zh-CN"/>
        </w:rPr>
        <w:t>帕累托最优支配节点选择函数</w:t>
      </w:r>
      <w:r w:rsidRPr="00EB0124">
        <w:rPr>
          <w:rFonts w:eastAsiaTheme="minorEastAsia"/>
          <w:highlight w:val="yellow"/>
          <w:lang w:eastAsia="zh-CN"/>
        </w:rPr>
        <w:t>ParetoModule</w:t>
      </w:r>
      <w:r>
        <w:rPr>
          <w:rFonts w:eastAsiaTheme="minorEastAsia" w:hint="eastAsia"/>
          <w:lang w:eastAsia="zh-CN"/>
        </w:rPr>
        <w:t>：</w:t>
      </w:r>
      <w:r w:rsidRPr="00EB0124">
        <w:rPr>
          <w:rFonts w:eastAsiaTheme="minorEastAsia"/>
          <w:lang w:eastAsia="zh-CN"/>
        </w:rPr>
        <w:t>传统</w:t>
      </w:r>
      <w:r>
        <w:rPr>
          <w:rFonts w:eastAsiaTheme="minorEastAsia" w:hint="eastAsia"/>
          <w:lang w:eastAsia="zh-CN"/>
        </w:rPr>
        <w:t>规划</w:t>
      </w:r>
      <w:r w:rsidRPr="00EB0124">
        <w:rPr>
          <w:rFonts w:eastAsiaTheme="minorEastAsia"/>
          <w:lang w:eastAsia="zh-CN"/>
        </w:rPr>
        <w:t>方法通常基于单一目标如路径长度或启发式代价选择节点，而在</w:t>
      </w:r>
      <w:r>
        <w:rPr>
          <w:rFonts w:eastAsiaTheme="minorEastAsia" w:hint="eastAsia"/>
          <w:lang w:eastAsia="zh-CN"/>
        </w:rPr>
        <w:t>SC-</w:t>
      </w:r>
      <w:r w:rsidRPr="00EB0124">
        <w:rPr>
          <w:rFonts w:eastAsiaTheme="minorEastAsia"/>
          <w:lang w:eastAsia="zh-CN"/>
        </w:rPr>
        <w:t>RRT</w:t>
      </w:r>
      <w:r w:rsidRPr="00EB0124">
        <w:rPr>
          <w:rFonts w:eastAsiaTheme="minorEastAsia"/>
          <w:lang w:eastAsia="zh-CN"/>
        </w:rPr>
        <w:t>算法中</w:t>
      </w:r>
      <w:r>
        <w:rPr>
          <w:rFonts w:eastAsiaTheme="minorEastAsia" w:hint="eastAsia"/>
          <w:lang w:eastAsia="zh-CN"/>
        </w:rPr>
        <w:t>，</w:t>
      </w:r>
      <w:r w:rsidRPr="00EB0124">
        <w:rPr>
          <w:rFonts w:eastAsiaTheme="minorEastAsia"/>
          <w:lang w:eastAsia="zh-CN"/>
        </w:rPr>
        <w:t>每次需要选择一个节点作为扩展的起点</w:t>
      </w:r>
      <w:r>
        <w:rPr>
          <w:rFonts w:eastAsiaTheme="minorEastAsia" w:hint="eastAsia"/>
          <w:lang w:eastAsia="zh-CN"/>
        </w:rPr>
        <w:t>，</w:t>
      </w:r>
      <w:r w:rsidRPr="00EB0124">
        <w:rPr>
          <w:rFonts w:eastAsiaTheme="minorEastAsia"/>
          <w:lang w:eastAsia="zh-CN"/>
        </w:rPr>
        <w:t>将节点选择问题建模为三目标优化问题，同时考虑：结构信息节点在树中的连通性</w:t>
      </w:r>
      <w:r>
        <w:rPr>
          <w:rFonts w:eastAsiaTheme="minorEastAsia" w:hint="eastAsia"/>
          <w:lang w:eastAsia="zh-CN"/>
        </w:rPr>
        <w:t>、路径</w:t>
      </w:r>
      <w:r w:rsidRPr="00EB0124">
        <w:rPr>
          <w:rFonts w:eastAsiaTheme="minorEastAsia"/>
          <w:lang w:eastAsia="zh-CN"/>
        </w:rPr>
        <w:t>代价估计</w:t>
      </w:r>
      <w:r>
        <w:rPr>
          <w:rFonts w:eastAsiaTheme="minorEastAsia" w:hint="eastAsia"/>
          <w:lang w:eastAsia="zh-CN"/>
        </w:rPr>
        <w:t>即</w:t>
      </w:r>
      <w:r w:rsidRPr="00EB0124">
        <w:rPr>
          <w:rFonts w:eastAsiaTheme="minorEastAsia"/>
          <w:lang w:eastAsia="zh-CN"/>
        </w:rPr>
        <w:t>到目标的预期总成本</w:t>
      </w:r>
      <w:r>
        <w:rPr>
          <w:rFonts w:eastAsiaTheme="minorEastAsia" w:hint="eastAsia"/>
          <w:lang w:eastAsia="zh-CN"/>
        </w:rPr>
        <w:t>、</w:t>
      </w:r>
      <w:r w:rsidRPr="00EB0124">
        <w:rPr>
          <w:rFonts w:eastAsiaTheme="minorEastAsia"/>
          <w:lang w:eastAsia="zh-CN"/>
        </w:rPr>
        <w:t>路径</w:t>
      </w:r>
      <w:r>
        <w:rPr>
          <w:rFonts w:eastAsiaTheme="minorEastAsia" w:hint="eastAsia"/>
          <w:lang w:eastAsia="zh-CN"/>
        </w:rPr>
        <w:t>的</w:t>
      </w:r>
      <w:r w:rsidRPr="00EB0124">
        <w:rPr>
          <w:rFonts w:eastAsiaTheme="minorEastAsia"/>
          <w:lang w:eastAsia="zh-CN"/>
        </w:rPr>
        <w:t>质量</w:t>
      </w:r>
      <w:r>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w:t>
      </w:r>
      <w:r>
        <w:rPr>
          <w:rFonts w:eastAsiaTheme="minorEastAsia" w:hint="eastAsia"/>
          <w:lang w:eastAsia="zh-CN"/>
        </w:rPr>
        <w:t>下述为</w:t>
      </w:r>
      <w:r w:rsidRPr="00404C06">
        <w:rPr>
          <w:rFonts w:eastAsiaTheme="minorEastAsia" w:hint="eastAsia"/>
          <w:lang w:eastAsia="zh-CN"/>
        </w:rPr>
        <w:t>帕累托最优支配节点选择函数</w:t>
      </w:r>
      <w:r w:rsidRPr="00404C06">
        <w:rPr>
          <w:rFonts w:eastAsiaTheme="minorEastAsia"/>
          <w:lang w:eastAsia="zh-CN"/>
        </w:rPr>
        <w:t>向量</w:t>
      </w:r>
      <w:r>
        <w:rPr>
          <w:rFonts w:eastAsiaTheme="minorEastAsia" w:hint="eastAsia"/>
          <w:lang w:eastAsia="zh-CN"/>
        </w:rPr>
        <w:t>参数定义：</w:t>
      </w:r>
      <w:r w:rsidRPr="003C64F5">
        <w:rPr>
          <w:rFonts w:hint="eastAsia"/>
          <w:position w:val="-10"/>
        </w:rPr>
        <w:object w:dxaOrig="460" w:dyaOrig="300" w14:anchorId="1DD496F7">
          <v:shape id="_x0000_i1036" type="#_x0000_t75" style="width:22.9pt;height:15pt" o:ole="">
            <v:imagedata r:id="rId35" o:title=""/>
          </v:shape>
          <o:OLEObject Type="Embed" ProgID="Equation.DSMT4" ShapeID="_x0000_i1036" DrawAspect="Content" ObjectID="_1827604889" r:id="rId36"/>
        </w:object>
      </w:r>
      <w:r w:rsidRPr="003C64F5">
        <w:rPr>
          <w:rFonts w:eastAsiaTheme="minorEastAsia"/>
          <w:lang w:eastAsia="zh-CN"/>
        </w:rPr>
        <w:t>节点</w:t>
      </w:r>
      <w:r w:rsidRPr="003C64F5">
        <w:rPr>
          <w:rFonts w:eastAsiaTheme="minorEastAsia"/>
          <w:lang w:eastAsia="zh-CN"/>
        </w:rPr>
        <w:t> </w:t>
      </w:r>
      <m:oMath>
        <m:r>
          <w:rPr>
            <w:rFonts w:ascii="Cambria Math" w:eastAsiaTheme="minorEastAsia" w:hAnsi="Cambria Math"/>
            <w:lang w:eastAsia="zh-CN"/>
          </w:rPr>
          <m:t>x</m:t>
        </m:r>
      </m:oMath>
      <w:r w:rsidRPr="003C64F5">
        <w:rPr>
          <w:rFonts w:eastAsiaTheme="minorEastAsia"/>
          <w:lang w:eastAsia="zh-CN"/>
        </w:rPr>
        <w:t> </w:t>
      </w:r>
      <w:r w:rsidRPr="003C64F5">
        <w:rPr>
          <w:rFonts w:eastAsiaTheme="minorEastAsia"/>
          <w:lang w:eastAsia="zh-CN"/>
        </w:rPr>
        <w:t>的出度，即以该节点为父节点的子节点数量</w:t>
      </w:r>
      <w:r w:rsidRPr="003C64F5">
        <w:rPr>
          <w:rFonts w:eastAsiaTheme="minorEastAsia" w:hint="eastAsia"/>
          <w:lang w:eastAsia="zh-CN"/>
        </w:rPr>
        <w:t>,</w:t>
      </w:r>
      <w:r w:rsidRPr="003C64F5">
        <w:rPr>
          <w:rFonts w:eastAsiaTheme="minorEastAsia"/>
          <w:lang w:eastAsia="zh-CN"/>
        </w:rPr>
        <w:t>度数越大，说明该节点在搜索树中越</w:t>
      </w:r>
      <w:r w:rsidRPr="003C64F5">
        <w:rPr>
          <w:rFonts w:eastAsiaTheme="minorEastAsia"/>
          <w:lang w:eastAsia="zh-CN"/>
        </w:rPr>
        <w:t>"</w:t>
      </w:r>
      <w:r w:rsidRPr="003C64F5">
        <w:rPr>
          <w:rFonts w:eastAsiaTheme="minorEastAsia"/>
          <w:lang w:eastAsia="zh-CN"/>
        </w:rPr>
        <w:t>繁荣</w:t>
      </w:r>
      <w:r w:rsidRPr="003C64F5">
        <w:rPr>
          <w:rFonts w:eastAsiaTheme="minorEastAsia"/>
          <w:lang w:eastAsia="zh-CN"/>
        </w:rPr>
        <w:t>"</w:t>
      </w:r>
      <w:r w:rsidRPr="003C64F5">
        <w:rPr>
          <w:rFonts w:eastAsiaTheme="minorEastAsia"/>
          <w:lang w:eastAsia="zh-CN"/>
        </w:rPr>
        <w:t>，被选为父节点的频率越高</w:t>
      </w:r>
      <w:r w:rsidRPr="003C64F5">
        <w:rPr>
          <w:rFonts w:eastAsiaTheme="minorEastAsia" w:hint="eastAsia"/>
          <w:lang w:eastAsia="zh-CN"/>
        </w:rPr>
        <w:t>。</w:t>
      </w:r>
      <w:r w:rsidRPr="003C64F5">
        <w:rPr>
          <w:rFonts w:eastAsiaTheme="minorEastAsia"/>
          <w:lang w:eastAsia="zh-CN"/>
        </w:rPr>
        <w:t>自适应启发式代价</w:t>
      </w:r>
      <w:r w:rsidRPr="003C64F5">
        <w:rPr>
          <w:rFonts w:hint="eastAsia"/>
          <w:lang w:eastAsia="zh-CN"/>
        </w:rPr>
        <w:t xml:space="preserve"> </w:t>
      </w:r>
      <w:r w:rsidRPr="003C64F5">
        <w:rPr>
          <w:rFonts w:hint="eastAsia"/>
          <w:position w:val="-6"/>
        </w:rPr>
        <w:object w:dxaOrig="560" w:dyaOrig="320" w14:anchorId="74E26BF9">
          <v:shape id="_x0000_i1037" type="#_x0000_t75" style="width:23.7pt;height:13.3pt" o:ole="">
            <v:imagedata r:id="rId37" o:title=""/>
          </v:shape>
          <o:OLEObject Type="Embed" ProgID="Equation.DSMT4" ShapeID="_x0000_i1037" DrawAspect="Content" ObjectID="_1827604890" r:id="rId38"/>
        </w:object>
      </w:r>
      <w:r w:rsidRPr="003C64F5">
        <w:rPr>
          <w:rFonts w:eastAsiaTheme="minorEastAsia" w:hint="eastAsia"/>
          <w:lang w:eastAsia="zh-CN"/>
        </w:rPr>
        <w:t>,</w:t>
      </w:r>
      <w:r w:rsidRPr="003C64F5">
        <w:rPr>
          <w:rFonts w:hint="eastAsia"/>
          <w:position w:val="-10"/>
        </w:rPr>
        <w:object w:dxaOrig="480" w:dyaOrig="300" w14:anchorId="67BFB4B7">
          <v:shape id="_x0000_i1038" type="#_x0000_t75" style="width:24.15pt;height:15pt" o:ole="">
            <v:imagedata r:id="rId39" o:title=""/>
          </v:shape>
          <o:OLEObject Type="Embed" ProgID="Equation.DSMT4" ShapeID="_x0000_i1038" DrawAspect="Content" ObjectID="_1827604891" r:id="rId40"/>
        </w:object>
      </w:r>
      <w:r>
        <w:rPr>
          <w:rFonts w:eastAsiaTheme="minorEastAsia" w:hint="eastAsia"/>
          <w:lang w:eastAsia="zh-CN"/>
        </w:rPr>
        <w:t>路径曲折度对其进行归一化后，</w:t>
      </w:r>
      <w:r w:rsidRPr="003C64F5">
        <w:rPr>
          <w:rFonts w:hint="eastAsia"/>
          <w:position w:val="-10"/>
        </w:rPr>
        <w:object w:dxaOrig="800" w:dyaOrig="300" w14:anchorId="4D4007AD">
          <v:shape id="_x0000_i1039" type="#_x0000_t75" style="width:40.35pt;height:15pt" o:ole="">
            <v:imagedata r:id="rId41" o:title=""/>
          </v:shape>
          <o:OLEObject Type="Embed" ProgID="Equation.DSMT4" ShapeID="_x0000_i1039" DrawAspect="Content" ObjectID="_1827604892" r:id="rId42"/>
        </w:object>
      </w:r>
      <w:r>
        <w:rPr>
          <w:rFonts w:ascii="宋体" w:eastAsia="宋体" w:hAnsi="宋体" w:cs="宋体" w:hint="eastAsia"/>
          <w:lang w:eastAsia="zh-CN"/>
        </w:rPr>
        <w:t>表示完全直线，</w:t>
      </w:r>
      <w:r w:rsidRPr="003C64F5">
        <w:rPr>
          <w:rFonts w:hint="eastAsia"/>
          <w:position w:val="-10"/>
        </w:rPr>
        <w:object w:dxaOrig="480" w:dyaOrig="300" w14:anchorId="5EE3DC27">
          <v:shape id="_x0000_i1040" type="#_x0000_t75" style="width:24.15pt;height:15pt" o:ole="">
            <v:imagedata r:id="rId43" o:title=""/>
          </v:shape>
          <o:OLEObject Type="Embed" ProgID="Equation.DSMT4" ShapeID="_x0000_i1040" DrawAspect="Content" ObjectID="_1827604893" r:id="rId44"/>
        </w:object>
      </w:r>
      <w:r>
        <w:rPr>
          <w:rFonts w:ascii="宋体" w:eastAsia="宋体" w:hAnsi="宋体" w:cs="宋体" w:hint="eastAsia"/>
          <w:lang w:eastAsia="zh-CN"/>
        </w:rPr>
        <w:t>接近1表示高度曲折</w:t>
      </w:r>
      <w:r w:rsidRPr="003C64F5">
        <w:rPr>
          <w:rFonts w:eastAsiaTheme="minorEastAsia" w:hint="eastAsia"/>
          <w:lang w:eastAsia="zh-CN"/>
        </w:rPr>
        <w:t>。</w:t>
      </w:r>
    </w:p>
    <w:p w14:paraId="5B7BFA20" w14:textId="6AE7BCC7" w:rsidR="005B7F8E" w:rsidRDefault="003C64F5" w:rsidP="00821371">
      <w:pPr>
        <w:pStyle w:val="a6"/>
        <w:numPr>
          <w:ilvl w:val="0"/>
          <w:numId w:val="9"/>
        </w:numPr>
        <w:spacing w:line="300" w:lineRule="auto"/>
        <w:rPr>
          <w:rFonts w:eastAsiaTheme="minorEastAsia"/>
          <w:lang w:eastAsia="zh-CN"/>
        </w:rPr>
      </w:pPr>
      <w:r w:rsidRPr="00C24F20">
        <w:rPr>
          <w:rFonts w:eastAsiaTheme="minorEastAsia" w:hint="eastAsia"/>
          <w:highlight w:val="yellow"/>
          <w:lang w:eastAsia="zh-CN"/>
        </w:rPr>
        <w:t>超椭球体采样函数</w:t>
      </w:r>
      <w:r w:rsidRPr="00C24F20">
        <w:rPr>
          <w:rFonts w:eastAsiaTheme="minorEastAsia" w:hint="eastAsia"/>
          <w:highlight w:val="yellow"/>
          <w:lang w:eastAsia="zh-CN"/>
        </w:rPr>
        <w:t>Sample Ellipsoid</w:t>
      </w:r>
      <w:r w:rsidRPr="00C24F20">
        <w:rPr>
          <w:rFonts w:eastAsiaTheme="minorEastAsia" w:hint="eastAsia"/>
          <w:lang w:eastAsia="zh-CN"/>
        </w:rPr>
        <w:t>:</w:t>
      </w:r>
      <w:r w:rsidRPr="00B21FA7">
        <w:rPr>
          <w:lang w:eastAsia="zh-CN"/>
        </w:rPr>
        <w:t xml:space="preserve"> </w:t>
      </w:r>
      <w:r w:rsidRPr="00C24F20">
        <w:rPr>
          <w:rFonts w:eastAsiaTheme="minorEastAsia"/>
          <w:lang w:eastAsia="zh-CN"/>
        </w:rPr>
        <w:t>为克服原始代价估计偏差导致的超椭球尺寸误判问题</w:t>
      </w:r>
      <w:r w:rsidRPr="00C24F20">
        <w:rPr>
          <w:rFonts w:eastAsiaTheme="minorEastAsia" w:hint="eastAsia"/>
          <w:lang w:eastAsia="zh-CN"/>
        </w:rPr>
        <w:t>，</w:t>
      </w:r>
      <w:r w:rsidRPr="00C24F20">
        <w:rPr>
          <w:rFonts w:eastAsiaTheme="minorEastAsia"/>
          <w:lang w:eastAsia="zh-CN"/>
        </w:rPr>
        <w:t>本文提出</w:t>
      </w:r>
      <w:r w:rsidRPr="00C24F20">
        <w:rPr>
          <w:rFonts w:eastAsiaTheme="minorEastAsia" w:hint="eastAsia"/>
          <w:lang w:eastAsia="zh-CN"/>
        </w:rPr>
        <w:t>在</w:t>
      </w:r>
      <w:r w:rsidRPr="00C24F20">
        <w:rPr>
          <w:rFonts w:eastAsiaTheme="minorEastAsia" w:hint="eastAsia"/>
          <w:lang w:eastAsia="zh-CN"/>
        </w:rPr>
        <w:t>Informed-rrt</w:t>
      </w:r>
      <w:r w:rsidRPr="00C24F20">
        <w:rPr>
          <w:rFonts w:eastAsiaTheme="minorEastAsia"/>
          <w:lang w:eastAsia="zh-CN"/>
        </w:rPr>
        <w:t>基础上引入在线误差反馈以动态修正估计代价</w:t>
      </w:r>
      <w:r w:rsidRPr="00C24F20">
        <w:rPr>
          <w:rFonts w:eastAsiaTheme="minorEastAsia" w:hint="eastAsia"/>
          <w:lang w:eastAsia="zh-CN"/>
        </w:rPr>
        <w:t>，结合</w:t>
      </w:r>
      <w:r w:rsidRPr="00C24F20">
        <w:rPr>
          <w:rFonts w:eastAsiaTheme="minorEastAsia" w:hint="eastAsia"/>
          <w:lang w:eastAsia="zh-CN"/>
        </w:rPr>
        <w:t>rrt-connect</w:t>
      </w:r>
      <w:r w:rsidRPr="00C24F20">
        <w:rPr>
          <w:rFonts w:eastAsiaTheme="minorEastAsia" w:hint="eastAsia"/>
          <w:lang w:eastAsia="zh-CN"/>
        </w:rPr>
        <w:t>的双向策略同时在起点与选定</w:t>
      </w:r>
      <w:r w:rsidR="007F7EEF" w:rsidRPr="00C24F20">
        <w:rPr>
          <w:rFonts w:eastAsiaTheme="minorEastAsia" w:hint="eastAsia"/>
          <w:lang w:eastAsia="zh-CN"/>
        </w:rPr>
        <w:t>的汇合</w:t>
      </w:r>
      <w:r w:rsidRPr="00C24F20">
        <w:rPr>
          <w:rFonts w:eastAsiaTheme="minorEastAsia" w:hint="eastAsia"/>
          <w:lang w:eastAsia="zh-CN"/>
        </w:rPr>
        <w:t>点及目标点</w:t>
      </w:r>
      <w:r w:rsidRPr="00C24F20">
        <w:rPr>
          <w:rFonts w:eastAsiaTheme="minorEastAsia" w:hint="eastAsia"/>
          <w:lang w:eastAsia="zh-CN"/>
        </w:rPr>
        <w:t>x</w:t>
      </w:r>
      <w:r w:rsidRPr="00C24F20">
        <w:rPr>
          <w:rFonts w:eastAsiaTheme="minorEastAsia" w:hint="eastAsia"/>
          <w:vertAlign w:val="subscript"/>
          <w:lang w:eastAsia="zh-CN"/>
        </w:rPr>
        <w:t>start</w:t>
      </w:r>
      <w:r w:rsidRPr="00C24F20">
        <w:rPr>
          <w:rFonts w:eastAsiaTheme="minorEastAsia" w:hint="eastAsia"/>
          <w:lang w:eastAsia="zh-CN"/>
        </w:rPr>
        <w:t xml:space="preserve"> </w:t>
      </w:r>
      <w:r w:rsidRPr="00C24F20">
        <w:rPr>
          <w:rFonts w:eastAsiaTheme="minorEastAsia" w:hint="eastAsia"/>
          <w:lang w:eastAsia="zh-CN"/>
        </w:rPr>
        <w:t>、</w:t>
      </w:r>
      <w:r w:rsidRPr="00C24F20">
        <w:rPr>
          <w:rFonts w:eastAsiaTheme="minorEastAsia" w:hint="eastAsia"/>
          <w:lang w:eastAsia="zh-CN"/>
        </w:rPr>
        <w:t>x</w:t>
      </w:r>
      <w:r w:rsidRPr="00C24F20">
        <w:rPr>
          <w:rFonts w:eastAsiaTheme="minorEastAsia" w:hint="eastAsia"/>
          <w:vertAlign w:val="subscript"/>
          <w:lang w:eastAsia="zh-CN"/>
        </w:rPr>
        <w:t>mid</w:t>
      </w:r>
      <w:r w:rsidRPr="00C24F20">
        <w:rPr>
          <w:rFonts w:eastAsiaTheme="minorEastAsia" w:hint="eastAsia"/>
          <w:lang w:eastAsia="zh-CN"/>
        </w:rPr>
        <w:t>、</w:t>
      </w:r>
      <w:bookmarkStart w:id="11" w:name="OLE_LINK9"/>
      <w:r w:rsidRPr="00C24F20">
        <w:rPr>
          <w:rFonts w:eastAsiaTheme="minorEastAsia" w:hint="eastAsia"/>
          <w:lang w:eastAsia="zh-CN"/>
        </w:rPr>
        <w:t>x</w:t>
      </w:r>
      <w:r w:rsidRPr="00C24F20">
        <w:rPr>
          <w:rFonts w:eastAsiaTheme="minorEastAsia" w:hint="eastAsia"/>
          <w:vertAlign w:val="subscript"/>
          <w:lang w:eastAsia="zh-CN"/>
        </w:rPr>
        <w:t>target</w:t>
      </w:r>
      <w:bookmarkEnd w:id="11"/>
      <w:r w:rsidRPr="00C24F20">
        <w:rPr>
          <w:rFonts w:eastAsiaTheme="minorEastAsia" w:hint="eastAsia"/>
          <w:lang w:eastAsia="zh-CN"/>
        </w:rPr>
        <w:t>构成的</w:t>
      </w:r>
      <w:r w:rsidRPr="00C24F20">
        <w:rPr>
          <w:rFonts w:eastAsiaTheme="minorEastAsia" w:hint="eastAsia"/>
          <w:lang w:eastAsia="zh-CN"/>
        </w:rPr>
        <w:t>x</w:t>
      </w:r>
      <w:r w:rsidRPr="00C24F20">
        <w:rPr>
          <w:rFonts w:eastAsiaTheme="minorEastAsia" w:hint="eastAsia"/>
          <w:vertAlign w:val="subscript"/>
          <w:lang w:eastAsia="zh-CN"/>
        </w:rPr>
        <w:t>start</w:t>
      </w:r>
      <w:r w:rsidRPr="00C24F20">
        <w:rPr>
          <w:rFonts w:eastAsiaTheme="minorEastAsia" w:hint="eastAsia"/>
          <w:lang w:eastAsia="zh-CN"/>
        </w:rPr>
        <w:t xml:space="preserve"> - x</w:t>
      </w:r>
      <w:r w:rsidRPr="00C24F20">
        <w:rPr>
          <w:rFonts w:eastAsiaTheme="minorEastAsia" w:hint="eastAsia"/>
          <w:vertAlign w:val="subscript"/>
          <w:lang w:eastAsia="zh-CN"/>
        </w:rPr>
        <w:t xml:space="preserve">mid </w:t>
      </w:r>
      <w:r w:rsidRPr="00C24F20">
        <w:rPr>
          <w:rFonts w:eastAsiaTheme="minorEastAsia" w:hint="eastAsia"/>
          <w:lang w:eastAsia="zh-CN"/>
        </w:rPr>
        <w:t>, x</w:t>
      </w:r>
      <w:r w:rsidRPr="00C24F20">
        <w:rPr>
          <w:rFonts w:eastAsiaTheme="minorEastAsia" w:hint="eastAsia"/>
          <w:vertAlign w:val="subscript"/>
          <w:lang w:eastAsia="zh-CN"/>
        </w:rPr>
        <w:t>target</w:t>
      </w:r>
      <w:r w:rsidRPr="00C24F20">
        <w:rPr>
          <w:rFonts w:eastAsiaTheme="minorEastAsia" w:hint="eastAsia"/>
          <w:lang w:eastAsia="zh-CN"/>
        </w:rPr>
        <w:t>- x</w:t>
      </w:r>
      <w:r w:rsidRPr="00C24F20">
        <w:rPr>
          <w:rFonts w:eastAsiaTheme="minorEastAsia" w:hint="eastAsia"/>
          <w:vertAlign w:val="subscript"/>
          <w:lang w:eastAsia="zh-CN"/>
        </w:rPr>
        <w:t>mid</w:t>
      </w:r>
      <w:r w:rsidRPr="00C24F20">
        <w:rPr>
          <w:rFonts w:eastAsiaTheme="minorEastAsia"/>
          <w:lang w:eastAsia="zh-CN"/>
        </w:rPr>
        <w:t>两条路径区间</w:t>
      </w:r>
      <w:r w:rsidRPr="00C24F20">
        <w:rPr>
          <w:rFonts w:eastAsiaTheme="minorEastAsia" w:hint="eastAsia"/>
          <w:lang w:eastAsia="zh-CN"/>
        </w:rPr>
        <w:t>内</w:t>
      </w:r>
      <w:r w:rsidRPr="00C24F20">
        <w:rPr>
          <w:rFonts w:eastAsiaTheme="minorEastAsia"/>
          <w:lang w:eastAsia="zh-CN"/>
        </w:rPr>
        <w:t>构建独立的知情超椭球</w:t>
      </w:r>
      <w:r w:rsidR="005D5603" w:rsidRPr="00C24F20">
        <w:rPr>
          <w:rFonts w:eastAsiaTheme="minorEastAsia" w:hint="eastAsia"/>
          <w:lang w:eastAsia="zh-CN"/>
        </w:rPr>
        <w:t>。</w:t>
      </w:r>
    </w:p>
    <w:p w14:paraId="72956EE3" w14:textId="6772FF9F" w:rsidR="005B7F8E" w:rsidRPr="005B7F8E" w:rsidRDefault="005B7F8E" w:rsidP="00EF0836">
      <w:pPr>
        <w:spacing w:line="300" w:lineRule="auto"/>
        <w:ind w:firstLine="486"/>
        <w:jc w:val="both"/>
        <w:rPr>
          <w:rFonts w:eastAsiaTheme="minorEastAsia"/>
          <w:color w:val="EE0000"/>
          <w:lang w:eastAsia="zh-CN"/>
        </w:rPr>
      </w:pPr>
      <w:r w:rsidRPr="005B7F8E">
        <w:rPr>
          <w:rFonts w:eastAsiaTheme="minorEastAsia" w:hint="eastAsia"/>
          <w:color w:val="EE0000"/>
          <w:highlight w:val="red"/>
          <w:lang w:eastAsia="zh-CN"/>
        </w:rPr>
        <w:t>==========================================================================</w:t>
      </w:r>
    </w:p>
    <w:p w14:paraId="0D002C65" w14:textId="77777777" w:rsidR="004204A8" w:rsidRDefault="004204A8" w:rsidP="004204A8">
      <w:pPr>
        <w:rPr>
          <w:rFonts w:eastAsia="黑体"/>
          <w:lang w:eastAsia="zh-CN"/>
        </w:rPr>
      </w:pPr>
      <w:r>
        <w:rPr>
          <w:rFonts w:eastAsia="黑体" w:hint="eastAsia"/>
          <w:lang w:eastAsia="zh-CN"/>
        </w:rPr>
        <w:t>3</w:t>
      </w:r>
      <w:r>
        <w:rPr>
          <w:rFonts w:eastAsia="黑体" w:hint="eastAsia"/>
          <w:lang w:eastAsia="zh-CN"/>
        </w:rPr>
        <w:t>、</w:t>
      </w:r>
      <w:r w:rsidRPr="00FB7840">
        <w:rPr>
          <w:rFonts w:eastAsia="黑体"/>
          <w:lang w:eastAsia="zh-CN"/>
        </w:rPr>
        <w:t>Proposed methods</w:t>
      </w:r>
      <w:r>
        <w:rPr>
          <w:rFonts w:eastAsia="黑体" w:hint="eastAsia"/>
          <w:lang w:eastAsia="zh-CN"/>
        </w:rPr>
        <w:t xml:space="preserve"> </w:t>
      </w:r>
    </w:p>
    <w:p w14:paraId="39F9D4E1" w14:textId="556FDD71" w:rsidR="00EF5B1C" w:rsidRPr="00EF5B1C" w:rsidRDefault="004204A8" w:rsidP="00EF5B1C">
      <w:pPr>
        <w:ind w:firstLine="720"/>
        <w:rPr>
          <w:rFonts w:eastAsiaTheme="minorEastAsia"/>
          <w:lang w:eastAsia="zh-CN"/>
        </w:rPr>
      </w:pPr>
      <w:r w:rsidRPr="00EB0124">
        <w:rPr>
          <w:rFonts w:eastAsiaTheme="minorEastAsia"/>
          <w:lang w:eastAsia="zh-CN"/>
        </w:rPr>
        <w:t>本节主要详细介绍</w:t>
      </w:r>
      <w:r w:rsidRPr="00EB0124">
        <w:rPr>
          <w:rFonts w:eastAsiaTheme="minorEastAsia" w:hint="eastAsia"/>
          <w:lang w:eastAsia="zh-CN"/>
        </w:rPr>
        <w:t>SC-RRT</w:t>
      </w:r>
      <w:r w:rsidRPr="00EB0124">
        <w:rPr>
          <w:rFonts w:eastAsiaTheme="minorEastAsia"/>
          <w:lang w:eastAsia="zh-CN"/>
        </w:rPr>
        <w:t>算法，</w:t>
      </w:r>
      <w:r w:rsidRPr="00EB0124">
        <w:rPr>
          <w:rFonts w:eastAsiaTheme="minorEastAsia" w:hint="eastAsia"/>
          <w:lang w:eastAsia="zh-CN"/>
        </w:rPr>
        <w:t>3.1</w:t>
      </w:r>
      <w:r w:rsidR="00C64B99" w:rsidRPr="00EB0124">
        <w:rPr>
          <w:rFonts w:eastAsiaTheme="minorEastAsia"/>
          <w:lang w:eastAsia="zh-CN"/>
        </w:rPr>
        <w:t>通过对帕累托最优支配节点的优化进行</w:t>
      </w:r>
      <w:r w:rsidR="00C76A6C">
        <w:rPr>
          <w:rFonts w:eastAsiaTheme="minorEastAsia" w:hint="eastAsia"/>
          <w:lang w:eastAsia="zh-CN"/>
        </w:rPr>
        <w:t>详细</w:t>
      </w:r>
      <w:r w:rsidR="00C64B99" w:rsidRPr="00EB0124">
        <w:rPr>
          <w:rFonts w:eastAsiaTheme="minorEastAsia"/>
          <w:lang w:eastAsia="zh-CN"/>
        </w:rPr>
        <w:t>描述</w:t>
      </w:r>
      <w:r w:rsidRPr="00EB0124">
        <w:rPr>
          <w:rFonts w:eastAsiaTheme="minorEastAsia" w:hint="eastAsia"/>
          <w:lang w:eastAsia="zh-CN"/>
        </w:rPr>
        <w:t>。</w:t>
      </w:r>
      <w:r w:rsidRPr="00EB0124">
        <w:rPr>
          <w:rFonts w:eastAsiaTheme="minorEastAsia" w:hint="eastAsia"/>
          <w:lang w:eastAsia="zh-CN"/>
        </w:rPr>
        <w:t>3.2</w:t>
      </w:r>
      <w:r w:rsidR="00C64B99" w:rsidRPr="00EB0124">
        <w:rPr>
          <w:rFonts w:eastAsiaTheme="minorEastAsia" w:hint="eastAsia"/>
          <w:lang w:eastAsia="zh-CN"/>
        </w:rPr>
        <w:t>介绍了通过对价总预估的在线学习框架进行改进，用于启发式自适应地限制采样范围实现提高采样点质量</w:t>
      </w:r>
      <w:r w:rsidR="00C76A6C" w:rsidRPr="00EB0124">
        <w:rPr>
          <w:rFonts w:eastAsiaTheme="minorEastAsia" w:hint="eastAsia"/>
          <w:lang w:eastAsia="zh-CN"/>
        </w:rPr>
        <w:t>。</w:t>
      </w:r>
      <w:r w:rsidR="00C76A6C" w:rsidRPr="00EB0124">
        <w:rPr>
          <w:rFonts w:eastAsiaTheme="minorEastAsia" w:hint="eastAsia"/>
          <w:lang w:eastAsia="zh-CN"/>
        </w:rPr>
        <w:t>3.</w:t>
      </w:r>
      <w:r w:rsidR="00C76A6C">
        <w:rPr>
          <w:rFonts w:eastAsiaTheme="minorEastAsia" w:hint="eastAsia"/>
          <w:lang w:eastAsia="zh-CN"/>
        </w:rPr>
        <w:t>3</w:t>
      </w:r>
      <w:r w:rsidR="00C76A6C">
        <w:rPr>
          <w:rFonts w:eastAsiaTheme="minorEastAsia" w:hint="eastAsia"/>
          <w:lang w:eastAsia="zh-CN"/>
        </w:rPr>
        <w:t>针对双向搜索树并行路径规划策略进行说明。</w:t>
      </w:r>
      <w:r w:rsidRPr="00EB0124">
        <w:rPr>
          <w:rFonts w:eastAsiaTheme="minorEastAsia"/>
          <w:lang w:eastAsia="zh-CN"/>
        </w:rPr>
        <w:t>最后在</w:t>
      </w:r>
      <w:r w:rsidRPr="00EB0124">
        <w:rPr>
          <w:rFonts w:eastAsiaTheme="minorEastAsia" w:hint="eastAsia"/>
          <w:lang w:eastAsia="zh-CN"/>
        </w:rPr>
        <w:t>3.</w:t>
      </w:r>
      <w:r w:rsidR="00892236">
        <w:rPr>
          <w:rFonts w:eastAsiaTheme="minorEastAsia" w:hint="eastAsia"/>
          <w:lang w:eastAsia="zh-CN"/>
        </w:rPr>
        <w:t>4</w:t>
      </w:r>
      <w:r w:rsidRPr="00EB0124">
        <w:rPr>
          <w:rFonts w:eastAsiaTheme="minorEastAsia" w:hint="eastAsia"/>
          <w:lang w:eastAsia="zh-CN"/>
        </w:rPr>
        <w:t>节中给出</w:t>
      </w:r>
      <w:r w:rsidRPr="00EB0124">
        <w:rPr>
          <w:rFonts w:eastAsiaTheme="minorEastAsia" w:hint="eastAsia"/>
          <w:lang w:eastAsia="zh-CN"/>
        </w:rPr>
        <w:t>SC-RRT</w:t>
      </w:r>
      <w:r w:rsidRPr="00EB0124">
        <w:rPr>
          <w:rFonts w:eastAsiaTheme="minorEastAsia" w:hint="eastAsia"/>
          <w:lang w:eastAsia="zh-CN"/>
        </w:rPr>
        <w:t>算</w:t>
      </w:r>
      <w:r w:rsidRPr="00EB0124">
        <w:rPr>
          <w:rFonts w:eastAsiaTheme="minorEastAsia"/>
          <w:lang w:eastAsia="zh-CN"/>
        </w:rPr>
        <w:t>法的伪代码，并给出简要总结</w:t>
      </w:r>
      <w:r w:rsidR="00EF5B1C">
        <w:rPr>
          <w:rFonts w:eastAsiaTheme="minorEastAsia" w:hint="eastAsia"/>
          <w:lang w:eastAsia="zh-CN"/>
        </w:rPr>
        <w:t>。</w:t>
      </w:r>
    </w:p>
    <w:p w14:paraId="28DC8BD5" w14:textId="77777777" w:rsidR="00EF5B1C" w:rsidRPr="00EC4E46" w:rsidRDefault="00EF5B1C" w:rsidP="00232F4D">
      <w:pPr>
        <w:pStyle w:val="a6"/>
        <w:numPr>
          <w:ilvl w:val="1"/>
          <w:numId w:val="14"/>
        </w:numPr>
        <w:rPr>
          <w:rFonts w:eastAsia="黑体"/>
          <w:lang w:eastAsia="zh-CN"/>
        </w:rPr>
      </w:pPr>
      <w:r w:rsidRPr="00EC4E46">
        <w:rPr>
          <w:rFonts w:eastAsia="黑体" w:hint="eastAsia"/>
          <w:lang w:eastAsia="zh-CN"/>
        </w:rPr>
        <w:t>启发式自适应采样范围约束</w:t>
      </w:r>
    </w:p>
    <w:p w14:paraId="5B2D9261" w14:textId="7A5A1CE5" w:rsidR="007675FE" w:rsidRDefault="00EF5B1C" w:rsidP="007675FE">
      <w:pPr>
        <w:ind w:firstLineChars="200" w:firstLine="440"/>
        <w:rPr>
          <w:rFonts w:eastAsiaTheme="minorEastAsia"/>
          <w:lang w:eastAsia="zh-CN"/>
        </w:rPr>
      </w:pPr>
      <w:r w:rsidRPr="00EC4E46">
        <w:rPr>
          <w:rFonts w:eastAsiaTheme="minorEastAsia"/>
          <w:lang w:eastAsia="zh-CN"/>
        </w:rPr>
        <w:lastRenderedPageBreak/>
        <w:t>传统的均匀随机采样在整个配置空间中盲目探索，导致大量无效采样点落在不可能产生最优路径的区域，严重降低算法效率。</w:t>
      </w:r>
      <w:r w:rsidRPr="00EC4E46">
        <w:rPr>
          <w:rFonts w:eastAsiaTheme="minorEastAsia"/>
          <w:lang w:eastAsia="zh-CN"/>
        </w:rPr>
        <w:t>Informed RRT*</w:t>
      </w:r>
      <w:r w:rsidRPr="00EC4E46">
        <w:rPr>
          <w:rFonts w:eastAsiaTheme="minorEastAsia"/>
          <w:lang w:eastAsia="zh-CN"/>
        </w:rPr>
        <w:t>通过单一</w:t>
      </w:r>
      <w:r w:rsidRPr="00EC4E46">
        <w:rPr>
          <w:rFonts w:eastAsiaTheme="minorEastAsia" w:hint="eastAsia"/>
          <w:lang w:eastAsia="zh-CN"/>
        </w:rPr>
        <w:t>知情子集</w:t>
      </w:r>
      <w:r w:rsidRPr="00EC4E46">
        <w:rPr>
          <w:rFonts w:eastAsiaTheme="minorEastAsia"/>
          <w:lang w:eastAsia="zh-CN"/>
        </w:rPr>
        <w:t>约束</w:t>
      </w:r>
      <w:r w:rsidRPr="00EC4E46">
        <w:rPr>
          <w:rFonts w:eastAsiaTheme="minorEastAsia" w:hint="eastAsia"/>
          <w:lang w:eastAsia="zh-CN"/>
        </w:rPr>
        <w:t>的方式控制</w:t>
      </w:r>
      <w:r w:rsidRPr="00EC4E46">
        <w:rPr>
          <w:rFonts w:eastAsiaTheme="minorEastAsia"/>
          <w:lang w:eastAsia="zh-CN"/>
        </w:rPr>
        <w:t>采样范围，但采样策略直接影响算法的收敛速度和路径质量</w:t>
      </w:r>
      <w:r w:rsidRPr="00EC4E46">
        <w:rPr>
          <w:rFonts w:eastAsiaTheme="minorEastAsia" w:hint="eastAsia"/>
          <w:lang w:eastAsia="zh-CN"/>
        </w:rPr>
        <w:t>。</w:t>
      </w:r>
      <w:r w:rsidR="00232F4D">
        <w:rPr>
          <w:rFonts w:eastAsiaTheme="minorEastAsia" w:hint="eastAsia"/>
          <w:lang w:eastAsia="zh-CN"/>
        </w:rPr>
        <w:t>通过</w:t>
      </w:r>
      <w:r>
        <w:rPr>
          <w:rFonts w:eastAsiaTheme="minorEastAsia" w:hint="eastAsia"/>
          <w:lang w:eastAsia="zh-CN"/>
        </w:rPr>
        <w:t>设定</w:t>
      </w:r>
      <w:r w:rsidRPr="00EC4E46">
        <w:rPr>
          <w:rFonts w:eastAsiaTheme="minorEastAsia"/>
          <w:lang w:eastAsia="zh-CN"/>
        </w:rPr>
        <w:t>自适应缓冲因子</w:t>
      </w:r>
      <w:r w:rsidR="007675FE" w:rsidRPr="00A37489">
        <w:rPr>
          <w:rFonts w:eastAsiaTheme="minorEastAsia" w:hint="eastAsia"/>
          <w:lang w:eastAsia="zh-CN"/>
        </w:rPr>
        <w:t>针对代价预估函数提出误差反馈</w:t>
      </w:r>
      <w:r w:rsidR="007675FE" w:rsidRPr="00A37489">
        <w:rPr>
          <w:rFonts w:eastAsiaTheme="minorEastAsia" w:hint="eastAsia"/>
          <w:lang w:eastAsia="zh-CN"/>
        </w:rPr>
        <w:t>-</w:t>
      </w:r>
      <w:r w:rsidR="007675FE" w:rsidRPr="00A37489">
        <w:rPr>
          <w:rFonts w:eastAsiaTheme="minorEastAsia" w:hint="eastAsia"/>
          <w:lang w:eastAsia="zh-CN"/>
        </w:rPr>
        <w:t>动态调整的</w:t>
      </w:r>
      <w:r w:rsidR="007675FE" w:rsidRPr="004F52CB">
        <w:rPr>
          <w:rFonts w:eastAsiaTheme="minorEastAsia"/>
          <w:lang w:eastAsia="zh-CN"/>
        </w:rPr>
        <w:t>在线学习</w:t>
      </w:r>
      <w:r w:rsidR="007675FE" w:rsidRPr="00A37489">
        <w:rPr>
          <w:rFonts w:eastAsiaTheme="minorEastAsia" w:hint="eastAsia"/>
          <w:lang w:eastAsia="zh-CN"/>
        </w:rPr>
        <w:t>思想，</w:t>
      </w:r>
      <w:r w:rsidR="007675FE" w:rsidRPr="004F52CB">
        <w:rPr>
          <w:rFonts w:eastAsiaTheme="minorEastAsia"/>
          <w:lang w:eastAsia="zh-CN"/>
        </w:rPr>
        <w:t>使采样过程能够实时感知环境复杂度并修正自身偏差。</w:t>
      </w:r>
      <w:r w:rsidR="007675FE" w:rsidRPr="00A37489">
        <w:rPr>
          <w:rFonts w:eastAsiaTheme="minorEastAsia" w:hint="eastAsia"/>
          <w:lang w:eastAsia="zh-CN"/>
        </w:rPr>
        <w:t>通过比例</w:t>
      </w:r>
      <w:r w:rsidR="007675FE" w:rsidRPr="00A37489">
        <w:rPr>
          <w:rFonts w:eastAsiaTheme="minorEastAsia" w:hint="eastAsia"/>
          <w:lang w:eastAsia="zh-CN"/>
        </w:rPr>
        <w:t>P</w:t>
      </w:r>
      <w:r w:rsidR="007675FE" w:rsidRPr="00A37489">
        <w:rPr>
          <w:rFonts w:eastAsiaTheme="minorEastAsia" w:hint="eastAsia"/>
          <w:lang w:eastAsia="zh-CN"/>
        </w:rPr>
        <w:t>、积分</w:t>
      </w:r>
      <w:r w:rsidR="007675FE" w:rsidRPr="00A37489">
        <w:rPr>
          <w:rFonts w:eastAsiaTheme="minorEastAsia" w:hint="eastAsia"/>
          <w:lang w:eastAsia="zh-CN"/>
        </w:rPr>
        <w:t>I</w:t>
      </w:r>
      <w:r w:rsidR="007675FE" w:rsidRPr="00A37489">
        <w:rPr>
          <w:rFonts w:eastAsiaTheme="minorEastAsia" w:hint="eastAsia"/>
          <w:lang w:eastAsia="zh-CN"/>
        </w:rPr>
        <w:t>、微分</w:t>
      </w:r>
      <w:r w:rsidR="007675FE" w:rsidRPr="00A37489">
        <w:rPr>
          <w:rFonts w:eastAsiaTheme="minorEastAsia" w:hint="eastAsia"/>
          <w:lang w:eastAsia="zh-CN"/>
        </w:rPr>
        <w:t>D</w:t>
      </w:r>
      <w:r w:rsidR="007675FE" w:rsidRPr="00A37489">
        <w:rPr>
          <w:rFonts w:eastAsiaTheme="minorEastAsia" w:hint="eastAsia"/>
          <w:lang w:eastAsia="zh-CN"/>
        </w:rPr>
        <w:t>环节的协同，得到最终修正后的路径总代价预估</w:t>
      </w:r>
      <w:r w:rsidR="007675FE" w:rsidRPr="00A37489">
        <w:rPr>
          <w:rFonts w:eastAsiaTheme="minorEastAsia" w:hint="eastAsia"/>
          <w:lang w:eastAsia="zh-CN"/>
        </w:rPr>
        <w:t>F</w:t>
      </w:r>
      <w:r w:rsidR="007675FE" w:rsidRPr="00B639BF">
        <w:rPr>
          <w:rFonts w:eastAsiaTheme="minorEastAsia" w:hint="eastAsia"/>
          <w:lang w:eastAsia="zh-CN"/>
        </w:rPr>
        <w:t>PID</w:t>
      </w:r>
      <w:r w:rsidR="007675FE" w:rsidRPr="00A37489">
        <w:rPr>
          <w:rFonts w:eastAsiaTheme="minorEastAsia" w:hint="eastAsia"/>
          <w:lang w:eastAsia="zh-CN"/>
        </w:rPr>
        <w:t>(c)</w:t>
      </w:r>
      <w:r w:rsidR="007675FE" w:rsidRPr="00A37489">
        <w:rPr>
          <w:rFonts w:eastAsiaTheme="minorEastAsia" w:hint="eastAsia"/>
          <w:lang w:eastAsia="zh-CN"/>
        </w:rPr>
        <w:t>，用于定义超椭球体的长轴，直接避免代价预估不准导致的超椭球体“虚大”或“过小”避免预估偏差导致的无效采样。</w:t>
      </w:r>
      <w:r w:rsidR="007675FE" w:rsidRPr="003869EB">
        <w:rPr>
          <w:rFonts w:eastAsiaTheme="minorEastAsia" w:hint="eastAsia"/>
          <w:color w:val="EE0000"/>
          <w:lang w:eastAsia="zh-CN"/>
        </w:rPr>
        <w:t xml:space="preserve"> </w:t>
      </w:r>
      <w:r w:rsidR="003869EB" w:rsidRPr="003869EB">
        <w:rPr>
          <w:rFonts w:eastAsiaTheme="minorEastAsia"/>
          <w:color w:val="EE0000"/>
          <w:lang w:eastAsia="zh-CN"/>
        </w:rPr>
        <w:t>基于</w:t>
      </w:r>
      <w:r w:rsidR="003869EB" w:rsidRPr="003869EB">
        <w:rPr>
          <w:rFonts w:eastAsiaTheme="minorEastAsia"/>
          <w:color w:val="EE0000"/>
          <w:lang w:eastAsia="zh-CN"/>
        </w:rPr>
        <w:t xml:space="preserve"> PID </w:t>
      </w:r>
      <w:r w:rsidR="003869EB" w:rsidRPr="003869EB">
        <w:rPr>
          <w:rFonts w:eastAsiaTheme="minorEastAsia"/>
          <w:color w:val="EE0000"/>
          <w:lang w:eastAsia="zh-CN"/>
        </w:rPr>
        <w:t>的控制被引入用于调节</w:t>
      </w:r>
      <w:r w:rsidR="003869EB" w:rsidRPr="003869EB">
        <w:rPr>
          <w:rFonts w:eastAsiaTheme="minorEastAsia"/>
          <w:color w:val="EE0000"/>
          <w:lang w:eastAsia="zh-CN"/>
        </w:rPr>
        <w:t xml:space="preserve"> SC-RRT </w:t>
      </w:r>
      <w:r w:rsidR="003869EB" w:rsidRPr="003869EB">
        <w:rPr>
          <w:rFonts w:eastAsiaTheme="minorEastAsia"/>
          <w:color w:val="EE0000"/>
          <w:lang w:eastAsia="zh-CN"/>
        </w:rPr>
        <w:t>的采样偏置与收敛动力学，其主要影响体现在首次可行解的获得时间上，</w:t>
      </w:r>
      <w:r w:rsidR="00561F52" w:rsidRPr="00561F52">
        <w:rPr>
          <w:rFonts w:eastAsiaTheme="minorEastAsia"/>
          <w:color w:val="EE0000"/>
          <w:lang w:eastAsia="zh-CN"/>
        </w:rPr>
        <w:t>用于引导</w:t>
      </w:r>
      <w:r w:rsidR="00561F52" w:rsidRPr="00561F52">
        <w:rPr>
          <w:rFonts w:eastAsiaTheme="minorEastAsia"/>
          <w:color w:val="EE0000"/>
          <w:lang w:eastAsia="zh-CN"/>
        </w:rPr>
        <w:t xml:space="preserve"> SC-RRT </w:t>
      </w:r>
      <w:r w:rsidR="00561F52" w:rsidRPr="00561F52">
        <w:rPr>
          <w:rFonts w:eastAsiaTheme="minorEastAsia"/>
          <w:color w:val="EE0000"/>
          <w:lang w:eastAsia="zh-CN"/>
        </w:rPr>
        <w:t>的采样与树扩展过程，而非作为直接的路径最优性优化器。</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 id="_x0000_i1041" type="#_x0000_t75" style="width:376.65pt;height:23.7pt" o:ole="">
            <v:imagedata r:id="rId45" o:title=""/>
          </v:shape>
          <o:OLEObject Type="Embed" ProgID="Equation.DSMT4" ShapeID="_x0000_i1041" DrawAspect="Content" ObjectID="_1827604894" r:id="rId46"/>
        </w:object>
      </w:r>
    </w:p>
    <w:p w14:paraId="313D47CC" w14:textId="77777777" w:rsidR="007675FE" w:rsidRDefault="007675FE" w:rsidP="007675FE">
      <w:pPr>
        <w:spacing w:line="300" w:lineRule="auto"/>
        <w:ind w:firstLineChars="200" w:firstLine="440"/>
        <w:jc w:val="right"/>
        <w:rPr>
          <w:rFonts w:eastAsiaTheme="minorEastAsia"/>
          <w:lang w:eastAsia="zh-CN"/>
        </w:rPr>
      </w:pPr>
      <w:r w:rsidRPr="00FB7840">
        <w:rPr>
          <w:rFonts w:hint="eastAsia"/>
          <w:position w:val="-28"/>
        </w:rPr>
        <w:object w:dxaOrig="8779" w:dyaOrig="740" w14:anchorId="1CCDA6B3">
          <v:shape id="_x0000_i1042" type="#_x0000_t75" style="width:439.1pt;height:37.45pt" o:ole="">
            <v:imagedata r:id="rId47" o:title=""/>
          </v:shape>
          <o:OLEObject Type="Embed" ProgID="Equation.DSMT4" ShapeID="_x0000_i1042" DrawAspect="Content" ObjectID="_1827604895" r:id="rId48"/>
        </w:object>
      </w:r>
    </w:p>
    <w:p w14:paraId="16F828DD" w14:textId="77777777" w:rsidR="007675FE" w:rsidRDefault="007675FE" w:rsidP="007675FE">
      <w:pPr>
        <w:spacing w:line="300" w:lineRule="auto"/>
        <w:ind w:right="880"/>
        <w:rPr>
          <w:lang w:eastAsia="zh-CN"/>
        </w:rPr>
      </w:pPr>
      <w:r>
        <w:rPr>
          <w:rFonts w:eastAsiaTheme="minorEastAsia" w:hint="eastAsia"/>
          <w:lang w:eastAsia="zh-CN"/>
        </w:rPr>
        <w:t>式中，</w:t>
      </w:r>
      <w:r w:rsidRPr="005B66AF">
        <w:rPr>
          <w:rFonts w:hint="eastAsia"/>
          <w:position w:val="-6"/>
        </w:rPr>
        <w:object w:dxaOrig="200" w:dyaOrig="240" w14:anchorId="1880EC7C">
          <v:shape id="_x0000_i1043" type="#_x0000_t75" style="width:10pt;height:12.05pt" o:ole="">
            <v:imagedata r:id="rId49" o:title=""/>
          </v:shape>
          <o:OLEObject Type="Embed" ProgID="Equation.DSMT4" ShapeID="_x0000_i1043" DrawAspect="Content" ObjectID="_1827604896" r:id="rId50"/>
        </w:object>
      </w:r>
      <w:r>
        <w:rPr>
          <w:rFonts w:eastAsiaTheme="minorEastAsia" w:hint="eastAsia"/>
          <w:lang w:eastAsia="zh-CN"/>
        </w:rPr>
        <w:t>为当前预估误差，</w:t>
      </w:r>
      <w:r w:rsidRPr="005B66AF">
        <w:rPr>
          <w:rFonts w:hint="eastAsia"/>
          <w:position w:val="-6"/>
        </w:rPr>
        <w:object w:dxaOrig="380" w:dyaOrig="300" w14:anchorId="24FD0127">
          <v:shape id="_x0000_i1044" type="#_x0000_t75" style="width:19.55pt;height:15pt" o:ole="">
            <v:imagedata r:id="rId51" o:title=""/>
          </v:shape>
          <o:OLEObject Type="Embed" ProgID="Equation.DSMT4" ShapeID="_x0000_i1044" DrawAspect="Content" ObjectID="_1827604897" r:id="rId52"/>
        </w:object>
      </w:r>
      <w:r>
        <w:rPr>
          <w:rFonts w:ascii="宋体" w:eastAsia="宋体" w:hAnsi="宋体" w:cs="宋体" w:hint="eastAsia"/>
          <w:lang w:eastAsia="zh-CN"/>
        </w:rPr>
        <w:t>为累积误差，</w:t>
      </w:r>
      <w:r w:rsidRPr="005B66AF">
        <w:rPr>
          <w:rFonts w:hint="eastAsia"/>
          <w:position w:val="-6"/>
        </w:rPr>
        <w:object w:dxaOrig="200" w:dyaOrig="320" w14:anchorId="1922002D">
          <v:shape id="_x0000_i1045" type="#_x0000_t75" style="width:10pt;height:16.25pt" o:ole="">
            <v:imagedata r:id="rId53" o:title=""/>
          </v:shape>
          <o:OLEObject Type="Embed" ProgID="Equation.DSMT4" ShapeID="_x0000_i1045" DrawAspect="Content" ObjectID="_1827604898" r:id="rId54"/>
        </w:object>
      </w:r>
      <w:r>
        <w:rPr>
          <w:rFonts w:ascii="宋体" w:eastAsia="宋体" w:hAnsi="宋体" w:cs="宋体" w:hint="eastAsia"/>
          <w:lang w:eastAsia="zh-CN"/>
        </w:rPr>
        <w:t>为误差变化量</w:t>
      </w:r>
    </w:p>
    <w:p w14:paraId="49447243" w14:textId="77777777" w:rsidR="007675FE" w:rsidRDefault="007675FE" w:rsidP="007675FE">
      <w:pPr>
        <w:spacing w:line="300" w:lineRule="auto"/>
        <w:jc w:val="right"/>
        <w:rPr>
          <w:rFonts w:eastAsiaTheme="minorEastAsia"/>
          <w:lang w:eastAsia="zh-CN"/>
        </w:rPr>
      </w:pPr>
      <w:r w:rsidRPr="00FB7840">
        <w:rPr>
          <w:rFonts w:hint="eastAsia"/>
          <w:position w:val="-22"/>
        </w:rPr>
        <w:object w:dxaOrig="6840" w:dyaOrig="580" w14:anchorId="486D6B01">
          <v:shape id="_x0000_i1046" type="#_x0000_t75" style="width:342.1pt;height:28.7pt" o:ole="">
            <v:imagedata r:id="rId55" o:title=""/>
          </v:shape>
          <o:OLEObject Type="Embed" ProgID="Equation.DSMT4" ShapeID="_x0000_i1046" DrawAspect="Content" ObjectID="_1827604899" r:id="rId56"/>
        </w:object>
      </w:r>
    </w:p>
    <w:p w14:paraId="61E05538" w14:textId="77777777" w:rsidR="007675FE" w:rsidRPr="00965899" w:rsidRDefault="007675FE" w:rsidP="007675FE">
      <w:pPr>
        <w:pStyle w:val="ac"/>
        <w:keepNext/>
        <w:jc w:val="right"/>
      </w:pPr>
      <w:r w:rsidRPr="00E81936">
        <w:rPr>
          <w:rFonts w:hint="eastAsia"/>
          <w:position w:val="-12"/>
        </w:rPr>
        <w:object w:dxaOrig="6500" w:dyaOrig="420" w14:anchorId="28AEE918">
          <v:shape id="_x0000_i1047" type="#_x0000_t75" style="width:325.05pt;height:20.8pt" o:ole="">
            <v:imagedata r:id="rId57" o:title=""/>
          </v:shape>
          <o:OLEObject Type="Embed" ProgID="Equation.DSMT4" ShapeID="_x0000_i1047" DrawAspect="Content" ObjectID="_1827604900" r:id="rId58"/>
        </w:object>
      </w:r>
    </w:p>
    <w:p w14:paraId="76324039" w14:textId="77777777" w:rsidR="007675FE" w:rsidRDefault="007675FE" w:rsidP="007675FE">
      <w:pPr>
        <w:spacing w:line="300" w:lineRule="auto"/>
        <w:ind w:right="880"/>
        <w:rPr>
          <w:rFonts w:eastAsiaTheme="minorEastAsia"/>
          <w:lang w:eastAsia="zh-CN"/>
        </w:rPr>
      </w:pPr>
      <w:r>
        <w:rPr>
          <w:rFonts w:eastAsiaTheme="minorEastAsia" w:hint="eastAsia"/>
          <w:lang w:eastAsia="zh-CN"/>
        </w:rPr>
        <w:t>为便于计算将误差定义归一化后为：</w:t>
      </w:r>
    </w:p>
    <w:p w14:paraId="00D6C6B8" w14:textId="77777777" w:rsidR="007675FE" w:rsidRDefault="007675FE" w:rsidP="007675FE">
      <w:pPr>
        <w:pStyle w:val="ac"/>
        <w:keepNext/>
        <w:jc w:val="right"/>
      </w:pPr>
      <w:r w:rsidRPr="00FB7840">
        <w:rPr>
          <w:rFonts w:hint="eastAsia"/>
          <w:position w:val="-38"/>
        </w:rPr>
        <w:object w:dxaOrig="6640" w:dyaOrig="840" w14:anchorId="59310E7E">
          <v:shape id="_x0000_i1048" type="#_x0000_t75" style="width:331.7pt;height:42.05pt" o:ole="">
            <v:imagedata r:id="rId59" o:title=""/>
          </v:shape>
          <o:OLEObject Type="Embed" ProgID="Equation.DSMT4" ShapeID="_x0000_i1048" DrawAspect="Content" ObjectID="_1827604901" r:id="rId60"/>
        </w:object>
      </w:r>
    </w:p>
    <w:p w14:paraId="4A9225A2" w14:textId="77777777" w:rsidR="007675FE" w:rsidRPr="00965899" w:rsidRDefault="007675FE" w:rsidP="00821371">
      <w:pPr>
        <w:rPr>
          <w:rFonts w:eastAsiaTheme="minorEastAsia"/>
          <w:lang w:eastAsia="zh-CN"/>
        </w:rPr>
      </w:pPr>
    </w:p>
    <w:p w14:paraId="63BA98CF" w14:textId="77777777" w:rsidR="007675FE" w:rsidRDefault="007675FE" w:rsidP="00821371">
      <w:pPr>
        <w:spacing w:line="300" w:lineRule="auto"/>
        <w:jc w:val="right"/>
        <w:rPr>
          <w:rFonts w:eastAsiaTheme="minorEastAsia"/>
          <w:lang w:eastAsia="zh-CN"/>
        </w:rPr>
      </w:pPr>
      <w:r w:rsidRPr="00965899">
        <w:rPr>
          <w:rFonts w:hint="eastAsia"/>
          <w:position w:val="-28"/>
        </w:rPr>
        <w:object w:dxaOrig="6480" w:dyaOrig="740" w14:anchorId="4A05CA45">
          <v:shape id="_x0000_i1049" type="#_x0000_t75" style="width:324.2pt;height:37.05pt" o:ole="">
            <v:imagedata r:id="rId61" o:title=""/>
          </v:shape>
          <o:OLEObject Type="Embed" ProgID="Equation.DSMT4" ShapeID="_x0000_i1049" DrawAspect="Content" ObjectID="_1827604902" r:id="rId62"/>
        </w:object>
      </w:r>
    </w:p>
    <w:p w14:paraId="488E4C64" w14:textId="192702AA" w:rsidR="007675FE" w:rsidRPr="007675FE" w:rsidRDefault="007675FE" w:rsidP="007675FE">
      <w:pPr>
        <w:wordWrap w:val="0"/>
        <w:spacing w:line="300" w:lineRule="auto"/>
        <w:rPr>
          <w:rFonts w:eastAsiaTheme="minorEastAsia"/>
          <w:lang w:eastAsia="zh-CN"/>
        </w:rPr>
      </w:pPr>
      <w:r>
        <w:rPr>
          <w:rFonts w:eastAsiaTheme="minorEastAsia"/>
          <w:lang w:eastAsia="zh-CN"/>
        </w:rPr>
        <w:t>通过将实际与估计的绝对误差转化为无量纲及数值波动更稳定的相对误差，消除随</w:t>
      </w:r>
      <w:r>
        <w:rPr>
          <w:rFonts w:eastAsiaTheme="minorEastAsia" w:hint="eastAsia"/>
          <w:lang w:eastAsia="zh-CN"/>
        </w:rPr>
        <w:t>F</w:t>
      </w:r>
      <w:r>
        <w:rPr>
          <w:rFonts w:eastAsiaTheme="minorEastAsia"/>
          <w:lang w:eastAsia="zh-CN"/>
        </w:rPr>
        <w:t>大小剧烈抖动</w:t>
      </w:r>
      <w:r>
        <w:rPr>
          <w:rFonts w:eastAsiaTheme="minorEastAsia" w:hint="eastAsia"/>
          <w:lang w:eastAsia="zh-CN"/>
        </w:rPr>
        <w:t>。</w:t>
      </w:r>
    </w:p>
    <w:p w14:paraId="4D9646A4" w14:textId="77777777" w:rsidR="007675FE" w:rsidRDefault="007675FE" w:rsidP="00232F4D">
      <w:pPr>
        <w:ind w:firstLineChars="200" w:firstLine="440"/>
        <w:rPr>
          <w:rFonts w:eastAsiaTheme="minorEastAsia"/>
          <w:lang w:eastAsia="zh-CN"/>
        </w:rPr>
      </w:pPr>
    </w:p>
    <w:p w14:paraId="3A5F4109" w14:textId="1615637C" w:rsidR="00EF5B1C" w:rsidRDefault="00EF5B1C" w:rsidP="00232F4D">
      <w:pPr>
        <w:ind w:firstLineChars="200" w:firstLine="440"/>
        <w:rPr>
          <w:rFonts w:eastAsiaTheme="minorEastAsia"/>
          <w:lang w:eastAsia="zh-CN"/>
        </w:rPr>
      </w:pPr>
      <w:r>
        <w:rPr>
          <w:rFonts w:eastAsiaTheme="minorEastAsia" w:hint="eastAsia"/>
          <w:lang w:eastAsia="zh-CN"/>
        </w:rPr>
        <w:t>通过对每个方向分别采用</w:t>
      </w:r>
      <w:r>
        <w:rPr>
          <w:rFonts w:eastAsiaTheme="minorEastAsia" w:hint="eastAsia"/>
          <w:lang w:eastAsia="zh-CN"/>
        </w:rPr>
        <w:t>PID</w:t>
      </w:r>
      <w:r>
        <w:rPr>
          <w:rFonts w:eastAsiaTheme="minorEastAsia" w:hint="eastAsia"/>
          <w:lang w:eastAsia="zh-CN"/>
        </w:rPr>
        <w:t>修正的长轴如式</w:t>
      </w:r>
      <w:r>
        <w:rPr>
          <w:rFonts w:eastAsiaTheme="minorEastAsia" w:hint="eastAsia"/>
          <w:lang w:eastAsia="zh-CN"/>
        </w:rPr>
        <w:t>4:</w:t>
      </w:r>
      <w:r>
        <w:rPr>
          <w:rFonts w:eastAsiaTheme="minorEastAsia" w:hint="eastAsia"/>
          <w:lang w:eastAsia="zh-CN"/>
        </w:rPr>
        <w:t>若以</w:t>
      </w:r>
      <w:r>
        <w:rPr>
          <w:rFonts w:eastAsiaTheme="minorEastAsia" w:hint="eastAsia"/>
          <w:lang w:eastAsia="zh-CN"/>
        </w:rPr>
        <w:t>c</w:t>
      </w:r>
      <w:r w:rsidRPr="002F7A37">
        <w:rPr>
          <w:rFonts w:eastAsiaTheme="minorEastAsia" w:hint="eastAsia"/>
          <w:vertAlign w:val="subscript"/>
          <w:lang w:eastAsia="zh-CN"/>
        </w:rPr>
        <w:t>s</w:t>
      </w:r>
      <w:r>
        <w:rPr>
          <w:rFonts w:eastAsiaTheme="minorEastAsia" w:hint="eastAsia"/>
          <w:lang w:eastAsia="zh-CN"/>
        </w:rPr>
        <w:t>起点侧扩展节点和</w:t>
      </w:r>
      <w:r>
        <w:rPr>
          <w:rFonts w:eastAsiaTheme="minorEastAsia" w:hint="eastAsia"/>
          <w:lang w:eastAsia="zh-CN"/>
        </w:rPr>
        <w:t>c</w:t>
      </w:r>
      <w:r>
        <w:rPr>
          <w:rFonts w:eastAsiaTheme="minorEastAsia" w:hint="eastAsia"/>
          <w:vertAlign w:val="subscript"/>
          <w:lang w:eastAsia="zh-CN"/>
        </w:rPr>
        <w:t>g</w:t>
      </w:r>
      <w:r>
        <w:rPr>
          <w:rFonts w:eastAsiaTheme="minorEastAsia" w:hint="eastAsia"/>
          <w:lang w:eastAsia="zh-CN"/>
        </w:rPr>
        <w:t>终点侧扩展节点估计，则长轴分别为：</w:t>
      </w:r>
    </w:p>
    <w:p w14:paraId="734ED44D" w14:textId="77777777" w:rsidR="00EF5B1C" w:rsidRPr="00825898" w:rsidRDefault="00EF5B1C" w:rsidP="00EF5B1C">
      <w:pPr>
        <w:pStyle w:val="ac"/>
        <w:keepNext/>
        <w:jc w:val="right"/>
      </w:pPr>
      <w:r w:rsidRPr="00825898">
        <w:rPr>
          <w:rFonts w:hint="eastAsia"/>
          <w:position w:val="-20"/>
        </w:rPr>
        <w:object w:dxaOrig="7720" w:dyaOrig="580" w14:anchorId="7873D23A">
          <v:shape id="_x0000_i1050" type="#_x0000_t75" style="width:324.2pt;height:24.55pt" o:ole="">
            <v:imagedata r:id="rId63" o:title=""/>
          </v:shape>
          <o:OLEObject Type="Embed" ProgID="Equation.DSMT4" ShapeID="_x0000_i1050" DrawAspect="Content" ObjectID="_1827604903" r:id="rId64"/>
        </w:object>
      </w:r>
    </w:p>
    <w:p w14:paraId="32338C9A" w14:textId="77777777" w:rsidR="00EF5B1C" w:rsidRDefault="00EF5B1C" w:rsidP="00EF5B1C">
      <w:pPr>
        <w:rPr>
          <w:rFonts w:eastAsiaTheme="minorEastAsia"/>
          <w:lang w:eastAsia="zh-CN"/>
        </w:rPr>
      </w:pPr>
      <w:r>
        <w:rPr>
          <w:rFonts w:eastAsiaTheme="minorEastAsia" w:hint="eastAsia"/>
          <w:lang w:eastAsia="zh-CN"/>
        </w:rPr>
        <w:t>各自焦距为：</w:t>
      </w:r>
    </w:p>
    <w:bookmarkStart w:id="12" w:name="OLE_LINK11"/>
    <w:p w14:paraId="7EA5C8E2" w14:textId="77777777" w:rsidR="00EF5B1C" w:rsidRDefault="00EF5B1C" w:rsidP="00EF5B1C">
      <w:pPr>
        <w:pStyle w:val="ac"/>
        <w:keepNext/>
        <w:jc w:val="right"/>
        <w:rPr>
          <w:lang w:eastAsia="zh-CN"/>
        </w:rPr>
      </w:pPr>
      <w:r w:rsidRPr="00825898">
        <w:rPr>
          <w:rFonts w:hint="eastAsia"/>
          <w:position w:val="-18"/>
        </w:rPr>
        <w:object w:dxaOrig="8620" w:dyaOrig="499" w14:anchorId="0E55011F">
          <v:shape id="_x0000_i1051" type="#_x0000_t75" style="width:362.5pt;height:20.8pt" o:ole="">
            <v:imagedata r:id="rId65" o:title=""/>
          </v:shape>
          <o:OLEObject Type="Embed" ProgID="Equation.DSMT4" ShapeID="_x0000_i1051" DrawAspect="Content" ObjectID="_1827604904" r:id="rId66"/>
        </w:object>
      </w:r>
      <w:bookmarkEnd w:id="12"/>
    </w:p>
    <w:p w14:paraId="3918773E" w14:textId="77777777" w:rsidR="00EF5B1C" w:rsidRDefault="00EF5B1C" w:rsidP="00EF5B1C">
      <w:pPr>
        <w:rPr>
          <w:rFonts w:eastAsiaTheme="minorEastAsia"/>
          <w:lang w:eastAsia="zh-CN"/>
        </w:rPr>
      </w:pPr>
      <w:r>
        <w:rPr>
          <w:rFonts w:eastAsiaTheme="minorEastAsia" w:hint="eastAsia"/>
          <w:lang w:eastAsia="zh-CN"/>
        </w:rPr>
        <w:t>对应短轴为：</w:t>
      </w:r>
    </w:p>
    <w:p w14:paraId="7AA36A26" w14:textId="77777777" w:rsidR="00EF5B1C" w:rsidRPr="000B6D23" w:rsidRDefault="00EF5B1C" w:rsidP="00EF5B1C">
      <w:pPr>
        <w:pStyle w:val="ac"/>
        <w:keepNext/>
        <w:jc w:val="right"/>
        <w:rPr>
          <w:lang w:eastAsia="zh-CN"/>
        </w:rPr>
      </w:pPr>
      <w:r w:rsidRPr="000B6D23">
        <w:rPr>
          <w:rFonts w:hint="eastAsia"/>
          <w:position w:val="-20"/>
        </w:rPr>
        <w:object w:dxaOrig="8520" w:dyaOrig="620" w14:anchorId="6E18B416">
          <v:shape id="_x0000_i1052" type="#_x0000_t75" style="width:358.75pt;height:25.8pt" o:ole="">
            <v:imagedata r:id="rId67" o:title=""/>
          </v:shape>
          <o:OLEObject Type="Embed" ProgID="Equation.DSMT4" ShapeID="_x0000_i1052" DrawAspect="Content" ObjectID="_1827604905" r:id="rId68"/>
        </w:object>
      </w:r>
    </w:p>
    <w:p w14:paraId="2740E4D0" w14:textId="4C3B52BE" w:rsidR="00EF5B1C" w:rsidRPr="00EF5B1C" w:rsidRDefault="00EF5B1C" w:rsidP="00232F4D">
      <w:pPr>
        <w:wordWrap w:val="0"/>
        <w:spacing w:line="300" w:lineRule="auto"/>
        <w:rPr>
          <w:rFonts w:eastAsiaTheme="minorEastAsia"/>
          <w:lang w:eastAsia="zh-CN"/>
        </w:rPr>
      </w:pPr>
      <w:r w:rsidRPr="0033321C">
        <w:rPr>
          <w:rFonts w:eastAsiaTheme="minorEastAsia"/>
          <w:lang w:eastAsia="zh-CN"/>
        </w:rPr>
        <w:t>进行</w:t>
      </w:r>
      <w:r w:rsidRPr="001954C1">
        <w:rPr>
          <w:rFonts w:eastAsiaTheme="minorEastAsia" w:hint="eastAsia"/>
          <w:lang w:eastAsia="zh-CN"/>
        </w:rPr>
        <w:t>双向</w:t>
      </w:r>
      <w:r w:rsidRPr="0033321C">
        <w:rPr>
          <w:rFonts w:eastAsiaTheme="minorEastAsia"/>
          <w:lang w:eastAsia="zh-CN"/>
        </w:rPr>
        <w:t>并行采样</w:t>
      </w:r>
      <w:r>
        <w:rPr>
          <w:rFonts w:eastAsiaTheme="minorEastAsia" w:hint="eastAsia"/>
          <w:lang w:eastAsia="zh-CN"/>
        </w:rPr>
        <w:t>，且</w:t>
      </w:r>
      <w:r w:rsidRPr="005235EA">
        <w:rPr>
          <w:rFonts w:eastAsiaTheme="minorEastAsia"/>
          <w:lang w:eastAsia="zh-CN"/>
        </w:rPr>
        <w:t>两段路径的超椭球体采样范围绘制具有严格的对偶性</w:t>
      </w:r>
      <w:r w:rsidRPr="005235EA">
        <w:rPr>
          <w:rFonts w:eastAsiaTheme="minorEastAsia" w:hint="eastAsia"/>
          <w:lang w:eastAsia="zh-CN"/>
        </w:rPr>
        <w:t>，</w:t>
      </w:r>
      <w:r w:rsidRPr="001954C1">
        <w:rPr>
          <w:rFonts w:eastAsiaTheme="minorEastAsia"/>
          <w:lang w:eastAsia="zh-CN"/>
        </w:rPr>
        <w:t>起点侧从椭球</w:t>
      </w:r>
      <w:bookmarkStart w:id="13" w:name="OLE_LINK12"/>
      <w:r w:rsidRPr="001954C1">
        <w:rPr>
          <w:rFonts w:eastAsiaTheme="minorEastAsia"/>
          <w:lang w:eastAsia="zh-CN"/>
        </w:rPr>
        <w:t xml:space="preserve">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E</m:t>
            </m:r>
          </m:e>
          <m:sub>
            <m:r>
              <w:rPr>
                <w:rFonts w:ascii="Cambria Math" w:eastAsiaTheme="minorEastAsia" w:hAnsi="Cambria Math"/>
                <w:lang w:eastAsia="zh-CN"/>
              </w:rPr>
              <m:t>S</m:t>
            </m:r>
          </m:sub>
        </m:sSub>
      </m:oMath>
      <w:bookmarkEnd w:id="13"/>
      <w:r w:rsidRPr="001954C1">
        <w:rPr>
          <w:rFonts w:eastAsiaTheme="minorEastAsia"/>
          <w:lang w:eastAsia="zh-CN"/>
        </w:rPr>
        <w:t>采样</w:t>
      </w:r>
      <w:r>
        <w:rPr>
          <w:rFonts w:eastAsiaTheme="minorEastAsia" w:hint="eastAsia"/>
          <w:lang w:eastAsia="zh-CN"/>
        </w:rPr>
        <w:t>，</w:t>
      </w:r>
      <w:r w:rsidRPr="001954C1">
        <w:rPr>
          <w:rFonts w:eastAsiaTheme="minorEastAsia"/>
          <w:lang w:eastAsia="zh-CN"/>
        </w:rPr>
        <w:t>目标侧从椭球</w:t>
      </w:r>
      <w:r w:rsidRPr="001954C1">
        <w:rPr>
          <w:rFonts w:eastAsiaTheme="minorEastAsia"/>
          <w:lang w:eastAsia="zh-CN"/>
        </w:rPr>
        <w:t xml:space="preserve"> </w:t>
      </w:r>
      <m:oMath>
        <m:sSub>
          <m:sSubPr>
            <m:ctrlPr>
              <w:rPr>
                <w:rFonts w:ascii="Cambria Math" w:eastAsiaTheme="minorEastAsia" w:hAnsi="Cambria Math"/>
                <w:lang w:eastAsia="zh-CN"/>
              </w:rPr>
            </m:ctrlPr>
          </m:sSubPr>
          <m:e>
            <m:r>
              <m:rPr>
                <m:scr m:val="script"/>
              </m:rPr>
              <w:rPr>
                <w:rFonts w:ascii="Cambria Math" w:eastAsiaTheme="minorEastAsia" w:hAnsi="Cambria Math"/>
                <w:lang w:eastAsia="zh-CN"/>
              </w:rPr>
              <m:t>E</m:t>
            </m:r>
          </m:e>
          <m:sub>
            <m:r>
              <w:rPr>
                <w:rFonts w:ascii="Cambria Math" w:eastAsiaTheme="minorEastAsia" w:hAnsi="Cambria Math"/>
                <w:lang w:eastAsia="zh-CN"/>
              </w:rPr>
              <m:t>g</m:t>
            </m:r>
          </m:sub>
        </m:sSub>
      </m:oMath>
      <w:r w:rsidRPr="001954C1">
        <w:rPr>
          <w:rFonts w:eastAsiaTheme="minorEastAsia"/>
          <w:lang w:eastAsia="zh-CN"/>
        </w:rPr>
        <w:t>采样</w:t>
      </w:r>
      <w:r>
        <w:rPr>
          <w:rFonts w:eastAsiaTheme="minorEastAsia" w:hint="eastAsia"/>
          <w:lang w:eastAsia="zh-CN"/>
        </w:rPr>
        <w:t>。</w:t>
      </w:r>
      <w:r w:rsidRPr="00773628">
        <w:rPr>
          <w:rFonts w:eastAsiaTheme="minorEastAsia"/>
          <w:lang w:eastAsia="zh-CN"/>
        </w:rPr>
        <w:t>若两侧各自生成的节点能在</w:t>
      </w:r>
      <w:r w:rsidRPr="00773628">
        <w:rPr>
          <w:rFonts w:eastAsiaTheme="minorEastAsia"/>
          <w:lang w:eastAsia="zh-CN"/>
        </w:rPr>
        <w:t xml:space="preserve"> </w:t>
      </w:r>
      <w:r>
        <w:rPr>
          <w:rFonts w:eastAsiaTheme="minorEastAsia" w:hint="eastAsia"/>
          <w:lang w:eastAsia="zh-CN"/>
        </w:rPr>
        <w:t>W</w:t>
      </w:r>
      <w:r w:rsidRPr="002F7A37">
        <w:rPr>
          <w:rFonts w:eastAsiaTheme="minorEastAsia"/>
          <w:vertAlign w:val="subscript"/>
          <w:lang w:eastAsia="zh-CN"/>
        </w:rPr>
        <w:t>free</w:t>
      </w:r>
      <w:r w:rsidRPr="00773628">
        <w:rPr>
          <w:rFonts w:eastAsiaTheme="minorEastAsia"/>
          <w:lang w:eastAsia="zh-CN"/>
        </w:rPr>
        <w:t xml:space="preserve"> </w:t>
      </w:r>
      <w:r w:rsidRPr="00773628">
        <w:rPr>
          <w:rFonts w:eastAsiaTheme="minorEastAsia"/>
          <w:lang w:eastAsia="zh-CN"/>
        </w:rPr>
        <w:t>空间中连接，则完成连接</w:t>
      </w:r>
      <w:r>
        <w:rPr>
          <w:rFonts w:eastAsiaTheme="minorEastAsia" w:hint="eastAsia"/>
          <w:lang w:eastAsia="zh-CN"/>
        </w:rPr>
        <w:t>。</w:t>
      </w:r>
      <w:r w:rsidRPr="0033321C">
        <w:rPr>
          <w:rFonts w:eastAsiaTheme="minorEastAsia"/>
          <w:lang w:eastAsia="zh-CN"/>
        </w:rPr>
        <w:t>对每一侧，长轴采用</w:t>
      </w:r>
      <w:r w:rsidRPr="0033321C">
        <w:rPr>
          <w:rFonts w:eastAsiaTheme="minorEastAsia"/>
          <w:lang w:eastAsia="zh-CN"/>
        </w:rPr>
        <w:t xml:space="preserve"> PID </w:t>
      </w:r>
      <w:r w:rsidRPr="0033321C">
        <w:rPr>
          <w:rFonts w:eastAsiaTheme="minorEastAsia"/>
          <w:lang w:eastAsia="zh-CN"/>
        </w:rPr>
        <w:t>校正后的估计</w:t>
      </w:r>
      <w:r>
        <w:rPr>
          <w:rFonts w:eastAsiaTheme="minorEastAsia" w:hint="eastAsia"/>
          <w:lang w:eastAsia="zh-CN"/>
        </w:rPr>
        <w:t>F</w:t>
      </w:r>
      <w:r w:rsidRPr="0033321C">
        <w:rPr>
          <w:rFonts w:eastAsiaTheme="minorEastAsia" w:hint="eastAsia"/>
          <w:vertAlign w:val="subscript"/>
          <w:lang w:eastAsia="zh-CN"/>
        </w:rPr>
        <w:t>PID</w:t>
      </w:r>
      <w:r>
        <w:rPr>
          <w:rFonts w:eastAsiaTheme="minorEastAsia" w:hint="eastAsia"/>
          <w:lang w:eastAsia="zh-CN"/>
        </w:rPr>
        <w:t>,</w:t>
      </w:r>
      <w:r>
        <w:rPr>
          <w:rFonts w:eastAsiaTheme="minorEastAsia" w:hint="eastAsia"/>
          <w:lang w:eastAsia="zh-CN"/>
        </w:rPr>
        <w:t>短轴则基于椭圆参数</w:t>
      </w:r>
      <w:r>
        <w:rPr>
          <w:rFonts w:eastAsiaTheme="minorEastAsia" w:hint="eastAsia"/>
          <w:lang w:eastAsia="zh-CN"/>
        </w:rPr>
        <w:t>a</w:t>
      </w:r>
      <w:r>
        <w:rPr>
          <w:rFonts w:eastAsiaTheme="minorEastAsia" w:hint="eastAsia"/>
          <w:lang w:eastAsia="zh-CN"/>
        </w:rPr>
        <w:t>的范围与焦距</w:t>
      </w:r>
      <w:r w:rsidRPr="0033321C">
        <w:rPr>
          <w:rFonts w:eastAsiaTheme="minorEastAsia"/>
          <w:lang w:eastAsia="zh-CN"/>
        </w:rPr>
        <w:t>ε</w:t>
      </w:r>
      <w:r>
        <w:rPr>
          <w:rFonts w:eastAsiaTheme="minorEastAsia" w:hint="eastAsia"/>
          <w:lang w:eastAsia="zh-CN"/>
        </w:rPr>
        <w:t>推导并按局部障碍占有率进行自适应收缩。绘制出的两个超椭球体采样空间，会从空间内各返回一个随机采样的节点</w:t>
      </w:r>
      <w:r w:rsidRPr="00EA69D0">
        <w:rPr>
          <w:rFonts w:hint="eastAsia"/>
          <w:position w:val="-14"/>
        </w:rPr>
        <w:object w:dxaOrig="1939" w:dyaOrig="380" w14:anchorId="44C1A82D">
          <v:shape id="_x0000_i1053" type="#_x0000_t75" style="width:81.15pt;height:16.25pt" o:ole="">
            <v:imagedata r:id="rId69" o:title=""/>
          </v:shape>
          <o:OLEObject Type="Embed" ProgID="Equation.DSMT4" ShapeID="_x0000_i1053" DrawAspect="Content" ObjectID="_1827604906" r:id="rId70"/>
        </w:object>
      </w:r>
      <w:r>
        <w:rPr>
          <w:rFonts w:ascii="宋体" w:eastAsia="宋体" w:hAnsi="宋体" w:cs="宋体" w:hint="eastAsia"/>
          <w:lang w:eastAsia="zh-CN"/>
        </w:rPr>
        <w:t>，通过调整帕累托最优支配节点的选择策略，从随机生成的x</w:t>
      </w:r>
      <w:r w:rsidRPr="00812A0A">
        <w:rPr>
          <w:rFonts w:ascii="宋体" w:eastAsia="宋体" w:hAnsi="宋体" w:cs="宋体" w:hint="eastAsia"/>
          <w:vertAlign w:val="subscript"/>
          <w:lang w:eastAsia="zh-CN"/>
        </w:rPr>
        <w:t>rand</w:t>
      </w:r>
      <w:r>
        <w:rPr>
          <w:rFonts w:ascii="宋体" w:eastAsia="宋体" w:hAnsi="宋体" w:cs="宋体" w:hint="eastAsia"/>
          <w:lang w:eastAsia="zh-CN"/>
        </w:rPr>
        <w:t>中按一定条件选择帕累托最优节点作为新的超椭球体采样节点的焦点通过该节点作为焦点F</w:t>
      </w:r>
      <w:r w:rsidRPr="007208B0">
        <w:rPr>
          <w:rFonts w:ascii="宋体" w:eastAsia="宋体" w:hAnsi="宋体" w:cs="宋体" w:hint="eastAsia"/>
          <w:vertAlign w:val="subscript"/>
          <w:lang w:eastAsia="zh-CN"/>
        </w:rPr>
        <w:t>1</w:t>
      </w:r>
      <w:r>
        <w:rPr>
          <w:rFonts w:eastAsiaTheme="minorEastAsia" w:hint="eastAsia"/>
          <w:lang w:eastAsia="zh-CN"/>
        </w:rPr>
        <w:t>，将基于势场法选定的汇合点</w:t>
      </w:r>
      <w:r>
        <w:rPr>
          <w:rFonts w:eastAsiaTheme="minorEastAsia" w:hint="eastAsia"/>
          <w:lang w:eastAsia="zh-CN"/>
        </w:rPr>
        <w:t>x</w:t>
      </w:r>
      <w:r w:rsidRPr="007208B0">
        <w:rPr>
          <w:rFonts w:eastAsiaTheme="minorEastAsia" w:hint="eastAsia"/>
          <w:vertAlign w:val="subscript"/>
          <w:lang w:eastAsia="zh-CN"/>
        </w:rPr>
        <w:t>mid</w:t>
      </w:r>
      <w:r>
        <w:rPr>
          <w:rFonts w:eastAsiaTheme="minorEastAsia" w:hint="eastAsia"/>
          <w:lang w:eastAsia="zh-CN"/>
        </w:rPr>
        <w:t>作为焦点</w:t>
      </w:r>
      <w:r>
        <w:rPr>
          <w:rFonts w:eastAsiaTheme="minorEastAsia" w:hint="eastAsia"/>
          <w:lang w:eastAsia="zh-CN"/>
        </w:rPr>
        <w:t>F</w:t>
      </w:r>
      <w:r w:rsidRPr="007208B0">
        <w:rPr>
          <w:rFonts w:eastAsiaTheme="minorEastAsia" w:hint="eastAsia"/>
          <w:vertAlign w:val="subscript"/>
          <w:lang w:eastAsia="zh-CN"/>
        </w:rPr>
        <w:t>2</w:t>
      </w:r>
      <w:r>
        <w:rPr>
          <w:rFonts w:eastAsiaTheme="minorEastAsia" w:hint="eastAsia"/>
          <w:lang w:eastAsia="zh-CN"/>
        </w:rPr>
        <w:t>，焦距为两焦点欧氏距离</w:t>
      </w:r>
      <w:r w:rsidRPr="00B21FA7">
        <w:rPr>
          <w:rFonts w:hint="eastAsia"/>
          <w:position w:val="-16"/>
        </w:rPr>
        <w:object w:dxaOrig="3600" w:dyaOrig="440" w14:anchorId="545DADAC">
          <v:shape id="_x0000_i1054" type="#_x0000_t75" style="width:151.9pt;height:18.3pt" o:ole="">
            <v:imagedata r:id="rId71" o:title=""/>
          </v:shape>
          <o:OLEObject Type="Embed" ProgID="Equation.DSMT4" ShapeID="_x0000_i1054" DrawAspect="Content" ObjectID="_1827604907" r:id="rId72"/>
        </w:object>
      </w:r>
      <w:r>
        <w:rPr>
          <w:rFonts w:ascii="宋体" w:eastAsia="宋体" w:hAnsi="宋体" w:cs="宋体" w:hint="eastAsia"/>
          <w:lang w:eastAsia="zh-CN"/>
        </w:rPr>
        <w:t>再</w:t>
      </w:r>
      <w:r w:rsidRPr="006F3810">
        <w:rPr>
          <w:rFonts w:ascii="宋体" w:eastAsia="宋体" w:hAnsi="宋体" w:cs="宋体" w:hint="eastAsia"/>
          <w:lang w:eastAsia="zh-CN"/>
        </w:rPr>
        <w:t>一次进行超椭球体的绘制去约束采样范围，该方法在二维及三维和随机障碍场中相比</w:t>
      </w:r>
      <w:r w:rsidRPr="006F3810">
        <w:rPr>
          <w:rFonts w:hint="eastAsia"/>
          <w:lang w:eastAsia="zh-CN"/>
        </w:rPr>
        <w:t>Informed-rrt</w:t>
      </w:r>
      <w:r w:rsidRPr="006F3810">
        <w:rPr>
          <w:rFonts w:ascii="宋体" w:eastAsia="宋体" w:hAnsi="宋体" w:cs="宋体" w:hint="eastAsia"/>
          <w:lang w:eastAsia="zh-CN"/>
        </w:rPr>
        <w:t>显著降低了无效采样率并加速了连接成功率</w:t>
      </w:r>
      <w:r>
        <w:rPr>
          <w:rFonts w:ascii="宋体" w:eastAsia="宋体" w:hAnsi="宋体" w:cs="宋体" w:hint="eastAsia"/>
          <w:lang w:eastAsia="zh-CN"/>
        </w:rPr>
        <w:t>。</w:t>
      </w:r>
      <w:r w:rsidRPr="006F3810">
        <w:rPr>
          <w:rFonts w:ascii="宋体" w:eastAsia="宋体" w:hAnsi="宋体" w:cs="宋体"/>
          <w:highlight w:val="red"/>
          <w:lang w:eastAsia="zh-CN"/>
        </w:rPr>
        <w:t>在实验里要呈现 PID 学习曲线</w:t>
      </w:r>
      <w:r w:rsidRPr="006F3810">
        <w:rPr>
          <w:rFonts w:ascii="宋体" w:eastAsia="宋体" w:hAnsi="宋体" w:cs="宋体"/>
          <w:highlight w:val="red"/>
          <w:lang w:eastAsia="zh-CN"/>
        </w:rPr>
        <w:lastRenderedPageBreak/>
        <w:t>（误差随迭代的收敛），并把参数敏感性作为附表。</w:t>
      </w:r>
    </w:p>
    <w:p w14:paraId="406183FB" w14:textId="1B63F41F" w:rsidR="004204A8" w:rsidRDefault="003774A1" w:rsidP="0025462B">
      <w:pPr>
        <w:pStyle w:val="a6"/>
        <w:numPr>
          <w:ilvl w:val="1"/>
          <w:numId w:val="14"/>
        </w:numPr>
        <w:rPr>
          <w:rFonts w:eastAsia="黑体"/>
          <w:lang w:eastAsia="zh-CN"/>
        </w:rPr>
      </w:pPr>
      <w:r>
        <w:rPr>
          <w:rFonts w:eastAsia="黑体" w:hint="eastAsia"/>
          <w:lang w:eastAsia="zh-CN"/>
        </w:rPr>
        <w:t>帕累托最</w:t>
      </w:r>
      <w:r w:rsidRPr="0025462B">
        <w:rPr>
          <w:rFonts w:eastAsia="黑体"/>
          <w:lang w:eastAsia="zh-CN"/>
        </w:rPr>
        <w:t>优</w:t>
      </w:r>
      <w:r>
        <w:rPr>
          <w:rFonts w:eastAsia="黑体" w:hint="eastAsia"/>
          <w:lang w:eastAsia="zh-CN"/>
        </w:rPr>
        <w:t>支配节点三维度</w:t>
      </w:r>
      <w:r w:rsidR="00B95694">
        <w:rPr>
          <w:rFonts w:eastAsia="黑体" w:hint="eastAsia"/>
          <w:lang w:eastAsia="zh-CN"/>
        </w:rPr>
        <w:t>选择</w:t>
      </w:r>
      <w:r>
        <w:rPr>
          <w:rFonts w:eastAsia="黑体" w:hint="eastAsia"/>
          <w:lang w:eastAsia="zh-CN"/>
        </w:rPr>
        <w:t>优化策略</w:t>
      </w:r>
    </w:p>
    <w:p w14:paraId="4A88ADF3" w14:textId="781117C3" w:rsidR="005B7F8E" w:rsidRDefault="004204A8" w:rsidP="004204A8">
      <w:pPr>
        <w:spacing w:line="300" w:lineRule="auto"/>
        <w:ind w:firstLine="486"/>
        <w:jc w:val="both"/>
        <w:rPr>
          <w:rFonts w:eastAsiaTheme="minorEastAsia"/>
          <w:lang w:eastAsia="zh-CN"/>
        </w:rPr>
      </w:pPr>
      <w:r w:rsidRPr="00EB0124">
        <w:rPr>
          <w:rFonts w:eastAsiaTheme="minorEastAsia"/>
          <w:lang w:eastAsia="zh-CN"/>
        </w:rPr>
        <w:t>在</w:t>
      </w:r>
      <w:r w:rsidRPr="00EB0124">
        <w:rPr>
          <w:rFonts w:eastAsiaTheme="minorEastAsia" w:hint="eastAsia"/>
          <w:lang w:eastAsia="zh-CN"/>
        </w:rPr>
        <w:t>SC-</w:t>
      </w:r>
      <w:r w:rsidRPr="00EB0124">
        <w:rPr>
          <w:rFonts w:eastAsiaTheme="minorEastAsia"/>
          <w:lang w:eastAsia="zh-CN"/>
        </w:rPr>
        <w:t>RRT</w:t>
      </w:r>
      <w:r w:rsidRPr="00EB0124">
        <w:rPr>
          <w:rFonts w:eastAsiaTheme="minorEastAsia"/>
          <w:lang w:eastAsia="zh-CN"/>
        </w:rPr>
        <w:t>算法中，每次需要选择一个节点作为扩展的起点。传统方法通常基于单一目标（如路径长度或启发式代价）选择节点，而帕累托最优策略将节点选择问题建模为三目标优化问题，同时考虑：结构信息</w:t>
      </w:r>
      <w:r w:rsidRPr="00EB0124">
        <w:rPr>
          <w:rFonts w:eastAsiaTheme="minorEastAsia" w:hint="eastAsia"/>
          <w:lang w:eastAsia="zh-CN"/>
        </w:rPr>
        <w:t>、</w:t>
      </w:r>
      <w:r w:rsidRPr="00EB0124">
        <w:rPr>
          <w:rFonts w:eastAsiaTheme="minorEastAsia"/>
          <w:lang w:eastAsia="zh-CN"/>
        </w:rPr>
        <w:t>代价估计</w:t>
      </w:r>
      <w:r w:rsidRPr="00EB0124">
        <w:rPr>
          <w:rFonts w:eastAsiaTheme="minorEastAsia" w:hint="eastAsia"/>
          <w:lang w:eastAsia="zh-CN"/>
        </w:rPr>
        <w:t>、</w:t>
      </w:r>
      <w:r w:rsidRPr="00EB0124">
        <w:rPr>
          <w:rFonts w:eastAsiaTheme="minorEastAsia"/>
          <w:lang w:eastAsia="zh-CN"/>
        </w:rPr>
        <w:t>路径质量</w:t>
      </w:r>
      <w:r w:rsidRPr="00EB0124">
        <w:rPr>
          <w:rFonts w:eastAsiaTheme="minorEastAsia" w:hint="eastAsia"/>
          <w:lang w:eastAsia="zh-CN"/>
        </w:rPr>
        <w:t>。</w:t>
      </w:r>
      <w:r w:rsidRPr="00EB0124">
        <w:rPr>
          <w:rFonts w:eastAsiaTheme="minorEastAsia"/>
          <w:lang w:eastAsia="zh-CN"/>
        </w:rPr>
        <w:t>通过帕累托前沿（</w:t>
      </w:r>
      <w:r w:rsidRPr="00EB0124">
        <w:rPr>
          <w:rFonts w:eastAsiaTheme="minorEastAsia"/>
          <w:lang w:eastAsia="zh-CN"/>
        </w:rPr>
        <w:t>Pareto Front</w:t>
      </w:r>
      <w:r w:rsidRPr="00EB0124">
        <w:rPr>
          <w:rFonts w:eastAsiaTheme="minorEastAsia"/>
          <w:lang w:eastAsia="zh-CN"/>
        </w:rPr>
        <w:t>）筛选出非支配解集合，然后在该集合中随机选择，以此平衡探索（</w:t>
      </w:r>
      <w:r w:rsidRPr="00EB0124">
        <w:rPr>
          <w:rFonts w:eastAsiaTheme="minorEastAsia"/>
          <w:lang w:eastAsia="zh-CN"/>
        </w:rPr>
        <w:t>exploration</w:t>
      </w:r>
      <w:r w:rsidRPr="00EB0124">
        <w:rPr>
          <w:rFonts w:eastAsiaTheme="minorEastAsia"/>
          <w:lang w:eastAsia="zh-CN"/>
        </w:rPr>
        <w:t>）与利用（</w:t>
      </w:r>
      <w:r w:rsidRPr="00EB0124">
        <w:rPr>
          <w:rFonts w:eastAsiaTheme="minorEastAsia"/>
          <w:lang w:eastAsia="zh-CN"/>
        </w:rPr>
        <w:t>exploitation</w:t>
      </w:r>
      <w:r w:rsidRPr="00EB0124">
        <w:rPr>
          <w:rFonts w:eastAsiaTheme="minorEastAsia"/>
          <w:lang w:eastAsia="zh-CN"/>
        </w:rPr>
        <w:t>）。基于帕累托最优的节点选择策略，将节点度、自适应启发式代价和</w:t>
      </w:r>
      <w:r w:rsidRPr="00EB0124">
        <w:rPr>
          <w:rFonts w:eastAsiaTheme="minorEastAsia" w:hint="eastAsia"/>
          <w:lang w:eastAsia="zh-CN"/>
        </w:rPr>
        <w:t>进行</w:t>
      </w:r>
      <w:r w:rsidRPr="00EB0124">
        <w:rPr>
          <w:rFonts w:eastAsiaTheme="minorEastAsia"/>
          <w:lang w:eastAsia="zh-CN"/>
        </w:rPr>
        <w:t>归一化</w:t>
      </w:r>
      <w:r w:rsidRPr="00EB0124">
        <w:rPr>
          <w:rFonts w:eastAsiaTheme="minorEastAsia" w:hint="eastAsia"/>
          <w:lang w:eastAsia="zh-CN"/>
        </w:rPr>
        <w:t>后的路径</w:t>
      </w:r>
      <w:r w:rsidRPr="00EB0124">
        <w:rPr>
          <w:rFonts w:eastAsiaTheme="minorEastAsia"/>
          <w:lang w:eastAsia="zh-CN"/>
        </w:rPr>
        <w:t>曲折度作为三个优化目标，通过支配关系筛选出非支配解集合（</w:t>
      </w:r>
      <w:r w:rsidRPr="00EB0124">
        <w:rPr>
          <w:rFonts w:eastAsiaTheme="minorEastAsia"/>
          <w:lang w:eastAsia="zh-CN"/>
        </w:rPr>
        <w:t>Pareto</w:t>
      </w:r>
      <w:r w:rsidRPr="00EB0124">
        <w:rPr>
          <w:rFonts w:eastAsiaTheme="minorEastAsia"/>
          <w:lang w:eastAsia="zh-CN"/>
        </w:rPr>
        <w:t>前沿），并结合随机探索机制（概率</w:t>
      </w:r>
      <m:oMath>
        <m:r>
          <w:rPr>
            <w:rFonts w:ascii="Cambria Math" w:eastAsiaTheme="minorEastAsia" w:hAnsi="Cambria Math"/>
            <w:lang w:eastAsia="zh-CN"/>
          </w:rPr>
          <m:t>p</m:t>
        </m:r>
        <m:r>
          <m:rPr>
            <m:sty m:val="p"/>
          </m:rPr>
          <w:rPr>
            <w:rFonts w:ascii="Cambria Math" w:eastAsiaTheme="minorEastAsia" w:hAnsi="Cambria Math"/>
            <w:lang w:eastAsia="zh-CN"/>
          </w:rPr>
          <m:t>=0.1</m:t>
        </m:r>
      </m:oMath>
      <w:r w:rsidRPr="00EB0124">
        <w:rPr>
          <w:rFonts w:eastAsiaTheme="minorEastAsia"/>
          <w:lang w:eastAsia="zh-CN"/>
        </w:rPr>
        <w:t>选择非前沿节点）实现探索与利用的自然平衡。</w:t>
      </w:r>
    </w:p>
    <w:p w14:paraId="08C7641B" w14:textId="4406A68A" w:rsidR="00CB57AD" w:rsidRDefault="004204A8" w:rsidP="00CB57AD">
      <w:pPr>
        <w:spacing w:line="300" w:lineRule="auto"/>
        <w:ind w:firstLine="486"/>
        <w:rPr>
          <w:lang w:eastAsia="zh-CN"/>
        </w:rPr>
      </w:pPr>
      <w:r w:rsidRPr="00F54D9B">
        <w:rPr>
          <w:rFonts w:eastAsiaTheme="minorEastAsia" w:hint="eastAsia"/>
          <w:lang w:eastAsia="zh-CN"/>
        </w:rPr>
        <w:t>帕累托支配最优节点的选择策略优化</w:t>
      </w:r>
      <w:r w:rsidRPr="0000600D">
        <w:rPr>
          <w:rFonts w:eastAsiaTheme="minorEastAsia" w:hint="eastAsia"/>
          <w:lang w:eastAsia="zh-CN"/>
        </w:rPr>
        <w:t>：</w:t>
      </w: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55" type="#_x0000_t75" style="width:24.15pt;height:15pt" o:ole="">
            <v:imagedata r:id="rId73" o:title=""/>
          </v:shape>
          <o:OLEObject Type="Embed" ProgID="Equation.DSMT4" ShapeID="_x0000_i1055" DrawAspect="Content" ObjectID="_1827604908" r:id="rId74"/>
        </w:object>
      </w:r>
      <w:r>
        <w:rPr>
          <w:rFonts w:eastAsiaTheme="minorEastAsia" w:hint="eastAsia"/>
          <w:lang w:eastAsia="zh-CN"/>
        </w:rPr>
        <w:t>作为第二第三维度帕累托向量，通过直接量化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14" w:name="OLE_LINK10"/>
    <w:p w14:paraId="6E61C2DC" w14:textId="2A0334C9" w:rsidR="00CB57AD" w:rsidRDefault="002C1900" w:rsidP="00CB57AD">
      <w:pPr>
        <w:pStyle w:val="ac"/>
        <w:keepNext/>
        <w:jc w:val="right"/>
      </w:pPr>
      <w:r w:rsidRPr="00BA5BEF">
        <w:rPr>
          <w:rFonts w:hint="eastAsia"/>
          <w:position w:val="-68"/>
        </w:rPr>
        <w:object w:dxaOrig="7740" w:dyaOrig="1520" w14:anchorId="11C718C0">
          <v:shape id="_x0000_i1056" type="#_x0000_t75" style="width:325.45pt;height:64.1pt" o:ole="">
            <v:imagedata r:id="rId75" o:title=""/>
          </v:shape>
          <o:OLEObject Type="Embed" ProgID="Equation.DSMT4" ShapeID="_x0000_i1056" DrawAspect="Content" ObjectID="_1827604909" r:id="rId76"/>
        </w:object>
      </w:r>
      <w:bookmarkEnd w:id="14"/>
    </w:p>
    <w:p w14:paraId="377D5401" w14:textId="77777777" w:rsidR="00CB57AD" w:rsidRDefault="00CB57AD" w:rsidP="00CB57AD">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为可支配节点的数量，为适配</w:t>
      </w:r>
      <w:r>
        <w:rPr>
          <w:rFonts w:eastAsiaTheme="minorEastAsia" w:hint="eastAsia"/>
          <w:lang w:eastAsia="zh-CN"/>
        </w:rPr>
        <w:t>Pareto</w:t>
      </w:r>
      <w:r>
        <w:rPr>
          <w:rFonts w:eastAsiaTheme="minorEastAsia" w:hint="eastAsia"/>
          <w:lang w:eastAsia="zh-CN"/>
        </w:rPr>
        <w:t>最小化原则取负号，通过最大化出度来选择探索潜力更大的节点，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Pr>
          <w:rFonts w:eastAsiaTheme="minorEastAsia" w:hint="eastAsia"/>
          <w:lang w:eastAsia="zh-CN"/>
        </w:rPr>
        <w:t>PID</w:t>
      </w:r>
      <w:r>
        <w:rPr>
          <w:rFonts w:eastAsiaTheme="minorEastAsia" w:hint="eastAsia"/>
          <w:lang w:eastAsia="zh-CN"/>
        </w:rPr>
        <w:t>调整后的预估路径总代价</w:t>
      </w:r>
      <w:r w:rsidRPr="005A3A2C">
        <w:rPr>
          <w:rFonts w:eastAsiaTheme="minorEastAsia" w:hint="eastAsia"/>
          <w:lang w:eastAsia="zh-CN"/>
        </w:rPr>
        <w:t>预测值</w:t>
      </w:r>
      <w:r>
        <w:rPr>
          <w:rFonts w:eastAsiaTheme="minorEastAsia" w:hint="eastAsia"/>
          <w:lang w:eastAsia="zh-CN"/>
        </w:rPr>
        <w:t>，通过最小化路径总代价预估实现选择成本最低的路径，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57" type="#_x0000_t75" style="width:24.15pt;height:15pt" o:ole="">
            <v:imagedata r:id="rId73" o:title=""/>
          </v:shape>
          <o:OLEObject Type="Embed" ProgID="Equation.DSMT4" ShapeID="_x0000_i1057" DrawAspect="Content" ObjectID="_1827604910" r:id="rId77"/>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15" w:name="OLE_LINK17"/>
      <w:r w:rsidRPr="00E66D53">
        <w:rPr>
          <w:rFonts w:hint="eastAsia"/>
          <w:position w:val="-10"/>
        </w:rPr>
        <w:object w:dxaOrig="480" w:dyaOrig="300" w14:anchorId="79DE9E7B">
          <v:shape id="_x0000_i1058" type="#_x0000_t75" style="width:24.15pt;height:15pt" o:ole="">
            <v:imagedata r:id="rId73" o:title=""/>
          </v:shape>
          <o:OLEObject Type="Embed" ProgID="Equation.DSMT4" ShapeID="_x0000_i1058" DrawAspect="Content" ObjectID="_1827604911" r:id="rId78"/>
        </w:object>
      </w:r>
      <w:bookmarkEnd w:id="15"/>
      <w:r w:rsidRPr="003A789E">
        <w:rPr>
          <w:rFonts w:ascii="宋体" w:eastAsia="宋体" w:hAnsi="宋体" w:cs="宋体"/>
          <w:lang w:eastAsia="zh-CN"/>
        </w:rPr>
        <w:t>越大表示路径越曲折</w:t>
      </w:r>
      <w:r>
        <w:rPr>
          <w:rFonts w:eastAsiaTheme="minorEastAsia" w:hint="eastAsia"/>
          <w:lang w:eastAsia="zh-CN"/>
        </w:rPr>
        <w:t>。</w:t>
      </w:r>
    </w:p>
    <w:p w14:paraId="5E0C7B5C" w14:textId="547E292C" w:rsidR="00CB57AD" w:rsidRDefault="000E27E7" w:rsidP="00CB57AD">
      <w:pPr>
        <w:pStyle w:val="ac"/>
        <w:keepNext/>
        <w:jc w:val="right"/>
      </w:pPr>
      <w:r w:rsidRPr="003A789E">
        <w:rPr>
          <w:rFonts w:hint="eastAsia"/>
          <w:position w:val="-44"/>
        </w:rPr>
        <w:object w:dxaOrig="8559" w:dyaOrig="960" w14:anchorId="6C72DDE0">
          <v:shape id="_x0000_i1059" type="#_x0000_t75" style="width:5in;height:40.35pt" o:ole="">
            <v:imagedata r:id="rId79" o:title=""/>
          </v:shape>
          <o:OLEObject Type="Embed" ProgID="Equation.DSMT4" ShapeID="_x0000_i1059" DrawAspect="Content" ObjectID="_1827604912" r:id="rId80"/>
        </w:object>
      </w:r>
    </w:p>
    <w:p w14:paraId="1FE55FD3" w14:textId="77777777" w:rsidR="00CB57AD" w:rsidRPr="00D979FB" w:rsidRDefault="00CB57AD" w:rsidP="00CB57AD">
      <w:pPr>
        <w:rPr>
          <w:lang w:eastAsia="zh-CN"/>
        </w:rPr>
      </w:pPr>
      <w:r>
        <w:rPr>
          <w:rFonts w:eastAsiaTheme="minorEastAsia" w:hint="eastAsia"/>
          <w:lang w:eastAsia="zh-CN"/>
        </w:rPr>
        <w:t>但此时</w:t>
      </w:r>
      <w:r w:rsidRPr="00294849">
        <w:rPr>
          <w:rFonts w:hint="eastAsia"/>
          <w:position w:val="-12"/>
        </w:rPr>
        <w:object w:dxaOrig="1719" w:dyaOrig="400" w14:anchorId="0DB6CAB2">
          <v:shape id="_x0000_i1060" type="#_x0000_t75" style="width:1in;height:16.65pt" o:ole="">
            <v:imagedata r:id="rId81" o:title=""/>
          </v:shape>
          <o:OLEObject Type="Embed" ProgID="Equation.DSMT4" ShapeID="_x0000_i1060" DrawAspect="Content" ObjectID="_1827604913" r:id="rId82"/>
        </w:object>
      </w:r>
      <w:r>
        <w:rPr>
          <w:rFonts w:ascii="宋体" w:eastAsia="宋体" w:hAnsi="宋体" w:cs="宋体" w:hint="eastAsia"/>
          <w:lang w:eastAsia="zh-CN"/>
        </w:rPr>
        <w:t>，</w:t>
      </w:r>
      <w:r>
        <w:rPr>
          <w:rFonts w:eastAsiaTheme="minorEastAsia" w:hint="eastAsia"/>
          <w:lang w:eastAsia="zh-CN"/>
        </w:rPr>
        <w:t>为了避免</w:t>
      </w:r>
      <w:r w:rsidRPr="00E66D53">
        <w:rPr>
          <w:rFonts w:hint="eastAsia"/>
          <w:position w:val="-10"/>
        </w:rPr>
        <w:object w:dxaOrig="480" w:dyaOrig="300" w14:anchorId="388ACCEE">
          <v:shape id="_x0000_i1061" type="#_x0000_t75" style="width:24.15pt;height:15pt" o:ole="">
            <v:imagedata r:id="rId73" o:title=""/>
          </v:shape>
          <o:OLEObject Type="Embed" ProgID="Equation.DSMT4" ShapeID="_x0000_i1061" DrawAspect="Content" ObjectID="_1827604914" r:id="rId83"/>
        </w:object>
      </w:r>
      <w:r>
        <w:rPr>
          <w:rFonts w:eastAsiaTheme="minorEastAsia" w:hint="eastAsia"/>
          <w:lang w:eastAsia="zh-CN"/>
        </w:rPr>
        <w:t>范围不固定，难以与其他维度比较，对其进行归一化，归一化后的路径曲折度为：</w:t>
      </w:r>
    </w:p>
    <w:p w14:paraId="3D99EE9B" w14:textId="77777777" w:rsidR="00CB57AD" w:rsidRDefault="00CB57AD" w:rsidP="00CB57AD">
      <w:pPr>
        <w:pStyle w:val="ac"/>
        <w:keepNext/>
        <w:jc w:val="right"/>
      </w:pPr>
      <w:r w:rsidRPr="006A71C7">
        <w:rPr>
          <w:rFonts w:hint="eastAsia"/>
          <w:position w:val="-40"/>
        </w:rPr>
        <w:object w:dxaOrig="8880" w:dyaOrig="980" w14:anchorId="3FE49E21">
          <v:shape id="_x0000_i1062" type="#_x0000_t75" style="width:373.3pt;height:40.8pt" o:ole="">
            <v:imagedata r:id="rId84" o:title=""/>
          </v:shape>
          <o:OLEObject Type="Embed" ProgID="Equation.DSMT4" ShapeID="_x0000_i1062" DrawAspect="Content" ObjectID="_1827604915" r:id="rId85"/>
        </w:object>
      </w:r>
    </w:p>
    <w:p w14:paraId="5E1BD93B" w14:textId="43543AB6" w:rsidR="00CB57AD" w:rsidRPr="00CB57AD" w:rsidRDefault="00CB57AD" w:rsidP="004B6CE5">
      <w:pPr>
        <w:rPr>
          <w:rFonts w:eastAsiaTheme="minorEastAsia"/>
          <w:lang w:eastAsia="zh-CN"/>
        </w:rPr>
      </w:pPr>
      <w:r>
        <w:rPr>
          <w:rFonts w:eastAsiaTheme="minorEastAsia" w:hint="eastAsia"/>
          <w:lang w:eastAsia="zh-CN"/>
        </w:rPr>
        <w:t>此时</w:t>
      </w:r>
      <w:bookmarkStart w:id="16" w:name="OLE_LINK16"/>
      <w:r w:rsidRPr="00294849">
        <w:rPr>
          <w:rFonts w:hint="eastAsia"/>
          <w:position w:val="-12"/>
        </w:rPr>
        <w:object w:dxaOrig="1600" w:dyaOrig="400" w14:anchorId="40931F65">
          <v:shape id="_x0000_i1063" type="#_x0000_t75" style="width:67.4pt;height:16.65pt" o:ole="">
            <v:imagedata r:id="rId86" o:title=""/>
          </v:shape>
          <o:OLEObject Type="Embed" ProgID="Equation.DSMT4" ShapeID="_x0000_i1063" DrawAspect="Content" ObjectID="_1827604916" r:id="rId87"/>
        </w:object>
      </w:r>
      <w:bookmarkEnd w:id="16"/>
      <w:r>
        <w:rPr>
          <w:rFonts w:eastAsiaTheme="minorEastAsia" w:hint="eastAsia"/>
          <w:lang w:eastAsia="zh-CN"/>
        </w:rPr>
        <w:t>通过标准化区间，直观表示路径偏离直线的程度</w:t>
      </w:r>
      <w:bookmarkStart w:id="17" w:name="OLE_LINK18"/>
      <w:r>
        <w:rPr>
          <w:rFonts w:eastAsiaTheme="minorEastAsia" w:hint="eastAsia"/>
          <w:lang w:eastAsia="zh-CN"/>
        </w:rPr>
        <w:t>，</w:t>
      </w:r>
      <w:bookmarkEnd w:id="17"/>
      <w:r w:rsidRPr="00E66D53">
        <w:rPr>
          <w:rFonts w:hint="eastAsia"/>
          <w:lang w:eastAsia="zh-CN"/>
        </w:rPr>
        <w:t xml:space="preserve"> </w:t>
      </w:r>
      <w:r w:rsidRPr="00E9478D">
        <w:rPr>
          <w:rFonts w:hint="eastAsia"/>
          <w:position w:val="-6"/>
        </w:rPr>
        <w:object w:dxaOrig="1120" w:dyaOrig="420" w14:anchorId="67284380">
          <v:shape id="_x0000_i1064" type="#_x0000_t75" style="width:46.6pt;height:17.9pt" o:ole="">
            <v:imagedata r:id="rId88" o:title=""/>
          </v:shape>
          <o:OLEObject Type="Embed" ProgID="Equation.DSMT4" ShapeID="_x0000_i1064" DrawAspect="Content" ObjectID="_1827604917" r:id="rId89"/>
        </w:object>
      </w:r>
      <w:r>
        <w:rPr>
          <w:rFonts w:eastAsiaTheme="minorEastAsia" w:hint="eastAsia"/>
          <w:lang w:eastAsia="zh-CN"/>
        </w:rPr>
        <w:t>为</w:t>
      </w:r>
      <w:r w:rsidRPr="00870347">
        <w:rPr>
          <w:rFonts w:eastAsiaTheme="minorEastAsia"/>
          <w:lang w:eastAsia="zh-CN"/>
        </w:rPr>
        <w:t>数值稳定项</w:t>
      </w:r>
      <w:r>
        <w:rPr>
          <w:rFonts w:eastAsiaTheme="minorEastAsia"/>
          <w:lang w:eastAsia="zh-CN"/>
        </w:rPr>
        <w:t>，</w:t>
      </w:r>
      <w:r>
        <w:rPr>
          <w:rFonts w:eastAsiaTheme="minorEastAsia" w:hint="eastAsia"/>
          <w:lang w:eastAsia="zh-CN"/>
        </w:rPr>
        <w:t>防</w:t>
      </w:r>
      <w:r w:rsidRPr="00010807">
        <w:rPr>
          <w:rFonts w:eastAsiaTheme="minorEastAsia"/>
          <w:lang w:eastAsia="zh-CN"/>
        </w:rPr>
        <w:t>止除零错误</w:t>
      </w:r>
      <w:r>
        <w:rPr>
          <w:rFonts w:eastAsiaTheme="minorEastAsia" w:hint="eastAsia"/>
          <w:lang w:eastAsia="zh-CN"/>
        </w:rPr>
        <w:t>。避免</w:t>
      </w:r>
      <w:r w:rsidRPr="00693B1D">
        <w:rPr>
          <w:rFonts w:eastAsiaTheme="minorEastAsia"/>
          <w:lang w:eastAsia="zh-CN"/>
        </w:rPr>
        <w:t>搜索树中的某个节点</w:t>
      </w:r>
      <w:r>
        <w:rPr>
          <w:rFonts w:eastAsiaTheme="minorEastAsia" w:hint="eastAsia"/>
          <w:lang w:eastAsia="zh-CN"/>
        </w:rPr>
        <w:t>作为</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bookmarkStart w:id="18" w:name="OLE_LINK19"/>
      <w:r w:rsidRPr="00010807">
        <w:rPr>
          <w:rFonts w:eastAsiaTheme="minorEastAsia"/>
          <w:lang w:eastAsia="zh-CN"/>
        </w:rPr>
        <w:t>x</w:t>
      </w:r>
      <w:r w:rsidRPr="00383FD7">
        <w:rPr>
          <w:rFonts w:eastAsiaTheme="minorEastAsia" w:hint="eastAsia"/>
          <w:vertAlign w:val="subscript"/>
          <w:lang w:eastAsia="zh-CN"/>
        </w:rPr>
        <w:t>cur</w:t>
      </w:r>
      <w:bookmarkEnd w:id="18"/>
      <w:r w:rsidRPr="00010807">
        <w:rPr>
          <w:rFonts w:eastAsiaTheme="minorEastAsia"/>
          <w:lang w:eastAsia="zh-CN"/>
        </w:rPr>
        <w:t>极度接近起点时确保</w:t>
      </w:r>
      <w:r>
        <w:rPr>
          <w:rFonts w:eastAsiaTheme="minorEastAsia" w:hint="eastAsia"/>
          <w:lang w:eastAsia="zh-CN"/>
        </w:rPr>
        <w:t>其</w:t>
      </w:r>
      <w:r w:rsidRPr="00010807">
        <w:rPr>
          <w:rFonts w:eastAsiaTheme="minorEastAsia"/>
          <w:lang w:eastAsia="zh-CN"/>
        </w:rPr>
        <w:t>不为零</w:t>
      </w:r>
      <w:r>
        <w:rPr>
          <w:rFonts w:eastAsiaTheme="minorEastAsia" w:hint="eastAsia"/>
          <w:lang w:eastAsia="zh-CN"/>
        </w:rPr>
        <w:t>。</w:t>
      </w:r>
      <w:r>
        <w:rPr>
          <w:rFonts w:eastAsiaTheme="minorEastAsia" w:hint="eastAsia"/>
          <w:lang w:eastAsia="zh-CN"/>
        </w:rPr>
        <w:t>G(x)</w:t>
      </w:r>
      <w:r>
        <w:rPr>
          <w:rFonts w:eastAsiaTheme="minorEastAsia" w:hint="eastAsia"/>
          <w:lang w:eastAsia="zh-CN"/>
        </w:rPr>
        <w:t>是起点到</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r w:rsidRPr="00010807">
        <w:rPr>
          <w:rFonts w:eastAsiaTheme="minorEastAsia"/>
          <w:lang w:eastAsia="zh-CN"/>
        </w:rPr>
        <w:t>x</w:t>
      </w:r>
      <w:r w:rsidRPr="00383FD7">
        <w:rPr>
          <w:rFonts w:eastAsiaTheme="minorEastAsia" w:hint="eastAsia"/>
          <w:vertAlign w:val="subscript"/>
          <w:lang w:eastAsia="zh-CN"/>
        </w:rPr>
        <w:t>cur</w:t>
      </w:r>
      <w:r>
        <w:rPr>
          <w:rFonts w:eastAsiaTheme="minorEastAsia" w:hint="eastAsia"/>
          <w:lang w:eastAsia="zh-CN"/>
        </w:rPr>
        <w:t>的</w:t>
      </w:r>
      <w:r w:rsidRPr="00870347">
        <w:rPr>
          <w:rFonts w:eastAsiaTheme="minorEastAsia"/>
          <w:lang w:eastAsia="zh-CN"/>
        </w:rPr>
        <w:t>实际路径长度</w:t>
      </w:r>
      <w:r>
        <w:rPr>
          <w:rFonts w:eastAsiaTheme="minorEastAsia" w:hint="eastAsia"/>
          <w:lang w:eastAsia="zh-CN"/>
        </w:rPr>
        <w:t>即实际累积代价，</w:t>
      </w:r>
      <w:r>
        <w:rPr>
          <w:rFonts w:eastAsiaTheme="minorEastAsia" w:hint="eastAsia"/>
          <w:lang w:eastAsia="zh-CN"/>
        </w:rPr>
        <w:t xml:space="preserve"> </w:t>
      </w:r>
      <w:r w:rsidRPr="00010807">
        <w:rPr>
          <w:rFonts w:eastAsiaTheme="minorEastAsia"/>
          <w:lang w:eastAsia="zh-CN"/>
        </w:rPr>
        <w:t>x</w:t>
      </w:r>
      <w:r w:rsidRPr="00383FD7">
        <w:rPr>
          <w:rFonts w:eastAsiaTheme="minorEastAsia" w:hint="eastAsia"/>
          <w:vertAlign w:val="subscript"/>
          <w:lang w:eastAsia="zh-CN"/>
        </w:rPr>
        <w:t>cur</w:t>
      </w:r>
      <w:r>
        <w:rPr>
          <w:rFonts w:eastAsiaTheme="minorEastAsia" w:hint="eastAsia"/>
          <w:lang w:eastAsia="zh-CN"/>
        </w:rPr>
        <w:t>是</w:t>
      </w:r>
      <w:r w:rsidRPr="00010807">
        <w:rPr>
          <w:rFonts w:eastAsiaTheme="minorEastAsia"/>
          <w:lang w:eastAsia="zh-CN"/>
        </w:rPr>
        <w:t>当</w:t>
      </w:r>
      <w:r>
        <w:rPr>
          <w:rFonts w:eastAsiaTheme="minorEastAsia" w:hint="eastAsia"/>
          <w:lang w:eastAsia="zh-CN"/>
        </w:rPr>
        <w:t>前</w:t>
      </w:r>
      <w:r w:rsidRPr="00010807">
        <w:rPr>
          <w:rFonts w:eastAsiaTheme="minorEastAsia"/>
          <w:lang w:eastAsia="zh-CN"/>
        </w:rPr>
        <w:t>节点</w:t>
      </w:r>
      <w:r>
        <w:rPr>
          <w:rFonts w:eastAsiaTheme="minorEastAsia" w:hint="eastAsia"/>
          <w:lang w:eastAsia="zh-CN"/>
        </w:rPr>
        <w:t>的空间坐标，</w:t>
      </w:r>
      <w:r>
        <w:rPr>
          <w:rFonts w:eastAsiaTheme="minorEastAsia" w:hint="eastAsia"/>
          <w:lang w:eastAsia="zh-CN"/>
        </w:rPr>
        <w:t>x</w:t>
      </w:r>
      <w:r w:rsidRPr="00971E11">
        <w:rPr>
          <w:rFonts w:eastAsiaTheme="minorEastAsia" w:hint="eastAsia"/>
          <w:vertAlign w:val="subscript"/>
          <w:lang w:eastAsia="zh-CN"/>
        </w:rPr>
        <w:t>start</w:t>
      </w:r>
      <w:r>
        <w:rPr>
          <w:rFonts w:eastAsiaTheme="minorEastAsia" w:hint="eastAsia"/>
          <w:lang w:eastAsia="zh-CN"/>
        </w:rPr>
        <w:t>是起点坐标。</w:t>
      </w:r>
    </w:p>
    <w:p w14:paraId="2084C01B" w14:textId="3214AC1E" w:rsidR="00C64B99" w:rsidRDefault="004204A8" w:rsidP="00CB57AD">
      <w:pPr>
        <w:ind w:firstLine="360"/>
        <w:rPr>
          <w:rFonts w:eastAsiaTheme="minorEastAsia"/>
          <w:lang w:eastAsia="zh-CN"/>
        </w:rPr>
      </w:pPr>
      <w:r w:rsidRPr="00BC572B">
        <w:rPr>
          <w:rFonts w:eastAsiaTheme="minorEastAsia"/>
          <w:lang w:eastAsia="zh-CN"/>
        </w:rPr>
        <w:t>通过帕累托最优策略对</w:t>
      </w:r>
      <w:r>
        <w:rPr>
          <w:rFonts w:eastAsiaTheme="minorEastAsia" w:hint="eastAsia"/>
          <w:lang w:eastAsia="zh-CN"/>
        </w:rPr>
        <w:t>搜索树中某</w:t>
      </w:r>
      <w:r w:rsidRPr="00BC572B">
        <w:rPr>
          <w:rFonts w:eastAsiaTheme="minorEastAsia"/>
          <w:lang w:eastAsia="zh-CN"/>
        </w:rPr>
        <w:t>节点进行决策，从而实现</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Pr>
          <w:rFonts w:eastAsiaTheme="minorEastAsia" w:hint="eastAsia"/>
          <w:lang w:eastAsia="zh-CN"/>
        </w:rPr>
        <w:t>，</w:t>
      </w:r>
      <w:r w:rsidRPr="00A73294">
        <w:rPr>
          <w:lang w:eastAsia="zh-CN"/>
        </w:rPr>
        <w:t xml:space="preserve"> </w:t>
      </w:r>
      <w:r w:rsidRPr="00A73294">
        <w:rPr>
          <w:rFonts w:eastAsiaTheme="minorEastAsia"/>
          <w:lang w:eastAsia="zh-CN"/>
        </w:rPr>
        <w:t>使算法在复杂场景中更精确地筛选最佳扩展方向，实现探索与利用的平衡。</w:t>
      </w:r>
      <w:r w:rsidR="00C64B99">
        <w:rPr>
          <w:rFonts w:eastAsiaTheme="minorEastAsia" w:hint="eastAsia"/>
          <w:lang w:eastAsia="zh-CN"/>
        </w:rPr>
        <w:t xml:space="preserve"> </w:t>
      </w:r>
    </w:p>
    <w:p w14:paraId="2C1B5E74" w14:textId="77777777" w:rsidR="008340F8" w:rsidRPr="00210918" w:rsidRDefault="000B231D" w:rsidP="008340F8">
      <w:pPr>
        <w:pStyle w:val="a6"/>
        <w:numPr>
          <w:ilvl w:val="1"/>
          <w:numId w:val="14"/>
        </w:numPr>
        <w:rPr>
          <w:rFonts w:eastAsiaTheme="minorEastAsia"/>
          <w:lang w:eastAsia="zh-CN"/>
        </w:rPr>
      </w:pPr>
      <w:r w:rsidRPr="000B231D">
        <w:rPr>
          <w:rFonts w:eastAsia="黑体" w:hint="eastAsia"/>
          <w:lang w:eastAsia="zh-CN"/>
        </w:rPr>
        <w:t>双向超椭球体约束采样增加采样效率</w:t>
      </w:r>
      <w:r w:rsidR="008340F8">
        <w:rPr>
          <w:rFonts w:eastAsia="黑体" w:hint="eastAsia"/>
          <w:lang w:eastAsia="zh-CN"/>
        </w:rPr>
        <w:t>：</w:t>
      </w:r>
    </w:p>
    <w:p w14:paraId="6D5580CC" w14:textId="73694F68" w:rsidR="00E34F27" w:rsidRDefault="00210918" w:rsidP="00E34F27">
      <w:pPr>
        <w:ind w:firstLine="360"/>
        <w:rPr>
          <w:lang w:eastAsia="zh-CN"/>
        </w:rPr>
      </w:pPr>
      <w:r>
        <w:rPr>
          <w:rFonts w:eastAsiaTheme="minorEastAsia" w:hint="eastAsia"/>
          <w:lang w:eastAsia="zh-CN"/>
        </w:rPr>
        <w:t>在过往研究中</w:t>
      </w:r>
      <w:r w:rsidRPr="00210918">
        <w:rPr>
          <w:rFonts w:eastAsiaTheme="minorEastAsia"/>
          <w:lang w:eastAsia="zh-CN"/>
        </w:rPr>
        <w:t xml:space="preserve">Informed RRT* </w:t>
      </w:r>
      <w:r w:rsidRPr="00210918">
        <w:rPr>
          <w:rFonts w:eastAsiaTheme="minorEastAsia"/>
          <w:lang w:eastAsia="zh-CN"/>
        </w:rPr>
        <w:t>使用单一</w:t>
      </w:r>
      <w:r>
        <w:rPr>
          <w:rFonts w:eastAsiaTheme="minorEastAsia" w:hint="eastAsia"/>
          <w:lang w:eastAsia="zh-CN"/>
        </w:rPr>
        <w:t>知情子集约束的方式控制采样范围，而本研究中路径规划算法采用</w:t>
      </w:r>
      <w:r w:rsidR="00DF519A" w:rsidRPr="008340F8">
        <w:rPr>
          <w:rFonts w:eastAsiaTheme="minorEastAsia" w:hint="eastAsia"/>
          <w:lang w:eastAsia="zh-CN"/>
        </w:rPr>
        <w:t>双向规划的策略将其应用在知情子集约束</w:t>
      </w:r>
      <w:r>
        <w:rPr>
          <w:rFonts w:eastAsiaTheme="minorEastAsia" w:hint="eastAsia"/>
          <w:lang w:eastAsia="zh-CN"/>
        </w:rPr>
        <w:t>，</w:t>
      </w:r>
      <w:r w:rsidR="00DF519A" w:rsidRPr="008340F8">
        <w:rPr>
          <w:rFonts w:eastAsiaTheme="minorEastAsia" w:hint="eastAsia"/>
          <w:lang w:eastAsia="zh-CN"/>
        </w:rPr>
        <w:t>采样时双向同时进行规划的过程中，</w:t>
      </w:r>
      <w:r>
        <w:rPr>
          <w:rFonts w:eastAsiaTheme="minorEastAsia" w:hint="eastAsia"/>
          <w:lang w:eastAsia="zh-CN"/>
        </w:rPr>
        <w:t>且对两侧超椭球体约束采样范围实现了尺寸独立的设定，当树</w:t>
      </w:r>
      <w:r>
        <w:rPr>
          <w:rFonts w:eastAsiaTheme="minorEastAsia" w:hint="eastAsia"/>
          <w:lang w:eastAsia="zh-CN"/>
        </w:rPr>
        <w:t>A</w:t>
      </w:r>
      <w:r>
        <w:rPr>
          <w:rFonts w:eastAsiaTheme="minorEastAsia" w:hint="eastAsia"/>
          <w:lang w:eastAsia="zh-CN"/>
        </w:rPr>
        <w:t>生长受阻即遇到密集障碍时，主动扩大采样空间</w:t>
      </w:r>
      <w:r>
        <w:rPr>
          <w:rFonts w:eastAsiaTheme="minorEastAsia" w:hint="eastAsia"/>
          <w:lang w:eastAsia="zh-CN"/>
        </w:rPr>
        <w:t>c</w:t>
      </w:r>
      <w:r w:rsidRPr="00210918">
        <w:rPr>
          <w:rFonts w:eastAsiaTheme="minorEastAsia" w:hint="eastAsia"/>
          <w:vertAlign w:val="subscript"/>
          <w:lang w:eastAsia="zh-CN"/>
        </w:rPr>
        <w:t>best</w:t>
      </w:r>
      <w:r>
        <w:rPr>
          <w:rFonts w:eastAsiaTheme="minorEastAsia" w:hint="eastAsia"/>
          <w:lang w:eastAsia="zh-CN"/>
        </w:rPr>
        <w:t>(A)</w:t>
      </w:r>
      <w:r>
        <w:rPr>
          <w:rFonts w:eastAsiaTheme="minorEastAsia" w:hint="eastAsia"/>
          <w:lang w:eastAsia="zh-CN"/>
        </w:rPr>
        <w:t>，若树</w:t>
      </w:r>
      <w:r>
        <w:rPr>
          <w:rFonts w:eastAsiaTheme="minorEastAsia" w:hint="eastAsia"/>
          <w:lang w:eastAsia="zh-CN"/>
        </w:rPr>
        <w:t>B</w:t>
      </w:r>
      <w:r>
        <w:rPr>
          <w:rFonts w:eastAsiaTheme="minorEastAsia" w:hint="eastAsia"/>
          <w:lang w:eastAsia="zh-CN"/>
        </w:rPr>
        <w:t>生长顺利，则</w:t>
      </w:r>
      <w:r>
        <w:rPr>
          <w:rFonts w:eastAsiaTheme="minorEastAsia" w:hint="eastAsia"/>
          <w:lang w:eastAsia="zh-CN"/>
        </w:rPr>
        <w:t>c</w:t>
      </w:r>
      <w:r w:rsidRPr="00210918">
        <w:rPr>
          <w:rFonts w:eastAsiaTheme="minorEastAsia" w:hint="eastAsia"/>
          <w:vertAlign w:val="subscript"/>
          <w:lang w:eastAsia="zh-CN"/>
        </w:rPr>
        <w:t>best</w:t>
      </w:r>
      <w:r>
        <w:rPr>
          <w:rFonts w:eastAsiaTheme="minorEastAsia" w:hint="eastAsia"/>
          <w:lang w:eastAsia="zh-CN"/>
        </w:rPr>
        <w:t>(B)</w:t>
      </w:r>
      <w:r>
        <w:rPr>
          <w:rFonts w:eastAsiaTheme="minorEastAsia" w:hint="eastAsia"/>
          <w:lang w:eastAsia="zh-CN"/>
        </w:rPr>
        <w:t>主动收缩，提高采样精度。</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DF519A" w:rsidRPr="008340F8">
        <w:rPr>
          <w:rFonts w:eastAsiaTheme="minorEastAsia" w:hint="eastAsia"/>
          <w:lang w:eastAsia="zh-CN"/>
        </w:rPr>
        <w:t>也做到了快速进行</w:t>
      </w:r>
      <w:r w:rsidR="008B7C60" w:rsidRPr="008340F8">
        <w:rPr>
          <w:rFonts w:eastAsiaTheme="minorEastAsia" w:hint="eastAsia"/>
          <w:lang w:eastAsia="zh-CN"/>
        </w:rPr>
        <w:t>全局</w:t>
      </w:r>
      <w:r w:rsidR="00DF519A" w:rsidRPr="008340F8">
        <w:rPr>
          <w:rFonts w:eastAsiaTheme="minorEastAsia" w:hint="eastAsia"/>
          <w:lang w:eastAsia="zh-CN"/>
        </w:rPr>
        <w:t>路径规划的效率</w:t>
      </w:r>
      <w:r w:rsidR="001957F9" w:rsidRPr="008340F8">
        <w:rPr>
          <w:rFonts w:eastAsiaTheme="minorEastAsia" w:hint="eastAsia"/>
          <w:lang w:eastAsia="zh-CN"/>
        </w:rPr>
        <w:t>提升</w:t>
      </w:r>
      <w:r>
        <w:rPr>
          <w:rFonts w:eastAsiaTheme="minorEastAsia" w:hint="eastAsia"/>
          <w:lang w:eastAsia="zh-CN"/>
        </w:rPr>
        <w:t>且避免采样过程中陷入局部最优解的情况</w:t>
      </w:r>
      <w:r w:rsidR="00DF519A" w:rsidRPr="008340F8">
        <w:rPr>
          <w:rFonts w:eastAsiaTheme="minorEastAsia" w:hint="eastAsia"/>
          <w:lang w:eastAsia="zh-CN"/>
        </w:rPr>
        <w:t>。</w:t>
      </w:r>
    </w:p>
    <w:p w14:paraId="0670BDA4" w14:textId="77777777" w:rsidR="00E34F27" w:rsidRDefault="00E34F27" w:rsidP="00E34F27">
      <w:pPr>
        <w:ind w:firstLineChars="200" w:firstLine="440"/>
        <w:rPr>
          <w:rFonts w:eastAsiaTheme="minorEastAsia"/>
          <w:lang w:eastAsia="zh-CN"/>
        </w:rPr>
      </w:pPr>
      <w:r w:rsidRPr="00EC4E46">
        <w:rPr>
          <w:rFonts w:eastAsiaTheme="minorEastAsia"/>
          <w:lang w:eastAsia="zh-CN"/>
        </w:rPr>
        <w:t>在双向搜索场景下</w:t>
      </w:r>
      <w:r w:rsidRPr="00EC4E46">
        <w:rPr>
          <w:rFonts w:eastAsiaTheme="minorEastAsia" w:hint="eastAsia"/>
          <w:lang w:eastAsia="zh-CN"/>
        </w:rPr>
        <w:t>并</w:t>
      </w:r>
      <w:r w:rsidRPr="00EC4E46">
        <w:rPr>
          <w:rFonts w:eastAsiaTheme="minorEastAsia"/>
          <w:lang w:eastAsia="zh-CN"/>
        </w:rPr>
        <w:t>无法充分利用两棵树的增长状态信息</w:t>
      </w:r>
      <w:r w:rsidRPr="00EC4E46">
        <w:rPr>
          <w:rFonts w:eastAsiaTheme="minorEastAsia" w:hint="eastAsia"/>
          <w:lang w:eastAsia="zh-CN"/>
        </w:rPr>
        <w:t>进行有效约束，本文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r>
        <w:rPr>
          <w:rFonts w:eastAsiaTheme="minorEastAsia" w:hint="eastAsia"/>
          <w:lang w:eastAsia="zh-CN"/>
        </w:rPr>
        <w:t>基于</w:t>
      </w:r>
      <w:r w:rsidRPr="00CD4364">
        <w:rPr>
          <w:rFonts w:eastAsiaTheme="minorEastAsia"/>
          <w:lang w:eastAsia="zh-CN"/>
        </w:rPr>
        <w:t>势场法实时计算两棵树的理想汇合位置；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65" type="#_x0000_t75" style="width:316.7pt;height:20.8pt" o:ole="">
            <v:imagedata r:id="rId90" o:title=""/>
          </v:shape>
          <o:OLEObject Type="Embed" ProgID="Equation.DSMT4" ShapeID="_x0000_i1065" DrawAspect="Content" ObjectID="_1827604918" r:id="rId91"/>
        </w:object>
      </w:r>
    </w:p>
    <w:p w14:paraId="2AA05ACC" w14:textId="77777777" w:rsidR="00E34F27" w:rsidRDefault="00E34F27" w:rsidP="00E34F27">
      <w:pPr>
        <w:pStyle w:val="ac"/>
        <w:keepNext/>
        <w:jc w:val="both"/>
        <w:rPr>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64C80359" w14:textId="77777777" w:rsidR="00E34F27" w:rsidRDefault="00E34F27" w:rsidP="00E34F27">
      <w:pPr>
        <w:pStyle w:val="ac"/>
        <w:keepNext/>
        <w:ind w:right="800"/>
        <w:rPr>
          <w:rFonts w:ascii="Times New Roman" w:eastAsiaTheme="minorEastAsia" w:hAnsi="Times New Roman" w:cs="Times New Roman"/>
          <w:sz w:val="22"/>
          <w:szCs w:val="22"/>
          <w:lang w:eastAsia="zh-CN"/>
        </w:rPr>
      </w:pPr>
    </w:p>
    <w:p w14:paraId="683552DC" w14:textId="77777777" w:rsidR="00E34F27" w:rsidRPr="00451B88" w:rsidRDefault="00E34F27" w:rsidP="00E34F27">
      <w:pPr>
        <w:pStyle w:val="ac"/>
        <w:keepNext/>
        <w:ind w:right="800"/>
        <w:rPr>
          <w:rFonts w:ascii="Times New Roman" w:eastAsiaTheme="minorEastAsia" w:hAnsi="Times New Roman" w:cs="Times New Roman"/>
          <w:sz w:val="22"/>
          <w:szCs w:val="22"/>
          <w:lang w:eastAsia="zh-CN"/>
        </w:rPr>
      </w:pPr>
      <w:r w:rsidRPr="00451B88">
        <w:rPr>
          <w:rFonts w:ascii="Times New Roman" w:eastAsiaTheme="minorEastAsia" w:hAnsi="Times New Roman" w:cs="Times New Roman" w:hint="eastAsia"/>
          <w:sz w:val="22"/>
          <w:szCs w:val="22"/>
          <w:lang w:eastAsia="zh-CN"/>
        </w:rPr>
        <w:t>权重的配置是：</w:t>
      </w:r>
    </w:p>
    <w:p w14:paraId="60B8A07B" w14:textId="77777777" w:rsidR="00E34F27" w:rsidRDefault="00E34F27" w:rsidP="00E34F27">
      <w:pPr>
        <w:pStyle w:val="ac"/>
        <w:keepNext/>
        <w:jc w:val="right"/>
        <w:rPr>
          <w:lang w:eastAsia="zh-CN"/>
        </w:rPr>
      </w:pPr>
      <w:r w:rsidRPr="00451B88">
        <w:rPr>
          <w:rFonts w:hint="eastAsia"/>
          <w:position w:val="-40"/>
        </w:rPr>
        <w:object w:dxaOrig="8360" w:dyaOrig="920" w14:anchorId="364BC315">
          <v:shape id="_x0000_i1066" type="#_x0000_t75" style="width:351.7pt;height:38.7pt" o:ole="">
            <v:imagedata r:id="rId92" o:title=""/>
          </v:shape>
          <o:OLEObject Type="Embed" ProgID="Equation.DSMT4" ShapeID="_x0000_i1066" DrawAspect="Content" ObjectID="_1827604919" r:id="rId93"/>
        </w:object>
      </w:r>
    </w:p>
    <w:p w14:paraId="25F1715E" w14:textId="77777777" w:rsidR="00E34F27" w:rsidRPr="00EC525B" w:rsidRDefault="00E34F27" w:rsidP="00E34F27">
      <w:pPr>
        <w:pStyle w:val="ac"/>
        <w:keepNext/>
        <w:ind w:right="800"/>
        <w:jc w:val="both"/>
        <w:rPr>
          <w:rFonts w:eastAsiaTheme="minorEastAsia"/>
          <w:lang w:eastAsia="zh-CN"/>
        </w:rPr>
      </w:pPr>
      <w:r w:rsidRPr="00F1577C">
        <w:rPr>
          <w:rFonts w:ascii="Times New Roman" w:eastAsiaTheme="minorEastAsia" w:hAnsi="Times New Roman" w:cs="Times New Roman" w:hint="eastAsia"/>
          <w:sz w:val="22"/>
          <w:szCs w:val="22"/>
          <w:lang w:eastAsia="zh-CN"/>
        </w:rPr>
        <w:t>N</w:t>
      </w:r>
      <w:r w:rsidRPr="00F1577C">
        <w:rPr>
          <w:rFonts w:ascii="Times New Roman" w:eastAsiaTheme="minorEastAsia" w:hAnsi="Times New Roman" w:cs="Times New Roman" w:hint="eastAsia"/>
          <w:sz w:val="22"/>
          <w:szCs w:val="22"/>
          <w:vertAlign w:val="subscript"/>
          <w:lang w:eastAsia="zh-CN"/>
        </w:rPr>
        <w:t>A</w:t>
      </w:r>
      <w:r w:rsidRPr="00F1577C">
        <w:rPr>
          <w:rFonts w:ascii="Times New Roman" w:eastAsiaTheme="minorEastAsia" w:hAnsi="Times New Roman" w:cs="Times New Roman" w:hint="eastAsia"/>
          <w:sz w:val="22"/>
          <w:szCs w:val="22"/>
          <w:lang w:eastAsia="zh-CN"/>
        </w:rPr>
        <w:t>是</w:t>
      </w:r>
      <w:r w:rsidRPr="00F1577C">
        <w:rPr>
          <w:rFonts w:ascii="Times New Roman" w:eastAsiaTheme="minorEastAsia" w:hAnsi="Times New Roman" w:cs="Times New Roman"/>
          <w:sz w:val="22"/>
          <w:szCs w:val="22"/>
          <w:lang w:eastAsia="zh-CN"/>
        </w:rPr>
        <w:t>正向树</w:t>
      </w:r>
      <w:r w:rsidRPr="00F1577C">
        <w:rPr>
          <w:rFonts w:ascii="Times New Roman" w:eastAsiaTheme="minorEastAsia" w:hAnsi="Times New Roman" w:cs="Times New Roman" w:hint="eastAsia"/>
          <w:sz w:val="22"/>
          <w:szCs w:val="22"/>
          <w:lang w:eastAsia="zh-CN"/>
        </w:rPr>
        <w:t>即</w:t>
      </w:r>
      <w:r w:rsidRPr="00F1577C">
        <w:rPr>
          <w:rFonts w:ascii="Times New Roman" w:eastAsiaTheme="minorEastAsia" w:hAnsi="Times New Roman" w:cs="Times New Roman"/>
          <w:sz w:val="22"/>
          <w:szCs w:val="22"/>
          <w:lang w:eastAsia="zh-CN"/>
        </w:rPr>
        <w:t>从起点生长的当前节点总数</w:t>
      </w:r>
      <w:r w:rsidRPr="00F1577C">
        <w:rPr>
          <w:rFonts w:ascii="Times New Roman" w:eastAsiaTheme="minorEastAsia" w:hAnsi="Times New Roman" w:cs="Times New Roman" w:hint="eastAsia"/>
          <w:sz w:val="22"/>
          <w:szCs w:val="22"/>
          <w:lang w:eastAsia="zh-CN"/>
        </w:rPr>
        <w:t>，</w:t>
      </w:r>
      <w:r w:rsidRPr="00F1577C">
        <w:rPr>
          <w:rFonts w:ascii="Times New Roman" w:eastAsiaTheme="minorEastAsia" w:hAnsi="Times New Roman" w:cs="Times New Roman" w:hint="eastAsia"/>
          <w:sz w:val="22"/>
          <w:szCs w:val="22"/>
          <w:lang w:eastAsia="zh-CN"/>
        </w:rPr>
        <w:t>N</w:t>
      </w:r>
      <w:r w:rsidRPr="00F94C6D">
        <w:rPr>
          <w:rFonts w:ascii="Times New Roman" w:eastAsiaTheme="minorEastAsia" w:hAnsi="Times New Roman" w:cs="Times New Roman" w:hint="eastAsia"/>
          <w:sz w:val="22"/>
          <w:szCs w:val="22"/>
          <w:vertAlign w:val="subscript"/>
          <w:lang w:eastAsia="zh-CN"/>
        </w:rPr>
        <w:t>B</w:t>
      </w:r>
      <w:r w:rsidRPr="00F1577C">
        <w:rPr>
          <w:rFonts w:ascii="Times New Roman" w:eastAsiaTheme="minorEastAsia" w:hAnsi="Times New Roman" w:cs="Times New Roman" w:hint="eastAsia"/>
          <w:sz w:val="22"/>
          <w:szCs w:val="22"/>
          <w:lang w:eastAsia="zh-CN"/>
        </w:rPr>
        <w:t>是</w:t>
      </w:r>
      <w:r w:rsidRPr="00F1577C">
        <w:rPr>
          <w:rFonts w:ascii="Times New Roman" w:eastAsiaTheme="minorEastAsia" w:hAnsi="Times New Roman" w:cs="Times New Roman"/>
          <w:sz w:val="22"/>
          <w:szCs w:val="22"/>
          <w:lang w:eastAsia="zh-CN"/>
        </w:rPr>
        <w:t>反向树从终点生长的当前节点总数</w:t>
      </w:r>
      <w:r w:rsidRPr="00F1577C">
        <w:rPr>
          <w:rFonts w:ascii="Times New Roman" w:eastAsiaTheme="minorEastAsia" w:hAnsi="Times New Roman" w:cs="Times New Roman" w:hint="eastAsia"/>
          <w:sz w:val="22"/>
          <w:szCs w:val="22"/>
          <w:lang w:eastAsia="zh-CN"/>
        </w:rPr>
        <w:t>，</w:t>
      </w:r>
      <w:r w:rsidRPr="00F1577C">
        <w:rPr>
          <w:rFonts w:ascii="Times New Roman" w:eastAsiaTheme="minorEastAsia" w:hAnsi="Times New Roman" w:cs="Times New Roman" w:hint="eastAsia"/>
          <w:sz w:val="22"/>
          <w:szCs w:val="22"/>
          <w:lang w:eastAsia="zh-CN"/>
        </w:rPr>
        <w:t>N</w:t>
      </w:r>
      <w:r w:rsidRPr="00A40569">
        <w:rPr>
          <w:rFonts w:ascii="Times New Roman" w:eastAsiaTheme="minorEastAsia" w:hAnsi="Times New Roman" w:cs="Times New Roman" w:hint="eastAsia"/>
          <w:sz w:val="22"/>
          <w:szCs w:val="22"/>
          <w:vertAlign w:val="subscript"/>
          <w:lang w:eastAsia="zh-CN"/>
        </w:rPr>
        <w:t>A</w:t>
      </w:r>
      <w:r w:rsidRPr="00F1577C">
        <w:rPr>
          <w:rFonts w:ascii="Times New Roman" w:eastAsiaTheme="minorEastAsia" w:hAnsi="Times New Roman" w:cs="Times New Roman" w:hint="eastAsia"/>
          <w:sz w:val="22"/>
          <w:szCs w:val="22"/>
          <w:lang w:eastAsia="zh-CN"/>
        </w:rPr>
        <w:t>N</w:t>
      </w:r>
      <w:r w:rsidRPr="00EC525B">
        <w:rPr>
          <w:rFonts w:ascii="Times New Roman" w:eastAsiaTheme="minorEastAsia" w:hAnsi="Times New Roman" w:cs="Times New Roman" w:hint="eastAsia"/>
          <w:sz w:val="22"/>
          <w:szCs w:val="22"/>
          <w:vertAlign w:val="subscript"/>
          <w:lang w:eastAsia="zh-CN"/>
        </w:rPr>
        <w:t>B</w:t>
      </w:r>
      <w:r w:rsidRPr="00F1577C">
        <w:rPr>
          <w:rFonts w:ascii="Times New Roman" w:eastAsiaTheme="minorEastAsia" w:hAnsi="Times New Roman" w:cs="Times New Roman" w:hint="eastAsia"/>
          <w:sz w:val="22"/>
          <w:szCs w:val="22"/>
          <w:lang w:eastAsia="zh-CN"/>
        </w:rPr>
        <w:t>直接反应两棵树的生长规模</w:t>
      </w:r>
      <w:r>
        <w:rPr>
          <w:rFonts w:ascii="Times New Roman" w:eastAsiaTheme="minorEastAsia" w:hAnsi="Times New Roman" w:cs="Times New Roman" w:hint="eastAsia"/>
          <w:sz w:val="22"/>
          <w:szCs w:val="22"/>
          <w:lang w:eastAsia="zh-CN"/>
        </w:rPr>
        <w:t>，</w:t>
      </w:r>
      <w:r w:rsidRPr="00EC525B">
        <w:rPr>
          <w:rFonts w:ascii="Times New Roman" w:eastAsiaTheme="minorEastAsia" w:hAnsi="Times New Roman" w:cs="Times New Roman"/>
          <w:sz w:val="22"/>
          <w:szCs w:val="22"/>
          <w:lang w:eastAsia="zh-CN"/>
        </w:rPr>
        <w:t>表示该树在整体搜索中的贡献占比</w:t>
      </w:r>
      <w:r>
        <w:rPr>
          <w:rFonts w:eastAsiaTheme="minorEastAsia" w:hint="eastAsia"/>
          <w:lang w:eastAsia="zh-CN"/>
        </w:rPr>
        <w:t>。</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67" type="#_x0000_t75" style="width:365.85pt;height:20.8pt" o:ole="">
            <v:imagedata r:id="rId94" o:title=""/>
          </v:shape>
          <o:OLEObject Type="Embed" ProgID="Equation.DSMT4" ShapeID="_x0000_i1067" DrawAspect="Content" ObjectID="_1827604920" r:id="rId95"/>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r>
        <w:rPr>
          <w:rFonts w:eastAsiaTheme="minorEastAsia" w:hint="eastAsia"/>
          <w:lang w:eastAsia="zh-CN"/>
        </w:rPr>
        <w:t>c</w:t>
      </w:r>
      <w:r w:rsidRPr="00296567">
        <w:rPr>
          <w:rFonts w:eastAsiaTheme="minorEastAsia" w:hint="eastAsia"/>
          <w:vertAlign w:val="subscript"/>
          <w:lang w:eastAsia="zh-CN"/>
        </w:rPr>
        <w:t>best</w:t>
      </w:r>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68" type="#_x0000_t75" style="width:64.9pt;height:16.65pt" o:ole="">
            <v:imagedata r:id="rId96" o:title=""/>
          </v:shape>
          <o:OLEObject Type="Embed" ProgID="Equation.DSMT4" ShapeID="_x0000_i1068" DrawAspect="Content" ObjectID="_1827604921" r:id="rId97"/>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69" type="#_x0000_t75" style="width:43.7pt;height:29.55pt" o:ole="">
            <v:imagedata r:id="rId98" o:title=""/>
          </v:shape>
          <o:OLEObject Type="Embed" ProgID="Equation.DSMT4" ShapeID="_x0000_i1069" DrawAspect="Content" ObjectID="_1827604922" r:id="rId99"/>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70" type="#_x0000_t75" style="width:57pt;height:19.15pt" o:ole="">
            <v:imagedata r:id="rId100" o:title=""/>
          </v:shape>
          <o:OLEObject Type="Embed" ProgID="Equation.DSMT4" ShapeID="_x0000_i1070" DrawAspect="Content" ObjectID="_1827604923" r:id="rId101"/>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71" type="#_x0000_t75" style="width:413.7pt;height:22.05pt" o:ole="">
            <v:imagedata r:id="rId102" o:title=""/>
          </v:shape>
          <o:OLEObject Type="Embed" ProgID="Equation.DSMT4" ShapeID="_x0000_i1071" DrawAspect="Content" ObjectID="_1827604924" r:id="rId103"/>
        </w:object>
      </w:r>
    </w:p>
    <w:p w14:paraId="01F57C19" w14:textId="53576452"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w:t>
      </w:r>
      <w:r w:rsidR="00912D60">
        <w:rPr>
          <w:rFonts w:eastAsiaTheme="minorEastAsia" w:hint="eastAsia"/>
          <w:lang w:eastAsia="zh-CN"/>
        </w:rPr>
        <w:t xml:space="preserve">  </w:t>
      </w:r>
      <w:r w:rsidR="00294455" w:rsidRPr="00294455">
        <w:rPr>
          <w:rFonts w:eastAsiaTheme="minorEastAsia" w:hint="eastAsia"/>
          <w:lang w:eastAsia="zh-CN"/>
        </w:rPr>
        <w:t>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r w:rsidR="00294455">
        <w:rPr>
          <w:rFonts w:eastAsiaTheme="minorEastAsia" w:hint="eastAsia"/>
          <w:lang w:eastAsia="zh-CN"/>
        </w:rPr>
        <w:t>W</w:t>
      </w:r>
      <w:r w:rsidR="00294455" w:rsidRPr="00294455">
        <w:rPr>
          <w:rFonts w:eastAsiaTheme="minorEastAsia"/>
          <w:vertAlign w:val="subscript"/>
          <w:lang w:eastAsia="zh-CN"/>
        </w:rPr>
        <w:t>free</w:t>
      </w:r>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x</w:t>
      </w:r>
      <w:r w:rsidR="00E239F4" w:rsidRPr="00C771B3">
        <w:rPr>
          <w:rFonts w:eastAsiaTheme="minorEastAsia"/>
          <w:vertAlign w:val="subscript"/>
          <w:lang w:eastAsia="zh-CN"/>
        </w:rPr>
        <w:t>center</w:t>
      </w:r>
      <w:r w:rsidR="00E239F4" w:rsidRPr="00E239F4">
        <w:rPr>
          <w:rFonts w:eastAsiaTheme="minorEastAsia"/>
          <w:lang w:eastAsia="zh-CN"/>
        </w:rPr>
        <w:t xml:space="preserve"> </w:t>
      </w:r>
      <w:r w:rsidR="00E239F4" w:rsidRPr="00E239F4">
        <w:rPr>
          <w:rFonts w:eastAsiaTheme="minorEastAsia"/>
          <w:lang w:eastAsia="zh-CN"/>
        </w:rPr>
        <w:t>为中心的超椭球约束范围内</w:t>
      </w:r>
      <w:r w:rsidR="00294455" w:rsidRPr="00294455">
        <w:rPr>
          <w:rFonts w:eastAsiaTheme="minorEastAsia" w:hint="eastAsia"/>
          <w:lang w:eastAsia="zh-CN"/>
        </w:rPr>
        <w:t>（即从椭球中心到</w:t>
      </w:r>
      <w:r w:rsidR="00294455" w:rsidRPr="00294455">
        <w:rPr>
          <w:rFonts w:eastAsiaTheme="minorEastAsia"/>
          <w:lang w:eastAsia="zh-CN"/>
        </w:rPr>
        <w:t xml:space="preserve"> x </w:t>
      </w:r>
      <w:r w:rsidR="00294455" w:rsidRPr="00294455">
        <w:rPr>
          <w:rFonts w:eastAsiaTheme="minorEastAsia" w:hint="eastAsia"/>
          <w:lang w:eastAsia="zh-CN"/>
        </w:rPr>
        <w:t>的</w:t>
      </w:r>
      <w:r w:rsidR="00294455" w:rsidRPr="00294455">
        <w:rPr>
          <w:rFonts w:eastAsiaTheme="minorEastAsia"/>
          <w:lang w:eastAsia="zh-CN"/>
        </w:rPr>
        <w:t xml:space="preserve"> L-</w:t>
      </w:r>
      <w:r w:rsidR="00294455" w:rsidRPr="00294455">
        <w:rPr>
          <w:rFonts w:eastAsiaTheme="minorEastAsia" w:hint="eastAsia"/>
          <w:lang w:eastAsia="zh-CN"/>
        </w:rPr>
        <w:t>范数距离小于等于</w:t>
      </w:r>
      <w:r w:rsidR="00294455" w:rsidRPr="00294455">
        <w:rPr>
          <w:rFonts w:eastAsiaTheme="minorEastAsia"/>
          <w:lang w:eastAsia="zh-CN"/>
        </w:rPr>
        <w:t>1</w:t>
      </w:r>
      <w:r w:rsidR="00294455" w:rsidRPr="00294455">
        <w:rPr>
          <w:rFonts w:eastAsiaTheme="minorEastAsia" w:hint="eastAsia"/>
          <w:lang w:eastAsia="zh-CN"/>
        </w:rPr>
        <w:t>）</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72" type="#_x0000_t75" style="width:313.4pt;height:42.45pt" o:ole="">
            <v:imagedata r:id="rId104" o:title=""/>
          </v:shape>
          <o:OLEObject Type="Embed" ProgID="Equation.DSMT4" ShapeID="_x0000_i1072" DrawAspect="Content" ObjectID="_1827604925" r:id="rId105"/>
        </w:object>
      </w:r>
    </w:p>
    <w:p w14:paraId="3770C8F8" w14:textId="29D1C456" w:rsidR="00122769" w:rsidRDefault="00122769" w:rsidP="00122769">
      <w:pPr>
        <w:rPr>
          <w:rFonts w:eastAsiaTheme="minorEastAsia"/>
          <w:lang w:eastAsia="zh-CN"/>
        </w:rPr>
      </w:pPr>
      <w:r>
        <w:rPr>
          <w:rFonts w:eastAsiaTheme="minorEastAsia" w:hint="eastAsia"/>
          <w:lang w:eastAsia="zh-CN"/>
        </w:rPr>
        <w:t>其中</w:t>
      </w:r>
      <w:r w:rsidRPr="00122769">
        <w:rPr>
          <w:rFonts w:hint="eastAsia"/>
          <w:position w:val="-32"/>
        </w:rPr>
        <w:object w:dxaOrig="2640" w:dyaOrig="880" w14:anchorId="2CC06124">
          <v:shape id="_x0000_i1073" type="#_x0000_t75" style="width:111.1pt;height:37.05pt" o:ole="">
            <v:imagedata r:id="rId106" o:title=""/>
          </v:shape>
          <o:OLEObject Type="Embed" ProgID="Equation.DSMT4" ShapeID="_x0000_i1073" DrawAspect="Content" ObjectID="_1827604926" r:id="rId107"/>
        </w:object>
      </w:r>
      <w:r>
        <w:rPr>
          <w:rFonts w:eastAsiaTheme="minorEastAsia" w:hint="eastAsia"/>
          <w:lang w:eastAsia="zh-CN"/>
        </w:rPr>
        <w:t>为焦点中心</w:t>
      </w:r>
      <w:r w:rsidR="00950E52">
        <w:rPr>
          <w:rFonts w:eastAsiaTheme="minorEastAsia" w:hint="eastAsia"/>
          <w:lang w:eastAsia="zh-CN"/>
        </w:rPr>
        <w:t>，超椭球体绘制时所用参数：焦距</w:t>
      </w:r>
      <w:r w:rsidR="00950E52">
        <w:rPr>
          <w:rFonts w:eastAsiaTheme="minorEastAsia" w:hint="eastAsia"/>
          <w:lang w:eastAsia="zh-CN"/>
        </w:rPr>
        <w:t>Cmin</w: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19"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74" type="#_x0000_t75" style="width:381.65pt;height:42.45pt" o:ole="">
            <v:imagedata r:id="rId108" o:title=""/>
          </v:shape>
          <o:OLEObject Type="Embed" ProgID="Equation.DSMT4" ShapeID="_x0000_i1074" DrawAspect="Content" ObjectID="_1827604927" r:id="rId109"/>
        </w:object>
      </w:r>
      <w:bookmarkEnd w:id="19"/>
    </w:p>
    <w:p w14:paraId="53A9CAEE" w14:textId="2E1F562B" w:rsidR="00DE3803" w:rsidRDefault="00DE3803" w:rsidP="00DE3803">
      <w:pPr>
        <w:rPr>
          <w:rFonts w:eastAsiaTheme="minorEastAsia"/>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r>
        <w:rPr>
          <w:rFonts w:eastAsiaTheme="minorEastAsia" w:hint="eastAsia"/>
          <w:lang w:eastAsia="zh-CN"/>
        </w:rPr>
        <w:t>c</w:t>
      </w:r>
      <w:r w:rsidRPr="00DE3803">
        <w:rPr>
          <w:rFonts w:eastAsiaTheme="minorEastAsia" w:hint="eastAsia"/>
          <w:vertAlign w:val="subscript"/>
          <w:lang w:eastAsia="zh-CN"/>
        </w:rPr>
        <w:t>min</w:t>
      </w:r>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75" type="#_x0000_t75" style="width:127.35pt;height:18.3pt" o:ole="">
            <v:imagedata r:id="rId110" o:title=""/>
          </v:shape>
          <o:OLEObject Type="Embed" ProgID="Equation.DSMT4" ShapeID="_x0000_i1075" DrawAspect="Content" ObjectID="_1827604928" r:id="rId111"/>
        </w:object>
      </w:r>
      <w:r w:rsidR="00D3756B">
        <w:rPr>
          <w:rFonts w:eastAsiaTheme="minorEastAsia" w:hint="eastAsia"/>
          <w:lang w:eastAsia="zh-CN"/>
        </w:rPr>
        <w:t>确保超椭球体不会退化成点或线段</w:t>
      </w:r>
      <w:r>
        <w:rPr>
          <w:rFonts w:ascii="宋体" w:eastAsia="宋体" w:hAnsi="宋体" w:cs="宋体" w:hint="eastAsia"/>
          <w:lang w:eastAsia="zh-CN"/>
        </w:rPr>
        <w:t>，</w:t>
      </w:r>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r>
        <w:rPr>
          <w:rFonts w:eastAsiaTheme="minorEastAsia" w:hint="eastAsia"/>
          <w:lang w:eastAsia="zh-CN"/>
        </w:rPr>
        <w:t>如式</w:t>
      </w:r>
      <w:r>
        <w:rPr>
          <w:rFonts w:eastAsiaTheme="minorEastAsia" w:hint="eastAsia"/>
          <w:lang w:eastAsia="zh-CN"/>
        </w:rPr>
        <w:t>15</w:t>
      </w:r>
      <w:r>
        <w:rPr>
          <w:rFonts w:eastAsiaTheme="minorEastAsia" w:hint="eastAsia"/>
          <w:lang w:eastAsia="zh-CN"/>
        </w:rPr>
        <w:t>：</w:t>
      </w:r>
    </w:p>
    <w:p w14:paraId="070B38CD" w14:textId="382201BA" w:rsidR="00DE3803" w:rsidRDefault="00B46EFA" w:rsidP="00DE3803">
      <w:pPr>
        <w:pStyle w:val="ac"/>
        <w:keepNext/>
        <w:jc w:val="right"/>
      </w:pPr>
      <w:r w:rsidRPr="00B46EFA">
        <w:rPr>
          <w:rFonts w:hint="eastAsia"/>
          <w:position w:val="-24"/>
        </w:rPr>
        <w:object w:dxaOrig="7740" w:dyaOrig="560" w14:anchorId="548ED63B">
          <v:shape id="_x0000_i1076" type="#_x0000_t75" style="width:325.45pt;height:23.7pt" o:ole="">
            <v:imagedata r:id="rId112" o:title=""/>
          </v:shape>
          <o:OLEObject Type="Embed" ProgID="Equation.DSMT4" ShapeID="_x0000_i1076" DrawAspect="Content" ObjectID="_1827604929" r:id="rId113"/>
        </w:object>
      </w:r>
    </w:p>
    <w:p w14:paraId="37C8B4ED" w14:textId="510E0FF6" w:rsidR="00DE3803" w:rsidRPr="00B46EFA" w:rsidRDefault="00B46EFA" w:rsidP="00B46EFA">
      <w:pPr>
        <w:rPr>
          <w:lang w:eastAsia="zh-CN"/>
        </w:rPr>
      </w:pPr>
      <w:r>
        <w:rPr>
          <w:rFonts w:eastAsiaTheme="minorEastAsia" w:hint="eastAsia"/>
          <w:lang w:eastAsia="zh-CN"/>
        </w:rPr>
        <w:t>关于动态规划绘制的超椭球体绘制的主要依据参数即长轴</w:t>
      </w:r>
      <w:r w:rsidRPr="00B46EFA">
        <w:rPr>
          <w:rFonts w:hint="eastAsia"/>
          <w:position w:val="-14"/>
        </w:rPr>
        <w:object w:dxaOrig="1300" w:dyaOrig="440" w14:anchorId="73988D72">
          <v:shape id="_x0000_i1077" type="#_x0000_t75" style="width:54.95pt;height:18.3pt" o:ole="">
            <v:imagedata r:id="rId114" o:title=""/>
          </v:shape>
          <o:OLEObject Type="Embed" ProgID="Equation.DSMT4" ShapeID="_x0000_i1077" DrawAspect="Content" ObjectID="_1827604930" r:id="rId115"/>
        </w:object>
      </w:r>
      <w:r>
        <w:rPr>
          <w:rFonts w:ascii="宋体" w:eastAsia="宋体" w:hAnsi="宋体" w:cs="宋体" w:hint="eastAsia"/>
          <w:lang w:eastAsia="zh-CN"/>
        </w:rPr>
        <w:t>，短轴</w:t>
      </w:r>
      <w:r w:rsidR="001755C7" w:rsidRPr="001755C7">
        <w:rPr>
          <w:rFonts w:hint="eastAsia"/>
          <w:position w:val="-24"/>
        </w:rPr>
        <w:object w:dxaOrig="1780" w:dyaOrig="639" w14:anchorId="50285149">
          <v:shape id="_x0000_i1078" type="#_x0000_t75" style="width:74.9pt;height:26.65pt" o:ole="">
            <v:imagedata r:id="rId116" o:title=""/>
          </v:shape>
          <o:OLEObject Type="Embed" ProgID="Equation.DSMT4" ShapeID="_x0000_i1078" DrawAspect="Content" ObjectID="_1827604931" r:id="rId117"/>
        </w:object>
      </w:r>
      <w:r w:rsidR="00A35680">
        <w:rPr>
          <w:rFonts w:ascii="宋体" w:eastAsia="宋体" w:hAnsi="宋体" w:cs="宋体" w:hint="eastAsia"/>
          <w:lang w:eastAsia="zh-CN"/>
        </w:rPr>
        <w:t>。</w:t>
      </w:r>
    </w:p>
    <w:p w14:paraId="1DC2919B" w14:textId="2AF9511F" w:rsidR="005D5603" w:rsidRPr="00C25CE3" w:rsidRDefault="001E4E27" w:rsidP="00912D60">
      <w:pPr>
        <w:rPr>
          <w:rFonts w:eastAsia="黑体"/>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再次，通过引入双向树自适应约束策略，进一步提高搜索的连通效率，避免双树在高密度区域过度细化，从而保持高效且稳定的扩展速度</w:t>
      </w:r>
      <w:r w:rsidR="00C25CE3">
        <w:rPr>
          <w:rFonts w:eastAsia="黑体" w:hint="eastAsia"/>
          <w:lang w:eastAsia="zh-CN"/>
        </w:rPr>
        <w:t>,</w:t>
      </w:r>
      <w:r w:rsidR="005D5603">
        <w:rPr>
          <w:rFonts w:ascii="宋体" w:eastAsia="宋体" w:hAnsi="宋体" w:cs="宋体" w:hint="eastAsia"/>
          <w:lang w:eastAsia="zh-CN"/>
        </w:rPr>
        <w:t>故在双向规划的框架中，对于任意一个方向（以起点侧为例），知情子集定义为：</w:t>
      </w:r>
    </w:p>
    <w:bookmarkStart w:id="20" w:name="OLE_LINK14"/>
    <w:p w14:paraId="4C58A25A" w14:textId="77777777" w:rsidR="005D5603" w:rsidRDefault="005D5603" w:rsidP="005D5603">
      <w:pPr>
        <w:pStyle w:val="ac"/>
        <w:keepNext/>
        <w:jc w:val="right"/>
      </w:pPr>
      <w:r w:rsidRPr="0020579E">
        <w:rPr>
          <w:rFonts w:hint="eastAsia"/>
          <w:position w:val="-22"/>
        </w:rPr>
        <w:object w:dxaOrig="8340" w:dyaOrig="600" w14:anchorId="05D8A12E">
          <v:shape id="_x0000_i1079" type="#_x0000_t75" style="width:350.85pt;height:24.55pt" o:ole="">
            <v:imagedata r:id="rId118" o:title=""/>
          </v:shape>
          <o:OLEObject Type="Embed" ProgID="Equation.DSMT4" ShapeID="_x0000_i1079" DrawAspect="Content" ObjectID="_1827604932" r:id="rId119"/>
        </w:object>
      </w:r>
      <w:bookmarkEnd w:id="20"/>
    </w:p>
    <w:p w14:paraId="7F5935A0" w14:textId="77777777" w:rsidR="005D5603" w:rsidRPr="00F6786D" w:rsidDel="0020579E" w:rsidRDefault="005D5603" w:rsidP="005D5603">
      <w:pPr>
        <w:numPr>
          <w:ilvl w:val="0"/>
          <w:numId w:val="7"/>
        </w:numPr>
        <w:rPr>
          <w:del w:id="21"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80" type="#_x0000_t75" style="width:31.2pt;height:16.25pt" o:ole="">
            <v:imagedata r:id="rId120" o:title=""/>
          </v:shape>
          <o:OLEObject Type="Embed" ProgID="Equation.DSMT4" ShapeID="_x0000_i1080" DrawAspect="Content" ObjectID="_1827604933" r:id="rId121"/>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81" type="#_x0000_t75" style="width:27.05pt;height:15.4pt" o:ole="">
            <v:imagedata r:id="rId122" o:title=""/>
          </v:shape>
          <o:OLEObject Type="Embed" ProgID="Equation.DSMT4" ShapeID="_x0000_i1081" DrawAspect="Content" ObjectID="_1827604934" r:id="rId123"/>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82" type="#_x0000_t75" style="width:40.35pt;height:13.3pt" o:ole="">
            <v:imagedata r:id="rId124" o:title=""/>
          </v:shape>
          <o:OLEObject Type="Embed" ProgID="Equation.DSMT4" ShapeID="_x0000_i1082" DrawAspect="Content" ObjectID="_1827604935" r:id="rId125"/>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22"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lastRenderedPageBreak/>
        <w:t>最终双向知情采样区域为两集合并：</w:t>
      </w:r>
    </w:p>
    <w:p w14:paraId="4A72E5E1" w14:textId="77777777" w:rsidR="005D5603" w:rsidRDefault="005D5603" w:rsidP="00821371">
      <w:pPr>
        <w:ind w:firstLine="232"/>
        <w:jc w:val="center"/>
        <w:rPr>
          <w:ins w:id="23" w:author="兴雨 郭" w:date="2025-11-30T22:08:00Z" w16du:dateUtc="2025-11-30T14:08:00Z"/>
          <w:rFonts w:eastAsiaTheme="minorEastAsia"/>
          <w:lang w:eastAsia="zh-CN"/>
        </w:rPr>
      </w:pPr>
      <w:r w:rsidRPr="0020579E">
        <w:rPr>
          <w:rFonts w:hint="eastAsia"/>
          <w:position w:val="-14"/>
        </w:rPr>
        <w:object w:dxaOrig="2860" w:dyaOrig="440" w14:anchorId="4A2102C1">
          <v:shape id="_x0000_i1083" type="#_x0000_t75" style="width:121.1pt;height:18.3pt" o:ole="">
            <v:imagedata r:id="rId126" o:title=""/>
          </v:shape>
          <o:OLEObject Type="Embed" ProgID="Equation.DSMT4" ShapeID="_x0000_i1083" DrawAspect="Content" ObjectID="_1827604936" r:id="rId127"/>
        </w:object>
      </w:r>
    </w:p>
    <w:p w14:paraId="34E9CEDE" w14:textId="77777777" w:rsidR="005D5603" w:rsidRDefault="005D5603" w:rsidP="00821371">
      <w:pPr>
        <w:rPr>
          <w:rFonts w:ascii="宋体" w:eastAsia="宋体" w:hAnsi="宋体" w:cs="宋体" w:hint="eastAsia"/>
          <w:lang w:eastAsia="zh-CN"/>
        </w:rPr>
      </w:pPr>
      <w:r w:rsidRPr="00171B66">
        <w:rPr>
          <w:rFonts w:ascii="宋体" w:eastAsia="宋体" w:hAnsi="宋体" w:cs="宋体" w:hint="eastAsia"/>
          <w:lang w:eastAsia="zh-CN"/>
        </w:rPr>
        <w:t>其几何形状对应为两个独立构建的</w:t>
      </w:r>
      <w:r w:rsidRPr="00171B66">
        <w:rPr>
          <w:rFonts w:ascii="宋体" w:eastAsia="宋体" w:hAnsi="宋体" w:cs="宋体"/>
          <w:lang w:eastAsia="zh-CN"/>
        </w:rPr>
        <w:t xml:space="preserve"> </w:t>
      </w:r>
      <w:bookmarkStart w:id="24" w:name="OLE_LINK15"/>
      <w:r w:rsidRPr="005B7F8E">
        <w:rPr>
          <w:rFonts w:eastAsia="宋体"/>
          <w:lang w:eastAsia="zh-CN"/>
        </w:rPr>
        <w:t xml:space="preserve">m </w:t>
      </w:r>
      <w:r w:rsidRPr="00171B66">
        <w:rPr>
          <w:rFonts w:ascii="宋体" w:eastAsia="宋体" w:hAnsi="宋体" w:cs="宋体" w:hint="eastAsia"/>
          <w:lang w:eastAsia="zh-CN"/>
        </w:rPr>
        <w:t>维超椭球体</w:t>
      </w:r>
      <w:bookmarkEnd w:id="24"/>
      <w:r>
        <w:rPr>
          <w:rFonts w:ascii="宋体" w:eastAsia="宋体" w:hAnsi="宋体" w:cs="宋体" w:hint="eastAsia"/>
          <w:lang w:eastAsia="zh-CN"/>
        </w:rPr>
        <w:t>,如下图</w:t>
      </w:r>
    </w:p>
    <w:p w14:paraId="08B1E43B" w14:textId="77777777" w:rsidR="005D5603" w:rsidRDefault="005D5603" w:rsidP="00821371">
      <w:pPr>
        <w:jc w:val="center"/>
        <w:rPr>
          <w:ins w:id="25" w:author="兴雨 郭" w:date="2025-11-30T22:10:00Z" w16du:dateUtc="2025-11-30T14:10:00Z"/>
          <w:rFonts w:eastAsia="黑体"/>
          <w:lang w:eastAsia="zh-CN"/>
        </w:rPr>
      </w:pPr>
      <w:r>
        <w:rPr>
          <w:rFonts w:ascii="宋体" w:eastAsia="宋体" w:hAnsi="宋体" w:cs="宋体"/>
          <w:noProof/>
          <w:lang w:eastAsia="zh-CN"/>
        </w:rPr>
        <w:drawing>
          <wp:inline distT="0" distB="0" distL="0" distR="0" wp14:anchorId="6BA109BE" wp14:editId="095826D9">
            <wp:extent cx="2441050" cy="1525177"/>
            <wp:effectExtent l="0" t="0" r="0" b="0"/>
            <wp:docPr id="19066708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454970" cy="1533874"/>
                    </a:xfrm>
                    <a:prstGeom prst="rect">
                      <a:avLst/>
                    </a:prstGeom>
                    <a:noFill/>
                    <a:ln>
                      <a:noFill/>
                    </a:ln>
                  </pic:spPr>
                </pic:pic>
              </a:graphicData>
            </a:graphic>
          </wp:inline>
        </w:drawing>
      </w:r>
    </w:p>
    <w:p w14:paraId="2B8D6D26" w14:textId="77777777" w:rsidR="005D5603" w:rsidRDefault="005D5603" w:rsidP="00821371">
      <w:pPr>
        <w:jc w:val="center"/>
        <w:rPr>
          <w:rFonts w:ascii="宋体" w:eastAsia="宋体" w:hAnsi="宋体" w:cs="宋体" w:hint="eastAsia"/>
          <w:lang w:eastAsia="zh-CN"/>
        </w:rPr>
      </w:pPr>
      <w:r>
        <w:rPr>
          <w:rFonts w:ascii="宋体" w:eastAsia="宋体" w:hAnsi="宋体" w:cs="宋体" w:hint="eastAsia"/>
          <w:lang w:eastAsia="zh-CN"/>
        </w:rPr>
        <w:t xml:space="preserve">图1 </w:t>
      </w:r>
      <w:r w:rsidRPr="00171B66">
        <w:rPr>
          <w:rFonts w:ascii="宋体" w:eastAsia="宋体" w:hAnsi="宋体" w:cs="宋体"/>
          <w:lang w:eastAsia="zh-CN"/>
        </w:rPr>
        <w:t xml:space="preserve">m </w:t>
      </w:r>
      <w:r w:rsidRPr="00171B66">
        <w:rPr>
          <w:rFonts w:ascii="宋体" w:eastAsia="宋体" w:hAnsi="宋体" w:cs="宋体" w:hint="eastAsia"/>
          <w:lang w:eastAsia="zh-CN"/>
        </w:rPr>
        <w:t>维超椭球体</w:t>
      </w:r>
    </w:p>
    <w:p w14:paraId="0E482341" w14:textId="77777777" w:rsidR="00161549" w:rsidRDefault="00161549" w:rsidP="005B7F8E">
      <w:pPr>
        <w:ind w:firstLine="720"/>
        <w:rPr>
          <w:rFonts w:eastAsiaTheme="minorEastAsia"/>
          <w:lang w:eastAsia="zh-CN"/>
        </w:rPr>
      </w:pPr>
    </w:p>
    <w:p w14:paraId="2449416A" w14:textId="7B995F05" w:rsidR="00B312B8" w:rsidRPr="00C074A3" w:rsidRDefault="00B312B8" w:rsidP="00C074A3">
      <w:pPr>
        <w:pStyle w:val="a6"/>
        <w:numPr>
          <w:ilvl w:val="1"/>
          <w:numId w:val="14"/>
        </w:numPr>
        <w:rPr>
          <w:rFonts w:eastAsiaTheme="minorEastAsia"/>
          <w:lang w:eastAsia="zh-CN"/>
        </w:rPr>
      </w:pPr>
      <w:r>
        <w:rPr>
          <w:rFonts w:eastAsia="黑体" w:hint="eastAsia"/>
          <w:lang w:eastAsia="zh-CN"/>
        </w:rPr>
        <w:t>SC-RRT</w:t>
      </w:r>
    </w:p>
    <w:p w14:paraId="5E4C0713" w14:textId="36C9693A" w:rsidR="003B6AFF" w:rsidRDefault="00B312B8" w:rsidP="00EA01BF">
      <w:pPr>
        <w:ind w:firstLine="720"/>
        <w:rPr>
          <w:rFonts w:eastAsiaTheme="minorEastAsia"/>
          <w:lang w:eastAsia="zh-CN"/>
        </w:rPr>
      </w:pPr>
      <w:r w:rsidRPr="00B312B8">
        <w:rPr>
          <w:rFonts w:eastAsiaTheme="minorEastAsia" w:hint="eastAsia"/>
          <w:lang w:eastAsia="zh-CN"/>
        </w:rPr>
        <w:t>所提出的算法</w:t>
      </w:r>
      <w:r w:rsidR="00BD2749">
        <w:rPr>
          <w:rFonts w:eastAsiaTheme="minorEastAsia" w:hint="eastAsia"/>
          <w:lang w:eastAsia="zh-CN"/>
        </w:rPr>
        <w:t>通过对路径总代价预估中增加在线学习框架实现误差补偿后，以及增加帕累托支配最优解点优化实现路径曲折度量化标准，实现更精确的知情子集采样约束绘制，并将全局路径规划分为双向树行为进行规划的过程，且</w:t>
      </w:r>
      <w:r w:rsidR="00D3098C" w:rsidRPr="00D3098C">
        <w:rPr>
          <w:rFonts w:hint="eastAsia"/>
          <w:position w:val="-16"/>
        </w:rPr>
        <w:object w:dxaOrig="1260" w:dyaOrig="460" w14:anchorId="3808C694">
          <v:shape id="_x0000_i1084" type="#_x0000_t75" style="width:52.85pt;height:19.55pt" o:ole="">
            <v:imagedata r:id="rId129" o:title=""/>
          </v:shape>
          <o:OLEObject Type="Embed" ProgID="Equation.DSMT4" ShapeID="_x0000_i1084" DrawAspect="Content" ObjectID="_1827604937" r:id="rId130"/>
        </w:object>
      </w:r>
      <w:r w:rsidR="00F627E0">
        <w:rPr>
          <w:rFonts w:ascii="宋体" w:eastAsia="宋体" w:hAnsi="宋体" w:cs="宋体" w:hint="eastAsia"/>
          <w:lang w:eastAsia="zh-CN"/>
        </w:rPr>
        <w:t>的关系</w:t>
      </w:r>
      <w:r w:rsidR="00F627E0" w:rsidRPr="00F627E0">
        <w:rPr>
          <w:rFonts w:ascii="宋体" w:eastAsia="宋体" w:hAnsi="宋体" w:cs="宋体"/>
          <w:lang w:eastAsia="zh-CN"/>
        </w:rPr>
        <w:t>非对称性使受阻方向获得更多采样，加速突破瓶颈</w:t>
      </w:r>
      <w:r w:rsidR="00F627E0">
        <w:rPr>
          <w:rFonts w:ascii="宋体" w:eastAsia="宋体" w:hAnsi="宋体" w:cs="宋体" w:hint="eastAsia"/>
          <w:lang w:eastAsia="zh-CN"/>
        </w:rPr>
        <w:t>，并基于质心与</w:t>
      </w:r>
      <w:r w:rsidR="00F627E0">
        <w:rPr>
          <w:rFonts w:eastAsiaTheme="minorEastAsia" w:hint="eastAsia"/>
          <w:lang w:eastAsia="zh-CN"/>
        </w:rPr>
        <w:t>规模权重的交叉权重选定汇合点后进行自适应双向超椭球体的绘制，称为</w:t>
      </w:r>
      <w:r w:rsidR="00F627E0">
        <w:rPr>
          <w:rFonts w:eastAsiaTheme="minorEastAsia" w:hint="eastAsia"/>
          <w:lang w:eastAsia="zh-CN"/>
        </w:rPr>
        <w:t>SC-RRT</w:t>
      </w:r>
      <w:r w:rsidR="00F627E0" w:rsidRPr="00B312B8">
        <w:rPr>
          <w:rFonts w:eastAsiaTheme="minorEastAsia" w:hint="eastAsia"/>
          <w:lang w:eastAsia="zh-CN"/>
        </w:rPr>
        <w:t>。</w:t>
      </w:r>
      <w:r w:rsidRPr="00B312B8">
        <w:rPr>
          <w:rFonts w:eastAsiaTheme="minorEastAsia" w:hint="eastAsia"/>
          <w:lang w:eastAsia="zh-CN"/>
        </w:rPr>
        <w:t>其伪代码见算法</w:t>
      </w:r>
      <w:r w:rsidR="00F627E0">
        <w:rPr>
          <w:rFonts w:eastAsiaTheme="minorEastAsia" w:hint="eastAsia"/>
          <w:lang w:eastAsia="zh-CN"/>
        </w:rPr>
        <w:t>1</w:t>
      </w:r>
      <w:r w:rsidRPr="00B312B8">
        <w:rPr>
          <w:rFonts w:eastAsiaTheme="minorEastAsia" w:hint="eastAsia"/>
          <w:lang w:eastAsia="zh-CN"/>
        </w:rPr>
        <w:t>。它的结构与</w:t>
      </w:r>
      <w:r w:rsidR="003B6AFF">
        <w:rPr>
          <w:rFonts w:eastAsiaTheme="minorEastAsia" w:hint="eastAsia"/>
          <w:lang w:eastAsia="zh-CN"/>
        </w:rPr>
        <w:t>Informed-</w:t>
      </w:r>
      <w:r w:rsidRPr="00B312B8">
        <w:rPr>
          <w:rFonts w:eastAsiaTheme="minorEastAsia"/>
          <w:lang w:eastAsia="zh-CN"/>
        </w:rPr>
        <w:t>RRT</w:t>
      </w:r>
      <w:r w:rsidRPr="00B312B8">
        <w:rPr>
          <w:rFonts w:eastAsiaTheme="minorEastAsia" w:hint="eastAsia"/>
          <w:lang w:eastAsia="zh-CN"/>
        </w:rPr>
        <w:t>相似，只是算法</w:t>
      </w:r>
      <w:r w:rsidR="003B6AFF">
        <w:rPr>
          <w:rFonts w:eastAsiaTheme="minorEastAsia" w:hint="eastAsia"/>
          <w:lang w:eastAsia="zh-CN"/>
        </w:rPr>
        <w:t>1</w:t>
      </w:r>
      <w:r w:rsidRPr="00B312B8">
        <w:rPr>
          <w:rFonts w:eastAsiaTheme="minorEastAsia" w:hint="eastAsia"/>
          <w:lang w:eastAsia="zh-CN"/>
        </w:rPr>
        <w:t>中增加了</w:t>
      </w:r>
      <w:r w:rsidR="003B6AFF">
        <w:rPr>
          <w:rFonts w:eastAsiaTheme="minorEastAsia" w:hint="eastAsia"/>
          <w:lang w:eastAsia="zh-CN"/>
        </w:rPr>
        <w:t>对路径代价预估的误差补偿，实现更为精确的双向知情子集绘制，避免采样范围虚大或过小导致陷入局部最优解。</w:t>
      </w:r>
      <w:r w:rsidRPr="00B312B8">
        <w:rPr>
          <w:rFonts w:eastAsiaTheme="minorEastAsia" w:hint="eastAsia"/>
          <w:lang w:eastAsia="zh-CN"/>
        </w:rPr>
        <w:t>与</w:t>
      </w:r>
      <w:r w:rsidRPr="00B312B8">
        <w:rPr>
          <w:rFonts w:eastAsiaTheme="minorEastAsia"/>
          <w:lang w:eastAsia="zh-CN"/>
        </w:rPr>
        <w:t xml:space="preserve"> RRT </w:t>
      </w:r>
      <w:r w:rsidRPr="00B312B8">
        <w:rPr>
          <w:rFonts w:eastAsiaTheme="minorEastAsia" w:hint="eastAsia"/>
          <w:lang w:eastAsia="zh-CN"/>
        </w:rPr>
        <w:t>和</w:t>
      </w:r>
      <w:r w:rsidRPr="00B312B8">
        <w:rPr>
          <w:rFonts w:eastAsiaTheme="minorEastAsia"/>
          <w:lang w:eastAsia="zh-CN"/>
        </w:rPr>
        <w:t xml:space="preserve"> Informed RRT* </w:t>
      </w:r>
      <w:r w:rsidRPr="00B312B8">
        <w:rPr>
          <w:rFonts w:eastAsiaTheme="minorEastAsia" w:hint="eastAsia"/>
          <w:lang w:eastAsia="zh-CN"/>
        </w:rPr>
        <w:t>不同，</w:t>
      </w:r>
      <w:r w:rsidR="003B6AFF">
        <w:rPr>
          <w:rFonts w:eastAsiaTheme="minorEastAsia" w:hint="eastAsia"/>
          <w:lang w:eastAsia="zh-CN"/>
        </w:rPr>
        <w:t>SC-</w:t>
      </w:r>
      <w:r w:rsidRPr="00B312B8">
        <w:rPr>
          <w:rFonts w:eastAsiaTheme="minorEastAsia"/>
          <w:lang w:eastAsia="zh-CN"/>
        </w:rPr>
        <w:t xml:space="preserve"> RRT </w:t>
      </w:r>
      <w:r w:rsidRPr="00B312B8">
        <w:rPr>
          <w:rFonts w:eastAsiaTheme="minorEastAsia" w:hint="eastAsia"/>
          <w:lang w:eastAsia="zh-CN"/>
        </w:rPr>
        <w:t>旨在生成路径，同时平衡收敛时间和路径长度，无需计算需精炼的初始路径。</w:t>
      </w:r>
      <w:r w:rsidR="003B6AFF" w:rsidRPr="00EB0124">
        <w:rPr>
          <w:rFonts w:eastAsiaTheme="minorEastAsia"/>
          <w:lang w:eastAsia="zh-CN"/>
        </w:rPr>
        <w:t>实现探索与利用的自然平衡。</w:t>
      </w:r>
    </w:p>
    <w:p w14:paraId="61F9170D" w14:textId="1BD83A10" w:rsidR="00D3098C" w:rsidRDefault="0047798F" w:rsidP="00D3098C">
      <w:pPr>
        <w:ind w:firstLine="720"/>
        <w:rPr>
          <w:rFonts w:ascii="宋体" w:eastAsia="宋体" w:hAnsi="宋体" w:cs="宋体" w:hint="eastAsia"/>
          <w:lang w:eastAsia="zh-CN"/>
        </w:rPr>
      </w:pPr>
      <w:r w:rsidRPr="0047798F">
        <w:rPr>
          <w:rFonts w:ascii="宋体" w:eastAsia="宋体" w:hAnsi="宋体" w:cs="宋体" w:hint="eastAsia"/>
          <w:lang w:eastAsia="zh-CN"/>
        </w:rPr>
        <w:t>本研究所提出的算法与现有方法不同，因为算</w:t>
      </w:r>
      <w:r w:rsidRPr="00FC2A26">
        <w:rPr>
          <w:rFonts w:eastAsiaTheme="minorEastAsia" w:hint="eastAsia"/>
          <w:lang w:eastAsia="zh-CN"/>
        </w:rPr>
        <w:t>法采用非对称双椭球体约束机制动态调整采样空间。具体而言，当迭代次数达到预设更新间隔时，系统通过势场驱动的会合点计算模块（</w:t>
      </w:r>
      <w:r w:rsidRPr="00FC2A26">
        <w:rPr>
          <w:rFonts w:eastAsiaTheme="minorEastAsia"/>
          <w:lang w:eastAsia="zh-CN"/>
        </w:rPr>
        <w:t>calculatePotentialMeetPoint</w:t>
      </w:r>
      <w:r w:rsidRPr="00FC2A26">
        <w:rPr>
          <w:rFonts w:eastAsiaTheme="minorEastAsia" w:hint="eastAsia"/>
          <w:lang w:eastAsia="zh-CN"/>
        </w:rPr>
        <w:t>）实时确定动态焦点</w:t>
      </w:r>
      <m:oMath>
        <m:sSub>
          <m:sSubPr>
            <m:ctrlPr>
              <w:rPr>
                <w:rFonts w:ascii="Cambria Math" w:hAnsi="Cambria Math"/>
                <w:lang w:eastAsia="zh-CN"/>
              </w:rPr>
            </m:ctrlPr>
          </m:sSubPr>
          <m:e>
            <m:r>
              <w:rPr>
                <w:rFonts w:ascii="Cambria Math" w:hAnsi="Cambria Math"/>
                <w:lang w:eastAsia="zh-CN"/>
              </w:rPr>
              <m:t>x</m:t>
            </m:r>
          </m:e>
          <m:sub>
            <m:r>
              <m:rPr>
                <m:nor/>
              </m:rPr>
              <w:rPr>
                <w:lang w:eastAsia="zh-CN"/>
              </w:rPr>
              <m:t>meet</m:t>
            </m:r>
          </m:sub>
        </m:sSub>
      </m:oMath>
      <w:r w:rsidRPr="0047798F">
        <w:rPr>
          <w:rFonts w:ascii="宋体" w:eastAsia="宋体" w:hAnsi="宋体" w:cs="宋体" w:hint="eastAsia"/>
          <w:lang w:eastAsia="zh-CN"/>
        </w:rPr>
        <w:t>。</w:t>
      </w:r>
      <w:r w:rsidRPr="0047798F">
        <w:rPr>
          <w:rFonts w:ascii="宋体" w:eastAsia="宋体" w:hAnsi="宋体" w:cs="宋体"/>
          <w:lang w:eastAsia="zh-CN"/>
        </w:rPr>
        <w:t>该模块基于两棵树的有效质心</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A</m:t>
            </m:r>
          </m:sub>
        </m:sSub>
      </m:oMath>
      <w:r w:rsidRPr="0047798F">
        <w:rPr>
          <w:rFonts w:ascii="宋体" w:eastAsia="宋体" w:hAnsi="宋体" w:cs="宋体"/>
          <w:lang w:eastAsia="zh-CN"/>
        </w:rPr>
        <w:t>和</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B</m:t>
            </m:r>
          </m:sub>
        </m:sSub>
      </m:oMath>
      <w:r w:rsidRPr="0047798F">
        <w:rPr>
          <w:rFonts w:ascii="宋体" w:eastAsia="宋体" w:hAnsi="宋体" w:cs="宋体"/>
          <w:lang w:eastAsia="zh-CN"/>
        </w:rPr>
        <w:t>，采用交叉加权策略计算会合点</w:t>
      </w:r>
      <w:r w:rsidRPr="0047798F">
        <w:rPr>
          <w:rFonts w:ascii="宋体" w:eastAsia="宋体" w:hAnsi="宋体" w:cs="宋体" w:hint="eastAsia"/>
          <w:lang w:eastAsia="zh-CN"/>
        </w:rPr>
        <w:t>。随后，通</w:t>
      </w:r>
      <w:r w:rsidRPr="00FC2A26">
        <w:rPr>
          <w:rFonts w:eastAsiaTheme="minorEastAsia" w:hint="eastAsia"/>
          <w:lang w:eastAsia="zh-CN"/>
        </w:rPr>
        <w:t>过双椭球参数计算模块（</w:t>
      </w:r>
      <w:r w:rsidRPr="00FC2A26">
        <w:rPr>
          <w:rFonts w:eastAsiaTheme="minorEastAsia"/>
          <w:lang w:eastAsia="zh-CN"/>
        </w:rPr>
        <w:t>calculateDualEllipsoidParams</w:t>
      </w:r>
      <w:r w:rsidRPr="00FC2A26">
        <w:rPr>
          <w:rFonts w:eastAsiaTheme="minorEastAsia" w:hint="eastAsia"/>
          <w:lang w:eastAsia="zh-CN"/>
        </w:rPr>
        <w:t>）遍历树节点，</w:t>
      </w:r>
      <w:r w:rsidR="00EA01BF" w:rsidRPr="00FC2A26">
        <w:rPr>
          <w:rFonts w:eastAsiaTheme="minorEastAsia" w:hint="eastAsia"/>
          <w:lang w:eastAsia="zh-CN"/>
        </w:rPr>
        <w:t>此外</w:t>
      </w:r>
      <w:r w:rsidR="00EA01BF">
        <w:rPr>
          <w:rFonts w:eastAsiaTheme="minorEastAsia" w:hint="eastAsia"/>
          <w:lang w:eastAsia="zh-CN"/>
        </w:rPr>
        <w:t>，通过采用</w:t>
      </w:r>
      <w:r w:rsidR="00EA01BF" w:rsidRPr="00EC4E46">
        <w:rPr>
          <w:rFonts w:eastAsiaTheme="minorEastAsia"/>
          <w:lang w:eastAsia="zh-CN"/>
        </w:rPr>
        <w:t>自适应缓冲因子</w:t>
      </w:r>
      <w:r w:rsidRPr="00FC2A26">
        <w:rPr>
          <w:rFonts w:eastAsiaTheme="minorEastAsia" w:hint="eastAsia"/>
          <w:lang w:eastAsia="zh-CN"/>
        </w:rPr>
        <w:t>计算椭球</w:t>
      </w:r>
      <w:r w:rsidRPr="00FC2A26">
        <w:rPr>
          <w:rFonts w:eastAsiaTheme="minorEastAsia"/>
          <w:lang w:eastAsia="zh-CN"/>
        </w:rPr>
        <w:t>A</w:t>
      </w:r>
      <w:r w:rsidRPr="00FC2A26">
        <w:rPr>
          <w:rFonts w:eastAsiaTheme="minorEastAsia" w:hint="eastAsia"/>
          <w:lang w:eastAsia="zh-CN"/>
        </w:rPr>
        <w:t>和椭球</w:t>
      </w:r>
      <w:r w:rsidRPr="00FC2A26">
        <w:rPr>
          <w:rFonts w:eastAsiaTheme="minorEastAsia"/>
          <w:lang w:eastAsia="zh-CN"/>
        </w:rPr>
        <w:t>B</w:t>
      </w:r>
      <w:r w:rsidRPr="00FC2A26">
        <w:rPr>
          <w:rFonts w:eastAsiaTheme="minorEastAsia" w:hint="eastAsia"/>
          <w:lang w:eastAsia="zh-CN"/>
        </w:rPr>
        <w:t>的长轴</w:t>
      </w:r>
      <w:r w:rsidRPr="0047798F">
        <w:rPr>
          <w:rFonts w:ascii="宋体" w:eastAsia="宋体" w:hAnsi="宋体" w:cs="宋体" w:hint="eastAsia"/>
          <w:lang w:eastAsia="zh-CN"/>
        </w:rPr>
        <w:t>长度</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A</m:t>
            </m:r>
          </m:sup>
        </m:sSubSup>
      </m:oMath>
      <w:r w:rsidRPr="0047798F">
        <w:rPr>
          <w:rFonts w:ascii="宋体" w:eastAsia="宋体" w:hAnsi="宋体" w:cs="宋体" w:hint="eastAsia"/>
          <w:lang w:eastAsia="zh-CN"/>
        </w:rPr>
        <w:t>和</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B</m:t>
            </m:r>
          </m:sup>
        </m:sSubSup>
      </m:oMath>
      <w:r w:rsidRPr="0047798F">
        <w:rPr>
          <w:rFonts w:ascii="宋体" w:eastAsia="宋体" w:hAnsi="宋体" w:cs="宋体" w:hint="eastAsia"/>
          <w:lang w:eastAsia="zh-CN"/>
        </w:rPr>
        <w:t>，</w:t>
      </w:r>
      <w:r w:rsidR="00D3098C" w:rsidRPr="00EC4E46">
        <w:rPr>
          <w:rFonts w:eastAsiaTheme="minorEastAsia"/>
          <w:lang w:eastAsia="zh-CN"/>
        </w:rPr>
        <w:t>防止椭球过早收缩导致搜索停滞</w:t>
      </w:r>
      <w:r w:rsidR="00D3098C">
        <w:rPr>
          <w:rFonts w:eastAsiaTheme="minorEastAsia" w:hint="eastAsia"/>
          <w:lang w:eastAsia="zh-CN"/>
        </w:rPr>
        <w:t>。</w:t>
      </w:r>
    </w:p>
    <w:p w14:paraId="4572DEB1" w14:textId="55281FA5" w:rsidR="0076352E" w:rsidRPr="00A857B7" w:rsidRDefault="0047798F" w:rsidP="00A857B7">
      <w:pPr>
        <w:ind w:firstLine="720"/>
        <w:rPr>
          <w:rFonts w:eastAsiaTheme="minorEastAsia"/>
          <w:lang w:eastAsia="zh-CN"/>
        </w:rPr>
        <w:sectPr w:rsidR="0076352E" w:rsidRPr="00A857B7" w:rsidSect="00927F8F">
          <w:headerReference w:type="even" r:id="rId131"/>
          <w:headerReference w:type="default" r:id="rId132"/>
          <w:pgSz w:w="11910" w:h="15820"/>
          <w:pgMar w:top="900" w:right="900" w:bottom="1120" w:left="800" w:header="616" w:footer="939" w:gutter="0"/>
          <w:pgNumType w:start="2"/>
          <w:cols w:space="708"/>
        </w:sectPr>
      </w:pPr>
      <w:r w:rsidRPr="0047798F">
        <w:rPr>
          <w:rFonts w:ascii="宋体" w:eastAsia="宋体" w:hAnsi="宋体" w:cs="宋体" w:hint="eastAsia"/>
          <w:lang w:eastAsia="zh-CN"/>
        </w:rPr>
        <w:t>因此，所</w:t>
      </w:r>
      <w:r w:rsidRPr="00FC2A26">
        <w:rPr>
          <w:rFonts w:eastAsiaTheme="minorEastAsia" w:hint="eastAsia"/>
          <w:lang w:eastAsia="zh-CN"/>
        </w:rPr>
        <w:t>提算法专注于通过从两个独立椭球体中采样来寻找新节点，使采样空间自适应树的生长状态，有效提升采样率。此外，算法维护了帕累托更新计数器，当该计数器达到预设间隔且当前树规模满足条件时，</w:t>
      </w:r>
      <w:r w:rsidRPr="00FC2A26">
        <w:rPr>
          <w:rFonts w:eastAsiaTheme="minorEastAsia"/>
          <w:lang w:eastAsia="zh-CN"/>
        </w:rPr>
        <w:t>ParetoModule</w:t>
      </w:r>
      <w:r w:rsidRPr="00FC2A26">
        <w:rPr>
          <w:rFonts w:eastAsiaTheme="minorEastAsia" w:hint="eastAsia"/>
          <w:lang w:eastAsia="zh-CN"/>
        </w:rPr>
        <w:t>过程将生效，基于节</w:t>
      </w:r>
      <w:r w:rsidRPr="0047798F">
        <w:rPr>
          <w:rFonts w:ascii="宋体" w:eastAsia="宋体" w:hAnsi="宋体" w:cs="宋体" w:hint="eastAsia"/>
          <w:lang w:eastAsia="zh-CN"/>
        </w:rPr>
        <w:t>点度</w:t>
      </w:r>
      <m:oMath>
        <m:r>
          <w:rPr>
            <w:rFonts w:ascii="Cambria Math" w:hAnsi="Cambria Math"/>
            <w:lang w:eastAsia="zh-CN"/>
          </w:rPr>
          <m:t>-</m:t>
        </m:r>
        <m:r>
          <m:rPr>
            <m:nor/>
          </m:rPr>
          <w:rPr>
            <w:rFonts w:eastAsiaTheme="minorEastAsia" w:hint="eastAsia"/>
            <w:lang w:eastAsia="zh-CN"/>
          </w:rPr>
          <m:t>o</m:t>
        </m:r>
        <m:r>
          <w:rPr>
            <w:rFonts w:ascii="Cambria Math" w:hAnsi="Cambria Math"/>
            <w:lang w:eastAsia="zh-CN"/>
          </w:rPr>
          <m:t>(x)</m:t>
        </m:r>
      </m:oMath>
      <w:r w:rsidRPr="0047798F">
        <w:rPr>
          <w:rFonts w:ascii="宋体" w:eastAsia="宋体" w:hAnsi="宋体" w:cs="宋体" w:hint="eastAsia"/>
          <w:lang w:eastAsia="zh-CN"/>
        </w:rPr>
        <w:t>、自适应启发式代价</w:t>
      </w:r>
      <m:oMath>
        <m:acc>
          <m:accPr>
            <m:ctrlPr>
              <w:rPr>
                <w:rFonts w:ascii="Cambria Math" w:hAnsi="Cambria Math"/>
              </w:rPr>
            </m:ctrlPr>
          </m:accPr>
          <m:e>
            <m:r>
              <w:rPr>
                <w:rFonts w:ascii="Cambria Math" w:hAnsi="Cambria Math"/>
                <w:lang w:eastAsia="zh-CN"/>
              </w:rPr>
              <m:t>F</m:t>
            </m:r>
          </m:e>
        </m:acc>
        <m:r>
          <w:rPr>
            <w:rFonts w:ascii="Cambria Math" w:hAnsi="Cambria Math"/>
            <w:lang w:eastAsia="zh-CN"/>
          </w:rPr>
          <m:t>(x)</m:t>
        </m:r>
      </m:oMath>
      <w:r w:rsidRPr="0047798F">
        <w:rPr>
          <w:rFonts w:ascii="宋体" w:eastAsia="宋体" w:hAnsi="宋体" w:cs="宋体" w:hint="eastAsia"/>
          <w:lang w:eastAsia="zh-CN"/>
        </w:rPr>
        <w:t>和归一化曲折度</w:t>
      </w:r>
      <m:oMath>
        <m:r>
          <w:rPr>
            <w:rFonts w:ascii="Cambria Math" w:eastAsiaTheme="minorEastAsia" w:hAnsi="Cambria Math" w:hint="eastAsia"/>
            <w:lang w:eastAsia="zh-CN"/>
          </w:rPr>
          <m:t>λ</m:t>
        </m:r>
        <m:r>
          <w:rPr>
            <w:rFonts w:ascii="Cambria Math" w:hAnsi="Cambria Math"/>
            <w:lang w:eastAsia="zh-CN"/>
          </w:rPr>
          <m:t>(x)</m:t>
        </m:r>
      </m:oMath>
      <w:r w:rsidRPr="0047798F">
        <w:rPr>
          <w:rFonts w:ascii="宋体" w:eastAsia="宋体" w:hAnsi="宋体" w:cs="宋体" w:hint="eastAsia"/>
          <w:lang w:eastAsia="zh-CN"/>
        </w:rPr>
        <w:t>三个目标构建帕累托前沿，选择一个非支配节点作为动态起始节点，实现探索与利用的自然平衡</w:t>
      </w:r>
      <w:bookmarkEnd w:id="5"/>
    </w:p>
    <w:p w14:paraId="3714D2F9" w14:textId="77777777" w:rsidR="0076352E" w:rsidRPr="00B14659" w:rsidRDefault="0076352E">
      <w:pPr>
        <w:pStyle w:val="a3"/>
        <w:spacing w:before="11"/>
        <w:rPr>
          <w:rFonts w:eastAsiaTheme="minorEastAsia"/>
          <w:sz w:val="19"/>
          <w:lang w:eastAsia="zh-CN"/>
        </w:rPr>
      </w:pPr>
    </w:p>
    <w:p w14:paraId="34EE6D41" w14:textId="5F36108A" w:rsidR="0076352E" w:rsidRPr="000D0EB4" w:rsidRDefault="00EA01BF" w:rsidP="00EC4E46">
      <w:pPr>
        <w:pStyle w:val="11"/>
        <w:numPr>
          <w:ilvl w:val="0"/>
          <w:numId w:val="14"/>
        </w:numPr>
        <w:tabs>
          <w:tab w:val="left" w:pos="487"/>
        </w:tabs>
        <w:ind w:left="486"/>
      </w:pPr>
      <w:bookmarkStart w:id="26" w:name="2_Problem_statement_and_notation"/>
      <w:bookmarkEnd w:id="26"/>
      <w:r w:rsidRPr="00EA01BF">
        <w:rPr>
          <w:w w:val="105"/>
        </w:rPr>
        <w:t>Simulation</w:t>
      </w:r>
    </w:p>
    <w:p w14:paraId="5F50F34D" w14:textId="6CFD96BA" w:rsidR="000D0EB4" w:rsidRPr="000D0EB4" w:rsidRDefault="000D0EB4" w:rsidP="000D0EB4">
      <w:pPr>
        <w:pStyle w:val="a3"/>
        <w:spacing w:line="261" w:lineRule="auto"/>
        <w:ind w:right="114" w:firstLine="360"/>
        <w:jc w:val="both"/>
        <w:rPr>
          <w:rFonts w:eastAsiaTheme="minorEastAsia"/>
          <w:lang w:eastAsia="zh-CN"/>
        </w:rPr>
      </w:pPr>
      <w:r w:rsidRPr="00A857B7">
        <w:rPr>
          <w:rFonts w:ascii="宋体" w:eastAsia="宋体" w:hAnsi="宋体" w:cs="宋体" w:hint="eastAsia"/>
          <w:lang w:eastAsia="zh-CN"/>
        </w:rPr>
        <w:t>本部分</w:t>
      </w:r>
      <w:r>
        <w:rPr>
          <w:rFonts w:ascii="宋体" w:eastAsia="宋体" w:hAnsi="宋体" w:cs="宋体" w:hint="eastAsia"/>
          <w:lang w:eastAsia="zh-CN"/>
        </w:rPr>
        <w:t>主要用于</w:t>
      </w:r>
      <w:r w:rsidRPr="00A857B7">
        <w:rPr>
          <w:rFonts w:ascii="宋体" w:eastAsia="宋体" w:hAnsi="宋体" w:cs="宋体" w:hint="eastAsia"/>
          <w:lang w:eastAsia="zh-CN"/>
        </w:rPr>
        <w:t>验证动态</w:t>
      </w:r>
      <w:r w:rsidRPr="00A857B7">
        <w:rPr>
          <w:lang w:eastAsia="zh-CN"/>
        </w:rPr>
        <w:t>RRT</w:t>
      </w:r>
      <w:r w:rsidRPr="00A857B7">
        <w:rPr>
          <w:rFonts w:ascii="宋体" w:eastAsia="宋体" w:hAnsi="宋体" w:cs="宋体" w:hint="eastAsia"/>
          <w:lang w:eastAsia="zh-CN"/>
        </w:rPr>
        <w:t>算法</w:t>
      </w:r>
      <w:r w:rsidRPr="00A857B7">
        <w:rPr>
          <w:rFonts w:eastAsiaTheme="minorEastAsia" w:hint="eastAsia"/>
          <w:sz w:val="22"/>
          <w:szCs w:val="22"/>
          <w:lang w:eastAsia="zh-CN"/>
        </w:rPr>
        <w:t>性能的仿真。首先，通过比较</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eastAsiaTheme="minorEastAsia" w:hint="eastAsia"/>
          <w:sz w:val="22"/>
          <w:szCs w:val="22"/>
          <w:lang w:eastAsia="zh-CN"/>
        </w:rPr>
        <w:t>在帕累托占优过程</w:t>
      </w:r>
      <w:r w:rsidRPr="00A857B7">
        <w:rPr>
          <w:rFonts w:ascii="宋体" w:eastAsia="宋体" w:hAnsi="宋体" w:cs="宋体" w:hint="eastAsia"/>
          <w:lang w:eastAsia="zh-CN"/>
        </w:rPr>
        <w:t>不同区间的性能，证实了</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ascii="宋体" w:eastAsia="宋体" w:hAnsi="宋体" w:cs="宋体" w:hint="eastAsia"/>
          <w:lang w:eastAsia="zh-CN"/>
        </w:rPr>
        <w:t>在收敛时间和路径长度之间取得了平衡。然后，在随机生成障碍物的环境中，将</w:t>
      </w:r>
      <w:r w:rsidRPr="00A857B7">
        <w:rPr>
          <w:rFonts w:eastAsiaTheme="minorEastAsia" w:hint="eastAsia"/>
          <w:sz w:val="22"/>
          <w:szCs w:val="22"/>
          <w:lang w:eastAsia="zh-CN"/>
        </w:rPr>
        <w:t>SC-</w:t>
      </w:r>
      <w:r w:rsidRPr="00A857B7">
        <w:rPr>
          <w:rFonts w:eastAsiaTheme="minorEastAsia"/>
          <w:sz w:val="22"/>
          <w:szCs w:val="22"/>
          <w:lang w:eastAsia="zh-CN"/>
        </w:rPr>
        <w:t>RRT</w:t>
      </w:r>
      <w:r w:rsidRPr="00A857B7">
        <w:rPr>
          <w:rFonts w:ascii="宋体" w:eastAsia="宋体" w:hAnsi="宋体" w:cs="宋体" w:hint="eastAsia"/>
          <w:lang w:eastAsia="zh-CN"/>
        </w:rPr>
        <w:t>与几种传统的和先进的</w:t>
      </w:r>
      <w:r w:rsidRPr="00A857B7">
        <w:rPr>
          <w:lang w:eastAsia="zh-CN"/>
        </w:rPr>
        <w:t>RRT</w:t>
      </w:r>
      <w:r w:rsidRPr="00A857B7">
        <w:rPr>
          <w:rFonts w:ascii="宋体" w:eastAsia="宋体" w:hAnsi="宋体" w:cs="宋体" w:hint="eastAsia"/>
          <w:lang w:eastAsia="zh-CN"/>
        </w:rPr>
        <w:t>变体进行对比，验证了其在不同环境中的稳定性和鲁棒性。</w:t>
      </w:r>
      <w:r w:rsidRPr="000D0EB4">
        <w:rPr>
          <w:rFonts w:ascii="宋体" w:eastAsia="宋体" w:hAnsi="宋体" w:cs="宋体" w:hint="eastAsia"/>
          <w:lang w:eastAsia="zh-CN"/>
        </w:rPr>
        <w:t>本研究所需的软硬件设备条件均已具备或易于获取，保障了研究的顺利实施。硬件上，核心设备搭载英特尔</w:t>
      </w:r>
      <w:r w:rsidRPr="000D0EB4">
        <w:rPr>
          <w:rFonts w:ascii="宋体" w:eastAsia="宋体" w:hAnsi="宋体" w:cs="宋体"/>
          <w:lang w:eastAsia="zh-CN"/>
        </w:rPr>
        <w:t xml:space="preserve"> i7-12800HX </w:t>
      </w:r>
      <w:r w:rsidRPr="000D0EB4">
        <w:rPr>
          <w:rFonts w:ascii="宋体" w:eastAsia="宋体" w:hAnsi="宋体" w:cs="宋体" w:hint="eastAsia"/>
          <w:lang w:eastAsia="zh-CN"/>
        </w:rPr>
        <w:t>十六核处理器与</w:t>
      </w:r>
      <w:r w:rsidRPr="000D0EB4">
        <w:rPr>
          <w:rFonts w:ascii="宋体" w:eastAsia="宋体" w:hAnsi="宋体" w:cs="宋体"/>
          <w:lang w:eastAsia="zh-CN"/>
        </w:rPr>
        <w:t xml:space="preserve"> NVIDIA RTX 4070 Laptop GPU</w:t>
      </w:r>
      <w:r w:rsidRPr="000D0EB4">
        <w:rPr>
          <w:rFonts w:ascii="宋体" w:eastAsia="宋体" w:hAnsi="宋体" w:cs="宋体" w:hint="eastAsia"/>
          <w:lang w:eastAsia="zh-CN"/>
        </w:rPr>
        <w:t>，配备</w:t>
      </w:r>
      <w:r w:rsidRPr="000D0EB4">
        <w:rPr>
          <w:rFonts w:ascii="宋体" w:eastAsia="宋体" w:hAnsi="宋体" w:cs="宋体"/>
          <w:lang w:eastAsia="zh-CN"/>
        </w:rPr>
        <w:t xml:space="preserve"> 32GB DDR5 </w:t>
      </w:r>
      <w:r w:rsidRPr="000D0EB4">
        <w:rPr>
          <w:rFonts w:ascii="宋体" w:eastAsia="宋体" w:hAnsi="宋体" w:cs="宋体" w:hint="eastAsia"/>
          <w:lang w:eastAsia="zh-CN"/>
        </w:rPr>
        <w:t>内存及双高速固态硬盘高性能计算平台，均为业界广泛使用的成熟产品，其性能、精度和开放性完全满足本研究对实时感知、计算与控制的需求。</w:t>
      </w:r>
    </w:p>
    <w:p w14:paraId="33C316D3" w14:textId="0F3350C3" w:rsidR="0076352E" w:rsidRPr="00380798" w:rsidRDefault="00E92570" w:rsidP="00A857B7">
      <w:pPr>
        <w:pStyle w:val="21"/>
        <w:numPr>
          <w:ilvl w:val="1"/>
          <w:numId w:val="14"/>
        </w:numPr>
        <w:tabs>
          <w:tab w:val="left" w:pos="627"/>
        </w:tabs>
        <w:spacing w:before="229"/>
        <w:ind w:hanging="394"/>
        <w:rPr>
          <w:lang w:eastAsia="zh-CN"/>
        </w:rPr>
      </w:pPr>
      <w:r>
        <w:rPr>
          <w:rFonts w:eastAsiaTheme="minorEastAsia" w:hint="eastAsia"/>
          <w:spacing w:val="-17"/>
          <w:lang w:eastAsia="zh-CN"/>
        </w:rPr>
        <w:t>SC-RRT</w:t>
      </w:r>
      <w:r>
        <w:rPr>
          <w:rFonts w:eastAsiaTheme="minorEastAsia" w:hint="eastAsia"/>
          <w:spacing w:val="-17"/>
          <w:lang w:eastAsia="zh-CN"/>
        </w:rPr>
        <w:t>算法的性能仿真验证</w:t>
      </w:r>
    </w:p>
    <w:p w14:paraId="55070CED" w14:textId="0E838A4C" w:rsidR="00380798" w:rsidRPr="00A857B7" w:rsidRDefault="00380798" w:rsidP="00380798">
      <w:pPr>
        <w:pStyle w:val="21"/>
        <w:numPr>
          <w:ilvl w:val="2"/>
          <w:numId w:val="14"/>
        </w:numPr>
        <w:tabs>
          <w:tab w:val="left" w:pos="627"/>
        </w:tabs>
        <w:spacing w:before="229"/>
        <w:rPr>
          <w:lang w:eastAsia="zh-CN"/>
        </w:rPr>
      </w:pPr>
      <w:bookmarkStart w:id="27" w:name="OLE_LINK21"/>
      <w:r w:rsidRPr="00380798">
        <w:rPr>
          <w:lang w:eastAsia="zh-CN"/>
        </w:rPr>
        <w:t>Configuration information</w:t>
      </w:r>
    </w:p>
    <w:bookmarkEnd w:id="27"/>
    <w:p w14:paraId="4E5117F1" w14:textId="4CEBB8D4" w:rsidR="0076352E" w:rsidRDefault="00D560A4" w:rsidP="00380798">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lastRenderedPageBreak/>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8"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8"/>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7ADD88EA" w14:textId="1AC22053" w:rsidR="00912D60" w:rsidRPr="00912D60" w:rsidRDefault="00912D60" w:rsidP="00912D60">
      <w:pPr>
        <w:pStyle w:val="21"/>
        <w:numPr>
          <w:ilvl w:val="2"/>
          <w:numId w:val="14"/>
        </w:numPr>
        <w:tabs>
          <w:tab w:val="left" w:pos="627"/>
        </w:tabs>
        <w:spacing w:before="229"/>
        <w:rPr>
          <w:lang w:eastAsia="zh-CN"/>
        </w:rPr>
      </w:pPr>
      <w:r w:rsidRPr="00912D60">
        <w:rPr>
          <w:lang w:eastAsia="zh-CN"/>
        </w:rPr>
        <w:t>Simulation results</w:t>
      </w:r>
    </w:p>
    <w:p w14:paraId="751F6643" w14:textId="59324F71" w:rsidR="0060064D" w:rsidRPr="0060064D" w:rsidRDefault="00E64922" w:rsidP="004C3037">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003C0B15">
        <w:rPr>
          <w:rFonts w:eastAsiaTheme="minorEastAsia" w:hint="eastAsia"/>
          <w:lang w:eastAsia="zh-CN"/>
        </w:rPr>
        <w:t xml:space="preserve"> </w:t>
      </w:r>
      <w:r w:rsidR="000A1444" w:rsidRPr="000A1444">
        <w:rPr>
          <w:rFonts w:eastAsiaTheme="minorEastAsia"/>
          <w:color w:val="EE0000"/>
          <w:lang w:eastAsia="zh-CN"/>
        </w:rPr>
        <w:t>由于平滑模块具有较强的非线性特性且在部分情况下可能失效，后处理后的渐近路径长度未被采用为</w:t>
      </w:r>
      <w:r w:rsidR="000A1444" w:rsidRPr="000A1444">
        <w:rPr>
          <w:rFonts w:eastAsiaTheme="minorEastAsia"/>
          <w:color w:val="EE0000"/>
          <w:lang w:eastAsia="zh-CN"/>
        </w:rPr>
        <w:t xml:space="preserve"> PID </w:t>
      </w:r>
      <w:r w:rsidR="000A1444" w:rsidRPr="000A1444">
        <w:rPr>
          <w:rFonts w:eastAsiaTheme="minorEastAsia"/>
          <w:color w:val="EE0000"/>
          <w:lang w:eastAsia="zh-CN"/>
        </w:rPr>
        <w:t>参数调优的主要评价指标。相反，性能评估侧重于首次可行路径的特性，因为这更能直接反映</w:t>
      </w:r>
      <w:r w:rsidR="000A1444" w:rsidRPr="000A1444">
        <w:rPr>
          <w:rFonts w:eastAsiaTheme="minorEastAsia"/>
          <w:color w:val="EE0000"/>
          <w:lang w:eastAsia="zh-CN"/>
        </w:rPr>
        <w:t xml:space="preserve"> PID </w:t>
      </w:r>
      <w:r w:rsidR="000A1444" w:rsidRPr="000A1444">
        <w:rPr>
          <w:rFonts w:eastAsiaTheme="minorEastAsia"/>
          <w:color w:val="EE0000"/>
          <w:lang w:eastAsia="zh-CN"/>
        </w:rPr>
        <w:t>对搜索动力学的影响。</w:t>
      </w:r>
      <w:r w:rsidR="000A1444">
        <w:rPr>
          <w:rFonts w:eastAsiaTheme="minorEastAsia" w:hint="eastAsia"/>
          <w:color w:val="EE0000"/>
          <w:lang w:eastAsia="zh-CN"/>
        </w:rPr>
        <w:t>(</w:t>
      </w:r>
      <w:r w:rsidR="000A1444">
        <w:rPr>
          <w:rFonts w:eastAsiaTheme="minorEastAsia" w:hint="eastAsia"/>
          <w:color w:val="EE0000"/>
          <w:lang w:eastAsia="zh-CN"/>
        </w:rPr>
        <w:t>免责声明</w:t>
      </w:r>
      <w:r w:rsidR="000A1444">
        <w:rPr>
          <w:rFonts w:eastAsiaTheme="minorEastAsia" w:hint="eastAsia"/>
          <w:color w:val="EE0000"/>
          <w:lang w:eastAsia="zh-CN"/>
        </w:rPr>
        <w:t>)</w:t>
      </w:r>
      <w:r w:rsidR="00912D60" w:rsidRPr="00916166">
        <w:rPr>
          <w:rFonts w:eastAsiaTheme="minorEastAsia" w:hint="eastAsia"/>
          <w:lang w:eastAsia="zh-CN"/>
        </w:rPr>
        <w:t>如图</w:t>
      </w:r>
      <w:r w:rsidR="00912D60" w:rsidRPr="00916166">
        <w:rPr>
          <w:rFonts w:eastAsiaTheme="minorEastAsia" w:hint="eastAsia"/>
          <w:lang w:eastAsia="zh-CN"/>
        </w:rPr>
        <w:t>9</w:t>
      </w:r>
      <w:r w:rsidR="00912D60" w:rsidRPr="00916166">
        <w:rPr>
          <w:rFonts w:eastAsiaTheme="minorEastAsia" w:hint="eastAsia"/>
          <w:lang w:eastAsia="zh-CN"/>
        </w:rPr>
        <w:t>所示，当</w:t>
      </w:r>
      <w:r w:rsidR="00912D60" w:rsidRPr="00916166">
        <w:rPr>
          <w:rFonts w:eastAsiaTheme="minorEastAsia" w:hint="eastAsia"/>
          <w:lang w:eastAsia="zh-CN"/>
        </w:rPr>
        <w:t>SC-RRT</w:t>
      </w:r>
      <w:r w:rsidR="00912D60" w:rsidRPr="00916166">
        <w:rPr>
          <w:rFonts w:eastAsiaTheme="minorEastAsia" w:hint="eastAsia"/>
          <w:lang w:eastAsia="zh-CN"/>
        </w:rPr>
        <w:t>算法运行的时候，不管是在三维亦或者是在二维空间中，其生成的路径长度都随着</w:t>
      </w:r>
      <w:r w:rsidR="00912D60" w:rsidRPr="00916166">
        <w:rPr>
          <w:rFonts w:eastAsiaTheme="minorEastAsia" w:hint="eastAsia"/>
          <w:lang w:eastAsia="zh-CN"/>
        </w:rPr>
        <w:t>PID</w:t>
      </w:r>
      <w:r w:rsidR="00912D60" w:rsidRPr="00916166">
        <w:rPr>
          <w:rFonts w:eastAsiaTheme="minorEastAsia" w:hint="eastAsia"/>
          <w:lang w:eastAsia="zh-CN"/>
        </w:rPr>
        <w:t>在线学习框架的调控下采样效率更高，冗余产生的节点数量更少。此外，随着</w:t>
      </w:r>
      <w:r w:rsidR="000169A0" w:rsidRPr="00916166">
        <w:rPr>
          <w:rFonts w:eastAsiaTheme="minorEastAsia" w:hint="eastAsia"/>
          <w:lang w:eastAsia="zh-CN"/>
        </w:rPr>
        <w:t>知情子集约束下的采样范围更精确</w:t>
      </w:r>
      <w:r w:rsidR="00912D60" w:rsidRPr="00916166">
        <w:rPr>
          <w:rFonts w:eastAsiaTheme="minorEastAsia" w:hint="eastAsia"/>
          <w:lang w:eastAsia="zh-CN"/>
        </w:rPr>
        <w:t>，规划过程</w:t>
      </w:r>
      <w:r w:rsidR="000169A0" w:rsidRPr="00916166">
        <w:rPr>
          <w:rFonts w:eastAsiaTheme="minorEastAsia" w:hint="eastAsia"/>
          <w:lang w:eastAsia="zh-CN"/>
        </w:rPr>
        <w:t>的</w:t>
      </w:r>
      <w:r w:rsidR="00912D60" w:rsidRPr="00916166">
        <w:rPr>
          <w:rFonts w:eastAsiaTheme="minorEastAsia" w:hint="eastAsia"/>
          <w:lang w:eastAsia="zh-CN"/>
        </w:rPr>
        <w:t>收敛时间也随之减少，如表</w:t>
      </w:r>
      <w:r w:rsidR="00912D60" w:rsidRPr="00916166">
        <w:rPr>
          <w:rFonts w:eastAsiaTheme="minorEastAsia" w:hint="eastAsia"/>
          <w:lang w:eastAsia="zh-CN"/>
        </w:rPr>
        <w:t>2</w:t>
      </w:r>
      <w:r w:rsidR="000169A0" w:rsidRPr="00916166">
        <w:rPr>
          <w:rFonts w:eastAsiaTheme="minorEastAsia" w:hint="eastAsia"/>
          <w:lang w:eastAsia="zh-CN"/>
        </w:rPr>
        <w:t>,</w:t>
      </w:r>
      <w:r w:rsidR="000169A0" w:rsidRPr="00916166">
        <w:rPr>
          <w:rFonts w:eastAsiaTheme="minorEastAsia" w:hint="eastAsia"/>
          <w:lang w:eastAsia="zh-CN"/>
        </w:rPr>
        <w:t>但并不在</w:t>
      </w:r>
      <w:r w:rsidR="000169A0" w:rsidRPr="00916166">
        <w:rPr>
          <w:rFonts w:eastAsiaTheme="minorEastAsia" w:hint="eastAsia"/>
          <w:lang w:eastAsia="zh-CN"/>
        </w:rPr>
        <w:t>PID</w:t>
      </w:r>
      <w:r w:rsidR="000169A0" w:rsidRPr="00916166">
        <w:rPr>
          <w:rFonts w:eastAsiaTheme="minorEastAsia" w:hint="eastAsia"/>
          <w:lang w:eastAsia="zh-CN"/>
        </w:rPr>
        <w:t>中的优化控制中，并不是随意调节的，当参数区间超出某一特定接线时，并不能获得较好的路径，如图某，与图某和图某</w:t>
      </w:r>
      <w:r w:rsidR="0060064D" w:rsidRPr="00916166">
        <w:rPr>
          <w:rFonts w:eastAsiaTheme="minorEastAsia" w:hint="eastAsia"/>
          <w:lang w:eastAsia="zh-CN"/>
        </w:rPr>
        <w:t>相比，路径开始变得不平滑。此外在表</w:t>
      </w:r>
      <w:r w:rsidR="0060064D" w:rsidRPr="00916166">
        <w:rPr>
          <w:rFonts w:eastAsiaTheme="minorEastAsia" w:hint="eastAsia"/>
          <w:lang w:eastAsia="zh-CN"/>
        </w:rPr>
        <w:t>2</w:t>
      </w:r>
      <w:r w:rsidR="0060064D" w:rsidRPr="00916166">
        <w:rPr>
          <w:rFonts w:eastAsiaTheme="minorEastAsia" w:hint="eastAsia"/>
          <w:lang w:eastAsia="zh-CN"/>
        </w:rPr>
        <w:t>中可以看到，与其他情况相比，这些情况下所消耗的时间有所增加，因为当区间取过小的值，如</w:t>
      </w:r>
      <w:r w:rsidR="0060064D" w:rsidRPr="00916166">
        <w:rPr>
          <w:rFonts w:eastAsiaTheme="minorEastAsia" w:hint="eastAsia"/>
          <w:lang w:eastAsia="zh-CN"/>
        </w:rPr>
        <w:t>0.5</w:t>
      </w:r>
      <w:r w:rsidR="0060064D"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0060064D" w:rsidRPr="00916166">
        <w:rPr>
          <w:rFonts w:eastAsiaTheme="minorEastAsia"/>
          <w:lang w:eastAsia="zh-CN"/>
        </w:rPr>
        <w:t>8d</w:t>
      </w:r>
      <w:r w:rsidR="0060064D" w:rsidRPr="00916166">
        <w:rPr>
          <w:rFonts w:eastAsiaTheme="minorEastAsia" w:hint="eastAsia"/>
          <w:lang w:eastAsia="zh-CN"/>
        </w:rPr>
        <w:t>和</w:t>
      </w:r>
      <w:r w:rsidR="0060064D" w:rsidRPr="00916166">
        <w:rPr>
          <w:rFonts w:eastAsiaTheme="minorEastAsia"/>
          <w:lang w:eastAsia="zh-CN"/>
        </w:rPr>
        <w:t>h</w:t>
      </w:r>
      <w:r w:rsidR="0060064D" w:rsidRPr="00916166">
        <w:rPr>
          <w:rFonts w:eastAsiaTheme="minorEastAsia" w:hint="eastAsia"/>
          <w:lang w:eastAsia="zh-CN"/>
        </w:rPr>
        <w:t>说明了</w:t>
      </w:r>
      <w:r w:rsidR="0060064D" w:rsidRPr="00916166">
        <w:rPr>
          <w:rFonts w:eastAsiaTheme="minorEastAsia" w:hint="eastAsia"/>
          <w:lang w:eastAsia="zh-CN"/>
        </w:rPr>
        <w:t>PID</w:t>
      </w:r>
      <w:r w:rsidR="0060064D" w:rsidRPr="00916166">
        <w:rPr>
          <w:rFonts w:eastAsiaTheme="minorEastAsia" w:hint="eastAsia"/>
          <w:lang w:eastAsia="zh-CN"/>
        </w:rPr>
        <w:t>值为</w:t>
      </w:r>
      <w:r w:rsidR="0060064D" w:rsidRPr="00916166">
        <w:rPr>
          <w:rFonts w:eastAsiaTheme="minorEastAsia" w:hint="eastAsia"/>
          <w:lang w:eastAsia="zh-CN"/>
        </w:rPr>
        <w:t>0.7</w:t>
      </w:r>
      <w:r w:rsidR="0060064D"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0060064D" w:rsidRPr="00916166">
        <w:rPr>
          <w:rFonts w:eastAsiaTheme="minorEastAsia"/>
          <w:lang w:eastAsia="zh-CN"/>
        </w:rPr>
        <w:t>RRT</w:t>
      </w:r>
      <w:r w:rsidR="0060064D" w:rsidRPr="00916166">
        <w:rPr>
          <w:rFonts w:eastAsiaTheme="minorEastAsia" w:hint="eastAsia"/>
          <w:lang w:eastAsia="zh-CN"/>
        </w:rPr>
        <w:t>退化为直接从知情子集采样的</w:t>
      </w:r>
      <w:r w:rsidR="0060064D" w:rsidRPr="00916166">
        <w:rPr>
          <w:rFonts w:eastAsiaTheme="minorEastAsia"/>
          <w:lang w:eastAsia="zh-CN"/>
        </w:rPr>
        <w:t>RRT</w:t>
      </w:r>
      <w:r w:rsidR="0060064D" w:rsidRPr="00916166">
        <w:rPr>
          <w:rFonts w:eastAsiaTheme="minorEastAsia" w:hint="eastAsia"/>
          <w:lang w:eastAsia="zh-CN"/>
        </w:rPr>
        <w:t>。</w:t>
      </w:r>
      <w:r w:rsidR="0060064D" w:rsidRPr="00916166">
        <w:rPr>
          <w:rFonts w:eastAsiaTheme="minorEastAsia"/>
          <w:lang w:eastAsia="zh-CN"/>
        </w:rPr>
        <w:t xml:space="preserve"> </w:t>
      </w:r>
      <w:r w:rsidR="0060064D" w:rsidRPr="00916166">
        <w:rPr>
          <w:rFonts w:eastAsiaTheme="minorEastAsia" w:hint="eastAsia"/>
          <w:lang w:eastAsia="zh-CN"/>
        </w:rPr>
        <w:t>相应地，区间需要在合理的范围内选取。</w:t>
      </w:r>
    </w:p>
    <w:p w14:paraId="59ECEC5E" w14:textId="77777777" w:rsidR="00CE42D9" w:rsidRDefault="003E4579" w:rsidP="0060064D">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w:t>
      </w:r>
      <w:r w:rsidR="00CE42D9" w:rsidRPr="00916166">
        <w:rPr>
          <w:rFonts w:eastAsiaTheme="minorEastAsia" w:hint="eastAsia"/>
          <w:lang w:eastAsia="zh-CN"/>
        </w:rPr>
        <w:t>模拟了不同区间对路径成本和收敛时间的影响。结果见图</w:t>
      </w:r>
      <w:r w:rsidR="00CE42D9" w:rsidRPr="00916166">
        <w:rPr>
          <w:rFonts w:eastAsiaTheme="minorEastAsia" w:hint="eastAsia"/>
          <w:lang w:eastAsia="zh-CN"/>
        </w:rPr>
        <w:t>10</w:t>
      </w:r>
      <w:r w:rsidR="00CE42D9" w:rsidRPr="00916166">
        <w:rPr>
          <w:rFonts w:eastAsiaTheme="minorEastAsia" w:hint="eastAsia"/>
          <w:lang w:eastAsia="zh-CN"/>
        </w:rPr>
        <w:t>。从图</w:t>
      </w:r>
      <w:r w:rsidR="00CE42D9" w:rsidRPr="00916166">
        <w:rPr>
          <w:rFonts w:eastAsiaTheme="minorEastAsia" w:hint="eastAsia"/>
          <w:lang w:eastAsia="zh-CN"/>
        </w:rPr>
        <w:t>10</w:t>
      </w:r>
      <w:r w:rsidR="00CE42D9" w:rsidRPr="00916166">
        <w:rPr>
          <w:rFonts w:eastAsiaTheme="minorEastAsia"/>
          <w:lang w:eastAsia="zh-CN"/>
        </w:rPr>
        <w:t>a</w:t>
      </w:r>
      <w:r w:rsidR="00CE42D9" w:rsidRPr="00916166">
        <w:rPr>
          <w:rFonts w:eastAsiaTheme="minorEastAsia" w:hint="eastAsia"/>
          <w:lang w:eastAsia="zh-CN"/>
        </w:rPr>
        <w:t>中，一方面，我们可以看到当</w:t>
      </w:r>
      <w:r w:rsidR="00CE42D9" w:rsidRPr="00916166">
        <w:rPr>
          <w:rFonts w:eastAsiaTheme="minorEastAsia" w:hint="eastAsia"/>
          <w:lang w:eastAsia="zh-CN"/>
        </w:rPr>
        <w:t>P</w:t>
      </w:r>
      <w:r w:rsidR="00CE42D9" w:rsidRPr="00916166">
        <w:rPr>
          <w:rFonts w:eastAsiaTheme="minorEastAsia" w:hint="eastAsia"/>
          <w:lang w:eastAsia="zh-CN"/>
        </w:rPr>
        <w:t>值积分项超过</w:t>
      </w:r>
      <w:r w:rsidR="00CE42D9" w:rsidRPr="00916166">
        <w:rPr>
          <w:rFonts w:eastAsiaTheme="minorEastAsia"/>
          <w:lang w:eastAsia="zh-CN"/>
        </w:rPr>
        <w:t>80</w:t>
      </w:r>
      <w:r w:rsidR="00CE42D9" w:rsidRPr="00916166">
        <w:rPr>
          <w:rFonts w:eastAsiaTheme="minorEastAsia" w:hint="eastAsia"/>
          <w:lang w:eastAsia="zh-CN"/>
        </w:rPr>
        <w:t>的上界时，收敛时间几乎没有上升，这表明动态</w:t>
      </w:r>
      <w:r w:rsidR="00CE42D9" w:rsidRPr="00916166">
        <w:rPr>
          <w:rFonts w:eastAsiaTheme="minorEastAsia"/>
          <w:lang w:eastAsia="zh-CN"/>
        </w:rPr>
        <w:t>RRT</w:t>
      </w:r>
      <w:r w:rsidR="00CE42D9" w:rsidRPr="00916166">
        <w:rPr>
          <w:rFonts w:eastAsiaTheme="minorEastAsia" w:hint="eastAsia"/>
          <w:lang w:eastAsia="zh-CN"/>
        </w:rPr>
        <w:t>已经退化为从知情子集直接采样的</w:t>
      </w:r>
      <w:r w:rsidR="00CE42D9" w:rsidRPr="00916166">
        <w:rPr>
          <w:rFonts w:eastAsiaTheme="minorEastAsia"/>
          <w:lang w:eastAsia="zh-CN"/>
        </w:rPr>
        <w:t>RRT</w:t>
      </w:r>
      <w:r w:rsidR="00CE42D9" w:rsidRPr="00916166">
        <w:rPr>
          <w:rFonts w:eastAsiaTheme="minorEastAsia" w:hint="eastAsia"/>
          <w:lang w:eastAsia="zh-CN"/>
        </w:rPr>
        <w:t>，尽管路径成本仍然随机波动。另一方面，我们可以观察到当</w:t>
      </w:r>
      <w:r w:rsidR="00CE42D9" w:rsidRPr="00916166">
        <w:rPr>
          <w:rFonts w:eastAsiaTheme="minorEastAsia" w:hint="eastAsia"/>
          <w:lang w:eastAsia="zh-CN"/>
        </w:rPr>
        <w:t>I</w:t>
      </w:r>
      <w:r w:rsidR="00CE42D9" w:rsidRPr="00916166">
        <w:rPr>
          <w:rFonts w:eastAsiaTheme="minorEastAsia" w:hint="eastAsia"/>
          <w:lang w:eastAsia="zh-CN"/>
        </w:rPr>
        <w:t>值微分项区间小于</w:t>
      </w:r>
      <w:r w:rsidR="00CE42D9" w:rsidRPr="00916166">
        <w:rPr>
          <w:rFonts w:eastAsiaTheme="minorEastAsia"/>
          <w:lang w:eastAsia="zh-CN"/>
        </w:rPr>
        <w:t>4</w:t>
      </w:r>
      <w:r w:rsidR="00CE42D9" w:rsidRPr="00916166">
        <w:rPr>
          <w:rFonts w:eastAsiaTheme="minorEastAsia" w:hint="eastAsia"/>
          <w:lang w:eastAsia="zh-CN"/>
        </w:rPr>
        <w:t>的下界时，收敛时间开始上升，而路径成本仍然保持下降的趋势。这意味着通过继续减小</w:t>
      </w:r>
      <w:r w:rsidR="00CE42D9" w:rsidRPr="00916166">
        <w:rPr>
          <w:rFonts w:eastAsiaTheme="minorEastAsia"/>
          <w:lang w:eastAsia="zh-CN"/>
        </w:rPr>
        <w:t>4</w:t>
      </w:r>
      <w:r w:rsidR="00CE42D9" w:rsidRPr="00916166">
        <w:rPr>
          <w:rFonts w:eastAsiaTheme="minorEastAsia" w:hint="eastAsia"/>
          <w:lang w:eastAsia="zh-CN"/>
        </w:rPr>
        <w:t>以下的区间，我们仍然可以获得更好的路径，尽管图</w:t>
      </w:r>
      <w:r w:rsidR="00CE42D9" w:rsidRPr="00916166">
        <w:rPr>
          <w:rFonts w:eastAsiaTheme="minorEastAsia"/>
          <w:lang w:eastAsia="zh-CN"/>
        </w:rPr>
        <w:t>8a</w:t>
      </w:r>
      <w:r w:rsidR="00CE42D9" w:rsidRPr="00916166">
        <w:rPr>
          <w:rFonts w:eastAsiaTheme="minorEastAsia" w:hint="eastAsia"/>
          <w:lang w:eastAsia="zh-CN"/>
        </w:rPr>
        <w:t>和</w:t>
      </w:r>
      <w:r w:rsidR="00CE42D9" w:rsidRPr="00916166">
        <w:rPr>
          <w:rFonts w:eastAsiaTheme="minorEastAsia"/>
          <w:lang w:eastAsia="zh-CN"/>
        </w:rPr>
        <w:t>e</w:t>
      </w:r>
      <w:r w:rsidR="00CE42D9" w:rsidRPr="00916166">
        <w:rPr>
          <w:rFonts w:eastAsiaTheme="minorEastAsia" w:hint="eastAsia"/>
          <w:lang w:eastAsia="zh-CN"/>
        </w:rPr>
        <w:t>中描述的情况可能会出现。</w:t>
      </w:r>
      <w:r w:rsidR="00CE42D9" w:rsidRPr="00916166">
        <w:rPr>
          <w:rFonts w:eastAsiaTheme="minorEastAsia"/>
          <w:lang w:eastAsia="zh-CN"/>
        </w:rPr>
        <w:t xml:space="preserve"> </w:t>
      </w:r>
      <w:r w:rsidR="00CE42D9" w:rsidRPr="00916166">
        <w:rPr>
          <w:rFonts w:eastAsiaTheme="minorEastAsia" w:hint="eastAsia"/>
          <w:lang w:eastAsia="zh-CN"/>
        </w:rPr>
        <w:t>此外，在</w:t>
      </w:r>
      <w:r w:rsidR="00CE42D9" w:rsidRPr="00916166">
        <w:rPr>
          <w:rFonts w:eastAsiaTheme="minorEastAsia" w:hint="eastAsia"/>
          <w:lang w:eastAsia="zh-CN"/>
        </w:rPr>
        <w:t>D</w:t>
      </w:r>
      <w:r w:rsidR="00CE42D9"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00CE42D9" w:rsidRPr="00916166">
        <w:rPr>
          <w:rFonts w:eastAsiaTheme="minorEastAsia" w:hint="eastAsia"/>
          <w:lang w:eastAsia="zh-CN"/>
        </w:rPr>
        <w:t>P=</w:t>
      </w:r>
      <w:r w:rsidR="00CE42D9" w:rsidRPr="00916166">
        <w:rPr>
          <w:rFonts w:eastAsiaTheme="minorEastAsia"/>
          <w:lang w:eastAsia="zh-CN"/>
        </w:rPr>
        <w:t>4</w:t>
      </w:r>
      <w:r w:rsidR="00CE42D9" w:rsidRPr="00916166">
        <w:rPr>
          <w:rFonts w:eastAsiaTheme="minorEastAsia" w:hint="eastAsia"/>
          <w:lang w:eastAsia="zh-CN"/>
        </w:rPr>
        <w:t>,I=8,D=12</w:t>
      </w:r>
      <w:r w:rsidR="00CE42D9" w:rsidRPr="00916166">
        <w:rPr>
          <w:rFonts w:eastAsiaTheme="minorEastAsia" w:hint="eastAsia"/>
          <w:lang w:eastAsia="zh-CN"/>
        </w:rPr>
        <w:t>将导致收敛时间为</w:t>
      </w:r>
      <w:r w:rsidR="00CE42D9" w:rsidRPr="00916166">
        <w:rPr>
          <w:rFonts w:eastAsiaTheme="minorEastAsia"/>
          <w:lang w:eastAsia="zh-CN"/>
        </w:rPr>
        <w:t>0 . 034 s</w:t>
      </w:r>
      <w:r w:rsidR="00CE42D9" w:rsidRPr="00916166">
        <w:rPr>
          <w:rFonts w:eastAsiaTheme="minorEastAsia" w:hint="eastAsia"/>
          <w:lang w:eastAsia="zh-CN"/>
        </w:rPr>
        <w:t>，路径成本为</w:t>
      </w:r>
      <w:r w:rsidR="00CE42D9" w:rsidRPr="00916166">
        <w:rPr>
          <w:rFonts w:eastAsiaTheme="minorEastAsia"/>
          <w:lang w:eastAsia="zh-CN"/>
        </w:rPr>
        <w:t>1157 . 4 .</w:t>
      </w:r>
      <w:r w:rsidR="00CE42D9" w:rsidRPr="00916166">
        <w:rPr>
          <w:rFonts w:eastAsiaTheme="minorEastAsia" w:hint="eastAsia"/>
          <w:lang w:eastAsia="zh-CN"/>
        </w:rPr>
        <w:t>如果需要更短的路径，区间可以设置为</w:t>
      </w:r>
      <w:r w:rsidR="00CE42D9" w:rsidRPr="00916166">
        <w:rPr>
          <w:rFonts w:eastAsiaTheme="minorEastAsia"/>
          <w:lang w:eastAsia="zh-CN"/>
        </w:rPr>
        <w:t>2</w:t>
      </w:r>
      <w:r w:rsidR="00CE42D9" w:rsidRPr="00916166">
        <w:rPr>
          <w:rFonts w:eastAsiaTheme="minorEastAsia" w:hint="eastAsia"/>
          <w:lang w:eastAsia="zh-CN"/>
        </w:rPr>
        <w:t>或</w:t>
      </w:r>
      <w:r w:rsidR="00CE42D9" w:rsidRPr="00916166">
        <w:rPr>
          <w:rFonts w:eastAsiaTheme="minorEastAsia"/>
          <w:lang w:eastAsia="zh-CN"/>
        </w:rPr>
        <w:t>3</w:t>
      </w:r>
      <w:r w:rsidR="00CE42D9" w:rsidRPr="00916166">
        <w:rPr>
          <w:rFonts w:eastAsiaTheme="minorEastAsia" w:hint="eastAsia"/>
          <w:lang w:eastAsia="zh-CN"/>
        </w:rPr>
        <w:t>，代价是收敛时间的显著增加。</w:t>
      </w:r>
    </w:p>
    <w:p w14:paraId="5B69E9FE" w14:textId="77777777" w:rsidR="00CE42D9" w:rsidRPr="006064C8" w:rsidRDefault="00CE42D9" w:rsidP="00CE42D9">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7"/>
      </w:tblGrid>
      <w:tr w:rsidR="00CE42D9" w14:paraId="7B319269" w14:textId="77777777" w:rsidTr="00427D70">
        <w:trPr>
          <w:jc w:val="center"/>
        </w:trPr>
        <w:tc>
          <w:tcPr>
            <w:tcW w:w="0" w:type="auto"/>
            <w:tcBorders>
              <w:top w:val="single" w:sz="6" w:space="0" w:color="auto"/>
              <w:bottom w:val="single" w:sz="12" w:space="0" w:color="auto"/>
            </w:tcBorders>
          </w:tcPr>
          <w:p w14:paraId="0942AA04"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D810EC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3B20D264"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753427F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CEDD5D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CE42D9" w14:paraId="0A6510F6" w14:textId="77777777" w:rsidTr="00427D70">
        <w:trPr>
          <w:jc w:val="center"/>
        </w:trPr>
        <w:tc>
          <w:tcPr>
            <w:tcW w:w="0" w:type="auto"/>
            <w:tcBorders>
              <w:top w:val="single" w:sz="12" w:space="0" w:color="auto"/>
            </w:tcBorders>
          </w:tcPr>
          <w:p w14:paraId="37CAC958"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99B10E7"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CE46940"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71A6957D"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EC1C310"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CE42D9" w14:paraId="20B3E2D1" w14:textId="77777777" w:rsidTr="00427D70">
        <w:trPr>
          <w:jc w:val="center"/>
        </w:trPr>
        <w:tc>
          <w:tcPr>
            <w:tcW w:w="0" w:type="auto"/>
            <w:tcBorders>
              <w:bottom w:val="single" w:sz="6" w:space="0" w:color="auto"/>
            </w:tcBorders>
          </w:tcPr>
          <w:p w14:paraId="6248602B"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D9E314F"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08D65575" w14:textId="77777777" w:rsidR="00CE42D9" w:rsidRPr="004B65D6" w:rsidRDefault="00CE42D9"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1990DFF"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07BAB4B9" w14:textId="77777777" w:rsidR="00CE42D9" w:rsidRPr="004B65D6" w:rsidRDefault="00CE42D9"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79F66A86" w14:textId="627C7CAD" w:rsidR="00CE42D9" w:rsidRPr="00CE42D9" w:rsidRDefault="00CE42D9" w:rsidP="00552D76">
      <w:pPr>
        <w:pStyle w:val="21"/>
        <w:numPr>
          <w:ilvl w:val="1"/>
          <w:numId w:val="14"/>
        </w:numPr>
        <w:tabs>
          <w:tab w:val="left" w:pos="627"/>
        </w:tabs>
        <w:spacing w:before="229"/>
        <w:ind w:hanging="394"/>
        <w:rPr>
          <w:rFonts w:eastAsiaTheme="minorEastAsia"/>
          <w:spacing w:val="-17"/>
          <w:lang w:eastAsia="zh-CN"/>
        </w:rPr>
      </w:pPr>
      <w:r w:rsidRPr="00552D76">
        <w:rPr>
          <w:rFonts w:eastAsiaTheme="minorEastAsia" w:hint="eastAsia"/>
          <w:spacing w:val="-17"/>
          <w:lang w:eastAsia="zh-CN"/>
        </w:rPr>
        <w:t>不同</w:t>
      </w:r>
      <w:r w:rsidRPr="00552D76">
        <w:rPr>
          <w:rFonts w:eastAsiaTheme="minorEastAsia" w:hint="eastAsia"/>
          <w:spacing w:val="-17"/>
          <w:lang w:eastAsia="zh-CN"/>
        </w:rPr>
        <w:t>RRT</w:t>
      </w:r>
      <w:r w:rsidRPr="00552D76">
        <w:rPr>
          <w:rFonts w:eastAsiaTheme="minorEastAsia" w:hint="eastAsia"/>
          <w:spacing w:val="-17"/>
          <w:lang w:eastAsia="zh-CN"/>
        </w:rPr>
        <w:t>算法之间的对比实验</w:t>
      </w:r>
    </w:p>
    <w:p w14:paraId="3944A2C7" w14:textId="77777777" w:rsidR="00CE42D9" w:rsidRPr="00912D60" w:rsidRDefault="00CE42D9" w:rsidP="00CE42D9">
      <w:pPr>
        <w:pStyle w:val="21"/>
        <w:numPr>
          <w:ilvl w:val="2"/>
          <w:numId w:val="14"/>
        </w:numPr>
        <w:tabs>
          <w:tab w:val="left" w:pos="627"/>
        </w:tabs>
        <w:spacing w:before="229"/>
        <w:rPr>
          <w:lang w:eastAsia="zh-CN"/>
        </w:rPr>
      </w:pPr>
      <w:r w:rsidRPr="00912D60">
        <w:rPr>
          <w:lang w:eastAsia="zh-CN"/>
        </w:rPr>
        <w:t>Configuration information</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3C0688" w:rsidRDefault="003C0688" w:rsidP="003C0688">
      <w:pPr>
        <w:pStyle w:val="21"/>
        <w:numPr>
          <w:ilvl w:val="2"/>
          <w:numId w:val="14"/>
        </w:numPr>
        <w:tabs>
          <w:tab w:val="left" w:pos="627"/>
        </w:tabs>
        <w:spacing w:before="229"/>
        <w:rPr>
          <w:lang w:eastAsia="zh-CN"/>
        </w:rPr>
      </w:pPr>
      <w:r w:rsidRPr="003C0688">
        <w:rPr>
          <w:rFonts w:ascii="宋体" w:eastAsia="宋体" w:hAnsi="宋体" w:cs="宋体" w:hint="eastAsia"/>
          <w:lang w:eastAsia="zh-CN"/>
        </w:rPr>
        <w:t>性能比较</w:t>
      </w:r>
    </w:p>
    <w:p w14:paraId="55A77329" w14:textId="1789DA91"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p>
    <w:p w14:paraId="3006CED6"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0FBF0598"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64A56B14" w14:textId="1039AD6E" w:rsidR="0060064D" w:rsidRPr="00552D76" w:rsidRDefault="00552D76" w:rsidP="00916166">
      <w:pPr>
        <w:pStyle w:val="21"/>
        <w:tabs>
          <w:tab w:val="left" w:pos="627"/>
        </w:tabs>
        <w:spacing w:before="229"/>
        <w:ind w:left="219" w:firstLine="0"/>
        <w:rPr>
          <w:lang w:eastAsia="zh-CN"/>
        </w:rPr>
      </w:pPr>
      <w:r w:rsidRPr="00916166">
        <w:rPr>
          <w:rFonts w:ascii="Times New Roman" w:eastAsiaTheme="minorEastAsia" w:hAnsi="Times New Roman" w:cs="Times New Roman"/>
          <w:b w:val="0"/>
          <w:bCs w:val="0"/>
          <w:noProof/>
          <w:lang w:eastAsia="zh-CN"/>
        </w:rPr>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688"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3C0688" w:rsidRPr="00916166">
        <w:rPr>
          <w:rFonts w:ascii="Times New Roman" w:eastAsiaTheme="minorEastAsia" w:hAnsi="Times New Roman" w:cs="Times New Roman" w:hint="eastAsia"/>
          <w:b w:val="0"/>
          <w:bCs w:val="0"/>
          <w:lang w:eastAsia="zh-CN"/>
        </w:rPr>
        <w:t>X</w:t>
      </w:r>
      <w:r w:rsidR="003C0688" w:rsidRPr="00916166">
        <w:rPr>
          <w:rFonts w:ascii="Times New Roman" w:eastAsiaTheme="minorEastAsia" w:hAnsi="Times New Roman" w:cs="Times New Roman" w:hint="eastAsia"/>
          <w:b w:val="0"/>
          <w:bCs w:val="0"/>
          <w:vertAlign w:val="subscript"/>
          <w:lang w:eastAsia="zh-CN"/>
        </w:rPr>
        <w:t>rand</w:t>
      </w:r>
      <w:r w:rsidR="003C0688"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以</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w:t>
      </w:r>
      <w:r w:rsidR="003C0688" w:rsidRPr="00916166">
        <w:rPr>
          <w:rFonts w:ascii="Times New Roman" w:eastAsiaTheme="minorEastAsia" w:hAnsi="Times New Roman" w:cs="Times New Roman"/>
          <w:b w:val="0"/>
          <w:bCs w:val="0"/>
          <w:lang w:eastAsia="zh-CN"/>
        </w:rPr>
        <w:t>8</w:t>
      </w:r>
      <w:r w:rsidR="003C0688" w:rsidRPr="00916166">
        <w:rPr>
          <w:rFonts w:ascii="Times New Roman" w:eastAsiaTheme="minorEastAsia" w:hAnsi="Times New Roman" w:cs="Times New Roman" w:hint="eastAsia"/>
          <w:b w:val="0"/>
          <w:bCs w:val="0"/>
          <w:lang w:eastAsia="zh-CN"/>
        </w:rPr>
        <w:t>为间隔生成一条收敛时间优于</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的路径。当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6</w:t>
      </w:r>
      <w:r w:rsidR="003C0688" w:rsidRPr="00916166">
        <w:rPr>
          <w:rFonts w:ascii="Times New Roman" w:eastAsiaTheme="minorEastAsia" w:hAnsi="Times New Roman" w:cs="Times New Roman" w:hint="eastAsia"/>
          <w:b w:val="0"/>
          <w:bCs w:val="0"/>
          <w:lang w:eastAsia="zh-CN"/>
        </w:rPr>
        <w:t>时，</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生成的路径在消耗相同时间的情况下，在路径长度方面优于</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w:t>
      </w:r>
      <w:r w:rsidR="003C0688" w:rsidRPr="00916166">
        <w:rPr>
          <w:rFonts w:ascii="Times New Roman" w:eastAsiaTheme="minorEastAsia" w:hAnsi="Times New Roman" w:cs="Times New Roman"/>
          <w:b w:val="0"/>
          <w:bCs w:val="0"/>
          <w:lang w:eastAsia="zh-CN"/>
        </w:rPr>
        <w:t xml:space="preserve"> </w:t>
      </w:r>
      <w:r w:rsidR="003C0688" w:rsidRPr="00916166">
        <w:rPr>
          <w:rFonts w:ascii="Times New Roman" w:eastAsiaTheme="minorEastAsia" w:hAnsi="Times New Roman" w:cs="Times New Roman" w:hint="eastAsia"/>
          <w:b w:val="0"/>
          <w:bCs w:val="0"/>
          <w:lang w:eastAsia="zh-CN"/>
        </w:rPr>
        <w:t>此外，当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时，</w:t>
      </w:r>
      <w:r w:rsidR="00D1328A"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不仅比</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具有更短的收敛时间，而且比</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具有更短的路径长度，因此与传统的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变体相比，</w:t>
      </w:r>
      <w:r w:rsidR="00D1328A" w:rsidRPr="00916166">
        <w:rPr>
          <w:rFonts w:ascii="Times New Roman" w:eastAsiaTheme="minorEastAsia" w:hAnsi="Times New Roman" w:cs="Times New Roman" w:hint="eastAsia"/>
          <w:b w:val="0"/>
          <w:bCs w:val="0"/>
          <w:lang w:eastAsia="zh-CN"/>
        </w:rPr>
        <w:t>SC-</w:t>
      </w:r>
      <w:r w:rsidR="00D1328A"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变体，高级变体也被考虑来进一步展示所提出算法的性能。从表</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可以观察到，</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的改进版本</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需要更多的时间和迭代次数才能达到与</w:t>
      </w:r>
      <w:r w:rsidR="003C0688" w:rsidRPr="00916166">
        <w:rPr>
          <w:rFonts w:ascii="Times New Roman" w:eastAsiaTheme="minorEastAsia" w:hAnsi="Times New Roman" w:cs="Times New Roman"/>
          <w:b w:val="0"/>
          <w:bCs w:val="0"/>
          <w:lang w:eastAsia="zh-CN"/>
        </w:rPr>
        <w:t>Dynamic RRT</w:t>
      </w:r>
      <w:r w:rsidR="003C0688" w:rsidRPr="00916166">
        <w:rPr>
          <w:rFonts w:ascii="Times New Roman" w:eastAsiaTheme="minorEastAsia" w:hAnsi="Times New Roman" w:cs="Times New Roman" w:hint="eastAsia"/>
          <w:b w:val="0"/>
          <w:bCs w:val="0"/>
          <w:lang w:eastAsia="zh-CN"/>
        </w:rPr>
        <w:t>相同的路径长度。虽然在运行时间没有限制的情况下，</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lastRenderedPageBreak/>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参数在某某某值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r w:rsidRPr="000C571E">
        <w:rPr>
          <w:rFonts w:eastAsiaTheme="minorEastAsia"/>
          <w:sz w:val="22"/>
          <w:szCs w:val="22"/>
          <w:lang w:eastAsia="zh-CN"/>
        </w:rPr>
        <w:t>100</w:t>
      </w:r>
      <w:r w:rsidRPr="000C571E">
        <w:rPr>
          <w:rFonts w:eastAsiaTheme="minorEastAsia" w:hint="eastAsia"/>
          <w:sz w:val="22"/>
          <w:szCs w:val="22"/>
          <w:lang w:eastAsia="zh-CN"/>
        </w:rPr>
        <w:t>个试次以上的平均值。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次运行的平均值，收敛时间定义为第一次收敛到一个解所花费的时间，折线表示该参数对算法不适用。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7C5624E2"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AE1E90" w14:textId="2947E4C6" w:rsidR="002B1EDD" w:rsidRPr="004A5EEC" w:rsidRDefault="004A5EEC" w:rsidP="004A5EEC">
      <w:pPr>
        <w:pStyle w:val="21"/>
        <w:numPr>
          <w:ilvl w:val="2"/>
          <w:numId w:val="14"/>
        </w:numPr>
        <w:tabs>
          <w:tab w:val="left" w:pos="627"/>
        </w:tabs>
        <w:spacing w:before="229"/>
        <w:rPr>
          <w:rFonts w:ascii="宋体" w:eastAsia="宋体" w:hAnsi="宋体" w:cs="宋体" w:hint="eastAsia"/>
          <w:lang w:eastAsia="zh-CN"/>
        </w:rPr>
      </w:pPr>
      <w:r w:rsidRPr="004A5EEC">
        <w:rPr>
          <w:rFonts w:ascii="宋体" w:eastAsia="宋体" w:hAnsi="宋体" w:cs="宋体" w:hint="eastAsia"/>
          <w:lang w:eastAsia="zh-CN"/>
        </w:rPr>
        <w:t>稳定性测试</w:t>
      </w:r>
    </w:p>
    <w:p w14:paraId="2904448C" w14:textId="4A26CDD5" w:rsidR="002B1EDD" w:rsidRDefault="004A5EEC" w:rsidP="002B1EDD">
      <w:pPr>
        <w:pStyle w:val="a6"/>
        <w:tabs>
          <w:tab w:val="left" w:pos="627"/>
        </w:tabs>
        <w:spacing w:before="229"/>
        <w:ind w:left="360" w:firstLine="0"/>
        <w:outlineLvl w:val="2"/>
        <w:rPr>
          <w:rFonts w:eastAsiaTheme="minorEastAsia"/>
          <w:lang w:eastAsia="zh-CN"/>
        </w:rPr>
      </w:pPr>
      <w:r w:rsidRPr="00C34120">
        <w:rPr>
          <w:rFonts w:eastAsiaTheme="minorEastAsia" w:hint="eastAsia"/>
          <w:lang w:eastAsia="zh-CN"/>
        </w:rPr>
        <w:t>为了更近一步的验证</w:t>
      </w:r>
      <w:r w:rsidRPr="00C34120">
        <w:rPr>
          <w:rFonts w:eastAsiaTheme="minorEastAsia" w:hint="eastAsia"/>
          <w:lang w:eastAsia="zh-CN"/>
        </w:rPr>
        <w:t>SC-RRT</w:t>
      </w:r>
      <w:r w:rsidRPr="00C34120">
        <w:rPr>
          <w:rFonts w:eastAsiaTheme="minorEastAsia" w:hint="eastAsia"/>
          <w:lang w:eastAsia="zh-CN"/>
        </w:rPr>
        <w:t>算法的稳定性，本文进行了一组仿真实验，考虑了相同障碍物密度下不同环境范围，由小及大的测试，详细配置如表</w:t>
      </w:r>
      <w:r w:rsidRPr="00C34120">
        <w:rPr>
          <w:rFonts w:eastAsiaTheme="minorEastAsia" w:hint="eastAsia"/>
          <w:lang w:eastAsia="zh-CN"/>
        </w:rPr>
        <w:t>6</w:t>
      </w:r>
      <w:r w:rsidRPr="00C34120">
        <w:rPr>
          <w:rFonts w:eastAsiaTheme="minorEastAsia" w:hint="eastAsia"/>
          <w:lang w:eastAsia="zh-CN"/>
        </w:rPr>
        <w:t>，同时，选择了</w:t>
      </w:r>
      <w:r w:rsidRPr="00C34120">
        <w:rPr>
          <w:rFonts w:eastAsiaTheme="minorEastAsia" w:hint="eastAsia"/>
          <w:lang w:eastAsia="zh-CN"/>
        </w:rPr>
        <w:t>RRT,RRT*,RRT-CONNECT</w:t>
      </w:r>
      <w:r w:rsidRPr="00C34120">
        <w:rPr>
          <w:rFonts w:eastAsiaTheme="minorEastAsia" w:hint="eastAsia"/>
          <w:lang w:eastAsia="zh-CN"/>
        </w:rPr>
        <w:t>算法进行比较，图</w:t>
      </w:r>
      <w:r w:rsidRPr="00C34120">
        <w:rPr>
          <w:rFonts w:eastAsiaTheme="minorEastAsia" w:hint="eastAsia"/>
          <w:lang w:eastAsia="zh-CN"/>
        </w:rPr>
        <w:t>10</w:t>
      </w:r>
      <w:r w:rsidRPr="00C34120">
        <w:rPr>
          <w:rFonts w:eastAsiaTheme="minorEastAsia" w:hint="eastAsia"/>
          <w:lang w:eastAsia="zh-CN"/>
        </w:rPr>
        <w:t>说明了不同算法生成的路径在</w:t>
      </w:r>
      <w:r w:rsidRPr="00C34120">
        <w:rPr>
          <w:rFonts w:eastAsiaTheme="minorEastAsia" w:hint="eastAsia"/>
          <w:lang w:eastAsia="zh-CN"/>
        </w:rPr>
        <w:t>env2</w:t>
      </w:r>
      <w:r w:rsidRPr="00C34120">
        <w:rPr>
          <w:rFonts w:eastAsiaTheme="minorEastAsia" w:hint="eastAsia"/>
          <w:lang w:eastAsia="zh-CN"/>
        </w:rPr>
        <w:t>中的分布情况，可以认为，在这种典型的环境中，</w:t>
      </w:r>
      <w:r w:rsidRPr="00C34120">
        <w:rPr>
          <w:rFonts w:eastAsiaTheme="minorEastAsia" w:hint="eastAsia"/>
          <w:lang w:eastAsia="zh-CN"/>
        </w:rPr>
        <w:t>SC-RRT</w:t>
      </w:r>
      <w:r w:rsidRPr="00C34120">
        <w:rPr>
          <w:rFonts w:eastAsiaTheme="minorEastAsia" w:hint="eastAsia"/>
          <w:lang w:eastAsia="zh-CN"/>
        </w:rPr>
        <w:t>算法相较于传统路径规划算法具有显著的优势，也更加稳定。</w:t>
      </w:r>
    </w:p>
    <w:p w14:paraId="62D41FEC" w14:textId="5E192DCC" w:rsidR="00C34120" w:rsidRPr="00C34120" w:rsidRDefault="00C34120" w:rsidP="002B1EDD">
      <w:pPr>
        <w:pStyle w:val="a6"/>
        <w:tabs>
          <w:tab w:val="left" w:pos="627"/>
        </w:tabs>
        <w:spacing w:before="229"/>
        <w:ind w:left="360" w:firstLine="0"/>
        <w:outlineLvl w:val="2"/>
        <w:rPr>
          <w:rFonts w:eastAsiaTheme="minorEastAsia"/>
          <w:lang w:eastAsia="zh-CN"/>
        </w:rPr>
      </w:pPr>
      <w:r>
        <w:rPr>
          <w:rFonts w:eastAsiaTheme="minorEastAsia" w:hint="eastAsia"/>
          <w:lang w:eastAsia="zh-CN"/>
        </w:rPr>
        <w:t xml:space="preserve"> </w:t>
      </w:r>
      <w:r>
        <w:rPr>
          <w:rFonts w:eastAsiaTheme="minorEastAsia"/>
          <w:lang w:eastAsia="zh-CN"/>
        </w:rPr>
        <w:tab/>
      </w:r>
      <w:r>
        <w:rPr>
          <w:rFonts w:eastAsiaTheme="minorEastAsia" w:hint="eastAsia"/>
          <w:lang w:eastAsia="zh-CN"/>
        </w:rPr>
        <w:t>为了验证算法在不同环境的普适性，在如表</w:t>
      </w:r>
      <w:r>
        <w:rPr>
          <w:rFonts w:eastAsiaTheme="minorEastAsia" w:hint="eastAsia"/>
          <w:lang w:eastAsia="zh-CN"/>
        </w:rPr>
        <w:t>6</w:t>
      </w:r>
      <w:r>
        <w:rPr>
          <w:rFonts w:eastAsiaTheme="minorEastAsia" w:hint="eastAsia"/>
          <w:lang w:eastAsia="zh-CN"/>
        </w:rPr>
        <w:t>中进行了不同环境中执行一百次。图</w:t>
      </w:r>
      <w:r>
        <w:rPr>
          <w:rFonts w:eastAsiaTheme="minorEastAsia" w:hint="eastAsia"/>
          <w:lang w:eastAsia="zh-CN"/>
        </w:rPr>
        <w:t>11</w:t>
      </w:r>
      <w:r>
        <w:rPr>
          <w:rFonts w:eastAsiaTheme="minorEastAsia" w:hint="eastAsia"/>
          <w:lang w:eastAsia="zh-CN"/>
        </w:rPr>
        <w:t>给出了</w:t>
      </w:r>
      <w:r>
        <w:rPr>
          <w:rFonts w:eastAsiaTheme="minorEastAsia" w:hint="eastAsia"/>
          <w:lang w:eastAsia="zh-CN"/>
        </w:rPr>
        <w:t>env1</w:t>
      </w:r>
      <w:r>
        <w:rPr>
          <w:rFonts w:eastAsiaTheme="minorEastAsia" w:hint="eastAsia"/>
          <w:lang w:eastAsia="zh-CN"/>
        </w:rPr>
        <w:t>的一组结果，详情见表</w:t>
      </w:r>
      <w:r>
        <w:rPr>
          <w:rFonts w:eastAsiaTheme="minorEastAsia" w:hint="eastAsia"/>
          <w:lang w:eastAsia="zh-CN"/>
        </w:rPr>
        <w:t>7</w:t>
      </w:r>
    </w:p>
    <w:p w14:paraId="0F2CD298" w14:textId="77777777" w:rsidR="002B1EDD" w:rsidRPr="002B1EDD" w:rsidRDefault="002B1EDD" w:rsidP="002B1EDD">
      <w:pPr>
        <w:pStyle w:val="a6"/>
        <w:tabs>
          <w:tab w:val="left" w:pos="627"/>
        </w:tabs>
        <w:spacing w:before="229"/>
        <w:ind w:left="360" w:firstLine="0"/>
        <w:outlineLvl w:val="2"/>
        <w:rPr>
          <w:rFonts w:ascii="Arial" w:eastAsiaTheme="minorEastAsia" w:hAnsi="Arial" w:cs="Arial"/>
          <w:b/>
          <w:bCs/>
          <w:lang w:eastAsia="zh-CN"/>
        </w:rPr>
      </w:pPr>
    </w:p>
    <w:p w14:paraId="04612A4E" w14:textId="493267D7" w:rsidR="00552D76" w:rsidRPr="006064C8" w:rsidRDefault="00552D76" w:rsidP="00552D7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3</w:t>
      </w:r>
      <w:r w:rsidRPr="004B65D6">
        <w:rPr>
          <w:rFonts w:eastAsiaTheme="minorEastAsia" w:hint="eastAsia"/>
          <w:sz w:val="22"/>
          <w:szCs w:val="22"/>
          <w:lang w:eastAsia="zh-CN"/>
        </w:rPr>
        <w:t xml:space="preserve"> </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次运行的平均值，收敛时间定义为第一次收敛到一个解所花费的时间，折线表示该参数对算法不适用。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756"/>
        <w:gridCol w:w="707"/>
        <w:gridCol w:w="793"/>
        <w:gridCol w:w="1161"/>
        <w:gridCol w:w="1253"/>
        <w:gridCol w:w="1400"/>
        <w:gridCol w:w="2010"/>
      </w:tblGrid>
      <w:tr w:rsidR="00552D76" w14:paraId="13A12AF2" w14:textId="088B724F" w:rsidTr="00552D76">
        <w:trPr>
          <w:jc w:val="center"/>
        </w:trPr>
        <w:tc>
          <w:tcPr>
            <w:tcW w:w="0" w:type="auto"/>
            <w:tcBorders>
              <w:top w:val="single" w:sz="6" w:space="0" w:color="auto"/>
              <w:bottom w:val="single" w:sz="12" w:space="0" w:color="auto"/>
            </w:tcBorders>
          </w:tcPr>
          <w:p w14:paraId="1EA0A584" w14:textId="486D8A02" w:rsidR="00552D76" w:rsidRPr="004B65D6" w:rsidRDefault="00552D76" w:rsidP="00427D70">
            <w:pPr>
              <w:pStyle w:val="a3"/>
              <w:spacing w:line="261" w:lineRule="auto"/>
              <w:ind w:right="114"/>
              <w:jc w:val="center"/>
              <w:rPr>
                <w:rFonts w:eastAsiaTheme="minorEastAsia"/>
                <w:sz w:val="22"/>
                <w:szCs w:val="22"/>
                <w:lang w:eastAsia="zh-CN"/>
              </w:rPr>
            </w:pPr>
            <w:r w:rsidRPr="00552D76">
              <w:rPr>
                <w:rFonts w:eastAsiaTheme="minorEastAsia"/>
                <w:sz w:val="22"/>
                <w:szCs w:val="22"/>
                <w:lang w:eastAsia="zh-CN"/>
              </w:rPr>
              <w:t>Algorithm</w:t>
            </w:r>
          </w:p>
        </w:tc>
        <w:tc>
          <w:tcPr>
            <w:tcW w:w="0" w:type="auto"/>
            <w:tcBorders>
              <w:top w:val="single" w:sz="6" w:space="0" w:color="auto"/>
              <w:bottom w:val="single" w:sz="12" w:space="0" w:color="auto"/>
            </w:tcBorders>
          </w:tcPr>
          <w:p w14:paraId="13FA6EC1" w14:textId="5124A594"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977A5A1" w14:textId="7BDC7A56"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49CE977A" w14:textId="72E3E9B9"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029B3C1" w14:textId="57AFFD5F"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Iterations</w:t>
            </w:r>
          </w:p>
        </w:tc>
        <w:tc>
          <w:tcPr>
            <w:tcW w:w="0" w:type="auto"/>
            <w:tcBorders>
              <w:top w:val="single" w:sz="6" w:space="0" w:color="auto"/>
              <w:bottom w:val="single" w:sz="12" w:space="0" w:color="auto"/>
            </w:tcBorders>
          </w:tcPr>
          <w:p w14:paraId="5B37F8E2" w14:textId="29F484AA" w:rsidR="00552D7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Node</w:t>
            </w:r>
          </w:p>
        </w:tc>
        <w:tc>
          <w:tcPr>
            <w:tcW w:w="0" w:type="auto"/>
            <w:tcBorders>
              <w:top w:val="single" w:sz="6" w:space="0" w:color="auto"/>
              <w:bottom w:val="single" w:sz="12" w:space="0" w:color="auto"/>
            </w:tcBorders>
          </w:tcPr>
          <w:p w14:paraId="4E19B7DA" w14:textId="15AE4FC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4BAF0009"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552D76" w14:paraId="74145F08" w14:textId="4D0680B1" w:rsidTr="00552D76">
        <w:trPr>
          <w:jc w:val="center"/>
        </w:trPr>
        <w:tc>
          <w:tcPr>
            <w:tcW w:w="0" w:type="auto"/>
            <w:tcBorders>
              <w:top w:val="single" w:sz="12" w:space="0" w:color="auto"/>
            </w:tcBorders>
          </w:tcPr>
          <w:p w14:paraId="28F938F1" w14:textId="43DE20AD"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Borders>
              <w:top w:val="single" w:sz="12" w:space="0" w:color="auto"/>
            </w:tcBorders>
          </w:tcPr>
          <w:p w14:paraId="7C0A43C6"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0D6F50C" w14:textId="77777777"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3D939B1" w14:textId="2690961C"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E9E1692" w14:textId="249227C1"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66512035" w14:textId="104F961F" w:rsidR="00552D76" w:rsidRPr="004B65D6" w:rsidRDefault="00552D76" w:rsidP="00427D7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top w:val="single" w:sz="12" w:space="0" w:color="auto"/>
            </w:tcBorders>
          </w:tcPr>
          <w:p w14:paraId="41839969" w14:textId="0D53E3A6"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70A138FE" w14:textId="77777777" w:rsidR="00552D76" w:rsidRPr="004B65D6" w:rsidRDefault="00552D76" w:rsidP="00427D7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592C8C08" w14:textId="77777777" w:rsidTr="00552D76">
        <w:trPr>
          <w:jc w:val="center"/>
        </w:trPr>
        <w:tc>
          <w:tcPr>
            <w:tcW w:w="0" w:type="auto"/>
          </w:tcPr>
          <w:p w14:paraId="781ADB54" w14:textId="61AC482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RRT-Star</w:t>
            </w:r>
          </w:p>
        </w:tc>
        <w:tc>
          <w:tcPr>
            <w:tcW w:w="0" w:type="auto"/>
          </w:tcPr>
          <w:p w14:paraId="395D2711" w14:textId="55636EBF"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5B09343" w14:textId="629C773E"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20E543F" w14:textId="279767E8"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7277408" w14:textId="160BE13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264DF8A3" w14:textId="583EDFA7"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1AC2C5BD" w14:textId="514D8757"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3D2896C3" w14:textId="3FD43D6E"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49836064" w14:textId="77777777" w:rsidTr="00552D76">
        <w:trPr>
          <w:jc w:val="center"/>
        </w:trPr>
        <w:tc>
          <w:tcPr>
            <w:tcW w:w="0" w:type="auto"/>
          </w:tcPr>
          <w:p w14:paraId="095F1080" w14:textId="0B8F948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F08A6D0" w14:textId="4C45779B"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9F448C3" w14:textId="200A5C9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B983A75" w14:textId="488DBF54"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24A82CC" w14:textId="6D29C5C8"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xxx</w:t>
            </w:r>
          </w:p>
        </w:tc>
        <w:tc>
          <w:tcPr>
            <w:tcW w:w="0" w:type="auto"/>
          </w:tcPr>
          <w:p w14:paraId="28852F83" w14:textId="7F16F2F0"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Pr>
          <w:p w14:paraId="3A075745" w14:textId="18484B80"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46ABD7D2" w14:textId="56E48BA3"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552D76" w14:paraId="2884E1F6" w14:textId="77777777" w:rsidTr="00552D76">
        <w:trPr>
          <w:jc w:val="center"/>
        </w:trPr>
        <w:tc>
          <w:tcPr>
            <w:tcW w:w="0" w:type="auto"/>
            <w:tcBorders>
              <w:bottom w:val="single" w:sz="6" w:space="0" w:color="auto"/>
            </w:tcBorders>
          </w:tcPr>
          <w:p w14:paraId="3830E9F1" w14:textId="6DDA7010"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478BA143" w14:textId="18CDCDC6"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2B65D0F" w14:textId="2A5BF6E7"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91CDA7F" w14:textId="251BCAD2" w:rsidR="00552D7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6778B6C7" w14:textId="76958669"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7D9641F3" w14:textId="2E72E942" w:rsidR="00552D76" w:rsidRPr="004B65D6" w:rsidRDefault="00552D76" w:rsidP="00552D76">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x</w:t>
            </w:r>
          </w:p>
        </w:tc>
        <w:tc>
          <w:tcPr>
            <w:tcW w:w="0" w:type="auto"/>
            <w:tcBorders>
              <w:bottom w:val="single" w:sz="6" w:space="0" w:color="auto"/>
            </w:tcBorders>
          </w:tcPr>
          <w:p w14:paraId="22F71002" w14:textId="187C8F6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B2DD658" w14:textId="67153828" w:rsidR="00552D76" w:rsidRPr="004B65D6" w:rsidRDefault="00552D76" w:rsidP="00552D76">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1040ED5D" w14:textId="483F7974" w:rsidR="006064C8" w:rsidRPr="00552D76" w:rsidRDefault="006064C8" w:rsidP="00552D76">
      <w:pPr>
        <w:tabs>
          <w:tab w:val="left" w:pos="627"/>
        </w:tabs>
        <w:spacing w:before="229"/>
        <w:outlineLvl w:val="2"/>
        <w:rPr>
          <w:rFonts w:ascii="Arial" w:eastAsiaTheme="minorEastAsia" w:hAnsi="Arial" w:cs="Arial"/>
          <w:b/>
          <w:bCs/>
          <w:lang w:eastAsia="zh-CN"/>
        </w:rPr>
      </w:pPr>
    </w:p>
    <w:p w14:paraId="0E381B26" w14:textId="342A43AF" w:rsidR="008C0E4F" w:rsidRPr="000243D2" w:rsidRDefault="000243D2" w:rsidP="000243D2">
      <w:pPr>
        <w:pStyle w:val="21"/>
        <w:numPr>
          <w:ilvl w:val="1"/>
          <w:numId w:val="14"/>
        </w:numPr>
        <w:tabs>
          <w:tab w:val="left" w:pos="627"/>
        </w:tabs>
        <w:spacing w:before="229"/>
        <w:ind w:hanging="394"/>
        <w:rPr>
          <w:rFonts w:eastAsiaTheme="minorEastAsia"/>
          <w:spacing w:val="-17"/>
          <w:lang w:eastAsia="zh-CN"/>
        </w:rPr>
      </w:pPr>
      <w:r w:rsidRPr="000243D2">
        <w:rPr>
          <w:rFonts w:eastAsiaTheme="minorEastAsia" w:hint="eastAsia"/>
          <w:spacing w:val="-17"/>
          <w:lang w:eastAsia="zh-CN"/>
        </w:rPr>
        <w:t>讨论</w:t>
      </w:r>
    </w:p>
    <w:p w14:paraId="30731771" w14:textId="3A0E3736" w:rsidR="008C0E4F" w:rsidRDefault="000243D2" w:rsidP="008C0E4F">
      <w:p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本文的目的是生成一条平衡收敛时间和路径长度的路径，从实验所得到的结果看，可以做出如下观察：</w:t>
      </w:r>
    </w:p>
    <w:p w14:paraId="2AA2F1E9" w14:textId="4BB2DE6F" w:rsidR="000243D2" w:rsidRPr="000243D2" w:rsidRDefault="004844A0" w:rsidP="000243D2">
      <w:pPr>
        <w:pStyle w:val="a6"/>
        <w:numPr>
          <w:ilvl w:val="0"/>
          <w:numId w:val="20"/>
        </w:numPr>
        <w:tabs>
          <w:tab w:val="left" w:pos="627"/>
        </w:tabs>
        <w:spacing w:before="229"/>
        <w:outlineLvl w:val="2"/>
        <w:rPr>
          <w:rFonts w:ascii="Arial" w:eastAsiaTheme="minorEastAsia" w:hAnsi="Arial" w:cs="Arial"/>
          <w:b/>
          <w:bCs/>
          <w:lang w:eastAsia="zh-CN"/>
        </w:rPr>
      </w:pPr>
      <w:r w:rsidRPr="004844A0">
        <w:rPr>
          <w:rFonts w:ascii="Arial" w:eastAsiaTheme="minorEastAsia" w:hAnsi="Arial" w:cs="Arial"/>
          <w:b/>
          <w:bCs/>
          <w:lang w:eastAsia="zh-CN"/>
        </w:rPr>
        <w:t>PID</w:t>
      </w:r>
      <w:r w:rsidR="000243D2" w:rsidRPr="000243D2">
        <w:rPr>
          <w:rFonts w:ascii="Arial" w:eastAsiaTheme="minorEastAsia" w:hAnsi="Arial" w:cs="Arial" w:hint="eastAsia"/>
          <w:b/>
          <w:bCs/>
          <w:lang w:eastAsia="zh-CN"/>
        </w:rPr>
        <w:t>性能分析</w:t>
      </w:r>
      <w:r w:rsidRPr="004844A0">
        <w:rPr>
          <w:rFonts w:ascii="Arial" w:eastAsiaTheme="minorEastAsia" w:hAnsi="Arial" w:cs="Arial"/>
          <w:b/>
          <w:bCs/>
          <w:lang w:eastAsia="zh-CN"/>
        </w:rPr>
        <w:t>实验结果表明，</w:t>
      </w:r>
      <w:r w:rsidRPr="004844A0">
        <w:rPr>
          <w:rFonts w:ascii="Arial" w:eastAsiaTheme="minorEastAsia" w:hAnsi="Arial" w:cs="Arial"/>
          <w:b/>
          <w:bCs/>
          <w:lang w:eastAsia="zh-CN"/>
        </w:rPr>
        <w:t xml:space="preserve">PID </w:t>
      </w:r>
      <w:r w:rsidRPr="004844A0">
        <w:rPr>
          <w:rFonts w:ascii="Arial" w:eastAsiaTheme="minorEastAsia" w:hAnsi="Arial" w:cs="Arial"/>
          <w:b/>
          <w:bCs/>
          <w:lang w:eastAsia="zh-CN"/>
        </w:rPr>
        <w:t>控制器对</w:t>
      </w:r>
      <w:r w:rsidRPr="004844A0">
        <w:rPr>
          <w:rFonts w:ascii="Arial" w:eastAsiaTheme="minorEastAsia" w:hAnsi="Arial" w:cs="Arial"/>
          <w:b/>
          <w:bCs/>
          <w:lang w:eastAsia="zh-CN"/>
        </w:rPr>
        <w:t xml:space="preserve"> SC-RRT </w:t>
      </w:r>
      <w:r w:rsidRPr="004844A0">
        <w:rPr>
          <w:rFonts w:ascii="Arial" w:eastAsiaTheme="minorEastAsia" w:hAnsi="Arial" w:cs="Arial"/>
          <w:b/>
          <w:bCs/>
          <w:lang w:eastAsia="zh-CN"/>
        </w:rPr>
        <w:t>的收敛动力学具有显著影响，尤其体现在首</w:t>
      </w:r>
      <w:r w:rsidRPr="004844A0">
        <w:rPr>
          <w:rFonts w:ascii="Arial" w:eastAsiaTheme="minorEastAsia" w:hAnsi="Arial" w:cs="Arial"/>
          <w:b/>
          <w:bCs/>
          <w:lang w:eastAsia="zh-CN"/>
        </w:rPr>
        <w:lastRenderedPageBreak/>
        <w:t>次可行解时间和搜索稳定性方面。适中的比例增益配合中等强度的积分项，在快速收敛与稳定采样行为之间实现了最佳平衡。</w:t>
      </w:r>
    </w:p>
    <w:p w14:paraId="77388B61" w14:textId="025BAA0C" w:rsid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与传统</w:t>
      </w:r>
      <w:r>
        <w:rPr>
          <w:rFonts w:ascii="Arial" w:eastAsiaTheme="minorEastAsia" w:hAnsi="Arial" w:cs="Arial" w:hint="eastAsia"/>
          <w:b/>
          <w:bCs/>
          <w:lang w:eastAsia="zh-CN"/>
        </w:rPr>
        <w:t>RRT</w:t>
      </w:r>
      <w:r>
        <w:rPr>
          <w:rFonts w:ascii="Arial" w:eastAsiaTheme="minorEastAsia" w:hAnsi="Arial" w:cs="Arial" w:hint="eastAsia"/>
          <w:b/>
          <w:bCs/>
          <w:lang w:eastAsia="zh-CN"/>
        </w:rPr>
        <w:t>变体的性能对比仿真表明，其收敛时间短于</w:t>
      </w:r>
      <w:r>
        <w:rPr>
          <w:rFonts w:ascii="Arial" w:eastAsiaTheme="minorEastAsia" w:hAnsi="Arial" w:cs="Arial" w:hint="eastAsia"/>
          <w:b/>
          <w:bCs/>
          <w:lang w:eastAsia="zh-CN"/>
        </w:rPr>
        <w:t>RRT</w:t>
      </w:r>
      <w:r>
        <w:rPr>
          <w:rFonts w:ascii="Arial" w:eastAsiaTheme="minorEastAsia" w:hAnsi="Arial" w:cs="Arial" w:hint="eastAsia"/>
          <w:b/>
          <w:bCs/>
          <w:lang w:eastAsia="zh-CN"/>
        </w:rPr>
        <w:t>，且其生成的路径长度更优于</w:t>
      </w:r>
      <w:r>
        <w:rPr>
          <w:rFonts w:ascii="Arial" w:eastAsiaTheme="minorEastAsia" w:hAnsi="Arial" w:cs="Arial" w:hint="eastAsia"/>
          <w:b/>
          <w:bCs/>
          <w:lang w:eastAsia="zh-CN"/>
        </w:rPr>
        <w:t>RRT-Star,</w:t>
      </w:r>
      <w:r>
        <w:rPr>
          <w:rFonts w:ascii="Arial" w:eastAsiaTheme="minorEastAsia" w:hAnsi="Arial" w:cs="Arial" w:hint="eastAsia"/>
          <w:b/>
          <w:bCs/>
          <w:lang w:eastAsia="zh-CN"/>
        </w:rPr>
        <w:t>此外，于文献【】算法相比，</w:t>
      </w:r>
      <w:r>
        <w:rPr>
          <w:rFonts w:ascii="Arial" w:eastAsiaTheme="minorEastAsia" w:hAnsi="Arial" w:cs="Arial" w:hint="eastAsia"/>
          <w:b/>
          <w:bCs/>
          <w:lang w:eastAsia="zh-CN"/>
        </w:rPr>
        <w:t>SC-RRT</w:t>
      </w:r>
      <w:r>
        <w:rPr>
          <w:rFonts w:ascii="Arial" w:eastAsiaTheme="minorEastAsia" w:hAnsi="Arial" w:cs="Arial" w:hint="eastAsia"/>
          <w:b/>
          <w:bCs/>
          <w:lang w:eastAsia="zh-CN"/>
        </w:rPr>
        <w:t>在平衡收敛时间和路径长度等方面表现的更好，以至于能够在相对较短的时间内获得同时满足更短的路径长度，更少的规划时间，更少的路径节点以及更平滑的路线，而</w:t>
      </w:r>
      <w:r>
        <w:rPr>
          <w:rFonts w:ascii="Arial" w:eastAsiaTheme="minorEastAsia" w:hAnsi="Arial" w:cs="Arial" w:hint="eastAsia"/>
          <w:b/>
          <w:bCs/>
          <w:lang w:eastAsia="zh-CN"/>
        </w:rPr>
        <w:t>Informed-rrt</w:t>
      </w:r>
      <w:r>
        <w:rPr>
          <w:rFonts w:ascii="Arial" w:eastAsiaTheme="minorEastAsia" w:hAnsi="Arial" w:cs="Arial" w:hint="eastAsia"/>
          <w:b/>
          <w:bCs/>
          <w:lang w:eastAsia="zh-CN"/>
        </w:rPr>
        <w:t>算法则需要去花费更多路径点乃至更多的时间去计算一条等价的路径。</w:t>
      </w:r>
    </w:p>
    <w:p w14:paraId="72864342" w14:textId="4367D9EE" w:rsidR="00ED66E7" w:rsidRPr="000243D2" w:rsidRDefault="00ED66E7" w:rsidP="000243D2">
      <w:pPr>
        <w:pStyle w:val="a6"/>
        <w:numPr>
          <w:ilvl w:val="0"/>
          <w:numId w:val="20"/>
        </w:numPr>
        <w:tabs>
          <w:tab w:val="left" w:pos="627"/>
        </w:tabs>
        <w:spacing w:before="229"/>
        <w:outlineLvl w:val="2"/>
        <w:rPr>
          <w:rFonts w:ascii="Arial" w:eastAsiaTheme="minorEastAsia" w:hAnsi="Arial" w:cs="Arial"/>
          <w:b/>
          <w:bCs/>
          <w:lang w:eastAsia="zh-CN"/>
        </w:rPr>
      </w:pPr>
      <w:r>
        <w:rPr>
          <w:rFonts w:ascii="Arial" w:eastAsiaTheme="minorEastAsia" w:hAnsi="Arial" w:cs="Arial" w:hint="eastAsia"/>
          <w:b/>
          <w:bCs/>
          <w:lang w:eastAsia="zh-CN"/>
        </w:rPr>
        <w:t>稳定性对比仿真说明，在不同的环境和不同起始节点和目标节点距离下，</w:t>
      </w:r>
      <w:r>
        <w:rPr>
          <w:rFonts w:ascii="Arial" w:eastAsiaTheme="minorEastAsia" w:hAnsi="Arial" w:cs="Arial" w:hint="eastAsia"/>
          <w:b/>
          <w:bCs/>
          <w:lang w:eastAsia="zh-CN"/>
        </w:rPr>
        <w:t xml:space="preserve"> SC-RRT</w:t>
      </w:r>
      <w:r>
        <w:rPr>
          <w:rFonts w:ascii="Arial" w:eastAsiaTheme="minorEastAsia" w:hAnsi="Arial" w:cs="Arial" w:hint="eastAsia"/>
          <w:b/>
          <w:bCs/>
          <w:lang w:eastAsia="zh-CN"/>
        </w:rPr>
        <w: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ED66E7" w:rsidRDefault="00821371" w:rsidP="00ED66E7">
      <w:pPr>
        <w:pStyle w:val="11"/>
        <w:numPr>
          <w:ilvl w:val="0"/>
          <w:numId w:val="14"/>
        </w:numPr>
        <w:tabs>
          <w:tab w:val="left" w:pos="474"/>
        </w:tabs>
        <w:ind w:left="486"/>
        <w:rPr>
          <w:w w:val="105"/>
        </w:rPr>
      </w:pPr>
      <w:r w:rsidRPr="00ED66E7">
        <w:rPr>
          <w:w w:val="105"/>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134"/>
          <w:footerReference w:type="default" r:id="rId135"/>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CBB502D" w14:textId="77777777" w:rsidR="0076352E" w:rsidRDefault="0076352E">
      <w:pPr>
        <w:pStyle w:val="a3"/>
        <w:spacing w:before="4"/>
        <w:rPr>
          <w:sz w:val="9"/>
          <w:lang w:eastAsia="zh-CN"/>
        </w:rPr>
      </w:pPr>
    </w:p>
    <w:p w14:paraId="28FFAB69" w14:textId="77777777" w:rsidR="0076352E" w:rsidRDefault="0076352E">
      <w:pPr>
        <w:rPr>
          <w:sz w:val="9"/>
          <w:lang w:eastAsia="zh-CN"/>
        </w:rPr>
        <w:sectPr w:rsidR="0076352E"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136"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9" w:name="References"/>
      <w:bookmarkEnd w:id="29"/>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0" w:name="_bookmark25"/>
      <w:bookmarkEnd w:id="30"/>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1" w:name="_bookmark26"/>
      <w:bookmarkEnd w:id="31"/>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2" w:name="_bookmark27"/>
      <w:bookmarkEnd w:id="32"/>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3" w:name="_bookmark28"/>
      <w:bookmarkEnd w:id="33"/>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4" w:name="_bookmark29"/>
      <w:bookmarkEnd w:id="34"/>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5" w:name="_bookmark30"/>
      <w:bookmarkEnd w:id="35"/>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6" w:name="_bookmark31"/>
      <w:bookmarkEnd w:id="36"/>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7" w:name="_bookmark32"/>
      <w:bookmarkEnd w:id="37"/>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8" w:name="_bookmark33"/>
      <w:bookmarkEnd w:id="38"/>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137"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39" w:name="_bookmark34"/>
      <w:bookmarkEnd w:id="39"/>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0" w:name="_bookmark35"/>
      <w:bookmarkEnd w:id="40"/>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1" w:name="_bookmark36"/>
      <w:bookmarkEnd w:id="41"/>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138" w:history="1">
        <w:r w:rsidR="0076352E">
          <w:rPr>
            <w:color w:val="0000FF"/>
            <w:sz w:val="17"/>
          </w:rPr>
          <w:t>https://www.researchgate.net/</w:t>
        </w:r>
      </w:hyperlink>
      <w:r>
        <w:rPr>
          <w:color w:val="0000FF"/>
          <w:sz w:val="17"/>
        </w:rPr>
        <w:t xml:space="preserve"> </w:t>
      </w:r>
      <w:hyperlink r:id="rId139" w:history="1">
        <w:r w:rsidR="0076352E">
          <w:rPr>
            <w:color w:val="0000FF"/>
            <w:spacing w:val="-2"/>
            <w:sz w:val="17"/>
          </w:rPr>
          <w:t>publication/2639200_Rapidly-Exploring_Random_Trees_A_</w:t>
        </w:r>
      </w:hyperlink>
      <w:r>
        <w:rPr>
          <w:color w:val="0000FF"/>
          <w:spacing w:val="-2"/>
          <w:sz w:val="17"/>
        </w:rPr>
        <w:t xml:space="preserve"> </w:t>
      </w:r>
      <w:bookmarkStart w:id="42" w:name="_bookmark37"/>
      <w:bookmarkEnd w:id="42"/>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3" w:name="_bookmark38"/>
      <w:bookmarkEnd w:id="43"/>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4" w:name="_bookmark39"/>
      <w:bookmarkEnd w:id="44"/>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5" w:name="_bookmark40"/>
      <w:bookmarkEnd w:id="45"/>
      <w:r>
        <w:rPr>
          <w:sz w:val="17"/>
        </w:rPr>
        <w:t xml:space="preserve">sys). (2019). </w:t>
      </w:r>
      <w:hyperlink r:id="rId140"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46" w:name="_bookmark41"/>
      <w:bookmarkEnd w:id="46"/>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47" w:name="_bookmark42"/>
      <w:bookmarkEnd w:id="47"/>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48" w:name="_bookmark43"/>
      <w:bookmarkEnd w:id="48"/>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49" w:name="_bookmark44"/>
      <w:bookmarkEnd w:id="49"/>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0" w:name="_bookmark45"/>
      <w:bookmarkEnd w:id="50"/>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1" w:name="_bookmark46"/>
      <w:bookmarkEnd w:id="51"/>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2" w:name="_bookmark47"/>
      <w:bookmarkEnd w:id="52"/>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3" w:name="_bookmark48"/>
      <w:bookmarkEnd w:id="53"/>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4" w:name="_bookmark49"/>
      <w:bookmarkEnd w:id="54"/>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5" w:name="_bookmark50"/>
      <w:bookmarkEnd w:id="55"/>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141" w:history="1">
        <w:r w:rsidR="0076352E">
          <w:rPr>
            <w:color w:val="0000FF"/>
            <w:sz w:val="17"/>
          </w:rPr>
          <w:t>https://</w:t>
        </w:r>
      </w:hyperlink>
      <w:r>
        <w:rPr>
          <w:color w:val="0000FF"/>
          <w:sz w:val="17"/>
        </w:rPr>
        <w:t xml:space="preserve"> </w:t>
      </w:r>
      <w:bookmarkStart w:id="56" w:name="_bookmark51"/>
      <w:bookmarkEnd w:id="56"/>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142"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57" w:name="_bookmark52"/>
      <w:bookmarkEnd w:id="57"/>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58" w:name="_bookmark53"/>
      <w:bookmarkEnd w:id="58"/>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59" w:name="_bookmark54"/>
      <w:bookmarkEnd w:id="59"/>
      <w:r>
        <w:rPr>
          <w:sz w:val="17"/>
        </w:rPr>
        <w:t xml:space="preserve">(2012). </w:t>
      </w:r>
      <w:hyperlink r:id="rId143"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144"/>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145"/>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146"/>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Pr="00087929" w:rsidRDefault="00087929">
      <w:pPr>
        <w:spacing w:before="1" w:line="244" w:lineRule="auto"/>
        <w:ind w:left="220" w:right="114"/>
        <w:jc w:val="both"/>
        <w:rPr>
          <w:rFonts w:eastAsiaTheme="minorEastAsia" w:hint="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sectPr w:rsidR="00087929" w:rsidRPr="00087929"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9500" w14:textId="77777777" w:rsidR="000F48F0" w:rsidRDefault="000F48F0">
      <w:r>
        <w:separator/>
      </w:r>
    </w:p>
  </w:endnote>
  <w:endnote w:type="continuationSeparator" w:id="0">
    <w:p w14:paraId="63898CC0" w14:textId="77777777" w:rsidR="000F48F0" w:rsidRDefault="000F4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BD79" w14:textId="77777777" w:rsidR="000F48F0" w:rsidRDefault="000F48F0">
      <w:r>
        <w:separator/>
      </w:r>
    </w:p>
  </w:footnote>
  <w:footnote w:type="continuationSeparator" w:id="0">
    <w:p w14:paraId="3AFC68DB" w14:textId="77777777" w:rsidR="000F48F0" w:rsidRDefault="000F4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5"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6"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9"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1"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2"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5"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8"/>
  </w:num>
  <w:num w:numId="2" w16cid:durableId="1685086714">
    <w:abstractNumId w:val="5"/>
  </w:num>
  <w:num w:numId="3" w16cid:durableId="375550823">
    <w:abstractNumId w:val="4"/>
  </w:num>
  <w:num w:numId="4" w16cid:durableId="1808009374">
    <w:abstractNumId w:val="10"/>
  </w:num>
  <w:num w:numId="5" w16cid:durableId="1208179476">
    <w:abstractNumId w:val="14"/>
  </w:num>
  <w:num w:numId="6" w16cid:durableId="438337384">
    <w:abstractNumId w:val="21"/>
  </w:num>
  <w:num w:numId="7" w16cid:durableId="1849323101">
    <w:abstractNumId w:val="17"/>
  </w:num>
  <w:num w:numId="8" w16cid:durableId="455177939">
    <w:abstractNumId w:val="19"/>
  </w:num>
  <w:num w:numId="9" w16cid:durableId="1778210238">
    <w:abstractNumId w:val="3"/>
  </w:num>
  <w:num w:numId="10" w16cid:durableId="919414628">
    <w:abstractNumId w:val="18"/>
  </w:num>
  <w:num w:numId="11" w16cid:durableId="1274560829">
    <w:abstractNumId w:val="20"/>
  </w:num>
  <w:num w:numId="12" w16cid:durableId="579019139">
    <w:abstractNumId w:val="12"/>
  </w:num>
  <w:num w:numId="13" w16cid:durableId="183323577">
    <w:abstractNumId w:val="0"/>
  </w:num>
  <w:num w:numId="14" w16cid:durableId="818811644">
    <w:abstractNumId w:val="1"/>
  </w:num>
  <w:num w:numId="15" w16cid:durableId="1527863915">
    <w:abstractNumId w:val="7"/>
  </w:num>
  <w:num w:numId="16" w16cid:durableId="1189367204">
    <w:abstractNumId w:val="2"/>
  </w:num>
  <w:num w:numId="17" w16cid:durableId="466050032">
    <w:abstractNumId w:val="6"/>
  </w:num>
  <w:num w:numId="18" w16cid:durableId="1451628470">
    <w:abstractNumId w:val="13"/>
  </w:num>
  <w:num w:numId="19" w16cid:durableId="240990695">
    <w:abstractNumId w:val="15"/>
  </w:num>
  <w:num w:numId="20" w16cid:durableId="1519542927">
    <w:abstractNumId w:val="11"/>
  </w:num>
  <w:num w:numId="21" w16cid:durableId="1939483128">
    <w:abstractNumId w:val="9"/>
  </w:num>
  <w:num w:numId="22" w16cid:durableId="92538466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4DCB"/>
    <w:rsid w:val="00072951"/>
    <w:rsid w:val="00075690"/>
    <w:rsid w:val="00087929"/>
    <w:rsid w:val="0009027B"/>
    <w:rsid w:val="00090595"/>
    <w:rsid w:val="00096F8C"/>
    <w:rsid w:val="000A1444"/>
    <w:rsid w:val="000B231D"/>
    <w:rsid w:val="000B6D23"/>
    <w:rsid w:val="000C571E"/>
    <w:rsid w:val="000D0EB4"/>
    <w:rsid w:val="000E27E7"/>
    <w:rsid w:val="000E33E1"/>
    <w:rsid w:val="000F45FC"/>
    <w:rsid w:val="000F48F0"/>
    <w:rsid w:val="000F7198"/>
    <w:rsid w:val="00106F4F"/>
    <w:rsid w:val="00122769"/>
    <w:rsid w:val="001324AF"/>
    <w:rsid w:val="001576E1"/>
    <w:rsid w:val="00161549"/>
    <w:rsid w:val="00171B66"/>
    <w:rsid w:val="00172F09"/>
    <w:rsid w:val="001755C7"/>
    <w:rsid w:val="0018517D"/>
    <w:rsid w:val="00187605"/>
    <w:rsid w:val="00193E04"/>
    <w:rsid w:val="001943AB"/>
    <w:rsid w:val="001954C1"/>
    <w:rsid w:val="001957F9"/>
    <w:rsid w:val="001A4B8A"/>
    <w:rsid w:val="001E061A"/>
    <w:rsid w:val="001E4E27"/>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4455"/>
    <w:rsid w:val="00294849"/>
    <w:rsid w:val="00296567"/>
    <w:rsid w:val="002B0404"/>
    <w:rsid w:val="002B1EDD"/>
    <w:rsid w:val="002B5079"/>
    <w:rsid w:val="002C1900"/>
    <w:rsid w:val="002D7F58"/>
    <w:rsid w:val="002F4125"/>
    <w:rsid w:val="002F5541"/>
    <w:rsid w:val="002F7A37"/>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64F5"/>
    <w:rsid w:val="003D03C8"/>
    <w:rsid w:val="003E4579"/>
    <w:rsid w:val="003F0D72"/>
    <w:rsid w:val="003F1FF8"/>
    <w:rsid w:val="00401299"/>
    <w:rsid w:val="00404C06"/>
    <w:rsid w:val="0041204E"/>
    <w:rsid w:val="0041269A"/>
    <w:rsid w:val="004204A8"/>
    <w:rsid w:val="00441E09"/>
    <w:rsid w:val="00451B88"/>
    <w:rsid w:val="004537AD"/>
    <w:rsid w:val="004549DF"/>
    <w:rsid w:val="00464A9B"/>
    <w:rsid w:val="00470211"/>
    <w:rsid w:val="0047798F"/>
    <w:rsid w:val="00481616"/>
    <w:rsid w:val="004844A0"/>
    <w:rsid w:val="00486444"/>
    <w:rsid w:val="0049431B"/>
    <w:rsid w:val="00496532"/>
    <w:rsid w:val="004A5EEC"/>
    <w:rsid w:val="004B65D6"/>
    <w:rsid w:val="004B6CE5"/>
    <w:rsid w:val="004B7BEA"/>
    <w:rsid w:val="004C09F3"/>
    <w:rsid w:val="004E0916"/>
    <w:rsid w:val="004F52CB"/>
    <w:rsid w:val="00501A1F"/>
    <w:rsid w:val="0051555C"/>
    <w:rsid w:val="00515749"/>
    <w:rsid w:val="005235EA"/>
    <w:rsid w:val="0053252C"/>
    <w:rsid w:val="00537187"/>
    <w:rsid w:val="00540E10"/>
    <w:rsid w:val="00544FD6"/>
    <w:rsid w:val="00550059"/>
    <w:rsid w:val="00552D76"/>
    <w:rsid w:val="00561F52"/>
    <w:rsid w:val="0056381C"/>
    <w:rsid w:val="0058335E"/>
    <w:rsid w:val="005A3A2C"/>
    <w:rsid w:val="005A778F"/>
    <w:rsid w:val="005B7F8E"/>
    <w:rsid w:val="005C5F9D"/>
    <w:rsid w:val="005D072F"/>
    <w:rsid w:val="005D5603"/>
    <w:rsid w:val="005D75F5"/>
    <w:rsid w:val="005E5E58"/>
    <w:rsid w:val="005F5EB7"/>
    <w:rsid w:val="0060064D"/>
    <w:rsid w:val="006064C8"/>
    <w:rsid w:val="00610C02"/>
    <w:rsid w:val="00620E55"/>
    <w:rsid w:val="00623669"/>
    <w:rsid w:val="0063385C"/>
    <w:rsid w:val="00640DC4"/>
    <w:rsid w:val="00647675"/>
    <w:rsid w:val="00650276"/>
    <w:rsid w:val="00651660"/>
    <w:rsid w:val="00660DDF"/>
    <w:rsid w:val="006645D3"/>
    <w:rsid w:val="00673418"/>
    <w:rsid w:val="00673451"/>
    <w:rsid w:val="00686379"/>
    <w:rsid w:val="0068691E"/>
    <w:rsid w:val="00693B1D"/>
    <w:rsid w:val="006A1CD8"/>
    <w:rsid w:val="006A59F4"/>
    <w:rsid w:val="006A71C7"/>
    <w:rsid w:val="006B2EBA"/>
    <w:rsid w:val="006B6FED"/>
    <w:rsid w:val="006C521A"/>
    <w:rsid w:val="006E74E6"/>
    <w:rsid w:val="006F3810"/>
    <w:rsid w:val="006F645F"/>
    <w:rsid w:val="007038ED"/>
    <w:rsid w:val="00704758"/>
    <w:rsid w:val="00714B2E"/>
    <w:rsid w:val="007208B0"/>
    <w:rsid w:val="00736220"/>
    <w:rsid w:val="00736C29"/>
    <w:rsid w:val="00760A96"/>
    <w:rsid w:val="0076352E"/>
    <w:rsid w:val="007675FE"/>
    <w:rsid w:val="0077352B"/>
    <w:rsid w:val="00773628"/>
    <w:rsid w:val="00777782"/>
    <w:rsid w:val="007866FA"/>
    <w:rsid w:val="00791326"/>
    <w:rsid w:val="007933E9"/>
    <w:rsid w:val="007A5F90"/>
    <w:rsid w:val="007B0FFA"/>
    <w:rsid w:val="007B28D5"/>
    <w:rsid w:val="007D002C"/>
    <w:rsid w:val="007D3782"/>
    <w:rsid w:val="007E5F61"/>
    <w:rsid w:val="007F0DC9"/>
    <w:rsid w:val="007F33C9"/>
    <w:rsid w:val="007F7EEF"/>
    <w:rsid w:val="00801F36"/>
    <w:rsid w:val="008058CB"/>
    <w:rsid w:val="00812A0A"/>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7C60"/>
    <w:rsid w:val="008C00C5"/>
    <w:rsid w:val="008C0E4F"/>
    <w:rsid w:val="008C3361"/>
    <w:rsid w:val="008C7350"/>
    <w:rsid w:val="008E1D16"/>
    <w:rsid w:val="008E21E5"/>
    <w:rsid w:val="00901272"/>
    <w:rsid w:val="0090219A"/>
    <w:rsid w:val="009046A1"/>
    <w:rsid w:val="0090586C"/>
    <w:rsid w:val="00912D60"/>
    <w:rsid w:val="00916166"/>
    <w:rsid w:val="00927F8F"/>
    <w:rsid w:val="0093653E"/>
    <w:rsid w:val="009375C2"/>
    <w:rsid w:val="00950E52"/>
    <w:rsid w:val="00964BAF"/>
    <w:rsid w:val="00965899"/>
    <w:rsid w:val="00965BAA"/>
    <w:rsid w:val="00967BFD"/>
    <w:rsid w:val="00971E11"/>
    <w:rsid w:val="00973797"/>
    <w:rsid w:val="00986E33"/>
    <w:rsid w:val="0099170D"/>
    <w:rsid w:val="009A462D"/>
    <w:rsid w:val="009A4FC4"/>
    <w:rsid w:val="009C2F73"/>
    <w:rsid w:val="009E6202"/>
    <w:rsid w:val="009F0B8F"/>
    <w:rsid w:val="00A030F8"/>
    <w:rsid w:val="00A243BA"/>
    <w:rsid w:val="00A2555F"/>
    <w:rsid w:val="00A314C2"/>
    <w:rsid w:val="00A3273F"/>
    <w:rsid w:val="00A35680"/>
    <w:rsid w:val="00A37489"/>
    <w:rsid w:val="00A40569"/>
    <w:rsid w:val="00A54FC6"/>
    <w:rsid w:val="00A605B8"/>
    <w:rsid w:val="00A725EC"/>
    <w:rsid w:val="00A73294"/>
    <w:rsid w:val="00A857B7"/>
    <w:rsid w:val="00A91B19"/>
    <w:rsid w:val="00AA51A2"/>
    <w:rsid w:val="00AE0D08"/>
    <w:rsid w:val="00B03335"/>
    <w:rsid w:val="00B14659"/>
    <w:rsid w:val="00B155F2"/>
    <w:rsid w:val="00B21FA7"/>
    <w:rsid w:val="00B22479"/>
    <w:rsid w:val="00B312B8"/>
    <w:rsid w:val="00B31595"/>
    <w:rsid w:val="00B32C90"/>
    <w:rsid w:val="00B37EEF"/>
    <w:rsid w:val="00B40400"/>
    <w:rsid w:val="00B46EFA"/>
    <w:rsid w:val="00B555B8"/>
    <w:rsid w:val="00B639BF"/>
    <w:rsid w:val="00B7131E"/>
    <w:rsid w:val="00B86D5E"/>
    <w:rsid w:val="00B9456E"/>
    <w:rsid w:val="00B95694"/>
    <w:rsid w:val="00B97B75"/>
    <w:rsid w:val="00BA5297"/>
    <w:rsid w:val="00BA5A26"/>
    <w:rsid w:val="00BA5BEF"/>
    <w:rsid w:val="00BC572B"/>
    <w:rsid w:val="00BD0B1E"/>
    <w:rsid w:val="00BD2749"/>
    <w:rsid w:val="00BE4223"/>
    <w:rsid w:val="00C074A3"/>
    <w:rsid w:val="00C14E28"/>
    <w:rsid w:val="00C14EA2"/>
    <w:rsid w:val="00C24F20"/>
    <w:rsid w:val="00C25CE3"/>
    <w:rsid w:val="00C34120"/>
    <w:rsid w:val="00C4187B"/>
    <w:rsid w:val="00C61B30"/>
    <w:rsid w:val="00C64B99"/>
    <w:rsid w:val="00C64EE4"/>
    <w:rsid w:val="00C670C9"/>
    <w:rsid w:val="00C76A6C"/>
    <w:rsid w:val="00C771B3"/>
    <w:rsid w:val="00C86BDE"/>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560A4"/>
    <w:rsid w:val="00D64821"/>
    <w:rsid w:val="00D83A5A"/>
    <w:rsid w:val="00D86440"/>
    <w:rsid w:val="00D925AE"/>
    <w:rsid w:val="00D979FB"/>
    <w:rsid w:val="00DA2891"/>
    <w:rsid w:val="00DB051F"/>
    <w:rsid w:val="00DC152F"/>
    <w:rsid w:val="00DC2089"/>
    <w:rsid w:val="00DC24CD"/>
    <w:rsid w:val="00DE3803"/>
    <w:rsid w:val="00DF519A"/>
    <w:rsid w:val="00E02226"/>
    <w:rsid w:val="00E033A3"/>
    <w:rsid w:val="00E04A1C"/>
    <w:rsid w:val="00E12DD9"/>
    <w:rsid w:val="00E239F4"/>
    <w:rsid w:val="00E325BC"/>
    <w:rsid w:val="00E34696"/>
    <w:rsid w:val="00E34F27"/>
    <w:rsid w:val="00E40572"/>
    <w:rsid w:val="00E43F83"/>
    <w:rsid w:val="00E47A49"/>
    <w:rsid w:val="00E64922"/>
    <w:rsid w:val="00E66D53"/>
    <w:rsid w:val="00E76CBF"/>
    <w:rsid w:val="00E81936"/>
    <w:rsid w:val="00E83297"/>
    <w:rsid w:val="00E906AE"/>
    <w:rsid w:val="00E92570"/>
    <w:rsid w:val="00E9478D"/>
    <w:rsid w:val="00E95A3E"/>
    <w:rsid w:val="00EA01BF"/>
    <w:rsid w:val="00EA69D0"/>
    <w:rsid w:val="00EB0124"/>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519E7"/>
    <w:rsid w:val="00F54D9B"/>
    <w:rsid w:val="00F627E0"/>
    <w:rsid w:val="00F6786D"/>
    <w:rsid w:val="00F75FC0"/>
    <w:rsid w:val="00F90519"/>
    <w:rsid w:val="00F9332E"/>
    <w:rsid w:val="00F94C6D"/>
    <w:rsid w:val="00F961C9"/>
    <w:rsid w:val="00FB7840"/>
    <w:rsid w:val="00FC0120"/>
    <w:rsid w:val="00FC2A26"/>
    <w:rsid w:val="00FC550D"/>
    <w:rsid w:val="00FC5AEC"/>
    <w:rsid w:val="00FD1CF2"/>
    <w:rsid w:val="00FD2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C571E"/>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6.wmf"/><Relationship Id="rId42" Type="http://schemas.openxmlformats.org/officeDocument/2006/relationships/oleObject" Target="embeddings/oleObject15.bin"/><Relationship Id="rId63" Type="http://schemas.openxmlformats.org/officeDocument/2006/relationships/image" Target="media/image27.wmf"/><Relationship Id="rId84" Type="http://schemas.openxmlformats.org/officeDocument/2006/relationships/image" Target="media/image36.wmf"/><Relationship Id="rId138" Type="http://schemas.openxmlformats.org/officeDocument/2006/relationships/hyperlink" Target="https://www.researchgate.net/publication/2639200_Rapidly-Exploring_Random_Trees_A_New_Tool_for_Path_Planning" TargetMode="External"/><Relationship Id="rId107" Type="http://schemas.openxmlformats.org/officeDocument/2006/relationships/oleObject" Target="embeddings/oleObject49.bin"/><Relationship Id="rId11" Type="http://schemas.openxmlformats.org/officeDocument/2006/relationships/footer" Target="footer2.xml"/><Relationship Id="rId32" Type="http://schemas.openxmlformats.org/officeDocument/2006/relationships/oleObject" Target="embeddings/oleObject10.bin"/><Relationship Id="rId53" Type="http://schemas.openxmlformats.org/officeDocument/2006/relationships/image" Target="media/image22.wmf"/><Relationship Id="rId74" Type="http://schemas.openxmlformats.org/officeDocument/2006/relationships/oleObject" Target="embeddings/oleObject31.bin"/><Relationship Id="rId128" Type="http://schemas.openxmlformats.org/officeDocument/2006/relationships/image" Target="media/image58.jpeg"/><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oleObject" Target="embeddings/oleObject43.bin"/><Relationship Id="rId22" Type="http://schemas.openxmlformats.org/officeDocument/2006/relationships/oleObject" Target="embeddings/oleObject5.bin"/><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0.wmf"/><Relationship Id="rId113" Type="http://schemas.openxmlformats.org/officeDocument/2006/relationships/oleObject" Target="embeddings/oleObject52.bin"/><Relationship Id="rId118" Type="http://schemas.openxmlformats.org/officeDocument/2006/relationships/image" Target="media/image53.wmf"/><Relationship Id="rId134" Type="http://schemas.openxmlformats.org/officeDocument/2006/relationships/footer" Target="footer3.xml"/><Relationship Id="rId139" Type="http://schemas.openxmlformats.org/officeDocument/2006/relationships/hyperlink" Target="https://www.researchgate.net/publication/2639200_Rapidly-Exploring_Random_Trees_A_New_Tool_for_Path_Planning" TargetMode="External"/><Relationship Id="rId80" Type="http://schemas.openxmlformats.org/officeDocument/2006/relationships/oleObject" Target="embeddings/oleObject35.bin"/><Relationship Id="rId85" Type="http://schemas.openxmlformats.org/officeDocument/2006/relationships/oleObject" Target="embeddings/oleObject38.bin"/><Relationship Id="rId12" Type="http://schemas.openxmlformats.org/officeDocument/2006/relationships/hyperlink" Target="mailto:dhguo@xmu.edu.cn" TargetMode="External"/><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3.bin"/><Relationship Id="rId59" Type="http://schemas.openxmlformats.org/officeDocument/2006/relationships/image" Target="media/image25.wmf"/><Relationship Id="rId103" Type="http://schemas.openxmlformats.org/officeDocument/2006/relationships/oleObject" Target="embeddings/oleObject47.bin"/><Relationship Id="rId108" Type="http://schemas.openxmlformats.org/officeDocument/2006/relationships/image" Target="media/image48.wmf"/><Relationship Id="rId124" Type="http://schemas.openxmlformats.org/officeDocument/2006/relationships/image" Target="media/image56.wmf"/><Relationship Id="rId129" Type="http://schemas.openxmlformats.org/officeDocument/2006/relationships/image" Target="media/image59.wmf"/><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3.wmf"/><Relationship Id="rId91" Type="http://schemas.openxmlformats.org/officeDocument/2006/relationships/oleObject" Target="embeddings/oleObject41.bin"/><Relationship Id="rId96" Type="http://schemas.openxmlformats.org/officeDocument/2006/relationships/image" Target="media/image42.wmf"/><Relationship Id="rId140" Type="http://schemas.openxmlformats.org/officeDocument/2006/relationships/hyperlink" Target="https://doi.org/10.1109/ICSIGSYS.2019.8811093" TargetMode="External"/><Relationship Id="rId14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wmf"/><Relationship Id="rId28" Type="http://schemas.openxmlformats.org/officeDocument/2006/relationships/oleObject" Target="embeddings/oleObject8.bin"/><Relationship Id="rId49" Type="http://schemas.openxmlformats.org/officeDocument/2006/relationships/image" Target="media/image20.wmf"/><Relationship Id="rId114" Type="http://schemas.openxmlformats.org/officeDocument/2006/relationships/image" Target="media/image51.wmf"/><Relationship Id="rId119" Type="http://schemas.openxmlformats.org/officeDocument/2006/relationships/oleObject" Target="embeddings/oleObject55.bin"/><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28.wmf"/><Relationship Id="rId81" Type="http://schemas.openxmlformats.org/officeDocument/2006/relationships/image" Target="media/image35.wmf"/><Relationship Id="rId86" Type="http://schemas.openxmlformats.org/officeDocument/2006/relationships/image" Target="media/image37.wmf"/><Relationship Id="rId130" Type="http://schemas.openxmlformats.org/officeDocument/2006/relationships/oleObject" Target="embeddings/oleObject60.bin"/><Relationship Id="rId135" Type="http://schemas.openxmlformats.org/officeDocument/2006/relationships/footer" Target="footer4.xml"/><Relationship Id="rId13" Type="http://schemas.openxmlformats.org/officeDocument/2006/relationships/image" Target="media/image2.wmf"/><Relationship Id="rId18" Type="http://schemas.openxmlformats.org/officeDocument/2006/relationships/oleObject" Target="embeddings/oleObject3.bin"/><Relationship Id="rId39" Type="http://schemas.openxmlformats.org/officeDocument/2006/relationships/image" Target="media/image15.wmf"/><Relationship Id="rId109" Type="http://schemas.openxmlformats.org/officeDocument/2006/relationships/oleObject" Target="embeddings/oleObject50.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3.wmf"/><Relationship Id="rId76" Type="http://schemas.openxmlformats.org/officeDocument/2006/relationships/oleObject" Target="embeddings/oleObject32.bin"/><Relationship Id="rId97" Type="http://schemas.openxmlformats.org/officeDocument/2006/relationships/oleObject" Target="embeddings/oleObject44.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58.bin"/><Relationship Id="rId141" Type="http://schemas.openxmlformats.org/officeDocument/2006/relationships/hyperlink" Target="https://doi.org/10.48550/arXiv.1403.7664" TargetMode="External"/><Relationship Id="rId14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18.wmf"/><Relationship Id="rId66" Type="http://schemas.openxmlformats.org/officeDocument/2006/relationships/oleObject" Target="embeddings/oleObject27.bin"/><Relationship Id="rId87" Type="http://schemas.openxmlformats.org/officeDocument/2006/relationships/oleObject" Target="embeddings/oleObject39.bin"/><Relationship Id="rId110" Type="http://schemas.openxmlformats.org/officeDocument/2006/relationships/image" Target="media/image49.wmf"/><Relationship Id="rId115" Type="http://schemas.openxmlformats.org/officeDocument/2006/relationships/oleObject" Target="embeddings/oleObject53.bin"/><Relationship Id="rId131" Type="http://schemas.openxmlformats.org/officeDocument/2006/relationships/header" Target="header1.xml"/><Relationship Id="rId136" Type="http://schemas.openxmlformats.org/officeDocument/2006/relationships/hyperlink" Target="mailto:2%2C399%2C496%2C491@qq.com" TargetMode="External"/><Relationship Id="rId61" Type="http://schemas.openxmlformats.org/officeDocument/2006/relationships/image" Target="media/image26.wmf"/><Relationship Id="rId82" Type="http://schemas.openxmlformats.org/officeDocument/2006/relationships/oleObject" Target="embeddings/oleObject36.bin"/><Relationship Id="rId19" Type="http://schemas.openxmlformats.org/officeDocument/2006/relationships/image" Target="media/image5.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3.wmf"/><Relationship Id="rId56" Type="http://schemas.openxmlformats.org/officeDocument/2006/relationships/oleObject" Target="embeddings/oleObject22.bin"/><Relationship Id="rId77" Type="http://schemas.openxmlformats.org/officeDocument/2006/relationships/oleObject" Target="embeddings/oleObject33.bin"/><Relationship Id="rId100" Type="http://schemas.openxmlformats.org/officeDocument/2006/relationships/image" Target="media/image44.wmf"/><Relationship Id="rId105" Type="http://schemas.openxmlformats.org/officeDocument/2006/relationships/oleObject" Target="embeddings/oleObject48.bin"/><Relationship Id="rId126" Type="http://schemas.openxmlformats.org/officeDocument/2006/relationships/image" Target="media/image57.wmf"/><Relationship Id="rId147" Type="http://schemas.openxmlformats.org/officeDocument/2006/relationships/fontTable" Target="fontTable.xml"/><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21.wmf"/><Relationship Id="rId72" Type="http://schemas.openxmlformats.org/officeDocument/2006/relationships/oleObject" Target="embeddings/oleObject30.bin"/><Relationship Id="rId93" Type="http://schemas.openxmlformats.org/officeDocument/2006/relationships/oleObject" Target="embeddings/oleObject42.bin"/><Relationship Id="rId98" Type="http://schemas.openxmlformats.org/officeDocument/2006/relationships/image" Target="media/image43.wmf"/><Relationship Id="rId121" Type="http://schemas.openxmlformats.org/officeDocument/2006/relationships/oleObject" Target="embeddings/oleObject56.bin"/><Relationship Id="rId142" Type="http://schemas.openxmlformats.org/officeDocument/2006/relationships/hyperlink" Target="https://doi.org/10.48550/arXiv.1404.1347" TargetMode="External"/><Relationship Id="rId3" Type="http://schemas.openxmlformats.org/officeDocument/2006/relationships/styles" Target="styles.xml"/><Relationship Id="rId25" Type="http://schemas.openxmlformats.org/officeDocument/2006/relationships/image" Target="media/image8.wmf"/><Relationship Id="rId46" Type="http://schemas.openxmlformats.org/officeDocument/2006/relationships/oleObject" Target="embeddings/oleObject17.bin"/><Relationship Id="rId67" Type="http://schemas.openxmlformats.org/officeDocument/2006/relationships/image" Target="media/image29.wmf"/><Relationship Id="rId116" Type="http://schemas.openxmlformats.org/officeDocument/2006/relationships/image" Target="media/image52.wmf"/><Relationship Id="rId137" Type="http://schemas.openxmlformats.org/officeDocument/2006/relationships/hyperlink" Target="https://doi.org/10.48550/arXiv.1005.0416" TargetMode="External"/><Relationship Id="rId20" Type="http://schemas.openxmlformats.org/officeDocument/2006/relationships/oleObject" Target="embeddings/oleObject4.bin"/><Relationship Id="rId41" Type="http://schemas.openxmlformats.org/officeDocument/2006/relationships/image" Target="media/image16.wmf"/><Relationship Id="rId62" Type="http://schemas.openxmlformats.org/officeDocument/2006/relationships/oleObject" Target="embeddings/oleObject25.bin"/><Relationship Id="rId83" Type="http://schemas.openxmlformats.org/officeDocument/2006/relationships/oleObject" Target="embeddings/oleObject37.bin"/><Relationship Id="rId88" Type="http://schemas.openxmlformats.org/officeDocument/2006/relationships/image" Target="media/image38.wmf"/><Relationship Id="rId111" Type="http://schemas.openxmlformats.org/officeDocument/2006/relationships/oleObject" Target="embeddings/oleObject51.bin"/><Relationship Id="rId132" Type="http://schemas.openxmlformats.org/officeDocument/2006/relationships/header" Target="header2.xml"/><Relationship Id="rId15" Type="http://schemas.openxmlformats.org/officeDocument/2006/relationships/image" Target="media/image3.wmf"/><Relationship Id="rId36" Type="http://schemas.openxmlformats.org/officeDocument/2006/relationships/oleObject" Target="embeddings/oleObject12.bin"/><Relationship Id="rId57" Type="http://schemas.openxmlformats.org/officeDocument/2006/relationships/image" Target="media/image24.wmf"/><Relationship Id="rId106" Type="http://schemas.openxmlformats.org/officeDocument/2006/relationships/image" Target="media/image47.wmf"/><Relationship Id="rId127" Type="http://schemas.openxmlformats.org/officeDocument/2006/relationships/oleObject" Target="embeddings/oleObject59.bin"/><Relationship Id="rId10" Type="http://schemas.openxmlformats.org/officeDocument/2006/relationships/footer" Target="footer1.xml"/><Relationship Id="rId31" Type="http://schemas.openxmlformats.org/officeDocument/2006/relationships/image" Target="media/image11.wmf"/><Relationship Id="rId52" Type="http://schemas.openxmlformats.org/officeDocument/2006/relationships/oleObject" Target="embeddings/oleObject20.bin"/><Relationship Id="rId73" Type="http://schemas.openxmlformats.org/officeDocument/2006/relationships/image" Target="media/image32.wmf"/><Relationship Id="rId78" Type="http://schemas.openxmlformats.org/officeDocument/2006/relationships/oleObject" Target="embeddings/oleObject34.bin"/><Relationship Id="rId94" Type="http://schemas.openxmlformats.org/officeDocument/2006/relationships/image" Target="media/image41.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5.wmf"/><Relationship Id="rId143" Type="http://schemas.openxmlformats.org/officeDocument/2006/relationships/hyperlink" Target="https://doi.org/10.1109/ISdea.2012.589" TargetMode="External"/><Relationship Id="rId148"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oleObject" Target="embeddings/oleObject7.bin"/><Relationship Id="rId47" Type="http://schemas.openxmlformats.org/officeDocument/2006/relationships/image" Target="media/image19.wmf"/><Relationship Id="rId68" Type="http://schemas.openxmlformats.org/officeDocument/2006/relationships/oleObject" Target="embeddings/oleObject28.bin"/><Relationship Id="rId89" Type="http://schemas.openxmlformats.org/officeDocument/2006/relationships/oleObject" Target="embeddings/oleObject40.bin"/><Relationship Id="rId112" Type="http://schemas.openxmlformats.org/officeDocument/2006/relationships/image" Target="media/image50.wmf"/><Relationship Id="rId133" Type="http://schemas.openxmlformats.org/officeDocument/2006/relationships/image" Target="media/image60.png"/><Relationship Id="rId16" Type="http://schemas.openxmlformats.org/officeDocument/2006/relationships/oleObject" Target="embeddings/oleObject2.bin"/><Relationship Id="rId37" Type="http://schemas.openxmlformats.org/officeDocument/2006/relationships/image" Target="media/image14.wmf"/><Relationship Id="rId58" Type="http://schemas.openxmlformats.org/officeDocument/2006/relationships/oleObject" Target="embeddings/oleObject23.bin"/><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oleObject" Target="embeddings/oleObject57.bin"/><Relationship Id="rId144" Type="http://schemas.openxmlformats.org/officeDocument/2006/relationships/image" Target="media/image61.png"/><Relationship Id="rId90" Type="http://schemas.openxmlformats.org/officeDocument/2006/relationships/image" Target="media/image3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6169</TotalTime>
  <Pages>19</Pages>
  <Words>4706</Words>
  <Characters>26828</Characters>
  <Application>Microsoft Office Word</Application>
  <DocSecurity>0</DocSecurity>
  <Lines>223</Lines>
  <Paragraphs>62</Paragraphs>
  <ScaleCrop>false</ScaleCrop>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兴雨 郭</cp:lastModifiedBy>
  <cp:revision>27</cp:revision>
  <cp:lastPrinted>2025-12-01T13:09:00Z</cp:lastPrinted>
  <dcterms:created xsi:type="dcterms:W3CDTF">2025-11-24T14:51:00Z</dcterms:created>
  <dcterms:modified xsi:type="dcterms:W3CDTF">2025-12-18T15:14:00Z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