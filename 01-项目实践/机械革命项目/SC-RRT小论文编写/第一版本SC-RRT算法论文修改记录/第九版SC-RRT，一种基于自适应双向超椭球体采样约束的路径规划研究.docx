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61BFD041" w:rsidR="00851DC5" w:rsidRPr="00851DC5" w:rsidRDefault="00851DC5">
      <w:pPr>
        <w:pStyle w:val="a5"/>
        <w:spacing w:line="235" w:lineRule="auto"/>
        <w:rPr>
          <w:rFonts w:eastAsiaTheme="minorEastAsia"/>
          <w:color w:val="EE0000"/>
          <w:lang w:eastAsia="zh-CN"/>
        </w:rPr>
      </w:pPr>
      <w:commentRangeStart w:id="1"/>
      <w:commentRangeStart w:id="2"/>
      <w:commentRangeStart w:id="3"/>
      <w:r>
        <w:rPr>
          <w:rFonts w:eastAsiaTheme="minorEastAsia" w:hint="eastAsia"/>
          <w:color w:val="EE0000"/>
          <w:lang w:eastAsia="zh-CN"/>
        </w:rPr>
        <w:t>待定：</w:t>
      </w:r>
      <w:r w:rsidR="000D7B58" w:rsidRPr="000D7B58">
        <w:rPr>
          <w:rFonts w:eastAsiaTheme="minorEastAsia"/>
          <w:color w:val="EE0000"/>
          <w:lang w:eastAsia="zh-CN"/>
        </w:rPr>
        <w:t>基于自适应</w:t>
      </w:r>
      <w:r w:rsidR="00B4474A" w:rsidRPr="000D7B58">
        <w:rPr>
          <w:rFonts w:eastAsiaTheme="minorEastAsia"/>
          <w:color w:val="EE0000"/>
          <w:lang w:eastAsia="zh-CN"/>
        </w:rPr>
        <w:t>双向</w:t>
      </w:r>
      <w:r w:rsidR="000D7B58" w:rsidRPr="000D7B58">
        <w:rPr>
          <w:rFonts w:eastAsiaTheme="minorEastAsia"/>
          <w:color w:val="EE0000"/>
          <w:lang w:eastAsia="zh-CN"/>
        </w:rPr>
        <w:t>超椭球约束采样的</w:t>
      </w:r>
      <w:r w:rsidR="000D7B58" w:rsidRPr="000D7B58">
        <w:rPr>
          <w:rFonts w:eastAsiaTheme="minorEastAsia"/>
          <w:color w:val="EE0000"/>
          <w:lang w:eastAsia="zh-CN"/>
        </w:rPr>
        <w:t>SC-RRT</w:t>
      </w:r>
      <w:r w:rsidR="000D7B58"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4" w:name="Abstract"/>
      <w:bookmarkEnd w:id="4"/>
      <w:r>
        <w:rPr>
          <w:spacing w:val="-2"/>
          <w:w w:val="105"/>
          <w:lang w:eastAsia="zh-CN"/>
        </w:rPr>
        <w:t>Abstract</w:t>
      </w:r>
    </w:p>
    <w:p w14:paraId="5F25C077" w14:textId="77777777" w:rsidR="00E14720" w:rsidRDefault="00B4474A" w:rsidP="00E14720">
      <w:pPr>
        <w:pStyle w:val="a3"/>
        <w:spacing w:before="9" w:line="261" w:lineRule="auto"/>
        <w:ind w:left="220" w:right="110" w:firstLine="500"/>
        <w:jc w:val="both"/>
        <w:rPr>
          <w:rFonts w:eastAsiaTheme="minorEastAsia"/>
          <w:sz w:val="22"/>
          <w:szCs w:val="22"/>
          <w:lang w:eastAsia="zh-CN"/>
        </w:rPr>
      </w:pPr>
      <w:bookmarkStart w:id="5" w:name="OLE_LINK4"/>
      <w:r w:rsidRPr="00B4474A">
        <w:rPr>
          <w:rFonts w:eastAsiaTheme="minorEastAsia"/>
          <w:sz w:val="22"/>
          <w:szCs w:val="22"/>
          <w:lang w:eastAsia="zh-CN"/>
        </w:rPr>
        <w:t>本文提出了一种基于自适应双向超椭球体约束采样的</w:t>
      </w:r>
      <w:r w:rsidRPr="00B4474A">
        <w:rPr>
          <w:rFonts w:eastAsiaTheme="minorEastAsia"/>
          <w:sz w:val="22"/>
          <w:szCs w:val="22"/>
          <w:lang w:eastAsia="zh-CN"/>
        </w:rPr>
        <w:t>SC-RRT</w:t>
      </w:r>
      <w:r w:rsidRPr="00B4474A">
        <w:rPr>
          <w:rFonts w:eastAsiaTheme="minorEastAsia"/>
          <w:sz w:val="22"/>
          <w:szCs w:val="22"/>
          <w:lang w:eastAsia="zh-CN"/>
        </w:rPr>
        <w:t>路径规划算法。旨在解决传统算法因全空间均匀采样导致的冗余计算量大、收敛效率低及路径质量不佳等问题，尤其适用于高维度、障碍密集的复杂作业环境。</w:t>
      </w:r>
    </w:p>
    <w:p w14:paraId="78B90BCF" w14:textId="15B915A5" w:rsidR="00E17DA1" w:rsidRDefault="00E17DA1" w:rsidP="00E14720">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在双向并行扩展框架的基础上，引入中间</w:t>
      </w:r>
      <w:r>
        <w:rPr>
          <w:rFonts w:eastAsiaTheme="minorEastAsia" w:hint="eastAsia"/>
          <w:sz w:val="22"/>
          <w:szCs w:val="22"/>
          <w:lang w:eastAsia="zh-CN"/>
        </w:rPr>
        <w:t>点</w:t>
      </w:r>
      <w:r w:rsidRPr="00F35CF3">
        <w:rPr>
          <w:rFonts w:eastAsiaTheme="minorEastAsia"/>
          <w:sz w:val="22"/>
          <w:szCs w:val="22"/>
          <w:lang w:eastAsia="zh-CN"/>
        </w:rPr>
        <w:t>引导机制，将全局路径规划过程分解为阶段性子问题</w:t>
      </w:r>
      <w:r w:rsidR="0023461D">
        <w:rPr>
          <w:rFonts w:eastAsiaTheme="minorEastAsia" w:hint="eastAsia"/>
          <w:sz w:val="22"/>
          <w:szCs w:val="22"/>
          <w:lang w:eastAsia="zh-CN"/>
        </w:rPr>
        <w:t>，</w:t>
      </w:r>
      <w:bookmarkStart w:id="6" w:name="OLE_LINK7"/>
      <w:r w:rsidR="00CA2C58">
        <w:rPr>
          <w:rFonts w:eastAsiaTheme="minorEastAsia" w:hint="eastAsia"/>
          <w:sz w:val="22"/>
          <w:szCs w:val="22"/>
          <w:lang w:eastAsia="zh-CN"/>
        </w:rPr>
        <w:t>通过引入</w:t>
      </w:r>
      <w:commentRangeStart w:id="7"/>
      <w:r w:rsidR="00B4474A" w:rsidRPr="00B4474A">
        <w:rPr>
          <w:rFonts w:eastAsiaTheme="minorEastAsia"/>
          <w:sz w:val="22"/>
          <w:szCs w:val="22"/>
          <w:lang w:eastAsia="zh-CN"/>
        </w:rPr>
        <w:t>PID</w:t>
      </w:r>
      <w:r w:rsidR="00B4474A" w:rsidRPr="00B4474A">
        <w:rPr>
          <w:rFonts w:eastAsiaTheme="minorEastAsia"/>
          <w:sz w:val="22"/>
          <w:szCs w:val="22"/>
          <w:lang w:eastAsia="zh-CN"/>
        </w:rPr>
        <w:t>控制</w:t>
      </w:r>
      <w:r w:rsidR="00CA2C58">
        <w:rPr>
          <w:rFonts w:eastAsiaTheme="minorEastAsia" w:hint="eastAsia"/>
          <w:sz w:val="22"/>
          <w:szCs w:val="22"/>
          <w:lang w:eastAsia="zh-CN"/>
        </w:rPr>
        <w:t>机制，对采样分布参数进行在线调节，</w:t>
      </w:r>
      <w:r w:rsidRPr="00F35CF3">
        <w:rPr>
          <w:rFonts w:eastAsiaTheme="minorEastAsia"/>
          <w:sz w:val="22"/>
          <w:szCs w:val="22"/>
          <w:lang w:eastAsia="zh-CN"/>
        </w:rPr>
        <w:t>构建</w:t>
      </w:r>
      <w:r w:rsidR="00405D96">
        <w:rPr>
          <w:rFonts w:eastAsiaTheme="minorEastAsia" w:hint="eastAsia"/>
          <w:sz w:val="22"/>
          <w:szCs w:val="22"/>
          <w:lang w:eastAsia="zh-CN"/>
        </w:rPr>
        <w:t>随</w:t>
      </w:r>
      <w:r w:rsidR="00CA2C58">
        <w:rPr>
          <w:rFonts w:eastAsiaTheme="minorEastAsia" w:hint="eastAsia"/>
          <w:sz w:val="22"/>
          <w:szCs w:val="22"/>
          <w:lang w:eastAsia="zh-CN"/>
        </w:rPr>
        <w:t>搜索状态</w:t>
      </w:r>
      <w:r w:rsidRPr="00F35CF3">
        <w:rPr>
          <w:rFonts w:eastAsiaTheme="minorEastAsia"/>
          <w:sz w:val="22"/>
          <w:szCs w:val="22"/>
          <w:lang w:eastAsia="zh-CN"/>
        </w:rPr>
        <w:t>动态</w:t>
      </w:r>
      <w:r w:rsidR="00CA2C58">
        <w:rPr>
          <w:rFonts w:eastAsiaTheme="minorEastAsia" w:hint="eastAsia"/>
          <w:sz w:val="22"/>
          <w:szCs w:val="22"/>
          <w:lang w:eastAsia="zh-CN"/>
        </w:rPr>
        <w:t>变化的</w:t>
      </w:r>
      <w:r>
        <w:rPr>
          <w:rFonts w:eastAsiaTheme="minorEastAsia" w:hint="eastAsia"/>
          <w:sz w:val="22"/>
          <w:szCs w:val="22"/>
          <w:lang w:eastAsia="zh-CN"/>
        </w:rPr>
        <w:t>知情采样子集</w:t>
      </w:r>
      <w:r w:rsidR="00B4474A" w:rsidRPr="00B4474A">
        <w:rPr>
          <w:rFonts w:eastAsiaTheme="minorEastAsia"/>
          <w:sz w:val="22"/>
          <w:szCs w:val="22"/>
          <w:lang w:eastAsia="zh-CN"/>
        </w:rPr>
        <w:t>，</w:t>
      </w:r>
      <w:r w:rsidR="00CA2C58">
        <w:rPr>
          <w:rFonts w:eastAsiaTheme="minorEastAsia" w:hint="eastAsia"/>
          <w:sz w:val="22"/>
          <w:szCs w:val="22"/>
          <w:lang w:eastAsia="zh-CN"/>
        </w:rPr>
        <w:t>使采样密度在</w:t>
      </w:r>
      <w:r w:rsidR="00B4474A" w:rsidRPr="00B4474A">
        <w:rPr>
          <w:rFonts w:eastAsiaTheme="minorEastAsia"/>
          <w:sz w:val="22"/>
          <w:szCs w:val="22"/>
          <w:lang w:eastAsia="zh-CN"/>
        </w:rPr>
        <w:t>全局探索与局部</w:t>
      </w:r>
      <w:r w:rsidR="00CA2C58">
        <w:rPr>
          <w:rFonts w:eastAsiaTheme="minorEastAsia" w:hint="eastAsia"/>
          <w:sz w:val="22"/>
          <w:szCs w:val="22"/>
          <w:lang w:eastAsia="zh-CN"/>
        </w:rPr>
        <w:t>约束区域间自适应分配</w:t>
      </w:r>
      <w:r w:rsidR="00B4474A" w:rsidRPr="00B4474A">
        <w:rPr>
          <w:rFonts w:eastAsiaTheme="minorEastAsia"/>
          <w:sz w:val="22"/>
          <w:szCs w:val="22"/>
          <w:lang w:eastAsia="zh-CN"/>
        </w:rPr>
        <w:t>，</w:t>
      </w:r>
      <w:r w:rsidR="00405D96">
        <w:rPr>
          <w:rFonts w:eastAsiaTheme="minorEastAsia" w:hint="eastAsia"/>
          <w:sz w:val="22"/>
          <w:szCs w:val="22"/>
          <w:lang w:eastAsia="zh-CN"/>
        </w:rPr>
        <w:t>从而对双树扩展方向及步长进行调控</w:t>
      </w:r>
      <w:r w:rsidR="00405D96" w:rsidRPr="00405D96">
        <w:rPr>
          <w:rFonts w:eastAsiaTheme="minorEastAsia"/>
          <w:sz w:val="22"/>
          <w:szCs w:val="22"/>
          <w:lang w:eastAsia="zh-CN"/>
        </w:rPr>
        <w:t>，减少无效扩展并维持搜索过程的可行性与连续性</w:t>
      </w:r>
      <w:r w:rsidR="00B4474A" w:rsidRPr="00B4474A">
        <w:rPr>
          <w:rFonts w:eastAsiaTheme="minorEastAsia"/>
          <w:sz w:val="22"/>
          <w:szCs w:val="22"/>
          <w:lang w:eastAsia="zh-CN"/>
        </w:rPr>
        <w:t>。</w:t>
      </w:r>
      <w:bookmarkEnd w:id="6"/>
      <w:commentRangeEnd w:id="7"/>
      <w:r w:rsidR="005C6027">
        <w:rPr>
          <w:rStyle w:val="af0"/>
          <w:rFonts w:eastAsiaTheme="minorEastAsia" w:hint="eastAsia"/>
          <w:sz w:val="22"/>
          <w:szCs w:val="22"/>
          <w:lang w:eastAsia="zh-CN"/>
        </w:rPr>
        <w:commentReference w:id="7"/>
      </w:r>
      <w:r w:rsidR="00405D96">
        <w:rPr>
          <w:rFonts w:eastAsiaTheme="minorEastAsia" w:hint="eastAsia"/>
          <w:sz w:val="22"/>
          <w:szCs w:val="22"/>
          <w:lang w:eastAsia="zh-CN"/>
        </w:rPr>
        <w:t>结合</w:t>
      </w:r>
      <w:commentRangeStart w:id="8"/>
      <w:r w:rsidR="00B4474A" w:rsidRPr="00B4474A">
        <w:rPr>
          <w:rFonts w:eastAsiaTheme="minorEastAsia"/>
          <w:sz w:val="22"/>
          <w:szCs w:val="22"/>
          <w:lang w:eastAsia="zh-CN"/>
        </w:rPr>
        <w:t>非对称超椭球体约束策略</w:t>
      </w:r>
      <w:r w:rsidR="00405D96">
        <w:rPr>
          <w:rFonts w:eastAsiaTheme="minorEastAsia" w:hint="eastAsia"/>
          <w:sz w:val="22"/>
          <w:szCs w:val="22"/>
          <w:lang w:eastAsia="zh-CN"/>
        </w:rPr>
        <w:t>对采样空间进行方向性压缩与扩展，</w:t>
      </w:r>
      <w:r w:rsidR="00405D96" w:rsidRPr="00405D96">
        <w:rPr>
          <w:rFonts w:eastAsiaTheme="minorEastAsia"/>
          <w:sz w:val="22"/>
          <w:szCs w:val="22"/>
          <w:lang w:eastAsia="zh-CN"/>
        </w:rPr>
        <w:t>以增强搜索在潜在可行通道方向上的分辨能力；</w:t>
      </w:r>
      <w:r w:rsidR="00405D96">
        <w:rPr>
          <w:rFonts w:eastAsiaTheme="minorEastAsia" w:hint="eastAsia"/>
          <w:sz w:val="22"/>
          <w:szCs w:val="22"/>
          <w:lang w:eastAsia="zh-CN"/>
        </w:rPr>
        <w:t>同时引入</w:t>
      </w:r>
      <w:r w:rsidR="00B4474A" w:rsidRPr="00B4474A">
        <w:rPr>
          <w:rFonts w:eastAsiaTheme="minorEastAsia"/>
          <w:sz w:val="22"/>
          <w:szCs w:val="22"/>
          <w:lang w:eastAsia="zh-CN"/>
        </w:rPr>
        <w:t>三维帕累托支配节点选择机制，</w:t>
      </w:r>
      <w:r w:rsidR="00954436" w:rsidRPr="00954436">
        <w:rPr>
          <w:rFonts w:eastAsiaTheme="minorEastAsia"/>
          <w:sz w:val="22"/>
          <w:szCs w:val="22"/>
          <w:lang w:eastAsia="zh-CN"/>
        </w:rPr>
        <w:t>在节点扩展过程中综合考虑探索效率、路径代价及路径曲折度等多目标约束，实现多性能指标下的协同优化，从而引导搜索树向低代价、低曲率的可行路径区域持续收敛。</w:t>
      </w:r>
      <w:commentRangeEnd w:id="8"/>
      <w:r w:rsidR="005C6027">
        <w:rPr>
          <w:rStyle w:val="af0"/>
          <w:rFonts w:eastAsiaTheme="minorEastAsia"/>
          <w:sz w:val="22"/>
          <w:szCs w:val="22"/>
          <w:lang w:eastAsia="zh-CN"/>
        </w:rPr>
        <w:commentReference w:id="8"/>
      </w:r>
    </w:p>
    <w:p w14:paraId="6BED55A4" w14:textId="4EF36F98" w:rsidR="00365D63" w:rsidRPr="00911DD9" w:rsidRDefault="00B4474A" w:rsidP="00911DD9">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仿真实验</w:t>
      </w:r>
      <w:r w:rsidR="004F1626">
        <w:rPr>
          <w:rFonts w:eastAsiaTheme="minorEastAsia" w:hint="eastAsia"/>
          <w:sz w:val="22"/>
          <w:szCs w:val="22"/>
          <w:lang w:eastAsia="zh-CN"/>
        </w:rPr>
        <w:t>结果表明</w:t>
      </w:r>
      <w:r w:rsidR="00E14720" w:rsidRPr="00E17DA1">
        <w:rPr>
          <w:rFonts w:eastAsiaTheme="minorEastAsia"/>
          <w:sz w:val="22"/>
          <w:szCs w:val="22"/>
          <w:lang w:eastAsia="zh-CN"/>
        </w:rPr>
        <w:t>，</w:t>
      </w:r>
      <w:r w:rsidR="00954436" w:rsidRPr="00954436">
        <w:rPr>
          <w:rFonts w:eastAsiaTheme="minorEastAsia"/>
          <w:sz w:val="22"/>
          <w:szCs w:val="22"/>
          <w:lang w:eastAsia="zh-CN"/>
        </w:rPr>
        <w:t>在不同障碍密度及空间维度的测试场景中，</w:t>
      </w:r>
      <w:r w:rsidR="00954436">
        <w:rPr>
          <w:rFonts w:eastAsiaTheme="minorEastAsia" w:hint="eastAsia"/>
          <w:sz w:val="22"/>
          <w:szCs w:val="22"/>
          <w:lang w:eastAsia="zh-CN"/>
        </w:rPr>
        <w:t>与</w:t>
      </w:r>
      <w:r w:rsidR="008E7FD6">
        <w:rPr>
          <w:rFonts w:eastAsiaTheme="minorEastAsia" w:hint="eastAsia"/>
          <w:sz w:val="22"/>
          <w:szCs w:val="22"/>
          <w:lang w:eastAsia="zh-CN"/>
        </w:rPr>
        <w:t>Dynamic-RRT</w:t>
      </w:r>
      <w:r w:rsidR="008E7FD6">
        <w:rPr>
          <w:rFonts w:eastAsiaTheme="minorEastAsia" w:hint="eastAsia"/>
          <w:sz w:val="22"/>
          <w:szCs w:val="22"/>
          <w:lang w:eastAsia="zh-CN"/>
        </w:rPr>
        <w:t>算法</w:t>
      </w:r>
      <w:r w:rsidR="00954436">
        <w:rPr>
          <w:rFonts w:eastAsiaTheme="minorEastAsia" w:hint="eastAsia"/>
          <w:sz w:val="22"/>
          <w:szCs w:val="22"/>
          <w:lang w:eastAsia="zh-CN"/>
        </w:rPr>
        <w:t>相比</w:t>
      </w:r>
      <w:r w:rsidR="008E7FD6" w:rsidRPr="00E17DA1">
        <w:rPr>
          <w:rFonts w:eastAsiaTheme="minorEastAsia"/>
          <w:sz w:val="22"/>
          <w:szCs w:val="22"/>
          <w:lang w:eastAsia="zh-CN"/>
        </w:rPr>
        <w:t>，</w:t>
      </w:r>
      <w:r w:rsidR="00954436">
        <w:rPr>
          <w:rFonts w:eastAsiaTheme="minorEastAsia" w:hint="eastAsia"/>
          <w:sz w:val="22"/>
          <w:szCs w:val="22"/>
          <w:lang w:eastAsia="zh-CN"/>
        </w:rPr>
        <w:t>SC-RRT</w:t>
      </w:r>
      <w:r w:rsidR="00954436">
        <w:rPr>
          <w:rFonts w:eastAsiaTheme="minorEastAsia" w:hint="eastAsia"/>
          <w:sz w:val="22"/>
          <w:szCs w:val="22"/>
          <w:lang w:eastAsia="zh-CN"/>
        </w:rPr>
        <w:t>算法</w:t>
      </w:r>
      <w:r w:rsidR="008E7FD6">
        <w:rPr>
          <w:rFonts w:eastAsiaTheme="minorEastAsia" w:hint="eastAsia"/>
          <w:sz w:val="22"/>
          <w:szCs w:val="22"/>
          <w:lang w:eastAsia="zh-CN"/>
        </w:rPr>
        <w:t>在相同</w:t>
      </w:r>
      <w:r w:rsidR="00954436">
        <w:rPr>
          <w:rFonts w:eastAsiaTheme="minorEastAsia" w:hint="eastAsia"/>
          <w:sz w:val="22"/>
          <w:szCs w:val="22"/>
          <w:lang w:eastAsia="zh-CN"/>
        </w:rPr>
        <w:t>计算</w:t>
      </w:r>
      <w:r w:rsidR="008E7FD6">
        <w:rPr>
          <w:rFonts w:eastAsiaTheme="minorEastAsia" w:hint="eastAsia"/>
          <w:sz w:val="22"/>
          <w:szCs w:val="22"/>
          <w:lang w:eastAsia="zh-CN"/>
        </w:rPr>
        <w:t>时间</w:t>
      </w:r>
      <w:r w:rsidR="00954436">
        <w:rPr>
          <w:rFonts w:eastAsiaTheme="minorEastAsia" w:hint="eastAsia"/>
          <w:sz w:val="22"/>
          <w:szCs w:val="22"/>
          <w:lang w:eastAsia="zh-CN"/>
        </w:rPr>
        <w:t>约束</w:t>
      </w:r>
      <w:r w:rsidR="008E7FD6">
        <w:rPr>
          <w:rFonts w:eastAsiaTheme="minorEastAsia" w:hint="eastAsia"/>
          <w:sz w:val="22"/>
          <w:szCs w:val="22"/>
          <w:lang w:eastAsia="zh-CN"/>
        </w:rPr>
        <w:t>下</w:t>
      </w:r>
      <w:r w:rsidR="00954436">
        <w:rPr>
          <w:rFonts w:eastAsiaTheme="minorEastAsia" w:hint="eastAsia"/>
          <w:sz w:val="22"/>
          <w:szCs w:val="22"/>
          <w:lang w:eastAsia="zh-CN"/>
        </w:rPr>
        <w:t>，平均</w:t>
      </w:r>
      <w:r w:rsidR="008E7FD6">
        <w:rPr>
          <w:rFonts w:eastAsiaTheme="minorEastAsia" w:hint="eastAsia"/>
          <w:sz w:val="22"/>
          <w:szCs w:val="22"/>
          <w:lang w:eastAsia="zh-CN"/>
        </w:rPr>
        <w:t>路径节点</w:t>
      </w:r>
      <w:r w:rsidR="00954436">
        <w:rPr>
          <w:rFonts w:eastAsiaTheme="minorEastAsia" w:hint="eastAsia"/>
          <w:sz w:val="22"/>
          <w:szCs w:val="22"/>
          <w:lang w:eastAsia="zh-CN"/>
        </w:rPr>
        <w:t>数量</w:t>
      </w:r>
      <w:r w:rsidR="008E7FD6">
        <w:rPr>
          <w:rFonts w:eastAsiaTheme="minorEastAsia" w:hint="eastAsia"/>
          <w:sz w:val="22"/>
          <w:szCs w:val="22"/>
          <w:lang w:eastAsia="zh-CN"/>
        </w:rPr>
        <w:t>减少</w:t>
      </w:r>
      <w:r w:rsidR="00954436">
        <w:rPr>
          <w:rFonts w:eastAsiaTheme="minorEastAsia" w:hint="eastAsia"/>
          <w:sz w:val="22"/>
          <w:szCs w:val="22"/>
          <w:lang w:eastAsia="zh-CN"/>
        </w:rPr>
        <w:t>约</w:t>
      </w:r>
      <w:bookmarkStart w:id="9" w:name="OLE_LINK8"/>
      <w:r w:rsidR="008E7FD6">
        <w:rPr>
          <w:rFonts w:eastAsiaTheme="minorEastAsia" w:hint="eastAsia"/>
          <w:sz w:val="22"/>
          <w:szCs w:val="22"/>
          <w:lang w:eastAsia="zh-CN"/>
        </w:rPr>
        <w:t>3</w:t>
      </w:r>
      <w:r w:rsidR="00954436">
        <w:rPr>
          <w:rFonts w:eastAsiaTheme="minorEastAsia" w:hint="eastAsia"/>
          <w:sz w:val="22"/>
          <w:szCs w:val="22"/>
          <w:lang w:eastAsia="zh-CN"/>
        </w:rPr>
        <w:t>5%~40</w:t>
      </w:r>
      <w:r w:rsidR="008E7FD6">
        <w:rPr>
          <w:rFonts w:eastAsiaTheme="minorEastAsia" w:hint="eastAsia"/>
          <w:sz w:val="22"/>
          <w:szCs w:val="22"/>
          <w:lang w:eastAsia="zh-CN"/>
        </w:rPr>
        <w:t>%</w:t>
      </w:r>
      <w:bookmarkEnd w:id="9"/>
      <w:r w:rsidR="008E7FD6">
        <w:rPr>
          <w:rFonts w:eastAsiaTheme="minorEastAsia" w:hint="eastAsia"/>
          <w:sz w:val="22"/>
          <w:szCs w:val="22"/>
          <w:lang w:eastAsia="zh-CN"/>
        </w:rPr>
        <w:t>，路径长度</w:t>
      </w:r>
      <w:r w:rsidR="00954436">
        <w:rPr>
          <w:rFonts w:eastAsiaTheme="minorEastAsia" w:hint="eastAsia"/>
          <w:sz w:val="22"/>
          <w:szCs w:val="22"/>
          <w:lang w:eastAsia="zh-CN"/>
        </w:rPr>
        <w:t>降低</w:t>
      </w:r>
      <w:r w:rsidR="00954436">
        <w:rPr>
          <w:rFonts w:eastAsiaTheme="minorEastAsia" w:hint="eastAsia"/>
          <w:sz w:val="22"/>
          <w:szCs w:val="22"/>
          <w:lang w:eastAsia="zh-CN"/>
        </w:rPr>
        <w:t>15%~20%</w:t>
      </w:r>
      <w:r w:rsidR="008E7FD6">
        <w:rPr>
          <w:rFonts w:eastAsiaTheme="minorEastAsia" w:hint="eastAsia"/>
          <w:sz w:val="22"/>
          <w:szCs w:val="22"/>
          <w:lang w:eastAsia="zh-CN"/>
        </w:rPr>
        <w:t>，</w:t>
      </w:r>
      <w:r w:rsidR="005C6027" w:rsidRPr="005C6027">
        <w:rPr>
          <w:rFonts w:eastAsiaTheme="minorEastAsia"/>
          <w:sz w:val="22"/>
          <w:szCs w:val="22"/>
          <w:lang w:eastAsia="zh-CN"/>
        </w:rPr>
        <w:t>且生成路径在连续性与平滑性方面表现更优。结果表明，该算法在复杂障碍环境中能够在保持搜索完整性的同时有效抑制无效探索，使搜索树具备更稳定的扩展行为与更强的环境适应能力。</w:t>
      </w:r>
      <w:bookmarkEnd w:id="5"/>
    </w:p>
    <w:p w14:paraId="5A9A4161" w14:textId="77777777" w:rsidR="00FC59AE" w:rsidRPr="00FC59AE" w:rsidRDefault="00FC59AE" w:rsidP="00FC59AE">
      <w:pPr>
        <w:pStyle w:val="a3"/>
        <w:ind w:firstLineChars="200" w:firstLine="420"/>
        <w:rPr>
          <w:rFonts w:eastAsiaTheme="minorEastAsia"/>
          <w:sz w:val="21"/>
          <w:lang w:eastAsia="zh-CN"/>
        </w:rPr>
      </w:pPr>
      <w:r w:rsidRPr="00FC59AE">
        <w:rPr>
          <w:rFonts w:eastAsiaTheme="minorEastAsia"/>
          <w:sz w:val="21"/>
          <w:lang w:eastAsia="zh-CN"/>
        </w:rPr>
        <w:t>This paper proposes an SC-RRT path planning algorithm based on adaptive bidirectional hyper-ellipsoidal constrained sampling, aiming to address the limitations of conventional RRT-based methods caused by uniform sampling over the entire search space, including excessive redundant computation, low convergence efficiency, and suboptimal path quality. The proposed approach is particularly suitable for high-dimensional and obstacle-dense complex operational environments.</w:t>
      </w:r>
    </w:p>
    <w:p w14:paraId="6ACAFEBA" w14:textId="77777777" w:rsidR="00FC59AE" w:rsidRPr="00FC59AE" w:rsidRDefault="00FC59AE" w:rsidP="00FC59AE">
      <w:pPr>
        <w:pStyle w:val="a3"/>
        <w:ind w:firstLineChars="200" w:firstLine="420"/>
        <w:rPr>
          <w:rFonts w:eastAsiaTheme="minorEastAsia"/>
          <w:sz w:val="21"/>
          <w:lang w:eastAsia="zh-CN"/>
        </w:rPr>
      </w:pPr>
      <w:r w:rsidRPr="00FC59AE">
        <w:rPr>
          <w:rFonts w:eastAsiaTheme="minorEastAsia"/>
          <w:sz w:val="21"/>
          <w:lang w:eastAsia="zh-CN"/>
        </w:rPr>
        <w:t>Within a bidirectional parallel tree expansion framework, an intermediate waypoint–guided strategy is introduced to decompose the global path planning process into a sequence of stage-wise subproblems. By incorporating a PID control mechanism, the sampling distribution parameters are adjusted online, enabling the construction of a knowledge-informed sampling subset that dynamically evolves with the search state. This allows the sampling density to be adaptively allocated between global exploration and locally constrained regions, thereby regulating the expansion direction and step size of the bidirectional trees, reducing ineffective expansions while maintaining the feasibility and continuity of the search process. Furthermore, a non-symmetric hyper-ellipsoidal constraint strategy is employed to perform directional compression and expansion of the sampling space, enhancing the resolution of the search toward potential feasible corridors. Meanwhile, a three-dimensional Pareto-dominance–based node selection mechanism is introduced to jointly consider exploration efficiency, path cost, and path tortuosity during node expansion, achieving multi-objective coordinated optimization and guiding the search trees to continuously converge toward feasible path regions with low cost and low curvature.</w:t>
      </w:r>
    </w:p>
    <w:p w14:paraId="40A6DAFE" w14:textId="69875351" w:rsidR="00E17DA1" w:rsidRDefault="00FC59AE" w:rsidP="00FC59AE">
      <w:pPr>
        <w:pStyle w:val="a3"/>
        <w:ind w:firstLineChars="200" w:firstLine="420"/>
        <w:rPr>
          <w:rFonts w:eastAsiaTheme="minorEastAsia"/>
          <w:sz w:val="21"/>
          <w:lang w:eastAsia="zh-CN"/>
        </w:rPr>
      </w:pPr>
      <w:r w:rsidRPr="00FC59AE">
        <w:rPr>
          <w:rFonts w:eastAsiaTheme="minorEastAsia"/>
          <w:sz w:val="21"/>
          <w:lang w:eastAsia="zh-CN"/>
        </w:rPr>
        <w:t xml:space="preserve">Simulation results demonstrate that, under different obstacle densities and spatial dimensionalities, compared with </w:t>
      </w:r>
      <w:r w:rsidRPr="00FC59AE">
        <w:rPr>
          <w:rFonts w:eastAsiaTheme="minorEastAsia"/>
          <w:sz w:val="21"/>
          <w:lang w:eastAsia="zh-CN"/>
        </w:rPr>
        <w:lastRenderedPageBreak/>
        <w:t>the Dynamic-RRT algorithm, the proposed SC-RRT algorithm reduces the average number of path nodes by approximately 35%–40% and shortens the path length by 15%–20% under identical computational time constraints, while generating paths with improved continuity and smoothness. The results indicate that the proposed method effectively suppresses ineffective exploration while preserving search completeness in complex obstacle environments, leading to more stable tree expansion behavior and enhanced adaptability to diverse environmental conditions</w:t>
      </w:r>
      <w:r w:rsidR="00E17DA1" w:rsidRPr="00E17DA1">
        <w:rPr>
          <w:rFonts w:eastAsiaTheme="minorEastAsia"/>
          <w:sz w:val="21"/>
          <w:lang w:eastAsia="zh-CN"/>
        </w:rPr>
        <w:t>.</w:t>
      </w:r>
    </w:p>
    <w:p w14:paraId="22A41D31" w14:textId="77777777" w:rsidR="00E17DA1" w:rsidRPr="00365D63" w:rsidRDefault="00E17DA1">
      <w:pPr>
        <w:pStyle w:val="a3"/>
        <w:rPr>
          <w:rFonts w:eastAsiaTheme="minorEastAsia"/>
          <w:sz w:val="21"/>
          <w:lang w:eastAsia="zh-CN"/>
        </w:rPr>
      </w:pPr>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2831DCA0" w14:textId="77777777" w:rsidR="00491CA9" w:rsidRPr="00491CA9" w:rsidRDefault="00491CA9">
      <w:pPr>
        <w:rPr>
          <w:rFonts w:eastAsiaTheme="minorEastAsia"/>
          <w:sz w:val="19"/>
          <w:lang w:eastAsia="zh-CN"/>
        </w:rPr>
        <w:sectPr w:rsidR="00491CA9" w:rsidRPr="00491CA9"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10" w:name="1_Introduction"/>
      <w:bookmarkEnd w:id="10"/>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11"/>
      <w:r w:rsidRPr="003C1621">
        <w:rPr>
          <w:rFonts w:eastAsiaTheme="minorEastAsia"/>
          <w:lang w:eastAsia="zh-CN"/>
        </w:rPr>
        <w:t xml:space="preserve">Huang </w:t>
      </w:r>
      <w:r w:rsidRPr="003C1621">
        <w:rPr>
          <w:rFonts w:eastAsiaTheme="minorEastAsia"/>
          <w:lang w:eastAsia="zh-CN"/>
        </w:rPr>
        <w:t>等提出的</w:t>
      </w:r>
      <w:bookmarkStart w:id="12" w:name="OLE_LINK3"/>
      <w:r w:rsidR="00491CA9" w:rsidRPr="00491CA9">
        <w:rPr>
          <w:rFonts w:eastAsiaTheme="minorEastAsia"/>
          <w:lang w:eastAsia="zh-CN"/>
        </w:rPr>
        <w:t>MS-BI-RRT*</w:t>
      </w:r>
      <w:bookmarkEnd w:id="12"/>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11"/>
      <w:r w:rsidR="00E4440F" w:rsidRPr="003C1621">
        <w:rPr>
          <w:rStyle w:val="af0"/>
          <w:rFonts w:eastAsiaTheme="minorEastAsia"/>
          <w:sz w:val="22"/>
          <w:szCs w:val="22"/>
          <w:lang w:eastAsia="zh-CN"/>
        </w:rPr>
        <w:commentReference w:id="11"/>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39B9EF6E"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commentRangeStart w:id="13"/>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w:t>
      </w:r>
      <w:commentRangeEnd w:id="13"/>
      <w:r w:rsidR="0023461D" w:rsidRPr="00686BC8">
        <w:rPr>
          <w:rStyle w:val="af0"/>
          <w:rFonts w:eastAsiaTheme="minorEastAsia"/>
          <w:sz w:val="22"/>
          <w:szCs w:val="22"/>
          <w:lang w:eastAsia="zh-CN"/>
        </w:rPr>
        <w:commentReference w:id="13"/>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可能导致算法陷入局部最优，难以探索到全局更优路径。此外，</w:t>
      </w:r>
      <w:r w:rsidR="00B670EB" w:rsidRPr="00B670EB">
        <w:rPr>
          <w:rFonts w:eastAsiaTheme="minorEastAsia"/>
          <w:lang w:eastAsia="zh-CN"/>
        </w:rPr>
        <w:t xml:space="preserve">Dynamic RRT </w:t>
      </w:r>
      <w:r w:rsidR="00B670EB" w:rsidRPr="00B670EB">
        <w:rPr>
          <w:rFonts w:eastAsiaTheme="minorEastAsia"/>
          <w:lang w:eastAsia="zh-CN"/>
        </w:rPr>
        <w:t>采用单向搜索框架，其知情子集仅以起点和终点为焦点，在复杂环境中对全局搜索方向的引导能力有限，仍存在冗余扩展问题。</w:t>
      </w:r>
      <w:r w:rsidRPr="00686BC8">
        <w:rPr>
          <w:rFonts w:eastAsiaTheme="minorEastAsia"/>
          <w:lang w:eastAsia="zh-CN"/>
        </w:rPr>
        <w:t>。</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7F9B8160" w14:textId="62194CC4" w:rsidR="002B175F" w:rsidRDefault="00431043" w:rsidP="00B670EB">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w:t>
      </w:r>
      <w:r w:rsidR="001A56BC" w:rsidRPr="009A462D">
        <w:rPr>
          <w:rFonts w:eastAsiaTheme="minorEastAsia"/>
          <w:lang w:eastAsia="zh-CN"/>
        </w:rPr>
        <w:t>SC-RRT</w:t>
      </w:r>
      <w:r w:rsidRPr="009A462D">
        <w:rPr>
          <w:rFonts w:eastAsiaTheme="minorEastAsia"/>
          <w:lang w:eastAsia="zh-CN"/>
        </w:rPr>
        <w:t>算法。该算法</w:t>
      </w:r>
      <w:r w:rsidR="007E41C6" w:rsidRPr="007E41C6">
        <w:rPr>
          <w:rFonts w:eastAsiaTheme="minorEastAsia"/>
          <w:lang w:eastAsia="zh-CN"/>
        </w:rPr>
        <w:t>在双向搜索框架下，</w:t>
      </w:r>
      <w:r w:rsidR="0023461D">
        <w:rPr>
          <w:rFonts w:eastAsiaTheme="minorEastAsia" w:hint="eastAsia"/>
          <w:lang w:eastAsia="zh-CN"/>
        </w:rPr>
        <w:t>根据双树的采样进度</w:t>
      </w:r>
      <w:r w:rsidR="00686BC8" w:rsidRPr="00686BC8">
        <w:rPr>
          <w:rFonts w:eastAsiaTheme="minorEastAsia"/>
          <w:lang w:eastAsia="zh-CN"/>
        </w:rPr>
        <w:t>自适应调整采样</w:t>
      </w:r>
      <w:r w:rsidR="0023461D">
        <w:rPr>
          <w:rFonts w:eastAsiaTheme="minorEastAsia" w:hint="eastAsia"/>
          <w:lang w:eastAsia="zh-CN"/>
        </w:rPr>
        <w:t>区域大小</w:t>
      </w:r>
      <w:r w:rsidR="00686BC8" w:rsidRPr="00686BC8">
        <w:rPr>
          <w:rFonts w:eastAsiaTheme="minorEastAsia"/>
          <w:lang w:eastAsia="zh-CN"/>
        </w:rPr>
        <w:t>实现对全局搜索方向的精准引导，同时结合双向树协同扩展与多目标代价优化，</w:t>
      </w:r>
      <w:r w:rsidR="0023461D">
        <w:rPr>
          <w:rFonts w:eastAsiaTheme="minorEastAsia" w:hint="eastAsia"/>
          <w:lang w:eastAsia="zh-CN"/>
        </w:rPr>
        <w:t>于</w:t>
      </w:r>
      <w:r w:rsidR="00686BC8" w:rsidRPr="00686BC8">
        <w:rPr>
          <w:rFonts w:eastAsiaTheme="minorEastAsia"/>
          <w:lang w:eastAsia="zh-CN"/>
        </w:rPr>
        <w:t>快速收敛与路径质量之间建立动态平衡机制。算法无需依赖初始路径即可启动约束采样，有效减少冗余节点生成，同时通过双向树连接策略提升全局探索效率，适用于处理随机障碍物分布的复杂场景。</w:t>
      </w:r>
    </w:p>
    <w:p w14:paraId="5D27FE97" w14:textId="77777777" w:rsidR="00B670EB" w:rsidRPr="00046DC6" w:rsidRDefault="00B670EB" w:rsidP="00B670EB">
      <w:pPr>
        <w:spacing w:line="262" w:lineRule="auto"/>
        <w:ind w:firstLineChars="200" w:firstLine="440"/>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t>A</w:t>
      </w:r>
      <w:r w:rsidRPr="00FE21FE">
        <w:rPr>
          <w:spacing w:val="-2"/>
          <w:w w:val="110"/>
        </w:rPr>
        <w:t>lgorithm statement</w:t>
      </w:r>
      <w:bookmarkStart w:id="14" w:name="OLE_LINK1"/>
    </w:p>
    <w:p w14:paraId="354B997D" w14:textId="5A6AAB1C" w:rsidR="00FD1CF2" w:rsidRPr="00413C45" w:rsidRDefault="00C709A8" w:rsidP="00FE21FE">
      <w:pPr>
        <w:pStyle w:val="11"/>
        <w:tabs>
          <w:tab w:val="left" w:pos="474"/>
        </w:tabs>
        <w:spacing w:before="109"/>
        <w:ind w:left="0" w:firstLine="0"/>
        <w:rPr>
          <w:color w:val="EE0000"/>
          <w:spacing w:val="-2"/>
          <w:w w:val="110"/>
          <w:lang w:eastAsia="zh-CN"/>
        </w:rPr>
      </w:pPr>
      <w:r w:rsidRPr="00413C45">
        <w:rPr>
          <w:rFonts w:ascii="宋体" w:eastAsia="宋体" w:hAnsi="宋体" w:cs="宋体" w:hint="eastAsia"/>
          <w:color w:val="EE0000"/>
          <w:spacing w:val="-2"/>
          <w:w w:val="110"/>
          <w:lang w:eastAsia="zh-CN"/>
        </w:rPr>
        <w:t>（简单叙述）问题提出</w:t>
      </w:r>
    </w:p>
    <w:p w14:paraId="0B8FD97A" w14:textId="2113BF2D" w:rsidR="001B4D3B" w:rsidRPr="00E97F44" w:rsidRDefault="001D7809" w:rsidP="00E97F44">
      <w:pPr>
        <w:pStyle w:val="11"/>
        <w:numPr>
          <w:ilvl w:val="1"/>
          <w:numId w:val="5"/>
        </w:numPr>
        <w:tabs>
          <w:tab w:val="left" w:pos="474"/>
        </w:tabs>
        <w:spacing w:before="109"/>
        <w:rPr>
          <w:rFonts w:ascii="Times New Roman" w:hAnsi="Times New Roman" w:cs="Times New Roman"/>
          <w:spacing w:val="-2"/>
          <w:w w:val="110"/>
        </w:rPr>
      </w:pPr>
      <w:bookmarkStart w:id="15" w:name="OLE_LINK2"/>
      <w:bookmarkEnd w:id="14"/>
      <w:r>
        <w:rPr>
          <w:noProof/>
        </w:rPr>
        <w:drawing>
          <wp:anchor distT="0" distB="0" distL="114300" distR="114300" simplePos="0" relativeHeight="251788288" behindDoc="0" locked="0" layoutInCell="1" allowOverlap="1" wp14:anchorId="2CAB7FC4" wp14:editId="0336520F">
            <wp:simplePos x="0" y="0"/>
            <wp:positionH relativeFrom="column">
              <wp:posOffset>1506855</wp:posOffset>
            </wp:positionH>
            <wp:positionV relativeFrom="paragraph">
              <wp:posOffset>346710</wp:posOffset>
            </wp:positionV>
            <wp:extent cx="3941640" cy="2121382"/>
            <wp:effectExtent l="19050" t="19050" r="20955" b="12700"/>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41640" cy="212138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008C3">
        <w:rPr>
          <w:rFonts w:ascii="宋体" w:eastAsia="宋体" w:hAnsi="宋体" w:cs="宋体" w:hint="eastAsia"/>
          <w:spacing w:val="-2"/>
          <w:w w:val="110"/>
          <w:lang w:eastAsia="zh-CN"/>
        </w:rPr>
        <w:t>SC-RRT</w:t>
      </w:r>
      <w:r w:rsidR="001B4D3B" w:rsidRPr="00E97F44">
        <w:rPr>
          <w:rFonts w:ascii="宋体" w:eastAsia="宋体" w:hAnsi="宋体" w:cs="宋体" w:hint="eastAsia"/>
          <w:spacing w:val="-2"/>
          <w:w w:val="110"/>
        </w:rPr>
        <w:t>算法</w:t>
      </w:r>
    </w:p>
    <w:p w14:paraId="07EEA07C" w14:textId="40AD09FE" w:rsidR="001D7809" w:rsidRPr="001D7809" w:rsidRDefault="001D7809" w:rsidP="001D7809">
      <w:pPr>
        <w:pStyle w:val="a6"/>
        <w:spacing w:line="300" w:lineRule="auto"/>
        <w:ind w:left="473" w:firstLine="0"/>
        <w:jc w:val="center"/>
        <w:rPr>
          <w:rFonts w:eastAsiaTheme="minorEastAsia" w:hint="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自适应双向超椭球体约束采样策略示意图</w:t>
      </w:r>
    </w:p>
    <w:p w14:paraId="19C2A4C0" w14:textId="5D9A4AD9" w:rsidR="00E97F44" w:rsidRPr="001D7809" w:rsidRDefault="00E97F44" w:rsidP="001D7809">
      <w:pPr>
        <w:spacing w:line="300" w:lineRule="auto"/>
        <w:ind w:firstLine="486"/>
        <w:jc w:val="both"/>
        <w:rPr>
          <w:rFonts w:eastAsiaTheme="minorEastAsia"/>
          <w:lang w:eastAsia="zh-CN"/>
        </w:rPr>
      </w:pPr>
      <w:r>
        <w:rPr>
          <w:rFonts w:eastAsiaTheme="minorEastAsia" w:hint="eastAsia"/>
          <w:lang w:eastAsia="zh-CN"/>
        </w:rPr>
        <w:t>本文提出</w:t>
      </w:r>
      <w:r w:rsidRPr="00E97F44">
        <w:rPr>
          <w:rFonts w:eastAsiaTheme="minorEastAsia"/>
          <w:color w:val="000000" w:themeColor="text1"/>
          <w:lang w:eastAsia="zh-CN"/>
        </w:rPr>
        <w:t>一种基于自适应双向超椭球体约束的采样策略，其</w:t>
      </w:r>
      <w:commentRangeStart w:id="16"/>
      <w:r w:rsidRPr="00E97F44">
        <w:rPr>
          <w:rFonts w:eastAsiaTheme="minorEastAsia"/>
          <w:color w:val="000000" w:themeColor="text1"/>
          <w:lang w:eastAsia="zh-CN"/>
        </w:rPr>
        <w:t>整体思想如图</w:t>
      </w:r>
      <w:r w:rsidRPr="00E97F44">
        <w:rPr>
          <w:rFonts w:eastAsiaTheme="minorEastAsia"/>
          <w:color w:val="000000" w:themeColor="text1"/>
          <w:lang w:eastAsia="zh-CN"/>
        </w:rPr>
        <w:t xml:space="preserve"> </w:t>
      </w:r>
      <w:r>
        <w:rPr>
          <w:rFonts w:eastAsiaTheme="minorEastAsia" w:hint="eastAsia"/>
          <w:color w:val="000000" w:themeColor="text1"/>
          <w:lang w:eastAsia="zh-CN"/>
        </w:rPr>
        <w:t xml:space="preserve">1 </w:t>
      </w:r>
      <w:r w:rsidRPr="00E97F44">
        <w:rPr>
          <w:rFonts w:eastAsiaTheme="minorEastAsia"/>
          <w:color w:val="000000" w:themeColor="text1"/>
          <w:lang w:eastAsia="zh-CN"/>
        </w:rPr>
        <w:t>所示</w:t>
      </w:r>
      <w:commentRangeEnd w:id="16"/>
      <w:r w:rsidR="00C333A8">
        <w:rPr>
          <w:rStyle w:val="af0"/>
          <w:rFonts w:eastAsiaTheme="minorEastAsia" w:hint="eastAsia"/>
          <w:color w:val="000000" w:themeColor="text1"/>
          <w:sz w:val="22"/>
          <w:szCs w:val="22"/>
          <w:lang w:eastAsia="zh-CN"/>
        </w:rPr>
        <w:commentReference w:id="16"/>
      </w:r>
      <w:r w:rsidR="001D7809">
        <w:rPr>
          <w:rFonts w:eastAsiaTheme="minorEastAsia" w:hint="eastAsia"/>
          <w:color w:val="000000" w:themeColor="text1"/>
          <w:lang w:eastAsia="zh-CN"/>
        </w:rPr>
        <w:t>。</w:t>
      </w: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r>
              <w:rPr>
                <w:rFonts w:ascii="Cambria Math" w:eastAsiaTheme="minorEastAsia" w:hAnsi="Cambria Math"/>
                <w:color w:val="000000" w:themeColor="text1"/>
                <w:lang w:eastAsia="zh-CN"/>
              </w:rPr>
              <m:t>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r>
              <w:rPr>
                <w:rFonts w:ascii="Cambria Math" w:eastAsiaTheme="minorEastAsia" w:hAnsi="Cambria Math"/>
                <w:color w:val="000000" w:themeColor="text1"/>
                <w:lang w:eastAsia="zh-CN"/>
              </w:rPr>
              <m:t>oal</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72956EE3" w14:textId="426EE84E" w:rsidR="005B7F8E" w:rsidRPr="00A249F9" w:rsidRDefault="00E97F44" w:rsidP="00A249F9">
      <w:pPr>
        <w:spacing w:line="300" w:lineRule="auto"/>
        <w:ind w:firstLine="720"/>
        <w:jc w:val="both"/>
        <w:rPr>
          <w:rFonts w:eastAsiaTheme="minorEastAsia" w:hint="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2084C01B" w14:textId="526BA1B9" w:rsidR="00C64B99" w:rsidRDefault="004204A8" w:rsidP="00911DD9">
      <w:pPr>
        <w:pStyle w:val="11"/>
        <w:numPr>
          <w:ilvl w:val="1"/>
          <w:numId w:val="5"/>
        </w:numPr>
        <w:tabs>
          <w:tab w:val="left" w:pos="474"/>
        </w:tabs>
        <w:spacing w:before="109"/>
        <w:rPr>
          <w:rFonts w:eastAsiaTheme="minorEastAsia"/>
          <w:lang w:eastAsia="zh-CN"/>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p>
    <w:p w14:paraId="40EC5027" w14:textId="555E55F9" w:rsidR="00911DD9" w:rsidRPr="00A96B94" w:rsidRDefault="00B726C7" w:rsidP="00A96B94">
      <w:pPr>
        <w:pStyle w:val="11"/>
        <w:numPr>
          <w:ilvl w:val="2"/>
          <w:numId w:val="5"/>
        </w:numPr>
        <w:tabs>
          <w:tab w:val="left" w:pos="474"/>
        </w:tabs>
        <w:spacing w:before="109"/>
        <w:rPr>
          <w:rFonts w:ascii="宋体" w:eastAsia="宋体" w:hAnsi="宋体" w:cs="宋体" w:hint="eastAsia"/>
          <w:spacing w:val="-2"/>
          <w:w w:val="110"/>
          <w:lang w:eastAsia="zh-CN"/>
        </w:rPr>
      </w:pPr>
      <w:r>
        <w:rPr>
          <w:rFonts w:ascii="宋体" w:eastAsia="宋体" w:hAnsi="宋体" w:cs="宋体" w:hint="eastAsia"/>
          <w:spacing w:val="-2"/>
          <w:w w:val="110"/>
          <w:lang w:eastAsia="zh-CN"/>
        </w:rPr>
        <w:t>非对称</w:t>
      </w:r>
      <w:r w:rsidR="000B231D" w:rsidRPr="00E97F44">
        <w:rPr>
          <w:rFonts w:ascii="宋体" w:eastAsia="宋体" w:hAnsi="宋体" w:cs="宋体" w:hint="eastAsia"/>
          <w:spacing w:val="-2"/>
          <w:w w:val="110"/>
          <w:lang w:eastAsia="zh-CN"/>
        </w:rPr>
        <w:t>双向超椭球体约束采样</w:t>
      </w:r>
      <w:r>
        <w:rPr>
          <w:rFonts w:ascii="宋体" w:eastAsia="宋体" w:hAnsi="宋体" w:cs="宋体" w:hint="eastAsia"/>
          <w:spacing w:val="-2"/>
          <w:w w:val="110"/>
          <w:lang w:eastAsia="zh-CN"/>
        </w:rPr>
        <w:t>机制</w:t>
      </w:r>
    </w:p>
    <w:p w14:paraId="28A4DC24" w14:textId="02A331ED" w:rsidR="00B72BE0" w:rsidRDefault="00911DD9" w:rsidP="00F07A53">
      <w:pPr>
        <w:ind w:firstLineChars="200" w:firstLine="440"/>
        <w:jc w:val="center"/>
        <w:rPr>
          <w:rFonts w:eastAsiaTheme="minorEastAsia" w:hint="eastAsia"/>
          <w:lang w:eastAsia="zh-CN"/>
        </w:rPr>
      </w:pPr>
      <w:r w:rsidRPr="00911DD9">
        <w:rPr>
          <w:rFonts w:eastAsiaTheme="minorEastAsia"/>
          <w:lang w:eastAsia="zh-CN"/>
        </w:rPr>
        <w:t>针</w:t>
      </w:r>
      <w:r w:rsidR="00137855" w:rsidRPr="00137855">
        <w:rPr>
          <w:rFonts w:eastAsiaTheme="minorEastAsia"/>
          <w:lang w:eastAsia="zh-CN"/>
        </w:rPr>
        <w:t>对复杂障碍环境下单一采样约束空间难以兼顾全局探索与局部精细搜索的问题，本文在双向快速扩展随机树（</w:t>
      </w:r>
      <w:r w:rsidR="00137855" w:rsidRPr="00137855">
        <w:rPr>
          <w:rFonts w:eastAsiaTheme="minorEastAsia"/>
          <w:lang w:eastAsia="zh-CN"/>
        </w:rPr>
        <w:t>SC-RRT</w:t>
      </w:r>
      <w:r w:rsidR="00137855" w:rsidRPr="00137855">
        <w:rPr>
          <w:rFonts w:eastAsiaTheme="minorEastAsia"/>
          <w:lang w:eastAsia="zh-CN"/>
        </w:rPr>
        <w:t>）框架下</w:t>
      </w:r>
      <w:r w:rsidR="00137855">
        <w:rPr>
          <w:rFonts w:eastAsiaTheme="minorEastAsia" w:hint="eastAsia"/>
          <w:lang w:eastAsia="zh-CN"/>
        </w:rPr>
        <w:t>，</w:t>
      </w:r>
      <w:r w:rsidR="00137855" w:rsidRPr="00137855">
        <w:rPr>
          <w:rFonts w:eastAsiaTheme="minorEastAsia"/>
          <w:lang w:eastAsia="zh-CN"/>
        </w:rPr>
        <w:t>提出一种非对称双向超椭球体约束采样机制。该机制通过对起点侧与目标侧采样空间进行独立、自适应调节，实现双树协同推进下的高效路径搜索</w:t>
      </w:r>
      <w:r w:rsidR="00A96B94" w:rsidRPr="00A96B94">
        <w:rPr>
          <w:rFonts w:eastAsiaTheme="minorEastAsia"/>
          <w:lang w:eastAsia="zh-CN"/>
        </w:rPr>
        <w:t>。</w:t>
      </w:r>
      <w:r w:rsidR="00F07A53">
        <w:rPr>
          <w:noProof/>
        </w:rPr>
        <w:lastRenderedPageBreak/>
        <w:drawing>
          <wp:inline distT="0" distB="0" distL="0" distR="0" wp14:anchorId="6C5039B9" wp14:editId="1B1BDB5E">
            <wp:extent cx="3441456" cy="4795655"/>
            <wp:effectExtent l="19050" t="19050" r="26035" b="24130"/>
            <wp:docPr id="635541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
                    <pic:cNvPicPr/>
                  </pic:nvPicPr>
                  <pic:blipFill>
                    <a:blip r:embed="rId18"/>
                    <a:stretch>
                      <a:fillRect/>
                    </a:stretch>
                  </pic:blipFill>
                  <pic:spPr>
                    <a:xfrm>
                      <a:off x="0" y="0"/>
                      <a:ext cx="3450055" cy="4807638"/>
                    </a:xfrm>
                    <a:prstGeom prst="rect">
                      <a:avLst/>
                    </a:prstGeom>
                    <a:ln>
                      <a:solidFill>
                        <a:schemeClr val="tx1"/>
                      </a:solidFill>
                    </a:ln>
                  </pic:spPr>
                </pic:pic>
              </a:graphicData>
            </a:graphic>
          </wp:inline>
        </w:drawing>
      </w:r>
    </w:p>
    <w:p w14:paraId="6748B6D0" w14:textId="3F2236BA" w:rsidR="00961F7E" w:rsidRDefault="00961F7E" w:rsidP="00961F7E">
      <w:pPr>
        <w:ind w:firstLineChars="200" w:firstLine="440"/>
        <w:jc w:val="center"/>
        <w:rPr>
          <w:rFonts w:eastAsiaTheme="minorEastAsia" w:hint="eastAsia"/>
          <w:lang w:eastAsia="zh-CN"/>
        </w:rPr>
      </w:pPr>
      <w:r w:rsidRPr="00961F7E">
        <w:rPr>
          <w:rFonts w:eastAsiaTheme="minorEastAsia"/>
          <w:lang w:eastAsia="zh-CN"/>
        </w:rPr>
        <w:t xml:space="preserve">Algorithm 1: </w:t>
      </w:r>
      <w:r w:rsidRPr="00961F7E">
        <w:rPr>
          <w:rFonts w:eastAsiaTheme="minorEastAsia"/>
          <w:lang w:eastAsia="zh-CN"/>
        </w:rPr>
        <w:t>自适应双椭圆约束采样（</w:t>
      </w:r>
      <w:r w:rsidRPr="00961F7E">
        <w:rPr>
          <w:rFonts w:eastAsiaTheme="minorEastAsia"/>
          <w:lang w:eastAsia="zh-CN"/>
        </w:rPr>
        <w:t>Adaptive Dual-Ellipsoid Constrained Sampling</w:t>
      </w:r>
      <w:r w:rsidRPr="00961F7E">
        <w:rPr>
          <w:rFonts w:eastAsiaTheme="minorEastAsia"/>
          <w:lang w:eastAsia="zh-CN"/>
        </w:rPr>
        <w:t>）</w:t>
      </w:r>
    </w:p>
    <w:p w14:paraId="3A96DF17" w14:textId="12783963" w:rsidR="00E34F27" w:rsidRPr="00137855" w:rsidRDefault="00961F7E" w:rsidP="00137855">
      <w:pPr>
        <w:rPr>
          <w:rFonts w:eastAsiaTheme="minorEastAsia"/>
          <w:lang w:eastAsia="zh-CN"/>
        </w:rPr>
      </w:pPr>
      <w:r>
        <w:rPr>
          <w:rFonts w:eastAsiaTheme="minorEastAsia" w:hint="eastAsia"/>
          <w:lang w:eastAsia="zh-CN"/>
        </w:rPr>
        <w:t>该采样机制的核心是动态计算超椭球体的约束参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07F3A3AE" w:rsidR="00E34F27" w:rsidRDefault="00500B1D" w:rsidP="00E34F27">
      <w:pPr>
        <w:pStyle w:val="ac"/>
        <w:keepNext/>
        <w:jc w:val="right"/>
      </w:pPr>
      <w:r w:rsidRPr="00500B1D">
        <w:rPr>
          <w:rFonts w:hint="eastAsia"/>
          <w:position w:val="-22"/>
        </w:rPr>
        <w:object w:dxaOrig="10219" w:dyaOrig="620" w14:anchorId="1387BD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9.35pt;height:25.35pt" o:ole="">
            <v:imagedata r:id="rId19" o:title=""/>
          </v:shape>
          <o:OLEObject Type="Embed" ProgID="Equation.DSMT4" ShapeID="_x0000_i1026" DrawAspect="Content" ObjectID="_1831063162" r:id="rId20"/>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7"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027" type="#_x0000_t75" style="width:23pt;height:22pt" o:ole="">
            <v:imagedata r:id="rId21" o:title=""/>
          </v:shape>
          <o:OLEObject Type="Embed" ProgID="Equation.DSMT4" ShapeID="_x0000_i1027" DrawAspect="Content" ObjectID="_1831063163" r:id="rId22"/>
        </w:object>
      </w:r>
      <w:bookmarkEnd w:id="17"/>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6EDBC0F8"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028" type="#_x0000_t75" style="width:44pt;height:18pt" o:ole="">
            <v:imagedata r:id="rId23" o:title=""/>
          </v:shape>
          <o:OLEObject Type="Embed" ProgID="Equation.DSMT4" ShapeID="_x0000_i1028" DrawAspect="Content" ObjectID="_1831063164" r:id="rId24"/>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53F1F3C1" w14:textId="17C85B0D" w:rsidR="002D2EF8" w:rsidRPr="00500B1D" w:rsidRDefault="002D2EF8" w:rsidP="002D2EF8">
      <w:pPr>
        <w:numPr>
          <w:ilvl w:val="0"/>
          <w:numId w:val="7"/>
        </w:numPr>
        <w:rPr>
          <w:lang w:eastAsia="zh-CN"/>
        </w:rPr>
      </w:pPr>
      <w:r w:rsidRPr="002D2EF8">
        <w:rPr>
          <w:rFonts w:hint="eastAsia"/>
          <w:position w:val="-12"/>
        </w:rPr>
        <w:object w:dxaOrig="920" w:dyaOrig="360" w14:anchorId="4A829B8E">
          <v:shape id="_x0000_i1029" type="#_x0000_t75" style="width:46.35pt;height:18pt" o:ole="">
            <v:imagedata r:id="rId25" o:title=""/>
          </v:shape>
          <o:OLEObject Type="Embed" ProgID="Equation.DSMT4" ShapeID="_x0000_i1029" DrawAspect="Content" ObjectID="_1831063165" r:id="rId26"/>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3C10EA82" w14:textId="57BF9AC0" w:rsidR="002D2EF8" w:rsidRDefault="00500B1D" w:rsidP="00F07A53">
      <w:pPr>
        <w:rPr>
          <w:rFonts w:eastAsiaTheme="minorEastAsia"/>
          <w:lang w:eastAsia="zh-CN"/>
        </w:rPr>
      </w:pPr>
      <w:r>
        <w:rPr>
          <w:rFonts w:eastAsiaTheme="minorEastAsia" w:hint="eastAsia"/>
          <w:lang w:eastAsia="zh-CN"/>
        </w:rPr>
        <w:t>与传统对称采样方式不同，本文允许起点侧与目标侧分别维护独立的代价参数</w:t>
      </w:r>
      <w:r w:rsidRPr="00500B1D">
        <w:rPr>
          <w:rFonts w:hint="eastAsia"/>
          <w:position w:val="-16"/>
        </w:rPr>
        <w:object w:dxaOrig="460" w:dyaOrig="440" w14:anchorId="79E05F79">
          <v:shape id="_x0000_i1030" type="#_x0000_t75" style="width:23pt;height:22pt" o:ole="">
            <v:imagedata r:id="rId21" o:title=""/>
          </v:shape>
          <o:OLEObject Type="Embed" ProgID="Equation.DSMT4" ShapeID="_x0000_i1030" DrawAspect="Content" ObjectID="_1831063166" r:id="rId27"/>
        </w:object>
      </w:r>
      <w:r>
        <w:rPr>
          <w:rFonts w:eastAsiaTheme="minorEastAsia" w:hint="eastAsia"/>
          <w:lang w:eastAsia="zh-CN"/>
        </w:rPr>
        <w:t>和</w:t>
      </w:r>
      <w:r w:rsidRPr="00500B1D">
        <w:rPr>
          <w:rFonts w:hint="eastAsia"/>
          <w:position w:val="-16"/>
        </w:rPr>
        <w:object w:dxaOrig="460" w:dyaOrig="440" w14:anchorId="7732F42F">
          <v:shape id="_x0000_i1031" type="#_x0000_t75" style="width:23pt;height:22pt" o:ole="">
            <v:imagedata r:id="rId28" o:title=""/>
          </v:shape>
          <o:OLEObject Type="Embed" ProgID="Equation.DSMT4" ShapeID="_x0000_i1031" DrawAspect="Content" ObjectID="_1831063167" r:id="rId29"/>
        </w:object>
      </w:r>
      <w:r>
        <w:rPr>
          <w:rFonts w:eastAsiaTheme="minorEastAsia" w:hint="eastAsia"/>
          <w:lang w:eastAsia="zh-CN"/>
        </w:rPr>
        <w:t>,</w:t>
      </w:r>
      <w:r>
        <w:rPr>
          <w:rFonts w:eastAsiaTheme="minorEastAsia" w:hint="eastAsia"/>
          <w:lang w:eastAsia="zh-CN"/>
        </w:rPr>
        <w:t>并根据各自搜索状态进行动态更新，从而实现非堆成采样范围调节</w:t>
      </w:r>
      <w:r w:rsidR="00400724">
        <w:rPr>
          <w:rFonts w:eastAsiaTheme="minorEastAsia" w:hint="eastAsia"/>
          <w:lang w:eastAsia="zh-CN"/>
        </w:rPr>
        <w:t>，</w:t>
      </w:r>
      <w:r w:rsidR="00400724" w:rsidRPr="00400724">
        <w:rPr>
          <w:rFonts w:eastAsiaTheme="minorEastAsia"/>
          <w:lang w:eastAsia="zh-CN"/>
        </w:rPr>
        <w:t>当某一侧扩展受阻时，放宽其采样空间以增强探索能力；当扩展顺利时，收缩采样空间以提升搜索精度</w:t>
      </w:r>
      <w:r>
        <w:rPr>
          <w:rFonts w:eastAsiaTheme="minorEastAsia" w:hint="eastAsia"/>
          <w:lang w:eastAsia="zh-CN"/>
        </w:rPr>
        <w:t>。</w:t>
      </w:r>
    </w:p>
    <w:p w14:paraId="15989196" w14:textId="16BB54F5" w:rsidR="00F07A53" w:rsidRDefault="00F07A53" w:rsidP="00F07A53">
      <w:pPr>
        <w:jc w:val="center"/>
        <w:rPr>
          <w:ins w:id="18" w:author="兴雨 郭" w:date="2025-11-30T22:08:00Z" w16du:dateUtc="2025-11-30T14:08:00Z"/>
          <w:rFonts w:ascii="宋体" w:eastAsia="宋体" w:hAnsi="宋体" w:cs="宋体" w:hint="eastAsia"/>
          <w:lang w:eastAsia="zh-CN"/>
        </w:rPr>
      </w:pPr>
      <w:r>
        <w:rPr>
          <w:noProof/>
        </w:rPr>
        <w:lastRenderedPageBreak/>
        <w:drawing>
          <wp:inline distT="0" distB="0" distL="0" distR="0" wp14:anchorId="2BB6EA23" wp14:editId="3053319D">
            <wp:extent cx="4088298" cy="3417993"/>
            <wp:effectExtent l="19050" t="19050" r="26670" b="11430"/>
            <wp:docPr id="175466937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69374" name="图片 1" descr="文本&#10;&#10;AI 生成的内容可能不正确。"/>
                    <pic:cNvPicPr/>
                  </pic:nvPicPr>
                  <pic:blipFill>
                    <a:blip r:embed="rId30"/>
                    <a:stretch>
                      <a:fillRect/>
                    </a:stretch>
                  </pic:blipFill>
                  <pic:spPr>
                    <a:xfrm>
                      <a:off x="0" y="0"/>
                      <a:ext cx="4093754" cy="3422555"/>
                    </a:xfrm>
                    <a:prstGeom prst="rect">
                      <a:avLst/>
                    </a:prstGeom>
                    <a:ln>
                      <a:solidFill>
                        <a:schemeClr val="tx1"/>
                      </a:solidFill>
                    </a:ln>
                  </pic:spPr>
                </pic:pic>
              </a:graphicData>
            </a:graphic>
          </wp:inline>
        </w:drawing>
      </w:r>
    </w:p>
    <w:p w14:paraId="7FDA0543" w14:textId="6E5CF502" w:rsidR="00F07A53" w:rsidRPr="00F07A53" w:rsidRDefault="00F07A53" w:rsidP="00A008C3">
      <w:pPr>
        <w:pStyle w:val="11"/>
        <w:tabs>
          <w:tab w:val="left" w:pos="487"/>
        </w:tabs>
        <w:spacing w:before="109"/>
        <w:jc w:val="center"/>
        <w:rPr>
          <w:rFonts w:ascii="Times New Roman" w:eastAsia="宋体" w:hAnsi="Times New Roman" w:cs="Times New Roman"/>
          <w:spacing w:val="-2"/>
          <w:w w:val="110"/>
          <w:lang w:eastAsia="zh-CN"/>
        </w:rPr>
      </w:pPr>
      <w:r w:rsidRPr="00F07A53">
        <w:rPr>
          <w:rFonts w:ascii="Times New Roman" w:eastAsia="宋体" w:hAnsi="Times New Roman" w:cs="Times New Roman"/>
          <w:spacing w:val="-2"/>
          <w:w w:val="110"/>
          <w:lang w:eastAsia="zh-CN"/>
        </w:rPr>
        <w:t>算法</w:t>
      </w:r>
      <w:r w:rsidRPr="00F07A53">
        <w:rPr>
          <w:rFonts w:ascii="Times New Roman" w:eastAsia="宋体" w:hAnsi="Times New Roman" w:cs="Times New Roman"/>
          <w:spacing w:val="-2"/>
          <w:w w:val="110"/>
          <w:lang w:eastAsia="zh-CN"/>
        </w:rPr>
        <w:t xml:space="preserve"> 1 SC-RRT </w:t>
      </w:r>
      <w:r w:rsidRPr="00F07A53">
        <w:rPr>
          <w:rFonts w:ascii="Times New Roman" w:eastAsia="宋体" w:hAnsi="Times New Roman" w:cs="Times New Roman"/>
          <w:spacing w:val="-2"/>
          <w:w w:val="110"/>
          <w:lang w:eastAsia="zh-CN"/>
        </w:rPr>
        <w:t>双向路径规划（</w:t>
      </w:r>
      <w:r w:rsidRPr="00F07A53">
        <w:rPr>
          <w:rFonts w:ascii="Times New Roman" w:eastAsia="宋体" w:hAnsi="Times New Roman" w:cs="Times New Roman"/>
          <w:spacing w:val="-2"/>
          <w:w w:val="110"/>
          <w:lang w:eastAsia="zh-CN"/>
        </w:rPr>
        <w:t>SC-RRT Bidirectional Path Planning</w:t>
      </w:r>
      <w:r w:rsidRPr="00F07A53">
        <w:rPr>
          <w:rFonts w:ascii="Times New Roman" w:eastAsia="宋体" w:hAnsi="Times New Roman" w:cs="Times New Roman"/>
          <w:spacing w:val="-2"/>
          <w:w w:val="110"/>
          <w:lang w:eastAsia="zh-CN"/>
        </w:rPr>
        <w:t>）</w:t>
      </w:r>
    </w:p>
    <w:p w14:paraId="2DAA5C9D" w14:textId="34C18A0E" w:rsidR="00A008C3" w:rsidRDefault="00A008C3" w:rsidP="00A008C3">
      <w:pPr>
        <w:pStyle w:val="11"/>
        <w:tabs>
          <w:tab w:val="left" w:pos="487"/>
        </w:tabs>
        <w:spacing w:before="109"/>
        <w:jc w:val="center"/>
        <w:rPr>
          <w:rFonts w:ascii="Times New Roman" w:eastAsia="宋体" w:hAnsi="Times New Roman" w:cs="Times New Roman"/>
          <w:spacing w:val="-2"/>
          <w:w w:val="110"/>
          <w:lang w:eastAsia="zh-CN"/>
        </w:rPr>
      </w:pPr>
      <w:r w:rsidRPr="00A008C3">
        <w:rPr>
          <w:rFonts w:ascii="Times New Roman" w:eastAsia="宋体" w:hAnsi="Times New Roman" w:cs="Times New Roman" w:hint="eastAsia"/>
          <w:spacing w:val="-2"/>
          <w:w w:val="110"/>
          <w:highlight w:val="yellow"/>
          <w:lang w:eastAsia="zh-CN"/>
        </w:rPr>
        <w:t>程序框图</w:t>
      </w:r>
      <w:r w:rsidR="00911DD9">
        <w:rPr>
          <w:rFonts w:ascii="Times New Roman" w:eastAsia="宋体" w:hAnsi="Times New Roman" w:cs="Times New Roman" w:hint="eastAsia"/>
          <w:spacing w:val="-2"/>
          <w:w w:val="110"/>
          <w:highlight w:val="yellow"/>
          <w:lang w:eastAsia="zh-CN"/>
        </w:rPr>
        <w:t>准备</w:t>
      </w:r>
      <w:r w:rsidRPr="00A008C3">
        <w:rPr>
          <w:rFonts w:ascii="Times New Roman" w:eastAsia="宋体" w:hAnsi="Times New Roman" w:cs="Times New Roman" w:hint="eastAsia"/>
          <w:spacing w:val="-2"/>
          <w:w w:val="110"/>
          <w:highlight w:val="yellow"/>
          <w:lang w:eastAsia="zh-CN"/>
        </w:rPr>
        <w:t>一份</w:t>
      </w:r>
    </w:p>
    <w:p w14:paraId="05B920FA" w14:textId="77777777" w:rsidR="00765799" w:rsidRPr="009F4587" w:rsidRDefault="00765799" w:rsidP="00A008C3">
      <w:pPr>
        <w:pStyle w:val="11"/>
        <w:tabs>
          <w:tab w:val="left" w:pos="487"/>
        </w:tabs>
        <w:spacing w:before="109"/>
        <w:jc w:val="center"/>
        <w:rPr>
          <w:rFonts w:ascii="Times New Roman" w:eastAsia="宋体" w:hAnsi="Times New Roman" w:cs="Times New Roman"/>
          <w:spacing w:val="-2"/>
          <w:w w:val="110"/>
        </w:rPr>
      </w:pPr>
    </w:p>
    <w:p w14:paraId="00468D60" w14:textId="77777777" w:rsidR="00A008C3" w:rsidRPr="00A008C3" w:rsidRDefault="00A008C3" w:rsidP="0069301B">
      <w:pPr>
        <w:ind w:firstLine="232"/>
        <w:jc w:val="right"/>
        <w:rPr>
          <w:rFonts w:eastAsiaTheme="minorEastAsia"/>
          <w:lang w:eastAsia="zh-CN"/>
        </w:rPr>
      </w:pP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SC-RRT</w:t>
      </w:r>
      <w:r w:rsidR="00724B6B">
        <w:rPr>
          <w:rFonts w:ascii="Times New Roman" w:eastAsia="宋体" w:hAnsi="Times New Roman" w:cs="Times New Roman" w:hint="eastAsia"/>
          <w:spacing w:val="-2"/>
          <w:w w:val="110"/>
          <w:lang w:eastAsia="zh-CN"/>
        </w:rPr>
        <w:t>总结</w:t>
      </w:r>
    </w:p>
    <w:bookmarkEnd w:id="15"/>
    <w:p w14:paraId="3714D2F9" w14:textId="77777777" w:rsidR="0076352E" w:rsidRPr="00B14659" w:rsidRDefault="0076352E">
      <w:pPr>
        <w:pStyle w:val="a3"/>
        <w:spacing w:before="11"/>
        <w:rPr>
          <w:rFonts w:eastAsiaTheme="minorEastAsia"/>
          <w:sz w:val="19"/>
          <w:lang w:eastAsia="zh-CN"/>
        </w:rPr>
      </w:pPr>
    </w:p>
    <w:p w14:paraId="561C9DE1" w14:textId="78E7E009" w:rsidR="001D1F27" w:rsidRPr="00B10503" w:rsidRDefault="00EA01BF" w:rsidP="00B10503">
      <w:pPr>
        <w:pStyle w:val="11"/>
        <w:numPr>
          <w:ilvl w:val="0"/>
          <w:numId w:val="5"/>
        </w:numPr>
        <w:tabs>
          <w:tab w:val="left" w:pos="487"/>
        </w:tabs>
        <w:spacing w:before="109"/>
        <w:rPr>
          <w:rFonts w:ascii="Times New Roman" w:eastAsia="宋体" w:hAnsi="Times New Roman" w:cs="Times New Roman"/>
          <w:spacing w:val="-2"/>
          <w:w w:val="110"/>
        </w:rPr>
      </w:pPr>
      <w:bookmarkStart w:id="19" w:name="2_Problem_statement_and_notation"/>
      <w:bookmarkEnd w:id="19"/>
      <w:commentRangeStart w:id="20"/>
      <w:r w:rsidRPr="009F4587">
        <w:rPr>
          <w:rFonts w:ascii="Times New Roman" w:eastAsia="宋体" w:hAnsi="Times New Roman" w:cs="Times New Roman"/>
          <w:spacing w:val="-2"/>
          <w:w w:val="110"/>
        </w:rPr>
        <w:t>Simulation</w:t>
      </w:r>
      <w:commentRangeEnd w:id="20"/>
      <w:r w:rsidR="00016377" w:rsidRPr="00B10503">
        <w:rPr>
          <w:rStyle w:val="af0"/>
          <w:rFonts w:ascii="Times New Roman" w:eastAsia="宋体" w:hAnsi="Times New Roman" w:cs="Times New Roman"/>
          <w:spacing w:val="-2"/>
          <w:w w:val="110"/>
          <w:sz w:val="24"/>
          <w:szCs w:val="24"/>
        </w:rPr>
        <w:commentReference w:id="20"/>
      </w:r>
    </w:p>
    <w:p w14:paraId="55070CED" w14:textId="0E838A4C" w:rsidR="00380798"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21" w:name="OLE_LINK21"/>
      <w:r w:rsidRPr="009F4587">
        <w:rPr>
          <w:rFonts w:ascii="Times New Roman" w:eastAsia="宋体" w:hAnsi="Times New Roman" w:cs="Times New Roman"/>
          <w:spacing w:val="-2"/>
          <w:w w:val="110"/>
        </w:rPr>
        <w:t>Configuration information</w:t>
      </w:r>
    </w:p>
    <w:p w14:paraId="2960704D" w14:textId="77777777" w:rsidR="00A008C3" w:rsidRDefault="00A008C3" w:rsidP="00A008C3">
      <w:pPr>
        <w:pStyle w:val="11"/>
        <w:tabs>
          <w:tab w:val="left" w:pos="487"/>
        </w:tabs>
        <w:spacing w:before="109"/>
        <w:rPr>
          <w:rFonts w:ascii="Times New Roman" w:eastAsia="宋体" w:hAnsi="Times New Roman" w:cs="Times New Roman"/>
          <w:spacing w:val="-2"/>
          <w:w w:val="110"/>
          <w:lang w:eastAsia="zh-CN"/>
        </w:rPr>
      </w:pPr>
    </w:p>
    <w:bookmarkEnd w:id="21"/>
    <w:p w14:paraId="4E5117F1" w14:textId="4CEBB8D4" w:rsidR="0076352E" w:rsidRDefault="00D560A4" w:rsidP="00923A6B">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commentRangeStart w:id="22"/>
      <w:commentRangeStart w:id="23"/>
      <w:commentRangeStart w:id="24"/>
      <w:r w:rsidRPr="004B65D6">
        <w:rPr>
          <w:rFonts w:eastAsiaTheme="minorEastAsia" w:hint="eastAsia"/>
          <w:sz w:val="22"/>
          <w:szCs w:val="22"/>
          <w:lang w:eastAsia="zh-CN"/>
        </w:rPr>
        <w:t>Table 1 Environment configurations</w:t>
      </w:r>
      <w:commentRangeEnd w:id="22"/>
      <w:r w:rsidR="00016377" w:rsidRPr="004B65D6">
        <w:rPr>
          <w:rStyle w:val="af0"/>
          <w:rFonts w:eastAsiaTheme="minorEastAsia"/>
          <w:sz w:val="22"/>
          <w:szCs w:val="22"/>
          <w:lang w:eastAsia="zh-CN"/>
        </w:rPr>
        <w:commentReference w:id="22"/>
      </w:r>
      <w:commentRangeEnd w:id="23"/>
      <w:r w:rsidR="00016377" w:rsidRPr="004B65D6">
        <w:rPr>
          <w:rStyle w:val="af0"/>
          <w:rFonts w:eastAsiaTheme="minorEastAsia"/>
          <w:sz w:val="22"/>
          <w:szCs w:val="22"/>
          <w:lang w:eastAsia="zh-CN"/>
        </w:rPr>
        <w:commentReference w:id="23"/>
      </w:r>
      <w:commentRangeEnd w:id="24"/>
      <w:r w:rsidR="00016377" w:rsidRPr="004B65D6">
        <w:rPr>
          <w:rStyle w:val="af0"/>
          <w:rFonts w:eastAsiaTheme="minorEastAsia"/>
          <w:sz w:val="22"/>
          <w:szCs w:val="22"/>
          <w:lang w:eastAsia="zh-CN"/>
        </w:rPr>
        <w:commentReference w:id="24"/>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5"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5"/>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DC1FB6">
        <w:rPr>
          <w:rFonts w:ascii="Times New Roman" w:eastAsiaTheme="minorEastAsia" w:hAnsi="Times New Roman" w:cs="Times New Roman" w:hint="eastAsia"/>
          <w:b w:val="0"/>
          <w:bCs w:val="0"/>
          <w:sz w:val="22"/>
          <w:szCs w:val="22"/>
          <w:lang w:eastAsia="zh-CN"/>
        </w:rPr>
        <w:t>为确定最优</w:t>
      </w:r>
      <w:r w:rsidR="00DC1FB6" w:rsidRPr="00DC1FB6">
        <w:rPr>
          <w:rFonts w:ascii="Times New Roman" w:eastAsiaTheme="minorEastAsia" w:hAnsi="Times New Roman" w:cs="Times New Roman" w:hint="eastAsia"/>
          <w:b w:val="0"/>
          <w:bCs w:val="0"/>
          <w:sz w:val="22"/>
          <w:szCs w:val="22"/>
          <w:lang w:eastAsia="zh-CN"/>
        </w:rPr>
        <w:t>PID</w:t>
      </w:r>
      <w:r w:rsidR="00DC1FB6"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00DC1FB6" w:rsidRPr="00DC1FB6">
        <w:rPr>
          <w:rFonts w:ascii="Times New Roman" w:eastAsiaTheme="minorEastAsia" w:hAnsi="Times New Roman" w:cs="Times New Roman" w:hint="eastAsia"/>
          <w:b w:val="0"/>
          <w:bCs w:val="0"/>
          <w:sz w:val="22"/>
          <w:szCs w:val="22"/>
          <w:lang w:eastAsia="zh-CN"/>
        </w:rPr>
        <w:t>Kp=0.25,Ki=0.4,Kd=0.2</w:t>
      </w:r>
      <w:r w:rsidR="00DC1FB6"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6EACD21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0C7A836C"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5227FFA5" w14:textId="77777777" w:rsidR="00675F95" w:rsidRDefault="00675F95" w:rsidP="00B0059C">
      <w:pPr>
        <w:pStyle w:val="11"/>
        <w:tabs>
          <w:tab w:val="left" w:pos="487"/>
        </w:tabs>
        <w:spacing w:before="109"/>
        <w:ind w:left="0" w:firstLine="0"/>
        <w:rPr>
          <w:rFonts w:ascii="Times New Roman" w:eastAsia="宋体" w:hAnsi="Times New Roman" w:cs="Times New Roman"/>
          <w:spacing w:val="-2"/>
          <w:w w:val="110"/>
          <w:lang w:eastAsia="zh-CN"/>
        </w:rPr>
      </w:pP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5017F569" w14:textId="1435319F" w:rsidR="0023461D" w:rsidRDefault="003C0688"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r w:rsidR="001D5941"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r w:rsidR="001D5941" w:rsidRPr="00916166">
        <w:rPr>
          <w:rFonts w:ascii="Times New Roman" w:eastAsiaTheme="minorEastAsia" w:hAnsi="Times New Roman" w:cs="Times New Roman" w:hint="eastAsia"/>
          <w:b w:val="0"/>
          <w:bCs w:val="0"/>
          <w:lang w:eastAsia="zh-CN"/>
        </w:rPr>
        <w:t>X</w:t>
      </w:r>
      <w:r w:rsidR="001D5941" w:rsidRPr="00916166">
        <w:rPr>
          <w:rFonts w:ascii="Times New Roman" w:eastAsiaTheme="minorEastAsia" w:hAnsi="Times New Roman" w:cs="Times New Roman" w:hint="eastAsia"/>
          <w:b w:val="0"/>
          <w:bCs w:val="0"/>
          <w:vertAlign w:val="subscript"/>
          <w:lang w:eastAsia="zh-CN"/>
        </w:rPr>
        <w:t>rand</w:t>
      </w:r>
      <w:r w:rsidR="001D5941"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以</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w:t>
      </w:r>
      <w:r w:rsidR="001D5941" w:rsidRPr="00916166">
        <w:rPr>
          <w:rFonts w:ascii="Times New Roman" w:eastAsiaTheme="minorEastAsia" w:hAnsi="Times New Roman" w:cs="Times New Roman"/>
          <w:b w:val="0"/>
          <w:bCs w:val="0"/>
          <w:lang w:eastAsia="zh-CN"/>
        </w:rPr>
        <w:t>8</w:t>
      </w:r>
      <w:r w:rsidR="001D5941" w:rsidRPr="00916166">
        <w:rPr>
          <w:rFonts w:ascii="Times New Roman" w:eastAsiaTheme="minorEastAsia" w:hAnsi="Times New Roman" w:cs="Times New Roman" w:hint="eastAsia"/>
          <w:b w:val="0"/>
          <w:bCs w:val="0"/>
          <w:lang w:eastAsia="zh-CN"/>
        </w:rPr>
        <w:t>为间隔生成一条收敛时间优于</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的路径。当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6</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生成的路径在消耗相同时间的情况下，在路径长度方面优于</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w:t>
      </w:r>
      <w:r w:rsidR="001D5941" w:rsidRPr="00916166">
        <w:rPr>
          <w:rFonts w:ascii="Times New Roman" w:eastAsiaTheme="minorEastAsia" w:hAnsi="Times New Roman" w:cs="Times New Roman"/>
          <w:b w:val="0"/>
          <w:bCs w:val="0"/>
          <w:lang w:eastAsia="zh-CN"/>
        </w:rPr>
        <w:t xml:space="preserve"> </w:t>
      </w:r>
      <w:r w:rsidR="001D5941" w:rsidRPr="00916166">
        <w:rPr>
          <w:rFonts w:ascii="Times New Roman" w:eastAsiaTheme="minorEastAsia" w:hAnsi="Times New Roman" w:cs="Times New Roman" w:hint="eastAsia"/>
          <w:b w:val="0"/>
          <w:bCs w:val="0"/>
          <w:lang w:eastAsia="zh-CN"/>
        </w:rPr>
        <w:t>此外，当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不仅比</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具有更短的收敛时间，而且比</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具有更短的路径长度，因此与传统的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变体相比，</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变体，高级变体也被考虑来进一步展示所提出算法的性能。从表</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可以观察到，</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的改进版本</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需要更多的时间和迭代次数才能达到与</w:t>
      </w:r>
      <w:r w:rsidR="001D5941" w:rsidRPr="00916166">
        <w:rPr>
          <w:rFonts w:ascii="Times New Roman" w:eastAsiaTheme="minorEastAsia" w:hAnsi="Times New Roman" w:cs="Times New Roman"/>
          <w:b w:val="0"/>
          <w:bCs w:val="0"/>
          <w:lang w:eastAsia="zh-CN"/>
        </w:rPr>
        <w:t>Dynamic RRT</w:t>
      </w:r>
      <w:r w:rsidR="001D5941" w:rsidRPr="00916166">
        <w:rPr>
          <w:rFonts w:ascii="Times New Roman" w:eastAsiaTheme="minorEastAsia" w:hAnsi="Times New Roman" w:cs="Times New Roman" w:hint="eastAsia"/>
          <w:b w:val="0"/>
          <w:bCs w:val="0"/>
          <w:lang w:eastAsia="zh-CN"/>
        </w:rPr>
        <w:t>相同的路径长度。虽然在运行时间没有限制的情况下，</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可以获得更短的路径，但由于收敛时间的极速增加，这并不显著有用</w:t>
      </w:r>
    </w:p>
    <w:p w14:paraId="2B129BC6" w14:textId="77777777" w:rsidR="0023461D" w:rsidRDefault="0023461D" w:rsidP="0023461D">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不同维度和不同区间的路径规划结果，黑色球型物体代表均匀分布的障碍物，起始节点设置如表</w:t>
      </w:r>
      <w:r w:rsidRPr="00916166">
        <w:rPr>
          <w:rFonts w:eastAsiaTheme="minorEastAsia" w:hint="eastAsia"/>
          <w:lang w:eastAsia="zh-CN"/>
        </w:rPr>
        <w:t>1</w:t>
      </w:r>
      <w:r w:rsidRPr="00916166">
        <w:rPr>
          <w:rFonts w:eastAsiaTheme="minorEastAsia" w:hint="eastAsia"/>
          <w:lang w:eastAsia="zh-CN"/>
        </w:rPr>
        <w:t>所示，图</w:t>
      </w:r>
      <w:r w:rsidRPr="00916166">
        <w:rPr>
          <w:rFonts w:eastAsiaTheme="minorEastAsia" w:hint="eastAsia"/>
          <w:lang w:eastAsia="zh-CN"/>
        </w:rPr>
        <w:t>a-d</w:t>
      </w:r>
      <w:r w:rsidRPr="00916166">
        <w:rPr>
          <w:rFonts w:eastAsiaTheme="minorEastAsia" w:hint="eastAsia"/>
          <w:lang w:eastAsia="zh-CN"/>
        </w:rPr>
        <w:t>和</w:t>
      </w:r>
      <w:r w:rsidRPr="00916166">
        <w:rPr>
          <w:rFonts w:eastAsiaTheme="minorEastAsia" w:hint="eastAsia"/>
          <w:lang w:eastAsia="zh-CN"/>
        </w:rPr>
        <w:t>e-h</w:t>
      </w:r>
      <w:r w:rsidRPr="00916166">
        <w:rPr>
          <w:rFonts w:eastAsiaTheme="minorEastAsia" w:hint="eastAsia"/>
          <w:lang w:eastAsia="zh-CN"/>
        </w:rPr>
        <w:t>显示了</w:t>
      </w:r>
      <w:r w:rsidRPr="00916166">
        <w:rPr>
          <w:rFonts w:eastAsiaTheme="minorEastAsia" w:hint="eastAsia"/>
          <w:lang w:eastAsia="zh-CN"/>
        </w:rPr>
        <w:t>SC-RRT</w:t>
      </w:r>
      <w:r w:rsidRPr="00916166">
        <w:rPr>
          <w:rFonts w:eastAsiaTheme="minorEastAsia" w:hint="eastAsia"/>
          <w:lang w:eastAsia="zh-CN"/>
        </w:rPr>
        <w:t>在</w:t>
      </w:r>
      <w:r w:rsidRPr="00916166">
        <w:rPr>
          <w:rFonts w:eastAsiaTheme="minorEastAsia" w:hint="eastAsia"/>
          <w:lang w:eastAsia="zh-CN"/>
        </w:rPr>
        <w:t>2</w:t>
      </w:r>
      <w:r w:rsidRPr="00916166">
        <w:rPr>
          <w:rFonts w:eastAsiaTheme="minorEastAsia" w:hint="eastAsia"/>
          <w:lang w:eastAsia="zh-CN"/>
        </w:rPr>
        <w:t>维和</w:t>
      </w:r>
      <w:r w:rsidRPr="00916166">
        <w:rPr>
          <w:rFonts w:eastAsiaTheme="minorEastAsia" w:hint="eastAsia"/>
          <w:lang w:eastAsia="zh-CN"/>
        </w:rPr>
        <w:t>3</w:t>
      </w:r>
      <w:r w:rsidRPr="00916166">
        <w:rPr>
          <w:rFonts w:eastAsiaTheme="minorEastAsia" w:hint="eastAsia"/>
          <w:lang w:eastAsia="zh-CN"/>
        </w:rPr>
        <w:t>维的性能，</w:t>
      </w:r>
      <w:r w:rsidRPr="00916166">
        <w:rPr>
          <w:rFonts w:eastAsiaTheme="minorEastAsia" w:hint="eastAsia"/>
          <w:lang w:eastAsia="zh-CN"/>
        </w:rPr>
        <w:t>PID</w:t>
      </w:r>
      <w:r w:rsidRPr="00916166">
        <w:rPr>
          <w:rFonts w:eastAsiaTheme="minorEastAsia" w:hint="eastAsia"/>
          <w:lang w:eastAsia="zh-CN"/>
        </w:rPr>
        <w:t>参数在某某某值</w:t>
      </w:r>
    </w:p>
    <w:p w14:paraId="0FD9196E" w14:textId="4771D6E7" w:rsidR="0023461D" w:rsidRDefault="0023461D"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510981">
        <w:rPr>
          <w:rFonts w:ascii="Times New Roman" w:eastAsiaTheme="minorEastAsia" w:hAnsi="Times New Roman" w:cs="Times New Roman" w:hint="eastAsia"/>
          <w:b w:val="0"/>
          <w:bCs w:val="0"/>
          <w:lang w:eastAsia="zh-CN"/>
        </w:rPr>
        <w:t>Table 2</w:t>
      </w:r>
      <w:r w:rsidRPr="00510981">
        <w:rPr>
          <w:rFonts w:ascii="Times New Roman" w:eastAsiaTheme="minorEastAsia" w:hAnsi="Times New Roman" w:cs="Times New Roman"/>
          <w:b w:val="0"/>
          <w:bCs w:val="0"/>
          <w:lang w:eastAsia="zh-CN"/>
        </w:rPr>
        <w:t xml:space="preserve"> R2</w:t>
      </w:r>
      <w:r w:rsidRPr="00510981">
        <w:rPr>
          <w:rFonts w:ascii="Times New Roman" w:eastAsiaTheme="minorEastAsia" w:hAnsi="Times New Roman" w:cs="Times New Roman" w:hint="eastAsia"/>
          <w:b w:val="0"/>
          <w:bCs w:val="0"/>
          <w:lang w:eastAsia="zh-CN"/>
        </w:rPr>
        <w:t>中不同间隔的动态</w:t>
      </w:r>
      <w:r w:rsidRPr="00510981">
        <w:rPr>
          <w:rFonts w:ascii="Times New Roman" w:eastAsiaTheme="minorEastAsia" w:hAnsi="Times New Roman" w:cs="Times New Roman"/>
          <w:b w:val="0"/>
          <w:bCs w:val="0"/>
          <w:lang w:eastAsia="zh-CN"/>
        </w:rPr>
        <w:t>RRT</w:t>
      </w:r>
      <w:r w:rsidRPr="00510981">
        <w:rPr>
          <w:rFonts w:ascii="Times New Roman" w:eastAsiaTheme="minorEastAsia" w:hAnsi="Times New Roman" w:cs="Times New Roman" w:hint="eastAsia"/>
          <w:b w:val="0"/>
          <w:bCs w:val="0"/>
          <w:lang w:eastAsia="zh-CN"/>
        </w:rPr>
        <w:t>结果，对应图</w:t>
      </w:r>
      <w:r w:rsidRPr="00510981">
        <w:rPr>
          <w:rFonts w:ascii="Times New Roman" w:eastAsiaTheme="minorEastAsia" w:hAnsi="Times New Roman" w:cs="Times New Roman"/>
          <w:b w:val="0"/>
          <w:bCs w:val="0"/>
          <w:lang w:eastAsia="zh-CN"/>
        </w:rPr>
        <w:t>8a - d</w:t>
      </w:r>
      <w:r w:rsidRPr="00510981">
        <w:rPr>
          <w:rFonts w:ascii="Times New Roman" w:eastAsiaTheme="minorEastAsia" w:hAnsi="Times New Roman" w:cs="Times New Roman" w:hint="eastAsia"/>
          <w:b w:val="0"/>
          <w:bCs w:val="0"/>
          <w:lang w:eastAsia="zh-CN"/>
        </w:rPr>
        <w:t>；时间和长度为</w:t>
      </w:r>
      <w:r w:rsidRPr="00510981">
        <w:rPr>
          <w:rFonts w:ascii="Times New Roman" w:eastAsiaTheme="minorEastAsia" w:hAnsi="Times New Roman" w:cs="Times New Roman"/>
          <w:b w:val="0"/>
          <w:bCs w:val="0"/>
          <w:lang w:eastAsia="zh-CN"/>
        </w:rPr>
        <w:t>100</w:t>
      </w:r>
      <w:r w:rsidRPr="00510981">
        <w:rPr>
          <w:rFonts w:ascii="Times New Roman" w:eastAsiaTheme="minorEastAsia" w:hAnsi="Times New Roman" w:cs="Times New Roman" w:hint="eastAsia"/>
          <w:b w:val="0"/>
          <w:bCs w:val="0"/>
          <w:lang w:eastAsia="zh-CN"/>
        </w:rPr>
        <w:t>次以上的平均值。</w:t>
      </w:r>
    </w:p>
    <w:tbl>
      <w:tblPr>
        <w:tblStyle w:val="af"/>
        <w:tblpPr w:leftFromText="180" w:rightFromText="180" w:vertAnchor="text" w:horzAnchor="page" w:tblpXSpec="center"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23461D" w14:paraId="5662D045" w14:textId="77777777" w:rsidTr="0023461D">
        <w:tc>
          <w:tcPr>
            <w:tcW w:w="0" w:type="auto"/>
            <w:tcBorders>
              <w:top w:val="single" w:sz="6" w:space="0" w:color="auto"/>
              <w:bottom w:val="single" w:sz="12" w:space="0" w:color="auto"/>
            </w:tcBorders>
          </w:tcPr>
          <w:p w14:paraId="1328466A"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B221EF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370A7DA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883A260"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5CF8F884"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23461D" w14:paraId="59344B68" w14:textId="77777777" w:rsidTr="0023461D">
        <w:tc>
          <w:tcPr>
            <w:tcW w:w="0" w:type="auto"/>
            <w:tcBorders>
              <w:top w:val="single" w:sz="12" w:space="0" w:color="auto"/>
            </w:tcBorders>
          </w:tcPr>
          <w:p w14:paraId="27DCCB9F"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5C7C6375"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B00716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B0B0D2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020371E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C9BDF89" w14:textId="77777777" w:rsidTr="0023461D">
        <w:tc>
          <w:tcPr>
            <w:tcW w:w="0" w:type="auto"/>
          </w:tcPr>
          <w:p w14:paraId="463DB4FE"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55477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AA2ABB8"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DA27A6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D3D881E"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7B36D9E2" w14:textId="77777777" w:rsidTr="0023461D">
        <w:tc>
          <w:tcPr>
            <w:tcW w:w="0" w:type="auto"/>
          </w:tcPr>
          <w:p w14:paraId="42DB4F54"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27F2B1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3A43E6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EFB1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22002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6188CC4" w14:textId="77777777" w:rsidTr="0023461D">
        <w:tc>
          <w:tcPr>
            <w:tcW w:w="0" w:type="auto"/>
            <w:tcBorders>
              <w:bottom w:val="single" w:sz="6" w:space="0" w:color="auto"/>
            </w:tcBorders>
          </w:tcPr>
          <w:p w14:paraId="0251BFD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15389390"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681BE9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A79E8C6"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1E3AAB4"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2A7004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17A40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F69E7C4"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452156FA" w14:textId="77777777" w:rsidR="0023461D" w:rsidRPr="00916166"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A57CA64" w14:textId="60DCF7C8" w:rsidR="002B1EDD" w:rsidRPr="00510981" w:rsidRDefault="002B1EDD" w:rsidP="00510981">
      <w:pPr>
        <w:tabs>
          <w:tab w:val="left" w:pos="627"/>
        </w:tabs>
        <w:spacing w:before="229"/>
        <w:outlineLvl w:val="2"/>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spacing w:val="-2"/>
          <w:w w:val="110"/>
          <w:lang w:eastAsia="zh-CN"/>
        </w:rPr>
      </w:pPr>
    </w:p>
    <w:p w14:paraId="39B5BED6" w14:textId="77777777" w:rsidR="00510981" w:rsidRPr="00510981" w:rsidRDefault="00510981" w:rsidP="00923A6B">
      <w:pPr>
        <w:pStyle w:val="11"/>
        <w:tabs>
          <w:tab w:val="left" w:pos="487"/>
        </w:tabs>
        <w:spacing w:before="109"/>
        <w:ind w:left="0" w:firstLine="0"/>
        <w:rPr>
          <w:rFonts w:ascii="Times New Roman" w:eastAsia="宋体" w:hAnsi="Times New Roman" w:cs="Times New Roman"/>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commentRangeStart w:id="26"/>
      <w:commentRangeStart w:id="27"/>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510981" w:rsidRDefault="000243D2" w:rsidP="00A3280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AA2F1E9" w14:textId="4BB2DE6F" w:rsidR="000243D2" w:rsidRPr="00510981" w:rsidRDefault="004844A0"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000243D2"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510981" w:rsidRDefault="00ED66E7"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4743C05B" w14:textId="33F97E38" w:rsidR="00016377" w:rsidRPr="008516FE" w:rsidRDefault="00ED66E7" w:rsidP="00016377">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26"/>
      <w:r w:rsidR="00426B43" w:rsidRPr="008516FE">
        <w:rPr>
          <w:rStyle w:val="af0"/>
          <w:rFonts w:eastAsiaTheme="minorEastAsia"/>
          <w:sz w:val="22"/>
          <w:szCs w:val="22"/>
          <w:lang w:eastAsia="zh-CN"/>
        </w:rPr>
        <w:commentReference w:id="26"/>
      </w:r>
      <w:commentRangeEnd w:id="27"/>
      <w:r w:rsidR="00140366" w:rsidRPr="008516FE">
        <w:rPr>
          <w:rStyle w:val="af0"/>
          <w:rFonts w:eastAsiaTheme="minorEastAsia"/>
          <w:sz w:val="22"/>
          <w:szCs w:val="22"/>
          <w:lang w:eastAsia="zh-CN"/>
        </w:rPr>
        <w:commentReference w:id="27"/>
      </w:r>
    </w:p>
    <w:p w14:paraId="5D89D6DA" w14:textId="78C091C6"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8"/>
      <w:r w:rsidRPr="00016377">
        <w:rPr>
          <w:rFonts w:eastAsiaTheme="minorEastAsia" w:hint="eastAsia"/>
          <w:highlight w:val="red"/>
          <w:lang w:eastAsia="zh-CN"/>
        </w:rPr>
        <w:t>PID</w:t>
      </w:r>
      <w:r w:rsidRPr="00016377">
        <w:rPr>
          <w:rFonts w:eastAsiaTheme="minorEastAsia" w:hint="eastAsia"/>
          <w:highlight w:val="red"/>
          <w:lang w:eastAsia="zh-CN"/>
        </w:rPr>
        <w:t>优化效果，可以写在</w:t>
      </w:r>
      <w:r w:rsidRPr="00016377">
        <w:rPr>
          <w:rFonts w:eastAsiaTheme="minorEastAsia" w:hint="eastAsia"/>
          <w:highlight w:val="red"/>
          <w:lang w:eastAsia="zh-CN"/>
        </w:rPr>
        <w:t>3.3.1</w:t>
      </w:r>
      <w:r>
        <w:rPr>
          <w:rFonts w:eastAsiaTheme="minorEastAsia" w:hint="eastAsia"/>
          <w:highlight w:val="red"/>
          <w:lang w:eastAsia="zh-CN"/>
        </w:rPr>
        <w:t>，找到最优</w:t>
      </w:r>
      <w:r>
        <w:rPr>
          <w:rFonts w:eastAsiaTheme="minorEastAsia" w:hint="eastAsia"/>
          <w:highlight w:val="red"/>
          <w:lang w:eastAsia="zh-CN"/>
        </w:rPr>
        <w:t>pid</w:t>
      </w:r>
      <w:commentRangeEnd w:id="28"/>
      <w:r w:rsidR="008516FE" w:rsidRPr="00016377">
        <w:rPr>
          <w:rStyle w:val="af0"/>
          <w:rFonts w:eastAsiaTheme="minorEastAsia"/>
          <w:sz w:val="22"/>
          <w:szCs w:val="22"/>
          <w:highlight w:val="red"/>
          <w:lang w:eastAsia="zh-CN"/>
        </w:rPr>
        <w:commentReference w:id="28"/>
      </w:r>
    </w:p>
    <w:p w14:paraId="0D9A8166" w14:textId="505070B5"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9"/>
      <w:commentRangeStart w:id="30"/>
      <w:commentRangeStart w:id="31"/>
      <w:r w:rsidRPr="00016377">
        <w:rPr>
          <w:rFonts w:eastAsiaTheme="minorEastAsia" w:hint="eastAsia"/>
          <w:highlight w:val="red"/>
          <w:lang w:eastAsia="zh-CN"/>
        </w:rPr>
        <w:t>直接算法对比。</w:t>
      </w:r>
      <w:commentRangeEnd w:id="29"/>
      <w:r w:rsidR="008516FE" w:rsidRPr="00016377">
        <w:rPr>
          <w:rStyle w:val="af0"/>
          <w:rFonts w:eastAsiaTheme="minorEastAsia"/>
          <w:sz w:val="22"/>
          <w:szCs w:val="22"/>
          <w:highlight w:val="red"/>
          <w:lang w:eastAsia="zh-CN"/>
        </w:rPr>
        <w:commentReference w:id="29"/>
      </w:r>
      <w:commentRangeEnd w:id="30"/>
      <w:r w:rsidR="008516FE" w:rsidRPr="00016377">
        <w:rPr>
          <w:rStyle w:val="af0"/>
          <w:rFonts w:eastAsiaTheme="minorEastAsia"/>
          <w:sz w:val="22"/>
          <w:szCs w:val="22"/>
          <w:highlight w:val="red"/>
          <w:lang w:eastAsia="zh-CN"/>
        </w:rPr>
        <w:commentReference w:id="30"/>
      </w:r>
      <w:commentRangeEnd w:id="31"/>
      <w:r w:rsidR="00140366" w:rsidRPr="00016377">
        <w:rPr>
          <w:rStyle w:val="af0"/>
          <w:rFonts w:eastAsiaTheme="minorEastAsia"/>
          <w:sz w:val="22"/>
          <w:szCs w:val="22"/>
          <w:highlight w:val="red"/>
          <w:lang w:eastAsia="zh-CN"/>
        </w:rPr>
        <w:commentReference w:id="31"/>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29951D7D" w14:textId="77777777" w:rsidR="00765799" w:rsidRDefault="00765799" w:rsidP="00ED66E7">
      <w:pPr>
        <w:spacing w:line="261" w:lineRule="auto"/>
        <w:ind w:firstLine="220"/>
        <w:jc w:val="both"/>
        <w:rPr>
          <w:rFonts w:eastAsiaTheme="minorEastAsia"/>
          <w:lang w:eastAsia="zh-CN"/>
        </w:rPr>
      </w:pPr>
    </w:p>
    <w:p w14:paraId="731717AF" w14:textId="77777777" w:rsidR="00765799" w:rsidRPr="00A857B7" w:rsidRDefault="00765799" w:rsidP="00D20546">
      <w:pPr>
        <w:ind w:firstLineChars="200" w:firstLine="440"/>
        <w:jc w:val="both"/>
        <w:rPr>
          <w:rFonts w:eastAsiaTheme="minorEastAsia"/>
          <w:lang w:eastAsia="zh-CN"/>
        </w:rPr>
        <w:sectPr w:rsidR="00765799" w:rsidRPr="00A857B7" w:rsidSect="00765799">
          <w:headerReference w:type="even" r:id="rId31"/>
          <w:headerReference w:type="default" r:id="rId32"/>
          <w:type w:val="continuous"/>
          <w:pgSz w:w="11910" w:h="15820"/>
          <w:pgMar w:top="900" w:right="900" w:bottom="1120" w:left="800" w:header="616" w:footer="939" w:gutter="0"/>
          <w:pgNumType w:start="2"/>
          <w:cols w:space="708"/>
        </w:sectPr>
      </w:pPr>
      <w:commentRangeStart w:id="32"/>
      <w:r w:rsidRPr="00B312B8">
        <w:rPr>
          <w:rFonts w:eastAsiaTheme="minorEastAsia" w:hint="eastAsia"/>
          <w:lang w:eastAsia="zh-CN"/>
        </w:rPr>
        <w:t>所提出的算法</w:t>
      </w:r>
      <w:r w:rsidRPr="005B2540">
        <w:rPr>
          <w:rFonts w:eastAsiaTheme="minorEastAsia"/>
          <w:lang w:eastAsia="zh-CN"/>
        </w:rPr>
        <w:t>创新采用非对称双椭球体约束机制动态调控采样空间</w:t>
      </w:r>
      <w:r>
        <w:rPr>
          <w:rFonts w:eastAsiaTheme="minorEastAsia" w:hint="eastAsia"/>
          <w:lang w:eastAsia="zh-CN"/>
        </w:rPr>
        <w:t>，突破了传统算法</w:t>
      </w:r>
      <w:r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Pr="005B2540">
        <w:rPr>
          <w:rFonts w:eastAsiaTheme="minorEastAsia"/>
          <w:lang w:eastAsia="zh-CN"/>
        </w:rPr>
        <w:t>通过</w:t>
      </w:r>
      <w:r w:rsidRPr="005B2540">
        <w:rPr>
          <w:rFonts w:eastAsiaTheme="minorEastAsia"/>
          <w:lang w:eastAsia="zh-CN"/>
        </w:rPr>
        <w:t xml:space="preserve"> PID </w:t>
      </w:r>
      <w:r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Pr="00EB0124">
        <w:rPr>
          <w:rFonts w:eastAsiaTheme="minorEastAsia"/>
          <w:lang w:eastAsia="zh-CN"/>
        </w:rPr>
        <w:t>实现探索与利用的自然平衡。</w:t>
      </w:r>
      <w:r w:rsidRPr="0047798F">
        <w:rPr>
          <w:rFonts w:ascii="宋体" w:eastAsia="宋体" w:hAnsi="宋体" w:cs="宋体" w:hint="eastAsia"/>
          <w:lang w:eastAsia="zh-CN"/>
        </w:rPr>
        <w:t>与现有方法不同，</w:t>
      </w:r>
      <w:r w:rsidRPr="009A462D">
        <w:rPr>
          <w:rFonts w:eastAsiaTheme="minorEastAsia"/>
          <w:lang w:eastAsia="zh-CN"/>
        </w:rPr>
        <w:t>通过动态估算路径长度，对</w:t>
      </w:r>
      <w:r w:rsidRPr="00BE486D">
        <w:rPr>
          <w:rFonts w:eastAsiaTheme="minorEastAsia"/>
          <w:lang w:eastAsia="zh-CN"/>
        </w:rPr>
        <w:t>两侧超椭球体约束采样范围支持尺寸独立动态调整</w:t>
      </w:r>
      <w:r>
        <w:rPr>
          <w:rFonts w:eastAsiaTheme="minorEastAsia" w:hint="eastAsia"/>
          <w:lang w:eastAsia="zh-CN"/>
        </w:rPr>
        <w:t>，</w:t>
      </w:r>
      <w:r w:rsidRPr="009A462D">
        <w:rPr>
          <w:rFonts w:eastAsiaTheme="minorEastAsia"/>
          <w:lang w:eastAsia="zh-CN"/>
        </w:rPr>
        <w:t>进行自适应限制，优化了路径规划的效率</w:t>
      </w:r>
      <w:r>
        <w:rPr>
          <w:rFonts w:eastAsiaTheme="minorEastAsia" w:hint="eastAsia"/>
          <w:lang w:eastAsia="zh-CN"/>
        </w:rPr>
        <w:t>。</w:t>
      </w:r>
      <w:r w:rsidRPr="0047798F">
        <w:rPr>
          <w:rFonts w:ascii="宋体" w:eastAsia="宋体" w:hAnsi="宋体" w:cs="宋体" w:hint="eastAsia"/>
          <w:lang w:eastAsia="zh-CN"/>
        </w:rPr>
        <w:t>实现探索与利用的自然平衡</w:t>
      </w:r>
      <w:r>
        <w:rPr>
          <w:rFonts w:ascii="宋体" w:eastAsia="宋体" w:hAnsi="宋体" w:cs="宋体" w:hint="eastAsia"/>
          <w:lang w:eastAsia="zh-CN"/>
        </w:rPr>
        <w:t>。</w:t>
      </w:r>
      <w:commentRangeEnd w:id="32"/>
      <w:r w:rsidR="00D20546" w:rsidRPr="00A857B7">
        <w:rPr>
          <w:rStyle w:val="af0"/>
          <w:rFonts w:eastAsiaTheme="minorEastAsia"/>
          <w:sz w:val="22"/>
          <w:szCs w:val="22"/>
          <w:lang w:eastAsia="zh-CN"/>
        </w:rPr>
        <w:commentReference w:id="32"/>
      </w:r>
    </w:p>
    <w:p w14:paraId="1AEE6C88" w14:textId="58990273" w:rsidR="00ED66E7" w:rsidRPr="00510981" w:rsidRDefault="00ED66E7" w:rsidP="00D20546">
      <w:pPr>
        <w:spacing w:line="261" w:lineRule="auto"/>
        <w:ind w:firstLineChars="200" w:firstLine="440"/>
        <w:jc w:val="both"/>
        <w:rPr>
          <w:rFonts w:eastAsiaTheme="minorEastAsia"/>
          <w:lang w:eastAsia="zh-CN"/>
        </w:rPr>
      </w:pPr>
      <w:r w:rsidRPr="00510981">
        <w:rPr>
          <w:rFonts w:eastAsiaTheme="minorEastAsia" w:hint="eastAsia"/>
          <w:lang w:eastAsia="zh-CN"/>
        </w:rPr>
        <w:t>本文介绍了一种在路径规划中平衡收敛时间和路径长度的</w:t>
      </w:r>
      <w:r w:rsidR="0009027B" w:rsidRPr="00510981">
        <w:rPr>
          <w:rFonts w:eastAsiaTheme="minorEastAsia" w:hint="eastAsia"/>
          <w:lang w:eastAsia="zh-CN"/>
        </w:rPr>
        <w:t>SC-RRT</w:t>
      </w:r>
      <w:r w:rsidRPr="00510981">
        <w:rPr>
          <w:rFonts w:eastAsiaTheme="minorEastAsia" w:hint="eastAsia"/>
          <w:lang w:eastAsia="zh-CN"/>
        </w:rPr>
        <w:t>算法。通过</w:t>
      </w:r>
      <w:r w:rsidR="0009027B" w:rsidRPr="00510981">
        <w:rPr>
          <w:rFonts w:eastAsiaTheme="minorEastAsia" w:hint="eastAsia"/>
          <w:lang w:eastAsia="zh-CN"/>
        </w:rPr>
        <w:t>双向的知情子集采样</w:t>
      </w:r>
      <w:r w:rsidRPr="00510981">
        <w:rPr>
          <w:rFonts w:eastAsiaTheme="minorEastAsia" w:hint="eastAsia"/>
          <w:lang w:eastAsia="zh-CN"/>
        </w:rPr>
        <w:t>约束，</w:t>
      </w:r>
      <w:r w:rsidR="0009027B" w:rsidRPr="00510981">
        <w:rPr>
          <w:rFonts w:eastAsiaTheme="minorEastAsia" w:hint="eastAsia"/>
          <w:lang w:eastAsia="zh-CN"/>
        </w:rPr>
        <w:t>直接从其中进行采样</w:t>
      </w:r>
      <w:r w:rsidRPr="00510981">
        <w:rPr>
          <w:rFonts w:eastAsiaTheme="minorEastAsia" w:hint="eastAsia"/>
          <w:lang w:eastAsia="zh-CN"/>
        </w:rPr>
        <w:t>，提高了新节点生成的效率和质量。仿真结果表明，通过指定</w:t>
      </w:r>
      <w:r w:rsidR="0009027B" w:rsidRPr="00510981">
        <w:rPr>
          <w:rFonts w:eastAsiaTheme="minorEastAsia" w:hint="eastAsia"/>
          <w:lang w:eastAsia="zh-CN"/>
        </w:rPr>
        <w:t>PID</w:t>
      </w:r>
      <w:r w:rsidR="0009027B" w:rsidRPr="00510981">
        <w:rPr>
          <w:rFonts w:eastAsiaTheme="minorEastAsia" w:hint="eastAsia"/>
          <w:lang w:eastAsia="zh-CN"/>
        </w:rPr>
        <w:t>参数控制下</w:t>
      </w:r>
      <w:r w:rsidRPr="00510981">
        <w:rPr>
          <w:rFonts w:eastAsiaTheme="minorEastAsia" w:hint="eastAsia"/>
          <w:lang w:eastAsia="zh-CN"/>
        </w:rPr>
        <w:t>的</w:t>
      </w:r>
      <w:r w:rsidR="0009027B" w:rsidRPr="00510981">
        <w:rPr>
          <w:rFonts w:eastAsiaTheme="minorEastAsia" w:hint="eastAsia"/>
          <w:lang w:eastAsia="zh-CN"/>
        </w:rPr>
        <w:t>绘制的更为精准的采样</w:t>
      </w:r>
      <w:r w:rsidRPr="00510981">
        <w:rPr>
          <w:rFonts w:eastAsiaTheme="minorEastAsia" w:hint="eastAsia"/>
          <w:lang w:eastAsia="zh-CN"/>
        </w:rPr>
        <w:t>区间可以权衡收敛时间和路径长度，</w:t>
      </w:r>
      <w:r w:rsidR="0009027B" w:rsidRPr="00510981">
        <w:rPr>
          <w:rFonts w:eastAsiaTheme="minorEastAsia" w:hint="eastAsia"/>
          <w:lang w:eastAsia="zh-CN"/>
        </w:rPr>
        <w:t>SC-</w:t>
      </w:r>
      <w:r w:rsidRPr="00510981">
        <w:rPr>
          <w:rFonts w:eastAsiaTheme="minorEastAsia"/>
          <w:lang w:eastAsia="zh-CN"/>
        </w:rPr>
        <w:t>RRT</w:t>
      </w:r>
      <w:r w:rsidRPr="00510981">
        <w:rPr>
          <w:rFonts w:eastAsiaTheme="minorEastAsia" w:hint="eastAsia"/>
          <w:lang w:eastAsia="zh-CN"/>
        </w:rPr>
        <w:t>比给定几个传统的和先进的</w:t>
      </w:r>
      <w:r w:rsidRPr="00510981">
        <w:rPr>
          <w:rFonts w:eastAsiaTheme="minorEastAsia"/>
          <w:lang w:eastAsia="zh-CN"/>
        </w:rPr>
        <w:t>RRT</w:t>
      </w:r>
      <w:r w:rsidRPr="00510981">
        <w:rPr>
          <w:rFonts w:eastAsiaTheme="minorEastAsia" w:hint="eastAsia"/>
          <w:lang w:eastAsia="zh-CN"/>
        </w:rPr>
        <w:t>变体表现更好。这意味着该算法可以在与其他算法相同或更少的时间内生成更好的路径。</w:t>
      </w:r>
      <w:r w:rsidRPr="00510981">
        <w:rPr>
          <w:rFonts w:eastAsiaTheme="minorEastAsia"/>
          <w:lang w:eastAsia="zh-CN"/>
        </w:rPr>
        <w:t xml:space="preserve"> </w:t>
      </w:r>
      <w:r w:rsidRPr="00510981">
        <w:rPr>
          <w:rFonts w:eastAsiaTheme="minorEastAsia" w:hint="eastAsia"/>
          <w:lang w:eastAsia="zh-CN"/>
        </w:rPr>
        <w:t>它在机器人的应用中会为其他计算节省大量的时间，并且较强的稳定性和鲁棒性也使其在工业生产中的应用成为可能。</w:t>
      </w:r>
    </w:p>
    <w:p w14:paraId="4C9C8C33" w14:textId="72AA2605" w:rsidR="0076352E" w:rsidRPr="00510981" w:rsidRDefault="00ED66E7" w:rsidP="00D20546">
      <w:pPr>
        <w:spacing w:line="261" w:lineRule="auto"/>
        <w:ind w:firstLineChars="200" w:firstLine="440"/>
        <w:jc w:val="both"/>
        <w:rPr>
          <w:rFonts w:eastAsiaTheme="minorEastAsia"/>
          <w:lang w:eastAsia="zh-CN"/>
        </w:rPr>
        <w:sectPr w:rsidR="0076352E" w:rsidRPr="00510981" w:rsidSect="00927F8F">
          <w:footerReference w:type="even" r:id="rId33"/>
          <w:footerReference w:type="default" r:id="rId34"/>
          <w:type w:val="continuous"/>
          <w:pgSz w:w="11910" w:h="15820"/>
          <w:pgMar w:top="540" w:right="900" w:bottom="1120" w:left="800" w:header="616" w:footer="939" w:gutter="0"/>
          <w:cols w:space="708"/>
        </w:sectPr>
      </w:pPr>
      <w:r w:rsidRPr="00510981">
        <w:rPr>
          <w:rFonts w:eastAsiaTheme="minorEastAsia" w:hint="eastAsia"/>
          <w:lang w:eastAsia="zh-CN"/>
        </w:rPr>
        <w:t>在未来的工作中，一个有趣的挑战是使用我们的方法来拟合任何成本函数，正如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35"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3" w:name="References"/>
      <w:bookmarkEnd w:id="33"/>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4" w:name="_bookmark25"/>
      <w:bookmarkEnd w:id="34"/>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5" w:name="_bookmark26"/>
      <w:bookmarkEnd w:id="35"/>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6" w:name="_bookmark27"/>
      <w:bookmarkEnd w:id="36"/>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7" w:name="_bookmark28"/>
      <w:bookmarkEnd w:id="37"/>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8" w:name="_bookmark29"/>
      <w:bookmarkEnd w:id="38"/>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9" w:name="_bookmark30"/>
      <w:bookmarkEnd w:id="39"/>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40" w:name="_bookmark31"/>
      <w:bookmarkEnd w:id="40"/>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41" w:name="_bookmark32"/>
      <w:bookmarkEnd w:id="41"/>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42" w:name="_bookmark33"/>
      <w:bookmarkEnd w:id="42"/>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36"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43" w:name="_bookmark34"/>
      <w:bookmarkEnd w:id="43"/>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44" w:name="_bookmark35"/>
      <w:bookmarkEnd w:id="44"/>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5" w:name="_bookmark36"/>
      <w:bookmarkEnd w:id="45"/>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37" w:history="1">
        <w:r w:rsidR="0076352E">
          <w:rPr>
            <w:color w:val="0000FF"/>
            <w:sz w:val="17"/>
          </w:rPr>
          <w:t>https://www.researchgate.net/</w:t>
        </w:r>
      </w:hyperlink>
      <w:r>
        <w:rPr>
          <w:color w:val="0000FF"/>
          <w:sz w:val="17"/>
        </w:rPr>
        <w:t xml:space="preserve"> </w:t>
      </w:r>
      <w:hyperlink r:id="rId38" w:history="1">
        <w:r w:rsidR="0076352E">
          <w:rPr>
            <w:color w:val="0000FF"/>
            <w:spacing w:val="-2"/>
            <w:sz w:val="17"/>
          </w:rPr>
          <w:t>publication/2639200_Rapidly-Exploring_Random_Trees_A_</w:t>
        </w:r>
      </w:hyperlink>
      <w:r>
        <w:rPr>
          <w:color w:val="0000FF"/>
          <w:spacing w:val="-2"/>
          <w:sz w:val="17"/>
        </w:rPr>
        <w:t xml:space="preserve"> </w:t>
      </w:r>
      <w:bookmarkStart w:id="46" w:name="_bookmark37"/>
      <w:bookmarkEnd w:id="46"/>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7" w:name="_bookmark38"/>
      <w:bookmarkEnd w:id="47"/>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8" w:name="_bookmark39"/>
      <w:bookmarkEnd w:id="48"/>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9" w:name="_bookmark40"/>
      <w:bookmarkEnd w:id="49"/>
      <w:r>
        <w:rPr>
          <w:sz w:val="17"/>
        </w:rPr>
        <w:t xml:space="preserve">sys). (2019). </w:t>
      </w:r>
      <w:hyperlink r:id="rId39"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50" w:name="_bookmark41"/>
      <w:bookmarkEnd w:id="50"/>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51" w:name="_bookmark42"/>
      <w:bookmarkEnd w:id="51"/>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52" w:name="_bookmark43"/>
      <w:bookmarkEnd w:id="52"/>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53" w:name="_bookmark44"/>
      <w:bookmarkEnd w:id="53"/>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54" w:name="_bookmark45"/>
      <w:bookmarkEnd w:id="54"/>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55" w:name="_bookmark46"/>
      <w:bookmarkEnd w:id="55"/>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56" w:name="_bookmark47"/>
      <w:bookmarkEnd w:id="56"/>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57" w:name="_bookmark48"/>
      <w:bookmarkEnd w:id="57"/>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8" w:name="_bookmark49"/>
      <w:bookmarkEnd w:id="58"/>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9" w:name="_bookmark50"/>
      <w:bookmarkEnd w:id="59"/>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0" w:history="1">
        <w:r w:rsidR="0076352E">
          <w:rPr>
            <w:color w:val="0000FF"/>
            <w:sz w:val="17"/>
          </w:rPr>
          <w:t>https://</w:t>
        </w:r>
      </w:hyperlink>
      <w:r>
        <w:rPr>
          <w:color w:val="0000FF"/>
          <w:sz w:val="17"/>
        </w:rPr>
        <w:t xml:space="preserve"> </w:t>
      </w:r>
      <w:bookmarkStart w:id="60" w:name="_bookmark51"/>
      <w:bookmarkEnd w:id="60"/>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1"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61" w:name="_bookmark52"/>
      <w:bookmarkEnd w:id="61"/>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62" w:name="_bookmark53"/>
      <w:bookmarkEnd w:id="62"/>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63" w:name="_bookmark54"/>
      <w:bookmarkEnd w:id="63"/>
      <w:r>
        <w:rPr>
          <w:sz w:val="17"/>
        </w:rPr>
        <w:t xml:space="preserve">(2012). </w:t>
      </w:r>
      <w:hyperlink r:id="rId42"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3"/>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4"/>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45"/>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7"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8"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11"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 w:author="兴雨 郭" w:date="2026-01-25T22:38:00Z" w:initials="兴郭">
    <w:p w14:paraId="6C949152" w14:textId="77777777" w:rsidR="00C333A8" w:rsidRDefault="00C333A8" w:rsidP="00C333A8">
      <w:pPr>
        <w:pStyle w:val="af1"/>
      </w:pPr>
      <w:r>
        <w:rPr>
          <w:rStyle w:val="af0"/>
        </w:rPr>
        <w:annotationRef/>
      </w:r>
      <w:r>
        <w:rPr>
          <w:rFonts w:hint="eastAsia"/>
        </w:rPr>
        <w:t>完善后简化下面公式的部分和评价性废话别提</w:t>
      </w:r>
    </w:p>
  </w:comment>
  <w:comment w:id="20"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2"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3"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4"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26" w:author="兴雨 郭" w:date="2026-01-25T22:53:00Z" w:initials="兴郭">
    <w:p w14:paraId="292D5284" w14:textId="77777777" w:rsidR="00140366" w:rsidRDefault="00426B43" w:rsidP="00140366">
      <w:pPr>
        <w:pStyle w:val="af1"/>
      </w:pPr>
      <w:r>
        <w:rPr>
          <w:rStyle w:val="af0"/>
        </w:rPr>
        <w:annotationRef/>
      </w:r>
      <w:r w:rsidR="00140366">
        <w:rPr>
          <w:rFonts w:hint="eastAsia"/>
        </w:rPr>
        <w:t>这段没用</w:t>
      </w:r>
    </w:p>
  </w:comment>
  <w:comment w:id="27" w:author="兴雨 郭" w:date="2026-01-25T23:25:00Z" w:initials="兴郭">
    <w:p w14:paraId="4348E32F" w14:textId="77777777" w:rsidR="00140366" w:rsidRDefault="00140366" w:rsidP="00140366">
      <w:pPr>
        <w:pStyle w:val="af1"/>
      </w:pPr>
      <w:r>
        <w:rPr>
          <w:rStyle w:val="af0"/>
        </w:rPr>
        <w:annotationRef/>
      </w:r>
      <w:r>
        <w:rPr>
          <w:rFonts w:hint="eastAsia"/>
        </w:rPr>
        <w:t>关于稳定性方面，直接讲通过</w:t>
      </w:r>
      <w:r>
        <w:t>2000</w:t>
      </w:r>
      <w:r>
        <w:rPr>
          <w:rFonts w:hint="eastAsia"/>
        </w:rPr>
        <w:t>次实验证明稳定性</w:t>
      </w:r>
    </w:p>
  </w:comment>
  <w:comment w:id="28" w:author="兴雨 郭" w:date="2026-01-25T23:15:00Z" w:initials="兴郭">
    <w:p w14:paraId="4103CDEB" w14:textId="77777777" w:rsidR="008516FE" w:rsidRDefault="008516FE" w:rsidP="008516FE">
      <w:pPr>
        <w:pStyle w:val="af1"/>
      </w:pPr>
      <w:r>
        <w:rPr>
          <w:rStyle w:val="af0"/>
        </w:rPr>
        <w:annotationRef/>
      </w:r>
      <w:r>
        <w:rPr>
          <w:rFonts w:hint="eastAsia"/>
        </w:rPr>
        <w:t>可以直接不用做实验，或借用某某算法论文获取最优参数</w:t>
      </w:r>
    </w:p>
  </w:comment>
  <w:comment w:id="29" w:author="兴雨 郭" w:date="2026-01-25T23:16:00Z" w:initials="兴郭">
    <w:p w14:paraId="6B0B3B12" w14:textId="77777777" w:rsidR="008516FE" w:rsidRDefault="008516FE" w:rsidP="008516FE">
      <w:pPr>
        <w:pStyle w:val="af1"/>
      </w:pPr>
      <w:r>
        <w:rPr>
          <w:rStyle w:val="af0"/>
        </w:rPr>
        <w:annotationRef/>
      </w:r>
      <w:r>
        <w:rPr>
          <w:rFonts w:hint="eastAsia"/>
        </w:rPr>
        <w:t>这个要做，主要是这个</w:t>
      </w:r>
    </w:p>
  </w:comment>
  <w:comment w:id="30" w:author="兴雨 郭" w:date="2026-01-25T23:17:00Z" w:initials="兴郭">
    <w:p w14:paraId="5ED57023" w14:textId="77777777" w:rsidR="008516FE" w:rsidRDefault="008516FE" w:rsidP="008516FE">
      <w:pPr>
        <w:pStyle w:val="af1"/>
      </w:pPr>
      <w:r>
        <w:rPr>
          <w:rStyle w:val="af0"/>
        </w:rPr>
        <w:annotationRef/>
      </w:r>
      <w:r>
        <w:rPr>
          <w:rFonts w:hint="eastAsia"/>
        </w:rPr>
        <w:t>不要东边一个西边一个</w:t>
      </w:r>
    </w:p>
  </w:comment>
  <w:comment w:id="31" w:author="兴雨 郭" w:date="2026-01-25T23:35:00Z" w:initials="兴郭">
    <w:p w14:paraId="79039180" w14:textId="77777777" w:rsidR="00140366" w:rsidRDefault="00140366" w:rsidP="00140366">
      <w:pPr>
        <w:pStyle w:val="af1"/>
      </w:pPr>
      <w:r>
        <w:rPr>
          <w:rStyle w:val="af0"/>
        </w:rPr>
        <w:annotationRef/>
      </w:r>
      <w:r>
        <w:rPr>
          <w:rFonts w:hint="eastAsia"/>
        </w:rPr>
        <w:t>不要复现别人的实验，直接借用数据，语言描述后环境配置一样就可以</w:t>
      </w:r>
    </w:p>
  </w:comment>
  <w:comment w:id="32" w:author="兴雨 郭" w:date="2026-01-25T22:39:00Z" w:initials="兴郭">
    <w:p w14:paraId="57F497A0" w14:textId="77777777" w:rsidR="00765799" w:rsidRDefault="00765799" w:rsidP="00C333A8">
      <w:pPr>
        <w:pStyle w:val="af1"/>
      </w:pPr>
      <w:r>
        <w:rPr>
          <w:rStyle w:val="af0"/>
        </w:rPr>
        <w:annotationRef/>
      </w:r>
      <w:r>
        <w:rPr>
          <w:rFonts w:hint="eastAsia"/>
        </w:rPr>
        <w:t>写结论里不写这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6C949152" w15:done="0"/>
  <w15:commentEx w15:paraId="2038CDCD" w15:done="0"/>
  <w15:commentEx w15:paraId="5483F29A" w15:done="0"/>
  <w15:commentEx w15:paraId="5E55200D" w15:paraIdParent="5483F29A" w15:done="0"/>
  <w15:commentEx w15:paraId="610A200F" w15:paraIdParent="5483F29A" w15:done="0"/>
  <w15:commentEx w15:paraId="292D5284" w15:done="0"/>
  <w15:commentEx w15:paraId="4348E32F" w15:paraIdParent="292D5284" w15:done="0"/>
  <w15:commentEx w15:paraId="4103CDEB" w15:done="0"/>
  <w15:commentEx w15:paraId="6B0B3B12" w15:done="0"/>
  <w15:commentEx w15:paraId="5ED57023" w15:paraIdParent="6B0B3B12" w15:done="0"/>
  <w15:commentEx w15:paraId="79039180" w15:paraIdParent="6B0B3B12" w15:done="0"/>
  <w15:commentEx w15:paraId="57F497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Extensible w16cex:durableId="2A7D2749" w16cex:dateUtc="2026-01-25T15:15:00Z"/>
  <w16cex:commentExtensible w16cex:durableId="13D01893" w16cex:dateUtc="2026-01-25T15:16:00Z"/>
  <w16cex:commentExtensible w16cex:durableId="6C9C2831" w16cex:dateUtc="2026-01-25T15:17:00Z"/>
  <w16cex:commentExtensible w16cex:durableId="38ECDC24" w16cex:dateUtc="2026-01-25T15:35:00Z"/>
  <w16cex:commentExtensible w16cex:durableId="2156F2D4" w16cex:dateUtc="2026-01-2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6C949152"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292D5284" w16cid:durableId="0A232AB4"/>
  <w16cid:commentId w16cid:paraId="4348E32F" w16cid:durableId="2B2297B3"/>
  <w16cid:commentId w16cid:paraId="4103CDEB" w16cid:durableId="2A7D2749"/>
  <w16cid:commentId w16cid:paraId="6B0B3B12" w16cid:durableId="13D01893"/>
  <w16cid:commentId w16cid:paraId="5ED57023" w16cid:durableId="6C9C2831"/>
  <w16cid:commentId w16cid:paraId="79039180" w16cid:durableId="38ECDC24"/>
  <w16cid:commentId w16cid:paraId="57F497A0" w16cid:durableId="2156F2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52D8F" w14:textId="77777777" w:rsidR="00B82A06" w:rsidRDefault="00B82A06">
      <w:r>
        <w:separator/>
      </w:r>
    </w:p>
  </w:endnote>
  <w:endnote w:type="continuationSeparator" w:id="0">
    <w:p w14:paraId="094F4889" w14:textId="77777777" w:rsidR="00B82A06" w:rsidRDefault="00B82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5494" w14:textId="77777777" w:rsidR="00B82A06" w:rsidRDefault="00B82A06">
      <w:r>
        <w:separator/>
      </w:r>
    </w:p>
  </w:footnote>
  <w:footnote w:type="continuationSeparator" w:id="0">
    <w:p w14:paraId="461BCC55" w14:textId="77777777" w:rsidR="00B82A06" w:rsidRDefault="00B82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15"/>
    <w:rsid w:val="000F7198"/>
    <w:rsid w:val="00106F4F"/>
    <w:rsid w:val="0011603F"/>
    <w:rsid w:val="00122769"/>
    <w:rsid w:val="001324AF"/>
    <w:rsid w:val="0013518F"/>
    <w:rsid w:val="00137855"/>
    <w:rsid w:val="00140366"/>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56BC"/>
    <w:rsid w:val="001A616E"/>
    <w:rsid w:val="001B4D3B"/>
    <w:rsid w:val="001D1F27"/>
    <w:rsid w:val="001D5941"/>
    <w:rsid w:val="001D7809"/>
    <w:rsid w:val="001E061A"/>
    <w:rsid w:val="001E4E27"/>
    <w:rsid w:val="001E771F"/>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3EA7"/>
    <w:rsid w:val="00285123"/>
    <w:rsid w:val="002903C9"/>
    <w:rsid w:val="00294455"/>
    <w:rsid w:val="00294849"/>
    <w:rsid w:val="00296567"/>
    <w:rsid w:val="002B0404"/>
    <w:rsid w:val="002B175F"/>
    <w:rsid w:val="002B1EDD"/>
    <w:rsid w:val="002B5079"/>
    <w:rsid w:val="002C1900"/>
    <w:rsid w:val="002D2EF8"/>
    <w:rsid w:val="002D7F58"/>
    <w:rsid w:val="002E4138"/>
    <w:rsid w:val="002F4125"/>
    <w:rsid w:val="002F5541"/>
    <w:rsid w:val="002F7A37"/>
    <w:rsid w:val="00301E6D"/>
    <w:rsid w:val="00302F26"/>
    <w:rsid w:val="00304232"/>
    <w:rsid w:val="00322816"/>
    <w:rsid w:val="0033321C"/>
    <w:rsid w:val="00340629"/>
    <w:rsid w:val="00345D87"/>
    <w:rsid w:val="00355772"/>
    <w:rsid w:val="00365D63"/>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1626"/>
    <w:rsid w:val="004F52CB"/>
    <w:rsid w:val="004F5E5B"/>
    <w:rsid w:val="00500B1D"/>
    <w:rsid w:val="00501A1F"/>
    <w:rsid w:val="005037EC"/>
    <w:rsid w:val="00510981"/>
    <w:rsid w:val="0051555C"/>
    <w:rsid w:val="00515749"/>
    <w:rsid w:val="00522399"/>
    <w:rsid w:val="005235EA"/>
    <w:rsid w:val="0053252C"/>
    <w:rsid w:val="00537187"/>
    <w:rsid w:val="00540E10"/>
    <w:rsid w:val="00544FD6"/>
    <w:rsid w:val="00550059"/>
    <w:rsid w:val="00552D76"/>
    <w:rsid w:val="005618E7"/>
    <w:rsid w:val="00561F52"/>
    <w:rsid w:val="0056381C"/>
    <w:rsid w:val="0056385D"/>
    <w:rsid w:val="0058335E"/>
    <w:rsid w:val="0059054C"/>
    <w:rsid w:val="005A3A2C"/>
    <w:rsid w:val="005A778F"/>
    <w:rsid w:val="005B2540"/>
    <w:rsid w:val="005B7F8E"/>
    <w:rsid w:val="005C5F9D"/>
    <w:rsid w:val="005C6027"/>
    <w:rsid w:val="005D072F"/>
    <w:rsid w:val="005D5603"/>
    <w:rsid w:val="005D75F5"/>
    <w:rsid w:val="005E5E58"/>
    <w:rsid w:val="005F5B5F"/>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73418"/>
    <w:rsid w:val="00673451"/>
    <w:rsid w:val="00675F95"/>
    <w:rsid w:val="00686379"/>
    <w:rsid w:val="0068691E"/>
    <w:rsid w:val="00686BC8"/>
    <w:rsid w:val="0069301B"/>
    <w:rsid w:val="00693B1D"/>
    <w:rsid w:val="006A03B4"/>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82"/>
    <w:rsid w:val="007E41C6"/>
    <w:rsid w:val="007E48A1"/>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6FE"/>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E7FD6"/>
    <w:rsid w:val="008F21C8"/>
    <w:rsid w:val="00901272"/>
    <w:rsid w:val="0090219A"/>
    <w:rsid w:val="009046A1"/>
    <w:rsid w:val="0090586C"/>
    <w:rsid w:val="00911DD9"/>
    <w:rsid w:val="00912D60"/>
    <w:rsid w:val="00916166"/>
    <w:rsid w:val="00923A6B"/>
    <w:rsid w:val="00927F8F"/>
    <w:rsid w:val="009319BE"/>
    <w:rsid w:val="0093653E"/>
    <w:rsid w:val="009375C2"/>
    <w:rsid w:val="00950E52"/>
    <w:rsid w:val="00954436"/>
    <w:rsid w:val="00961F7E"/>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349A"/>
    <w:rsid w:val="009E6202"/>
    <w:rsid w:val="009F0B8F"/>
    <w:rsid w:val="009F4587"/>
    <w:rsid w:val="009F4B14"/>
    <w:rsid w:val="00A008C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91B19"/>
    <w:rsid w:val="00A96B94"/>
    <w:rsid w:val="00AA51A2"/>
    <w:rsid w:val="00AA61F1"/>
    <w:rsid w:val="00AB6DFD"/>
    <w:rsid w:val="00AB741E"/>
    <w:rsid w:val="00AB79B2"/>
    <w:rsid w:val="00AE0D08"/>
    <w:rsid w:val="00AF4685"/>
    <w:rsid w:val="00B0059C"/>
    <w:rsid w:val="00B03335"/>
    <w:rsid w:val="00B104E2"/>
    <w:rsid w:val="00B10503"/>
    <w:rsid w:val="00B137BA"/>
    <w:rsid w:val="00B14659"/>
    <w:rsid w:val="00B155F2"/>
    <w:rsid w:val="00B21FA7"/>
    <w:rsid w:val="00B22479"/>
    <w:rsid w:val="00B312B8"/>
    <w:rsid w:val="00B31595"/>
    <w:rsid w:val="00B32C90"/>
    <w:rsid w:val="00B37EEF"/>
    <w:rsid w:val="00B40400"/>
    <w:rsid w:val="00B40EE7"/>
    <w:rsid w:val="00B4474A"/>
    <w:rsid w:val="00B46EFA"/>
    <w:rsid w:val="00B555B8"/>
    <w:rsid w:val="00B639BF"/>
    <w:rsid w:val="00B670EB"/>
    <w:rsid w:val="00B7131E"/>
    <w:rsid w:val="00B726C7"/>
    <w:rsid w:val="00B72BE0"/>
    <w:rsid w:val="00B82A06"/>
    <w:rsid w:val="00B86D5E"/>
    <w:rsid w:val="00B9456E"/>
    <w:rsid w:val="00B95694"/>
    <w:rsid w:val="00B97B75"/>
    <w:rsid w:val="00BA5297"/>
    <w:rsid w:val="00BA53B7"/>
    <w:rsid w:val="00BA5A26"/>
    <w:rsid w:val="00BA5BEF"/>
    <w:rsid w:val="00BC572B"/>
    <w:rsid w:val="00BD0003"/>
    <w:rsid w:val="00BD0B1E"/>
    <w:rsid w:val="00BD2749"/>
    <w:rsid w:val="00BE4223"/>
    <w:rsid w:val="00BE486D"/>
    <w:rsid w:val="00C074A3"/>
    <w:rsid w:val="00C14E28"/>
    <w:rsid w:val="00C14EA2"/>
    <w:rsid w:val="00C24F20"/>
    <w:rsid w:val="00C25CE3"/>
    <w:rsid w:val="00C276F1"/>
    <w:rsid w:val="00C333A8"/>
    <w:rsid w:val="00C34120"/>
    <w:rsid w:val="00C4187B"/>
    <w:rsid w:val="00C51A05"/>
    <w:rsid w:val="00C61B30"/>
    <w:rsid w:val="00C64B99"/>
    <w:rsid w:val="00C64EE4"/>
    <w:rsid w:val="00C670C9"/>
    <w:rsid w:val="00C709A8"/>
    <w:rsid w:val="00C76A6C"/>
    <w:rsid w:val="00C771B3"/>
    <w:rsid w:val="00C86BDE"/>
    <w:rsid w:val="00CA2C58"/>
    <w:rsid w:val="00CA385A"/>
    <w:rsid w:val="00CB517F"/>
    <w:rsid w:val="00CB57AD"/>
    <w:rsid w:val="00CC3DCA"/>
    <w:rsid w:val="00CD3BF9"/>
    <w:rsid w:val="00CD4364"/>
    <w:rsid w:val="00CD5C3D"/>
    <w:rsid w:val="00CE42D9"/>
    <w:rsid w:val="00CE5984"/>
    <w:rsid w:val="00CE6A47"/>
    <w:rsid w:val="00CF1614"/>
    <w:rsid w:val="00D06B81"/>
    <w:rsid w:val="00D10D02"/>
    <w:rsid w:val="00D1328A"/>
    <w:rsid w:val="00D203F5"/>
    <w:rsid w:val="00D20546"/>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3803"/>
    <w:rsid w:val="00DF2CDA"/>
    <w:rsid w:val="00DF519A"/>
    <w:rsid w:val="00DF7779"/>
    <w:rsid w:val="00E02226"/>
    <w:rsid w:val="00E033A3"/>
    <w:rsid w:val="00E04A1C"/>
    <w:rsid w:val="00E12DD9"/>
    <w:rsid w:val="00E14720"/>
    <w:rsid w:val="00E14E0F"/>
    <w:rsid w:val="00E17DA1"/>
    <w:rsid w:val="00E239F4"/>
    <w:rsid w:val="00E325BC"/>
    <w:rsid w:val="00E34696"/>
    <w:rsid w:val="00E34F27"/>
    <w:rsid w:val="00E40572"/>
    <w:rsid w:val="00E43F83"/>
    <w:rsid w:val="00E4440F"/>
    <w:rsid w:val="00E47A49"/>
    <w:rsid w:val="00E64207"/>
    <w:rsid w:val="00E64922"/>
    <w:rsid w:val="00E66D5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07A53"/>
    <w:rsid w:val="00F101CC"/>
    <w:rsid w:val="00F1577C"/>
    <w:rsid w:val="00F24FA8"/>
    <w:rsid w:val="00F30F56"/>
    <w:rsid w:val="00F31502"/>
    <w:rsid w:val="00F319D5"/>
    <w:rsid w:val="00F35CF3"/>
    <w:rsid w:val="00F519E7"/>
    <w:rsid w:val="00F54D9B"/>
    <w:rsid w:val="00F627E0"/>
    <w:rsid w:val="00F6786D"/>
    <w:rsid w:val="00F73764"/>
    <w:rsid w:val="00F75FC0"/>
    <w:rsid w:val="00F824EB"/>
    <w:rsid w:val="00F90519"/>
    <w:rsid w:val="00F9332E"/>
    <w:rsid w:val="00F94C6D"/>
    <w:rsid w:val="00F961C9"/>
    <w:rsid w:val="00FB20CC"/>
    <w:rsid w:val="00FB5168"/>
    <w:rsid w:val="00FB7840"/>
    <w:rsid w:val="00FB7B51"/>
    <w:rsid w:val="00FC0120"/>
    <w:rsid w:val="00FC2A26"/>
    <w:rsid w:val="00FC550D"/>
    <w:rsid w:val="00FC59AE"/>
    <w:rsid w:val="00FC5AEC"/>
    <w:rsid w:val="00FD1CF2"/>
    <w:rsid w:val="00FD2983"/>
    <w:rsid w:val="00FE21FE"/>
    <w:rsid w:val="00FE2418"/>
    <w:rsid w:val="00FE4163"/>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png"/><Relationship Id="rId26" Type="http://schemas.openxmlformats.org/officeDocument/2006/relationships/oleObject" Target="embeddings/oleObject4.bin"/><Relationship Id="rId39" Type="http://schemas.openxmlformats.org/officeDocument/2006/relationships/hyperlink" Target="https://doi.org/10.1109/ICSIGSYS.2019.8811093" TargetMode="External"/><Relationship Id="rId21" Type="http://schemas.openxmlformats.org/officeDocument/2006/relationships/image" Target="media/image5.wmf"/><Relationship Id="rId34" Type="http://schemas.openxmlformats.org/officeDocument/2006/relationships/footer" Target="footer4.xml"/><Relationship Id="rId42" Type="http://schemas.openxmlformats.org/officeDocument/2006/relationships/hyperlink" Target="https://doi.org/10.1109/ISdea.2012.589"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oleObject" Target="embeddings/oleObject3.bin"/><Relationship Id="rId32" Type="http://schemas.openxmlformats.org/officeDocument/2006/relationships/header" Target="header2.xml"/><Relationship Id="rId37" Type="http://schemas.openxmlformats.org/officeDocument/2006/relationships/hyperlink" Target="https://www.researchgate.net/publication/2639200_Rapidly-Exploring_Random_Trees_A_New_Tool_for_Path_Planning" TargetMode="External"/><Relationship Id="rId40" Type="http://schemas.openxmlformats.org/officeDocument/2006/relationships/hyperlink" Target="https://doi.org/10.48550/arXiv.1403.7664" TargetMode="External"/><Relationship Id="rId45"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6.wmf"/><Relationship Id="rId28" Type="http://schemas.openxmlformats.org/officeDocument/2006/relationships/image" Target="media/image8.wmf"/><Relationship Id="rId36" Type="http://schemas.openxmlformats.org/officeDocument/2006/relationships/hyperlink" Target="https://doi.org/10.48550/arXiv.1005.0416" TargetMode="External"/><Relationship Id="rId10" Type="http://schemas.openxmlformats.org/officeDocument/2006/relationships/comments" Target="comments.xml"/><Relationship Id="rId19" Type="http://schemas.openxmlformats.org/officeDocument/2006/relationships/image" Target="media/image4.wmf"/><Relationship Id="rId31" Type="http://schemas.openxmlformats.org/officeDocument/2006/relationships/header" Target="header1.xml"/><Relationship Id="rId4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oleObject" Target="embeddings/oleObject2.bin"/><Relationship Id="rId27" Type="http://schemas.openxmlformats.org/officeDocument/2006/relationships/oleObject" Target="embeddings/oleObject5.bin"/><Relationship Id="rId30" Type="http://schemas.openxmlformats.org/officeDocument/2006/relationships/image" Target="media/image9.png"/><Relationship Id="rId35" Type="http://schemas.openxmlformats.org/officeDocument/2006/relationships/hyperlink" Target="mailto:2%2C399%2C496%2C491@qq.com" TargetMode="External"/><Relationship Id="rId43" Type="http://schemas.openxmlformats.org/officeDocument/2006/relationships/image" Target="media/image10.png"/><Relationship Id="rId48" Type="http://schemas.openxmlformats.org/officeDocument/2006/relationships/theme" Target="theme/theme1.xml"/><Relationship Id="rId8" Type="http://schemas.openxmlformats.org/officeDocument/2006/relationships/hyperlink" Target="http://crossmark.crossref.org/dialog/?doi=10.1007/s10846-023-01823-4&amp;domain=pdf"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image" Target="media/image7.wmf"/><Relationship Id="rId33" Type="http://schemas.openxmlformats.org/officeDocument/2006/relationships/footer" Target="footer3.xml"/><Relationship Id="rId38" Type="http://schemas.openxmlformats.org/officeDocument/2006/relationships/hyperlink" Target="https://www.researchgate.net/publication/2639200_Rapidly-Exploring_Random_Trees_A_New_Tool_for_Path_Planning" TargetMode="External"/><Relationship Id="rId46" Type="http://schemas.openxmlformats.org/officeDocument/2006/relationships/fontTable" Target="fontTable.xml"/><Relationship Id="rId20" Type="http://schemas.openxmlformats.org/officeDocument/2006/relationships/oleObject" Target="embeddings/oleObject1.bin"/><Relationship Id="rId41" Type="http://schemas.openxmlformats.org/officeDocument/2006/relationships/hyperlink" Target="https://doi.org/10.48550/arXiv.1404.1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3765</Words>
  <Characters>21463</Characters>
  <Application>Microsoft Office Word</Application>
  <DocSecurity>0</DocSecurity>
  <Lines>178</Lines>
  <Paragraphs>50</Paragraphs>
  <ScaleCrop>false</ScaleCrop>
  <Company/>
  <LinksUpToDate>false</LinksUpToDate>
  <CharactersWithSpaces>25178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2</cp:revision>
  <cp:lastPrinted>2025-12-01T13:09:00Z</cp:lastPrinted>
  <dcterms:created xsi:type="dcterms:W3CDTF">2026-01-27T15:51:00Z</dcterms:created>
  <dcterms:modified xsi:type="dcterms:W3CDTF">2026-01-27T15:51:00Z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