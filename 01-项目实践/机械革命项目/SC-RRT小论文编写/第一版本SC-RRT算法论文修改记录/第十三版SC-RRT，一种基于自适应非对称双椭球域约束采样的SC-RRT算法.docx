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2B21F100"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该方法在双向并行扩展框架下引入中介点引导，将全局规划分解为阶段性子问题，并分别构造尺度可变且允许非对称伸缩的双向知情采样域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使采样逐步聚焦于更可能产生路径改进的可行走廊，从而形成自适应双椭球约束采样策略（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），在保证探索覆盖的同时显著提高有效采样密度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A2C58">
        <w:rPr>
          <w:rFonts w:eastAsiaTheme="minorEastAsia" w:hint="eastAsia"/>
          <w:sz w:val="22"/>
          <w:szCs w:val="22"/>
          <w:lang w:eastAsia="zh-CN"/>
        </w:rPr>
        <w:t>引入</w:t>
      </w:r>
      <w:commentRangeStart w:id="19"/>
      <w:r w:rsidR="00B4474A" w:rsidRPr="00B4474A">
        <w:rPr>
          <w:rFonts w:eastAsiaTheme="minorEastAsia"/>
          <w:sz w:val="22"/>
          <w:szCs w:val="22"/>
          <w:lang w:eastAsia="zh-CN"/>
        </w:rPr>
        <w:t>PID</w:t>
      </w:r>
      <w:r>
        <w:rPr>
          <w:rFonts w:eastAsiaTheme="minorEastAsia" w:hint="eastAsia"/>
          <w:sz w:val="22"/>
          <w:szCs w:val="22"/>
          <w:lang w:eastAsia="zh-CN"/>
        </w:rPr>
        <w:t>采样</w:t>
      </w:r>
      <w:r w:rsidR="00B4474A" w:rsidRPr="00B4474A">
        <w:rPr>
          <w:rFonts w:eastAsiaTheme="minorEastAsia"/>
          <w:sz w:val="22"/>
          <w:szCs w:val="22"/>
          <w:lang w:eastAsia="zh-CN"/>
        </w:rPr>
        <w:t>控制</w:t>
      </w:r>
      <w:r w:rsidR="00CA2C58">
        <w:rPr>
          <w:rFonts w:eastAsiaTheme="minorEastAsia" w:hint="eastAsia"/>
          <w:sz w:val="22"/>
          <w:szCs w:val="22"/>
          <w:lang w:eastAsia="zh-CN"/>
        </w:rPr>
        <w:t>机制，</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Pr="00AE1B70">
        <w:rPr>
          <w:rFonts w:eastAsiaTheme="minorEastAsia"/>
          <w:sz w:val="22"/>
          <w:szCs w:val="22"/>
          <w:lang w:eastAsia="zh-CN"/>
        </w:rPr>
        <w:t>实现搜索过程中探索</w:t>
      </w:r>
      <w:r w:rsidRPr="00AE1B70">
        <w:rPr>
          <w:rFonts w:eastAsiaTheme="minorEastAsia"/>
          <w:sz w:val="22"/>
          <w:szCs w:val="22"/>
          <w:lang w:eastAsia="zh-CN"/>
        </w:rPr>
        <w:t>—</w:t>
      </w:r>
      <w:r w:rsidRPr="00AE1B70">
        <w:rPr>
          <w:rFonts w:eastAsiaTheme="minorEastAsia"/>
          <w:sz w:val="22"/>
          <w:szCs w:val="22"/>
          <w:lang w:eastAsia="zh-CN"/>
        </w:rPr>
        <w:t>利用的自适应切换并抑制冗余扩展</w:t>
      </w:r>
      <w:ins w:id="25" w:author="兴雨 郭" w:date="2026-02-01T23:50:00Z">
        <w:r w:rsidR="006039D1" w:rsidRPr="006039D1">
          <w:rPr>
            <w:rFonts w:eastAsiaTheme="minorEastAsia"/>
            <w:sz w:val="22"/>
            <w:szCs w:val="22"/>
            <w:lang w:eastAsia="zh-CN"/>
          </w:rPr>
          <w:t>。</w:t>
        </w:r>
      </w:ins>
      <w:del w:id="26"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7"/>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7"/>
        <w:r w:rsidR="006039D1" w:rsidDel="006039D1">
          <w:rPr>
            <w:rStyle w:val="af0"/>
            <w:rFonts w:eastAsiaTheme="minorEastAsia"/>
            <w:sz w:val="22"/>
            <w:szCs w:val="22"/>
            <w:lang w:eastAsia="zh-CN"/>
          </w:rPr>
          <w:commentReference w:id="27"/>
        </w:r>
      </w:del>
    </w:p>
    <w:p w14:paraId="22A41D31" w14:textId="295452A7" w:rsidR="00E17DA1" w:rsidRPr="00DE28E5" w:rsidRDefault="00B4474A" w:rsidP="00DE28E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8"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2F8C716" w14:textId="102DF8A3"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Pr>
          <w:rFonts w:ascii="宋体" w:eastAsia="宋体" w:hAnsi="宋体" w:cs="宋体" w:hint="eastAsia"/>
          <w:spacing w:val="-2"/>
          <w:lang w:eastAsia="zh-CN"/>
        </w:rPr>
        <w:t>PID</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FC6FD5B" w14:textId="77777777" w:rsidR="005B4146" w:rsidRDefault="005B4146">
      <w:pPr>
        <w:rPr>
          <w:rFonts w:eastAsiaTheme="minorEastAsia"/>
          <w:sz w:val="19"/>
          <w:lang w:eastAsia="zh-CN"/>
        </w:rPr>
      </w:pPr>
    </w:p>
    <w:p w14:paraId="28440089" w14:textId="77777777" w:rsidR="005B4146" w:rsidRDefault="005B4146">
      <w:pPr>
        <w:rPr>
          <w:rFonts w:eastAsiaTheme="minorEastAsia"/>
          <w:sz w:val="19"/>
          <w:lang w:eastAsia="zh-CN"/>
        </w:rPr>
      </w:pPr>
    </w:p>
    <w:p w14:paraId="6FECAB2F" w14:textId="77777777" w:rsidR="005B4146" w:rsidDel="00043ED5" w:rsidRDefault="005B4146">
      <w:pPr>
        <w:rPr>
          <w:del w:id="29" w:author="兴雨 郭" w:date="2026-02-05T23:02:00Z" w16du:dateUtc="2026-02-05T15:02:00Z"/>
          <w:rFonts w:eastAsiaTheme="minorEastAsia"/>
          <w:sz w:val="19"/>
          <w:lang w:eastAsia="zh-CN"/>
        </w:rPr>
      </w:pPr>
    </w:p>
    <w:p w14:paraId="28BAB929" w14:textId="77777777" w:rsidR="00DE28E5" w:rsidDel="00043ED5" w:rsidRDefault="00DE28E5">
      <w:pPr>
        <w:rPr>
          <w:del w:id="30"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1"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2" w:name="1_Introduction"/>
      <w:bookmarkEnd w:id="32"/>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3" w:name="OLE_LINK11"/>
      <w:bookmarkStart w:id="34"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5"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6" w:author="兴雨 郭" w:date="2026-02-05T21:19:00Z">
        <w:r w:rsidR="00076339" w:rsidRPr="00076339">
          <w:rPr>
            <w:rFonts w:eastAsiaTheme="minorEastAsia"/>
            <w:lang w:eastAsia="zh-CN"/>
          </w:rPr>
          <w:t>规划路径几何不够平滑</w:t>
        </w:r>
      </w:ins>
      <w:del w:id="37"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8" w:author="兴雨 郭" w:date="2026-02-05T20:59:00Z">
        <w:r w:rsidR="00B2070E" w:rsidRPr="00B2070E">
          <w:rPr>
            <w:rFonts w:eastAsiaTheme="minorEastAsia"/>
            <w:lang w:eastAsia="zh-CN"/>
          </w:rPr>
          <w:t>改进双向搜索框架与采样引导机制来提升收敛效率</w:t>
        </w:r>
      </w:ins>
      <w:del w:id="39" w:author="兴雨 郭" w:date="2026-02-05T20:59:00Z" w16du:dateUtc="2026-02-05T12:59:00Z">
        <w:r w:rsidRPr="003C1621" w:rsidDel="00B2070E">
          <w:rPr>
            <w:rFonts w:eastAsiaTheme="minorEastAsia"/>
            <w:lang w:eastAsia="zh-CN"/>
          </w:rPr>
          <w:delText>引入多策略协同的双向扩展机制来提升搜索效率</w:delText>
        </w:r>
      </w:del>
      <w:ins w:id="40" w:author="兴雨 郭" w:date="2026-02-05T20:59:00Z" w16du:dateUtc="2026-02-05T12:59:00Z">
        <w:r w:rsidR="00B2070E" w:rsidRPr="00E4440F">
          <w:rPr>
            <w:rFonts w:eastAsiaTheme="minorEastAsia"/>
            <w:lang w:eastAsia="zh-CN"/>
          </w:rPr>
          <w:t>，</w:t>
        </w:r>
      </w:ins>
      <w:del w:id="41" w:author="兴雨 郭" w:date="2026-02-05T20:59:00Z" w16du:dateUtc="2026-02-05T12:59:00Z">
        <w:r w:rsidRPr="003C1621" w:rsidDel="00B2070E">
          <w:rPr>
            <w:rFonts w:eastAsiaTheme="minorEastAsia"/>
            <w:lang w:eastAsia="zh-CN"/>
          </w:rPr>
          <w:delText>。</w:delText>
        </w:r>
      </w:del>
      <w:ins w:id="42"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3"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4"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5" w:author="兴雨 郭" w:date="2026-02-05T21:02:00Z" w16du:dateUtc="2026-02-05T13:02:00Z">
        <w:r w:rsidDel="00B2070E">
          <w:rPr>
            <w:rFonts w:eastAsiaTheme="minorEastAsia" w:hint="eastAsia"/>
            <w:lang w:eastAsia="zh-CN"/>
          </w:rPr>
          <w:delText>例如，</w:delText>
        </w:r>
        <w:commentRangeStart w:id="46"/>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7" w:name="OLE_LINK3"/>
        <w:r w:rsidR="00491CA9" w:rsidRPr="00491CA9" w:rsidDel="00B2070E">
          <w:rPr>
            <w:rFonts w:eastAsiaTheme="minorEastAsia"/>
            <w:lang w:eastAsia="zh-CN"/>
          </w:rPr>
          <w:delText>MS-BI-RRT*</w:delText>
        </w:r>
        <w:bookmarkEnd w:id="47"/>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6"/>
        <w:r w:rsidR="00B2070E" w:rsidRPr="003C1621" w:rsidDel="00B2070E">
          <w:rPr>
            <w:rStyle w:val="af0"/>
            <w:rFonts w:eastAsiaTheme="minorEastAsia"/>
            <w:sz w:val="22"/>
            <w:szCs w:val="22"/>
            <w:lang w:eastAsia="zh-CN"/>
          </w:rPr>
          <w:commentReference w:id="46"/>
        </w:r>
      </w:del>
      <w:r w:rsidRPr="003C1621">
        <w:rPr>
          <w:rFonts w:eastAsiaTheme="minorEastAsia"/>
          <w:lang w:eastAsia="zh-CN"/>
        </w:rPr>
        <w:t>然而，</w:t>
      </w:r>
      <w:ins w:id="48" w:author="兴雨 郭" w:date="2026-02-05T21:13:00Z">
        <w:r w:rsidR="00746DBA" w:rsidRPr="00746DBA">
          <w:rPr>
            <w:rFonts w:eastAsiaTheme="minorEastAsia"/>
            <w:lang w:eastAsia="zh-CN"/>
          </w:rPr>
          <w:t>上述方法总体仍以快速获得可行解为目标</w:t>
        </w:r>
      </w:ins>
      <w:del w:id="49" w:author="兴雨 郭" w:date="2026-02-05T21:13:00Z" w16du:dateUtc="2026-02-05T13:13:00Z">
        <w:r w:rsidRPr="003C1621" w:rsidDel="00746DBA">
          <w:rPr>
            <w:rFonts w:eastAsiaTheme="minorEastAsia"/>
            <w:lang w:eastAsia="zh-CN"/>
          </w:rPr>
          <w:delText>上述方法</w:delText>
        </w:r>
      </w:del>
      <w:ins w:id="50" w:author="兴雨 郭" w:date="2026-02-05T21:02:00Z">
        <w:r w:rsidR="00B2070E" w:rsidRPr="00B2070E">
          <w:rPr>
            <w:rFonts w:eastAsiaTheme="minorEastAsia"/>
            <w:lang w:eastAsia="zh-CN"/>
          </w:rPr>
          <w:t>，缺乏对</w:t>
        </w:r>
      </w:ins>
      <w:ins w:id="51" w:author="兴雨 郭" w:date="2026-02-05T21:14:00Z" w16du:dateUtc="2026-02-05T13:14:00Z">
        <w:r w:rsidR="00746DBA">
          <w:rPr>
            <w:rFonts w:eastAsiaTheme="minorEastAsia" w:hint="eastAsia"/>
            <w:lang w:eastAsia="zh-CN"/>
          </w:rPr>
          <w:t>路径</w:t>
        </w:r>
      </w:ins>
      <w:ins w:id="52" w:author="兴雨 郭" w:date="2026-02-05T21:02:00Z">
        <w:r w:rsidR="00B2070E" w:rsidRPr="00B2070E">
          <w:rPr>
            <w:rFonts w:eastAsiaTheme="minorEastAsia"/>
            <w:lang w:eastAsia="zh-CN"/>
          </w:rPr>
          <w:t>代价的渐进优化，</w:t>
        </w:r>
      </w:ins>
      <w:ins w:id="53" w:author="兴雨 郭" w:date="2026-02-05T21:14:00Z" w16du:dateUtc="2026-02-05T13:14:00Z">
        <w:r w:rsidR="00746DBA">
          <w:rPr>
            <w:rFonts w:eastAsiaTheme="minorEastAsia" w:hint="eastAsia"/>
            <w:lang w:eastAsia="zh-CN"/>
          </w:rPr>
          <w:t>因而</w:t>
        </w:r>
      </w:ins>
      <w:ins w:id="54" w:author="兴雨 郭" w:date="2026-02-05T21:02:00Z">
        <w:r w:rsidR="00B2070E" w:rsidRPr="00746DBA">
          <w:rPr>
            <w:rFonts w:eastAsiaTheme="minorEastAsia" w:hint="eastAsia"/>
            <w:color w:val="EE0000"/>
            <w:lang w:eastAsia="zh-CN"/>
            <w:rPrChange w:id="55"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6"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7"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8"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9"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60"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1" w:author="兴雨 郭" w:date="2026-02-05T21:15:00Z" w16du:dateUtc="2026-02-05T13:15:00Z">
        <w:r w:rsidRPr="003C1621" w:rsidDel="00746DBA">
          <w:rPr>
            <w:rFonts w:eastAsiaTheme="minorEastAsia" w:hint="eastAsia"/>
            <w:lang w:eastAsia="zh-CN"/>
          </w:rPr>
          <w:delText>情况</w:delText>
        </w:r>
      </w:del>
      <w:ins w:id="62" w:author="兴雨 郭" w:date="2026-02-05T21:15:00Z" w16du:dateUtc="2026-02-05T13:15:00Z">
        <w:r w:rsidR="00746DBA">
          <w:rPr>
            <w:rFonts w:eastAsiaTheme="minorEastAsia" w:hint="eastAsia"/>
            <w:lang w:eastAsia="zh-CN"/>
          </w:rPr>
          <w:t>环境</w:t>
        </w:r>
      </w:ins>
      <w:del w:id="63" w:author="兴雨 郭" w:date="2026-02-05T21:15:00Z" w16du:dateUtc="2026-02-05T13:15:00Z">
        <w:r w:rsidRPr="003C1621" w:rsidDel="00746DBA">
          <w:rPr>
            <w:rFonts w:eastAsiaTheme="minorEastAsia"/>
            <w:lang w:eastAsia="zh-CN"/>
          </w:rPr>
          <w:delText>下</w:delText>
        </w:r>
      </w:del>
      <w:ins w:id="64"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5"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6"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7"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8"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9" w:author="兴雨 郭" w:date="2026-02-05T21:03:00Z">
        <w:r w:rsidRPr="00B2070E">
          <w:rPr>
            <w:rFonts w:eastAsiaTheme="minorEastAsia"/>
            <w:color w:val="FFFFFF" w:themeColor="background1"/>
            <w:highlight w:val="red"/>
            <w:lang w:eastAsia="zh-CN"/>
          </w:rPr>
          <w:t>为兼顾快速规划与</w:t>
        </w:r>
      </w:ins>
      <w:ins w:id="70" w:author="兴雨 郭" w:date="2026-02-05T21:17:00Z">
        <w:r w:rsidR="00746DBA" w:rsidRPr="00746DBA">
          <w:rPr>
            <w:rFonts w:eastAsiaTheme="minorEastAsia"/>
            <w:color w:val="FFFFFF" w:themeColor="background1"/>
            <w:highlight w:val="red"/>
            <w:lang w:eastAsia="zh-CN"/>
          </w:rPr>
          <w:t>路径质量</w:t>
        </w:r>
      </w:ins>
      <w:ins w:id="71"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2"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3"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4"/>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4"/>
      <w:r w:rsidR="0023461D" w:rsidRPr="00686BC8">
        <w:rPr>
          <w:rStyle w:val="af0"/>
          <w:rFonts w:eastAsiaTheme="minorEastAsia"/>
          <w:sz w:val="22"/>
          <w:szCs w:val="22"/>
          <w:lang w:eastAsia="zh-CN"/>
        </w:rPr>
        <w:commentReference w:id="74"/>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5"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6" w:author="兴雨 郭" w:date="2026-02-05T21:20:00Z" w16du:dateUtc="2026-02-05T13:20:00Z">
        <w:r w:rsidR="00076339" w:rsidRPr="00076339">
          <w:rPr>
            <w:rFonts w:eastAsiaTheme="minorEastAsia"/>
            <w:lang w:eastAsia="zh-CN"/>
          </w:rPr>
          <w:t>知情子集</w:t>
        </w:r>
      </w:ins>
      <w:del w:id="77"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8"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9" w:author="兴雨 郭" w:date="2026-02-05T21:20:00Z">
        <w:r w:rsidR="00076339" w:rsidRPr="00076339">
          <w:rPr>
            <w:rFonts w:eastAsiaTheme="minorEastAsia"/>
            <w:lang w:eastAsia="zh-CN"/>
          </w:rPr>
          <w:t>知情子集可能过早收缩</w:t>
        </w:r>
      </w:ins>
      <w:del w:id="80"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1" w:author="兴雨 郭" w:date="2026-02-05T21:21:00Z">
        <w:r w:rsidR="00076339" w:rsidRPr="00076339">
          <w:rPr>
            <w:rFonts w:eastAsiaTheme="minorEastAsia"/>
            <w:lang w:eastAsia="zh-CN"/>
          </w:rPr>
          <w:t>削弱对可行域的覆盖与探索性，进而增加错失更优解甚至可行解的风险</w:t>
        </w:r>
      </w:ins>
      <w:del w:id="82"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3"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4"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3"/>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5" w:author="兴雨 郭" w:date="2026-02-05T21:37:00Z">
        <w:r w:rsidR="003C0C48" w:rsidRPr="003C0C48">
          <w:rPr>
            <w:rFonts w:eastAsiaTheme="minorEastAsia"/>
            <w:lang w:eastAsia="zh-CN"/>
          </w:rPr>
          <w:t>现有改进方法在效率与最优性之间仍存在明显权衡</w:t>
        </w:r>
      </w:ins>
      <w:ins w:id="86" w:author="兴雨 郭" w:date="2026-02-05T21:42:00Z" w16du:dateUtc="2026-02-05T13:42:00Z">
        <w:r w:rsidR="004A3542">
          <w:rPr>
            <w:rFonts w:eastAsiaTheme="minorEastAsia" w:hint="eastAsia"/>
            <w:lang w:eastAsia="zh-CN"/>
          </w:rPr>
          <w:t>：</w:t>
        </w:r>
      </w:ins>
      <w:ins w:id="87" w:author="兴雨 郭" w:date="2026-02-05T21:42:00Z">
        <w:r w:rsidR="004A3542" w:rsidRPr="004A3542">
          <w:rPr>
            <w:rFonts w:eastAsiaTheme="minorEastAsia"/>
            <w:lang w:eastAsia="zh-CN"/>
          </w:rPr>
          <w:t>采样引导与双向连通策略虽可加速获得可行解，但通常缺乏渐进最优保证</w:t>
        </w:r>
      </w:ins>
      <w:ins w:id="88" w:author="兴雨 郭" w:date="2026-02-05T21:43:00Z" w16du:dateUtc="2026-02-05T13:43:00Z">
        <w:r w:rsidR="004A3542" w:rsidRPr="004A3542">
          <w:rPr>
            <w:rFonts w:eastAsiaTheme="minorEastAsia" w:hint="eastAsia"/>
            <w:lang w:eastAsia="zh-CN"/>
          </w:rPr>
          <w:t>，</w:t>
        </w:r>
      </w:ins>
      <w:ins w:id="89"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90" w:author="兴雨 郭" w:date="2026-02-05T21:54:00Z">
        <w:r w:rsidR="008E3093" w:rsidRPr="008E3093">
          <w:rPr>
            <w:rFonts w:eastAsiaTheme="minorEastAsia"/>
            <w:lang w:eastAsia="zh-CN"/>
          </w:rPr>
          <w:t>约束域多为静态或弱自适应形式</w:t>
        </w:r>
      </w:ins>
      <w:ins w:id="91" w:author="兴雨 郭" w:date="2026-02-05T21:54:00Z" w16du:dateUtc="2026-02-05T13:54:00Z">
        <w:r w:rsidR="008E3093">
          <w:rPr>
            <w:rFonts w:eastAsiaTheme="minorEastAsia" w:hint="eastAsia"/>
            <w:lang w:eastAsia="zh-CN"/>
          </w:rPr>
          <w:t>，</w:t>
        </w:r>
      </w:ins>
      <w:ins w:id="92"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3" w:author="兴雨 郭" w:date="2026-02-05T21:43:00Z">
        <w:r w:rsidR="004A3542" w:rsidRPr="004A3542">
          <w:rPr>
            <w:rFonts w:eastAsiaTheme="minorEastAsia"/>
            <w:lang w:eastAsia="zh-CN"/>
          </w:rPr>
          <w:t>。</w:t>
        </w:r>
      </w:ins>
      <w:del w:id="94" w:author="兴雨 郭" w:date="2026-02-05T21:43:00Z" w16du:dateUtc="2026-02-05T13:43:00Z">
        <w:r w:rsidRPr="00686BC8" w:rsidDel="004A3542">
          <w:rPr>
            <w:rFonts w:eastAsiaTheme="minorEastAsia"/>
            <w:lang w:eastAsia="zh-CN"/>
          </w:rPr>
          <w:delText>现有方法</w:delText>
        </w:r>
      </w:del>
      <w:del w:id="95"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6" w:author="兴雨 郭" w:date="2026-02-05T21:43:00Z" w16du:dateUtc="2026-02-05T13:43:00Z">
        <w:r w:rsidRPr="00686BC8" w:rsidDel="004A3542">
          <w:rPr>
            <w:rFonts w:eastAsiaTheme="minorEastAsia"/>
            <w:lang w:eastAsia="zh-CN"/>
          </w:rPr>
          <w:delText>，难以在复杂</w:delText>
        </w:r>
      </w:del>
      <w:del w:id="97" w:author="兴雨 郭" w:date="2026-02-05T21:07:00Z" w16du:dateUtc="2026-02-05T13:07:00Z">
        <w:r w:rsidRPr="00686BC8" w:rsidDel="00B2070E">
          <w:rPr>
            <w:rFonts w:eastAsiaTheme="minorEastAsia"/>
            <w:lang w:eastAsia="zh-CN"/>
          </w:rPr>
          <w:delText>随机障碍物</w:delText>
        </w:r>
      </w:del>
      <w:del w:id="98" w:author="兴雨 郭" w:date="2026-02-05T21:43:00Z" w16du:dateUtc="2026-02-05T13:43:00Z">
        <w:r w:rsidRPr="00686BC8" w:rsidDel="004A3542">
          <w:rPr>
            <w:rFonts w:eastAsiaTheme="minorEastAsia"/>
            <w:lang w:eastAsia="zh-CN"/>
          </w:rPr>
          <w:delText>环境中同时实现快速收敛、最优路径与</w:delText>
        </w:r>
      </w:del>
      <w:del w:id="99" w:author="兴雨 郭" w:date="2026-02-05T21:36:00Z" w16du:dateUtc="2026-02-05T13:36:00Z">
        <w:r w:rsidRPr="00686BC8" w:rsidDel="003C0C48">
          <w:rPr>
            <w:rFonts w:eastAsiaTheme="minorEastAsia"/>
            <w:lang w:eastAsia="zh-CN"/>
          </w:rPr>
          <w:delText>动态可行性</w:delText>
        </w:r>
      </w:del>
      <w:del w:id="100" w:author="兴雨 郭" w:date="2026-02-05T21:37:00Z" w16du:dateUtc="2026-02-05T13:37:00Z">
        <w:r w:rsidRPr="00686BC8" w:rsidDel="003C0C48">
          <w:rPr>
            <w:rFonts w:eastAsiaTheme="minorEastAsia"/>
            <w:lang w:eastAsia="zh-CN"/>
          </w:rPr>
          <w:delText>的系统性</w:delText>
        </w:r>
      </w:del>
      <w:del w:id="101" w:author="兴雨 郭" w:date="2026-02-05T21:43:00Z" w16du:dateUtc="2026-02-05T13:43:00Z">
        <w:r w:rsidRPr="00686BC8" w:rsidDel="004A3542">
          <w:rPr>
            <w:rFonts w:eastAsiaTheme="minorEastAsia"/>
            <w:lang w:eastAsia="zh-CN"/>
          </w:rPr>
          <w:delText>统一。</w:delText>
        </w:r>
      </w:del>
    </w:p>
    <w:p w14:paraId="5FCAA120" w14:textId="41FD900F" w:rsidR="00DE28E5" w:rsidDel="003C0C48" w:rsidRDefault="00431043" w:rsidP="00DE28E5">
      <w:pPr>
        <w:spacing w:line="262" w:lineRule="auto"/>
        <w:ind w:firstLineChars="200" w:firstLine="440"/>
        <w:jc w:val="both"/>
        <w:rPr>
          <w:del w:id="102"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3" w:author="兴雨 郭" w:date="2026-02-05T22:53:00Z">
        <w:r w:rsidR="00DA32EB" w:rsidRPr="00DA32EB">
          <w:rPr>
            <w:rFonts w:eastAsiaTheme="minorEastAsia"/>
            <w:lang w:eastAsia="zh-CN"/>
          </w:rPr>
          <w:t>非对称双椭球</w:t>
        </w:r>
      </w:ins>
      <w:del w:id="104"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5"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del w:id="106" w:author="兴雨 郭" w:date="2026-02-05T21:54:00Z" w16du:dateUtc="2026-02-05T13:54:00Z">
        <w:r w:rsidRPr="009A462D" w:rsidDel="008E3093">
          <w:rPr>
            <w:rFonts w:eastAsiaTheme="minorEastAsia"/>
            <w:lang w:eastAsia="zh-CN"/>
          </w:rPr>
          <w:delText>该</w:delText>
        </w:r>
      </w:del>
      <w:del w:id="107"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在双向搜索框架</w:t>
      </w:r>
      <w:ins w:id="108"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9" w:author="兴雨 郭" w:date="2026-02-05T21:55:00Z">
        <w:r w:rsidR="008E3093" w:rsidRPr="008E3093">
          <w:rPr>
            <w:rFonts w:eastAsiaTheme="minorEastAsia"/>
            <w:lang w:eastAsia="zh-CN"/>
          </w:rPr>
          <w:t>构造起点侧与目标侧可独立伸缩的</w:t>
        </w:r>
      </w:ins>
      <w:ins w:id="110" w:author="兴雨 郭" w:date="2026-02-05T22:03:00Z">
        <w:r w:rsidR="008E3093" w:rsidRPr="008E3093">
          <w:rPr>
            <w:rFonts w:eastAsiaTheme="minorEastAsia"/>
            <w:lang w:eastAsia="zh-CN"/>
          </w:rPr>
          <w:t>非对称双椭球域</w:t>
        </w:r>
      </w:ins>
      <w:ins w:id="111" w:author="兴雨 郭" w:date="2026-02-05T21:55:00Z" w16du:dateUtc="2026-02-05T13:55:00Z">
        <w:r w:rsidR="008E3093">
          <w:rPr>
            <w:rFonts w:eastAsiaTheme="minorEastAsia" w:hint="eastAsia"/>
            <w:lang w:eastAsia="zh-CN"/>
          </w:rPr>
          <w:t>，</w:t>
        </w:r>
      </w:ins>
      <w:ins w:id="112" w:author="兴雨 郭" w:date="2026-02-05T21:55:00Z">
        <w:r w:rsidR="008E3093" w:rsidRPr="008E3093">
          <w:rPr>
            <w:rFonts w:eastAsiaTheme="minorEastAsia"/>
            <w:lang w:eastAsia="zh-CN"/>
          </w:rPr>
          <w:t>并进一步引入</w:t>
        </w:r>
        <w:r w:rsidR="008E3093" w:rsidRPr="008E3093">
          <w:rPr>
            <w:rFonts w:eastAsiaTheme="minorEastAsia"/>
            <w:lang w:eastAsia="zh-CN"/>
          </w:rPr>
          <w:t xml:space="preserve"> </w:t>
        </w:r>
        <w:r w:rsidR="008E3093" w:rsidRPr="008E3093">
          <w:rPr>
            <w:rFonts w:eastAsiaTheme="minorEastAsia"/>
            <w:lang w:eastAsia="zh-CN"/>
            <w:rPrChange w:id="113" w:author="兴雨 郭" w:date="2026-02-05T22:00:00Z" w16du:dateUtc="2026-02-05T14:00:00Z">
              <w:rPr>
                <w:rFonts w:eastAsiaTheme="minorEastAsia"/>
                <w:b/>
                <w:bCs/>
                <w:lang w:eastAsia="zh-CN"/>
              </w:rPr>
            </w:rPrChange>
          </w:rPr>
          <w:t xml:space="preserve">PID </w:t>
        </w:r>
        <w:r w:rsidR="008E3093" w:rsidRPr="008E3093">
          <w:rPr>
            <w:rFonts w:eastAsiaTheme="minorEastAsia" w:hint="eastAsia"/>
            <w:lang w:eastAsia="zh-CN"/>
            <w:rPrChange w:id="114" w:author="兴雨 郭" w:date="2026-02-05T22:00:00Z" w16du:dateUtc="2026-02-05T14:00:00Z">
              <w:rPr>
                <w:rFonts w:eastAsiaTheme="minorEastAsia" w:hint="eastAsia"/>
                <w:b/>
                <w:bCs/>
                <w:lang w:eastAsia="zh-CN"/>
              </w:rPr>
            </w:rPrChange>
          </w:rPr>
          <w:t>采样控制器</w:t>
        </w:r>
      </w:ins>
      <w:ins w:id="115" w:author="兴雨 郭" w:date="2026-02-05T21:55:00Z" w16du:dateUtc="2026-02-05T13:55:00Z">
        <w:r w:rsidR="008E3093" w:rsidRPr="008E3093">
          <w:rPr>
            <w:rFonts w:eastAsiaTheme="minorEastAsia" w:hint="eastAsia"/>
            <w:lang w:eastAsia="zh-CN"/>
            <w:rPrChange w:id="116" w:author="兴雨 郭" w:date="2026-02-05T22:00:00Z" w16du:dateUtc="2026-02-05T14:00:00Z">
              <w:rPr>
                <w:rFonts w:eastAsiaTheme="minorEastAsia" w:hint="eastAsia"/>
                <w:b/>
                <w:bCs/>
                <w:lang w:eastAsia="zh-CN"/>
              </w:rPr>
            </w:rPrChange>
          </w:rPr>
          <w:t>，</w:t>
        </w:r>
      </w:ins>
      <w:ins w:id="117" w:author="兴雨 郭" w:date="2026-02-05T22:24:00Z" w16du:dateUtc="2026-02-05T14:24:00Z">
        <w:r w:rsidR="009021F6">
          <w:rPr>
            <w:rFonts w:eastAsiaTheme="minorEastAsia" w:hint="eastAsia"/>
            <w:lang w:eastAsia="zh-CN"/>
          </w:rPr>
          <w:t>其</w:t>
        </w:r>
      </w:ins>
      <w:ins w:id="118" w:author="兴雨 郭" w:date="2026-02-05T21:56:00Z">
        <w:r w:rsidR="008E3093" w:rsidRPr="008E3093">
          <w:rPr>
            <w:rFonts w:eastAsiaTheme="minorEastAsia" w:hint="eastAsia"/>
            <w:lang w:eastAsia="zh-CN"/>
            <w:rPrChange w:id="119" w:author="兴雨 郭" w:date="2026-02-05T22:00:00Z" w16du:dateUtc="2026-02-05T14:00:00Z">
              <w:rPr>
                <w:rFonts w:eastAsiaTheme="minorEastAsia" w:hint="eastAsia"/>
                <w:b/>
                <w:bCs/>
                <w:lang w:eastAsia="zh-CN"/>
              </w:rPr>
            </w:rPrChange>
          </w:rPr>
          <w:t>以当前最优路径代价及其历史演化为反馈，</w:t>
        </w:r>
      </w:ins>
      <w:ins w:id="120" w:author="兴雨 郭" w:date="2026-02-05T21:57:00Z" w16du:dateUtc="2026-02-05T13:57:00Z">
        <w:r w:rsidR="008E3093" w:rsidRPr="00686BC8">
          <w:rPr>
            <w:rFonts w:eastAsiaTheme="minorEastAsia"/>
            <w:lang w:eastAsia="zh-CN"/>
          </w:rPr>
          <w:t>自适应</w:t>
        </w:r>
      </w:ins>
      <w:ins w:id="121" w:author="兴雨 郭" w:date="2026-02-05T21:56:00Z">
        <w:r w:rsidR="008E3093" w:rsidRPr="008E3093">
          <w:rPr>
            <w:rFonts w:eastAsiaTheme="minorEastAsia" w:hint="eastAsia"/>
            <w:lang w:eastAsia="zh-CN"/>
            <w:rPrChange w:id="122" w:author="兴雨 郭" w:date="2026-02-05T22:00:00Z" w16du:dateUtc="2026-02-05T14:00:00Z">
              <w:rPr>
                <w:rFonts w:eastAsiaTheme="minorEastAsia" w:hint="eastAsia"/>
                <w:b/>
                <w:bCs/>
                <w:lang w:eastAsia="zh-CN"/>
              </w:rPr>
            </w:rPrChange>
          </w:rPr>
          <w:t>调节超椭球</w:t>
        </w:r>
      </w:ins>
      <w:del w:id="123" w:author="兴雨 郭" w:date="2026-02-05T21:57:00Z" w16du:dateUtc="2026-02-05T13:57:00Z">
        <w:r w:rsidR="0023461D" w:rsidDel="008E3093">
          <w:rPr>
            <w:rFonts w:eastAsiaTheme="minorEastAsia" w:hint="eastAsia"/>
            <w:lang w:eastAsia="zh-CN"/>
          </w:rPr>
          <w:delText>根据</w:delText>
        </w:r>
      </w:del>
      <w:del w:id="124" w:author="兴雨 郭" w:date="2026-02-04T20:39:00Z" w16du:dateUtc="2026-02-04T12:39:00Z">
        <w:r w:rsidR="0023461D" w:rsidDel="009D5C7B">
          <w:rPr>
            <w:rFonts w:eastAsiaTheme="minorEastAsia" w:hint="eastAsia"/>
            <w:lang w:eastAsia="zh-CN"/>
          </w:rPr>
          <w:delText>双树的</w:delText>
        </w:r>
      </w:del>
      <w:del w:id="125"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6" w:author="兴雨 郭" w:date="2026-02-05T21:38:00Z">
        <w:r w:rsidR="003C0C48" w:rsidRPr="003C0C48">
          <w:rPr>
            <w:rFonts w:eastAsiaTheme="minorEastAsia"/>
            <w:lang w:eastAsia="zh-CN"/>
          </w:rPr>
          <w:t>体知情子集的尺度</w:t>
        </w:r>
      </w:ins>
      <w:del w:id="127"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8" w:author="兴雨 郭" w:date="2026-02-05T21:09:00Z" w16du:dateUtc="2026-02-05T13:09:00Z">
        <w:r w:rsidR="00746DBA" w:rsidRPr="00686BC8">
          <w:rPr>
            <w:rFonts w:eastAsiaTheme="minorEastAsia"/>
            <w:lang w:eastAsia="zh-CN"/>
          </w:rPr>
          <w:t>，</w:t>
        </w:r>
      </w:ins>
      <w:ins w:id="129"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30" w:author="兴雨 郭" w:date="2026-02-05T21:38:00Z" w16du:dateUtc="2026-02-05T13:38:00Z">
        <w:r w:rsidR="00686BC8" w:rsidRPr="00686BC8" w:rsidDel="003C0C48">
          <w:rPr>
            <w:rFonts w:eastAsiaTheme="minorEastAsia"/>
            <w:lang w:eastAsia="zh-CN"/>
          </w:rPr>
          <w:delText>实现对全局搜索方向的精准引导</w:delText>
        </w:r>
      </w:del>
      <w:del w:id="131" w:author="兴雨 郭" w:date="2026-02-05T21:39:00Z" w16du:dateUtc="2026-02-05T13:39:00Z">
        <w:r w:rsidR="00686BC8" w:rsidRPr="00686BC8" w:rsidDel="003C0C48">
          <w:rPr>
            <w:rFonts w:eastAsiaTheme="minorEastAsia"/>
            <w:lang w:eastAsia="zh-CN"/>
          </w:rPr>
          <w:delText>，</w:delText>
        </w:r>
      </w:del>
      <w:del w:id="132" w:author="兴雨 郭" w:date="2026-02-04T20:39:00Z" w16du:dateUtc="2026-02-04T12:39:00Z">
        <w:r w:rsidR="00686BC8" w:rsidRPr="00686BC8" w:rsidDel="009D5C7B">
          <w:rPr>
            <w:rFonts w:eastAsiaTheme="minorEastAsia"/>
            <w:lang w:eastAsia="zh-CN"/>
          </w:rPr>
          <w:delText>同时结合</w:delText>
        </w:r>
      </w:del>
      <w:del w:id="133" w:author="兴雨 郭" w:date="2026-02-05T22:00:00Z" w16du:dateUtc="2026-02-05T14:00:00Z">
        <w:r w:rsidR="00686BC8" w:rsidRPr="00686BC8" w:rsidDel="008E3093">
          <w:rPr>
            <w:rFonts w:eastAsiaTheme="minorEastAsia"/>
            <w:lang w:eastAsia="zh-CN"/>
          </w:rPr>
          <w:delText>双向树协同扩展与</w:delText>
        </w:r>
      </w:del>
      <w:del w:id="134" w:author="兴雨 郭" w:date="2026-02-05T21:39:00Z" w16du:dateUtc="2026-02-05T13:39:00Z">
        <w:r w:rsidR="00686BC8" w:rsidRPr="00686BC8" w:rsidDel="003C0C48">
          <w:rPr>
            <w:rFonts w:eastAsiaTheme="minorEastAsia"/>
            <w:lang w:eastAsia="zh-CN"/>
          </w:rPr>
          <w:delText>多目标代价优化</w:delText>
        </w:r>
      </w:del>
      <w:del w:id="135" w:author="兴雨 郭" w:date="2026-02-05T22:00:00Z" w16du:dateUtc="2026-02-05T14:00:00Z">
        <w:r w:rsidR="00686BC8" w:rsidRPr="00686BC8" w:rsidDel="008E3093">
          <w:rPr>
            <w:rFonts w:eastAsiaTheme="minorEastAsia"/>
            <w:lang w:eastAsia="zh-CN"/>
          </w:rPr>
          <w:delText>，</w:delText>
        </w:r>
      </w:del>
      <w:del w:id="136" w:author="兴雨 郭" w:date="2026-02-05T21:09:00Z" w16du:dateUtc="2026-02-05T13:09:00Z">
        <w:r w:rsidR="0023461D" w:rsidDel="00746DBA">
          <w:rPr>
            <w:rFonts w:eastAsiaTheme="minorEastAsia" w:hint="eastAsia"/>
            <w:lang w:eastAsia="zh-CN"/>
          </w:rPr>
          <w:delText>于</w:delText>
        </w:r>
      </w:del>
      <w:del w:id="137"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8" w:author="兴雨 郭" w:date="2026-02-05T21:10:00Z" w16du:dateUtc="2026-02-05T13:10:00Z">
        <w:r w:rsidR="00686BC8" w:rsidRPr="00686BC8" w:rsidDel="00746DBA">
          <w:rPr>
            <w:rFonts w:eastAsiaTheme="minorEastAsia"/>
            <w:lang w:eastAsia="zh-CN"/>
          </w:rPr>
          <w:delText>。算法无需依赖初始路径即可启动约束采样，</w:delText>
        </w:r>
      </w:del>
      <w:del w:id="139" w:author="兴雨 郭" w:date="2026-02-05T21:50:00Z" w16du:dateUtc="2026-02-05T13:50:00Z">
        <w:r w:rsidR="00686BC8" w:rsidRPr="00686BC8" w:rsidDel="004A3542">
          <w:rPr>
            <w:rFonts w:eastAsiaTheme="minorEastAsia"/>
            <w:lang w:eastAsia="zh-CN"/>
          </w:rPr>
          <w:delText>有效减少冗余节点生成，</w:delText>
        </w:r>
      </w:del>
      <w:del w:id="140" w:author="兴雨 郭" w:date="2026-02-04T20:40:00Z" w16du:dateUtc="2026-02-04T12:40:00Z">
        <w:r w:rsidR="00686BC8" w:rsidRPr="00686BC8" w:rsidDel="009D5C7B">
          <w:rPr>
            <w:rFonts w:eastAsiaTheme="minorEastAsia"/>
            <w:lang w:eastAsia="zh-CN"/>
          </w:rPr>
          <w:delText>同时</w:delText>
        </w:r>
      </w:del>
      <w:del w:id="141" w:author="兴雨 郭" w:date="2026-02-05T21:41:00Z" w16du:dateUtc="2026-02-05T13:41:00Z">
        <w:r w:rsidR="00686BC8" w:rsidRPr="00686BC8" w:rsidDel="003C0C48">
          <w:rPr>
            <w:rFonts w:eastAsiaTheme="minorEastAsia"/>
            <w:lang w:eastAsia="zh-CN"/>
          </w:rPr>
          <w:delText>通过</w:delText>
        </w:r>
      </w:del>
      <w:del w:id="142" w:author="兴雨 郭" w:date="2026-02-05T21:50:00Z" w16du:dateUtc="2026-02-05T13:50:00Z">
        <w:r w:rsidR="00686BC8" w:rsidRPr="00686BC8" w:rsidDel="004A3542">
          <w:rPr>
            <w:rFonts w:eastAsiaTheme="minorEastAsia"/>
            <w:lang w:eastAsia="zh-CN"/>
          </w:rPr>
          <w:delText>双向树连接策略提升全局探索效率，适用于</w:delText>
        </w:r>
      </w:del>
      <w:del w:id="143" w:author="兴雨 郭" w:date="2026-02-04T20:40:00Z" w16du:dateUtc="2026-02-04T12:40:00Z">
        <w:r w:rsidR="00686BC8" w:rsidRPr="00686BC8" w:rsidDel="009D5C7B">
          <w:rPr>
            <w:rFonts w:eastAsiaTheme="minorEastAsia"/>
            <w:lang w:eastAsia="zh-CN"/>
          </w:rPr>
          <w:delText>处理随机</w:delText>
        </w:r>
      </w:del>
      <w:del w:id="144" w:author="兴雨 郭" w:date="2026-02-05T21:50:00Z" w16du:dateUtc="2026-02-05T13:50:00Z">
        <w:r w:rsidR="00686BC8" w:rsidRPr="00686BC8" w:rsidDel="004A3542">
          <w:rPr>
            <w:rFonts w:eastAsiaTheme="minorEastAsia"/>
            <w:lang w:eastAsia="zh-CN"/>
          </w:rPr>
          <w:delText>障碍物分布</w:delText>
        </w:r>
      </w:del>
      <w:del w:id="145" w:author="兴雨 郭" w:date="2026-02-04T20:40:00Z" w16du:dateUtc="2026-02-04T12:40:00Z">
        <w:r w:rsidR="00686BC8" w:rsidRPr="00686BC8" w:rsidDel="009D5C7B">
          <w:rPr>
            <w:rFonts w:eastAsiaTheme="minorEastAsia"/>
            <w:lang w:eastAsia="zh-CN"/>
          </w:rPr>
          <w:delText>的</w:delText>
        </w:r>
      </w:del>
      <w:del w:id="146" w:author="兴雨 郭" w:date="2026-02-05T21:50:00Z" w16du:dateUtc="2026-02-05T13:50:00Z">
        <w:r w:rsidR="00686BC8" w:rsidRPr="00686BC8" w:rsidDel="004A3542">
          <w:rPr>
            <w:rFonts w:eastAsiaTheme="minorEastAsia"/>
            <w:lang w:eastAsia="zh-CN"/>
          </w:rPr>
          <w:delText>复杂场景。</w:delText>
        </w:r>
      </w:del>
    </w:p>
    <w:bookmarkEnd w:id="34"/>
    <w:p w14:paraId="02EDACF2" w14:textId="77777777" w:rsidR="00746DBA" w:rsidRDefault="00746DBA" w:rsidP="009A462D">
      <w:pPr>
        <w:pStyle w:val="a3"/>
        <w:spacing w:before="7"/>
        <w:jc w:val="both"/>
        <w:rPr>
          <w:ins w:id="147"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8"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9" w:name="OLE_LINK2"/>
      <w:bookmarkEnd w:id="148"/>
    </w:p>
    <w:p w14:paraId="4AB5B61A" w14:textId="60068312" w:rsidR="00C97A55" w:rsidRPr="00B61A9B" w:rsidRDefault="00F770A3">
      <w:pPr>
        <w:ind w:firstLineChars="200" w:firstLine="440"/>
        <w:jc w:val="both"/>
        <w:rPr>
          <w:rFonts w:eastAsiaTheme="minorEastAsia"/>
          <w:color w:val="000000" w:themeColor="text1"/>
          <w:lang w:eastAsia="zh-CN"/>
        </w:rPr>
        <w:pPrChange w:id="150" w:author="兴雨 郭" w:date="2026-02-04T20:43:00Z" w16du:dateUtc="2026-02-04T12:43:00Z">
          <w:pPr>
            <w:ind w:firstLineChars="200" w:firstLine="440"/>
          </w:pPr>
        </w:pPrChange>
      </w:pPr>
      <w:bookmarkStart w:id="151" w:name="OLE_LINK9"/>
      <w:r>
        <w:rPr>
          <w:noProof/>
        </w:rPr>
        <w:drawing>
          <wp:anchor distT="0" distB="0" distL="114300" distR="114300" simplePos="0" relativeHeight="251788288" behindDoc="0" locked="0" layoutInCell="1" allowOverlap="1" wp14:anchorId="2CAB7FC4" wp14:editId="6998C0D0">
            <wp:simplePos x="0" y="0"/>
            <wp:positionH relativeFrom="column">
              <wp:posOffset>271831</wp:posOffset>
            </wp:positionH>
            <wp:positionV relativeFrom="paragraph">
              <wp:posOffset>766445</wp:posOffset>
            </wp:positionV>
            <wp:extent cx="6039485" cy="3250565"/>
            <wp:effectExtent l="19050" t="19050" r="18415" b="26035"/>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9485" cy="32505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C488F"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005C488F" w:rsidRPr="00C864CE">
        <w:rPr>
          <w:rFonts w:eastAsiaTheme="minorEastAsia"/>
          <w:color w:val="000000" w:themeColor="text1"/>
          <w:highlight w:val="yellow"/>
          <w:lang w:eastAsia="zh-CN"/>
        </w:rPr>
        <w:t>提出一种</w:t>
      </w:r>
      <w:ins w:id="152" w:author="兴雨 郭" w:date="2026-02-05T22:04:00Z" w16du:dateUtc="2026-02-05T14:04:00Z">
        <w:r w:rsidR="00871EFB" w:rsidRPr="008E3093">
          <w:rPr>
            <w:rFonts w:eastAsiaTheme="minorEastAsia"/>
            <w:lang w:eastAsia="zh-CN"/>
          </w:rPr>
          <w:t>非对称双椭球域</w:t>
        </w:r>
      </w:ins>
      <w:del w:id="153" w:author="兴雨 郭" w:date="2026-02-05T22:04:00Z" w16du:dateUtc="2026-02-05T14:04:00Z">
        <w:r w:rsidR="005C488F" w:rsidRPr="00C864CE" w:rsidDel="00871EFB">
          <w:rPr>
            <w:rFonts w:eastAsiaTheme="minorEastAsia"/>
            <w:color w:val="000000" w:themeColor="text1"/>
            <w:highlight w:val="yellow"/>
            <w:lang w:eastAsia="zh-CN"/>
          </w:rPr>
          <w:delText>非对称双向超椭球体</w:delText>
        </w:r>
      </w:del>
      <w:r w:rsidR="005C488F" w:rsidRPr="00C864CE">
        <w:rPr>
          <w:rFonts w:eastAsiaTheme="minorEastAsia"/>
          <w:color w:val="000000" w:themeColor="text1"/>
          <w:highlight w:val="yellow"/>
          <w:lang w:eastAsia="zh-CN"/>
        </w:rPr>
        <w:t>约束采样机制</w:t>
      </w:r>
      <w:del w:id="154" w:author="兴雨 郭" w:date="2026-02-04T20:45:00Z" w16du:dateUtc="2026-02-04T12:45:00Z">
        <w:r w:rsidR="005C488F" w:rsidDel="00F40F4C">
          <w:rPr>
            <w:rFonts w:eastAsiaTheme="minorEastAsia" w:hint="eastAsia"/>
            <w:color w:val="000000" w:themeColor="text1"/>
            <w:lang w:eastAsia="zh-CN"/>
          </w:rPr>
          <w:delText>，</w:delText>
        </w:r>
        <w:r w:rsidR="005C488F" w:rsidRPr="00E73D63" w:rsidDel="00F40F4C">
          <w:rPr>
            <w:rFonts w:eastAsiaTheme="minorEastAsia"/>
            <w:color w:val="000000" w:themeColor="text1"/>
            <w:lang w:eastAsia="zh-CN"/>
          </w:rPr>
          <w:delText>在双向</w:delText>
        </w:r>
        <w:r w:rsidR="005C488F" w:rsidRPr="00E73D63" w:rsidDel="00F40F4C">
          <w:rPr>
            <w:rFonts w:eastAsiaTheme="minorEastAsia"/>
            <w:color w:val="000000" w:themeColor="text1"/>
            <w:lang w:eastAsia="zh-CN"/>
          </w:rPr>
          <w:delText xml:space="preserve"> RRT </w:delText>
        </w:r>
        <w:r w:rsidR="005C488F" w:rsidRPr="00E73D63" w:rsidDel="00F40F4C">
          <w:rPr>
            <w:rFonts w:eastAsiaTheme="minorEastAsia"/>
            <w:color w:val="000000" w:themeColor="text1"/>
            <w:lang w:eastAsia="zh-CN"/>
          </w:rPr>
          <w:delText>框架下</w:delText>
        </w:r>
        <w:r w:rsidR="005C488F" w:rsidDel="00F40F4C">
          <w:rPr>
            <w:rFonts w:eastAsiaTheme="minorEastAsia" w:hint="eastAsia"/>
            <w:color w:val="000000" w:themeColor="text1"/>
            <w:lang w:eastAsia="zh-CN"/>
          </w:rPr>
          <w:delText>利用势场法生成中介点</w:delText>
        </w:r>
      </w:del>
      <w:del w:id="155" w:author="兴雨 郭" w:date="2026-02-04T20:41:00Z" w16du:dateUtc="2026-02-04T12:41:00Z">
        <w:r w:rsidR="005C488F" w:rsidDel="009D5C7B">
          <w:rPr>
            <w:rFonts w:eastAsiaTheme="minorEastAsia" w:hint="eastAsia"/>
            <w:color w:val="000000" w:themeColor="text1"/>
            <w:lang w:eastAsia="zh-CN"/>
          </w:rPr>
          <w:delText>x</w:delText>
        </w:r>
        <w:r w:rsidR="005C488F" w:rsidRPr="005C488F" w:rsidDel="009D5C7B">
          <w:rPr>
            <w:rFonts w:eastAsiaTheme="minorEastAsia" w:hint="eastAsia"/>
            <w:color w:val="000000" w:themeColor="text1"/>
            <w:vertAlign w:val="subscript"/>
            <w:lang w:eastAsia="zh-CN"/>
          </w:rPr>
          <w:delText>mid</w:delText>
        </w:r>
      </w:del>
      <w:del w:id="156" w:author="兴雨 郭" w:date="2026-02-04T20:45:00Z" w16du:dateUtc="2026-02-04T12:45:00Z">
        <w:r w:rsidR="005C488F" w:rsidRPr="00A869F1" w:rsidDel="00F40F4C">
          <w:rPr>
            <w:rFonts w:eastAsiaTheme="minorEastAsia" w:hint="eastAsia"/>
            <w:color w:val="000000" w:themeColor="text1"/>
            <w:lang w:eastAsia="zh-CN"/>
          </w:rPr>
          <w:delText>将全局搜索解耦为</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和</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005C488F"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005C488F" w:rsidRPr="00E97F44" w:rsidDel="00F40F4C">
          <w:rPr>
            <w:rFonts w:eastAsiaTheme="minorEastAsia"/>
            <w:color w:val="000000" w:themeColor="text1"/>
            <w:lang w:eastAsia="zh-CN"/>
          </w:rPr>
          <w:delText>”</w:delText>
        </w:r>
        <w:r w:rsidR="005C488F" w:rsidRPr="00E97F44" w:rsidDel="00F40F4C">
          <w:rPr>
            <w:rFonts w:eastAsiaTheme="minorEastAsia"/>
            <w:color w:val="000000" w:themeColor="text1"/>
            <w:lang w:eastAsia="zh-CN"/>
          </w:rPr>
          <w:delText>的</w:delText>
        </w:r>
        <w:r w:rsidR="005C488F" w:rsidRPr="00B4600B" w:rsidDel="00F40F4C">
          <w:rPr>
            <w:rFonts w:eastAsiaTheme="minorEastAsia" w:hint="eastAsia"/>
            <w:color w:val="000000" w:themeColor="text1"/>
            <w:highlight w:val="yellow"/>
            <w:lang w:eastAsia="zh-CN"/>
          </w:rPr>
          <w:delText>双向</w:delText>
        </w:r>
        <w:r w:rsidR="005C488F"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7" w:author="兴雨 郭" w:date="2026-02-04T20:47:00Z" w16du:dateUtc="2026-02-04T12:47:00Z">
        <w:r w:rsidR="005C488F" w:rsidDel="00F770A3">
          <w:rPr>
            <w:rFonts w:eastAsiaTheme="minorEastAsia" w:hint="eastAsia"/>
            <w:color w:val="000000" w:themeColor="text1"/>
            <w:lang w:eastAsia="zh-CN"/>
          </w:rPr>
          <w:delText>。</w:delText>
        </w:r>
      </w:del>
      <w:del w:id="158" w:author="兴雨 郭" w:date="2026-02-04T20:45:00Z" w16du:dateUtc="2026-02-04T12:45:00Z">
        <w:r w:rsidR="00B11BEA" w:rsidRPr="00B11BEA" w:rsidDel="00F40F4C">
          <w:rPr>
            <w:rFonts w:eastAsiaTheme="minorEastAsia"/>
            <w:color w:val="000000" w:themeColor="text1"/>
            <w:lang w:eastAsia="zh-CN"/>
          </w:rPr>
          <w:delText>为</w:delText>
        </w:r>
      </w:del>
      <w:del w:id="159"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005C488F" w:rsidRPr="00B72E86" w:rsidDel="00F770A3">
          <w:rPr>
            <w:rFonts w:eastAsiaTheme="minorEastAsia"/>
            <w:color w:val="000000" w:themeColor="text1"/>
            <w:lang w:eastAsia="zh-CN"/>
          </w:rPr>
          <w:delText>起点侧与目标</w:delText>
        </w:r>
        <w:r w:rsidR="005C488F" w:rsidRPr="00B72E86" w:rsidDel="00F770A3">
          <w:rPr>
            <w:rFonts w:eastAsiaTheme="minorEastAsia" w:hint="eastAsia"/>
            <w:color w:val="000000" w:themeColor="text1"/>
            <w:lang w:eastAsia="zh-CN"/>
          </w:rPr>
          <w:delText>点</w:delText>
        </w:r>
        <w:r w:rsidR="005C488F" w:rsidRPr="00B72E86" w:rsidDel="00F770A3">
          <w:rPr>
            <w:rFonts w:eastAsiaTheme="minorEastAsia"/>
            <w:color w:val="000000" w:themeColor="text1"/>
            <w:lang w:eastAsia="zh-CN"/>
          </w:rPr>
          <w:delText>侧维护独立</w:delText>
        </w:r>
        <w:r w:rsidR="005C488F" w:rsidRPr="00B72E86" w:rsidDel="00F770A3">
          <w:rPr>
            <w:rFonts w:eastAsiaTheme="minorEastAsia" w:hint="eastAsia"/>
            <w:color w:val="000000" w:themeColor="text1"/>
            <w:lang w:eastAsia="zh-CN"/>
          </w:rPr>
          <w:delText>代价参数</w:delText>
        </w:r>
        <w:r w:rsidR="005C488F"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5pt;height:21.9pt" o:ole="">
              <v:imagedata r:id="rId18" o:title=""/>
            </v:shape>
            <o:OLEObject Type="Embed" ProgID="Equation.DSMT4" ShapeID="_x0000_i1025" DrawAspect="Content" ObjectID="_1832356246" r:id="rId19"/>
          </w:object>
        </w:r>
        <w:r w:rsidR="005C488F" w:rsidRPr="00B72E86" w:rsidDel="00F770A3">
          <w:rPr>
            <w:rFonts w:eastAsiaTheme="minorEastAsia" w:hint="eastAsia"/>
            <w:lang w:eastAsia="zh-CN"/>
          </w:rPr>
          <w:delText>与</w:delText>
        </w:r>
        <w:r w:rsidR="005C488F" w:rsidRPr="00500B1D" w:rsidDel="00F770A3">
          <w:rPr>
            <w:rFonts w:hint="eastAsia"/>
            <w:position w:val="-16"/>
          </w:rPr>
          <w:object w:dxaOrig="460" w:dyaOrig="440" w14:anchorId="52A87957">
            <v:shape id="_x0000_i1026" type="#_x0000_t75" style="width:22.55pt;height:21.9pt" o:ole="">
              <v:imagedata r:id="rId20" o:title=""/>
            </v:shape>
            <o:OLEObject Type="Embed" ProgID="Equation.DSMT4" ShapeID="_x0000_i1026" DrawAspect="Content" ObjectID="_1832356247" r:id="rId21"/>
          </w:object>
        </w:r>
        <w:r w:rsidR="005C488F"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60" w:author="兴雨 郭" w:date="2026-02-04T20:47:00Z" w16du:dateUtc="2026-02-04T12:47:00Z">
        <w:r>
          <w:rPr>
            <w:rFonts w:eastAsiaTheme="minorEastAsia" w:hint="eastAsia"/>
            <w:color w:val="000000" w:themeColor="text1"/>
            <w:lang w:eastAsia="zh-CN"/>
          </w:rPr>
          <w:t>，</w:t>
        </w:r>
      </w:ins>
      <w:del w:id="161"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62"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63" w:author="兴雨 郭" w:date="2026-02-04T20:42:00Z" w16du:dateUtc="2026-02-04T12:42:00Z">
        <w:r w:rsidR="009D5C7B">
          <w:rPr>
            <w:rFonts w:eastAsiaTheme="minorEastAsia" w:hint="eastAsia"/>
            <w:color w:val="000000" w:themeColor="text1"/>
            <w:lang w:eastAsia="zh-CN"/>
          </w:rPr>
          <w:t>算法</w:t>
        </w:r>
      </w:ins>
      <w:del w:id="164" w:author="兴雨 郭" w:date="2026-02-04T20:42:00Z" w16du:dateUtc="2026-02-04T12:42:00Z">
        <w:r w:rsidR="005C488F" w:rsidRPr="00B72E86" w:rsidDel="009D5C7B">
          <w:rPr>
            <w:rFonts w:eastAsiaTheme="minorEastAsia" w:hint="eastAsia"/>
            <w:color w:val="000000" w:themeColor="text1"/>
            <w:lang w:eastAsia="zh-CN"/>
          </w:rPr>
          <w:delText>下述为伪代码</w:delText>
        </w:r>
        <w:r w:rsidR="005C488F"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005C488F" w:rsidRPr="00B72E86" w:rsidDel="009D5C7B">
          <w:rPr>
            <w:rFonts w:eastAsiaTheme="minorEastAsia" w:hint="eastAsia"/>
            <w:color w:val="000000" w:themeColor="text1"/>
            <w:lang w:eastAsia="zh-CN"/>
          </w:rPr>
          <w:delText>2</w:delText>
        </w:r>
        <w:r w:rsidR="005C488F"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5"/>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5"/>
      <w:r w:rsidR="00DC3B50" w:rsidRPr="00C97A55">
        <w:rPr>
          <w:rStyle w:val="af0"/>
          <w:rFonts w:eastAsiaTheme="minorEastAsia" w:hint="eastAsia"/>
          <w:color w:val="000000" w:themeColor="text1"/>
          <w:sz w:val="22"/>
          <w:szCs w:val="22"/>
          <w:lang w:eastAsia="zh-CN"/>
        </w:rPr>
        <w:commentReference w:id="165"/>
      </w:r>
      <w:r w:rsidR="00C97A55" w:rsidRPr="00C97A55">
        <w:rPr>
          <w:rFonts w:eastAsiaTheme="minorEastAsia" w:hint="eastAsia"/>
          <w:color w:val="000000" w:themeColor="text1"/>
          <w:lang w:eastAsia="zh-CN"/>
        </w:rPr>
        <w:t>。</w:t>
      </w:r>
      <w:bookmarkEnd w:id="151"/>
    </w:p>
    <w:p w14:paraId="07EEA07C" w14:textId="651EDE5D"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6"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7"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8"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5C84801A" w:rsidR="00707A1A" w:rsidRPr="00F770A3" w:rsidRDefault="00E97F44" w:rsidP="00F770A3">
      <w:pPr>
        <w:spacing w:line="300" w:lineRule="auto"/>
        <w:ind w:firstLine="486"/>
        <w:jc w:val="both"/>
        <w:rPr>
          <w:lang w:eastAsia="zh-CN"/>
          <w:rPrChange w:id="169"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70" w:author="兴雨 郭" w:date="2026-02-04T20:43:00Z" w16du:dateUtc="2026-02-04T12:43:00Z">
        <w:r w:rsidR="00F40F4C" w:rsidRPr="00A869F1">
          <w:rPr>
            <w:rFonts w:eastAsiaTheme="minorEastAsia" w:hint="eastAsia"/>
            <w:color w:val="000000" w:themeColor="text1"/>
            <w:lang w:eastAsia="zh-CN"/>
          </w:rPr>
          <w:t>解耦</w:t>
        </w:r>
      </w:ins>
      <w:del w:id="171"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72" w:author="兴雨 郭" w:date="2026-02-04T20:44:00Z" w16du:dateUtc="2026-02-04T12:44:00Z">
        <w:r w:rsidR="00F40F4C">
          <w:rPr>
            <w:rFonts w:eastAsiaTheme="minorEastAsia" w:hint="eastAsia"/>
            <w:color w:val="000000" w:themeColor="text1"/>
            <w:lang w:eastAsia="zh-CN"/>
          </w:rPr>
          <w:t>，其定义见式</w:t>
        </w:r>
      </w:ins>
      <w:ins w:id="173"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del w:id="174" w:author="兴雨 郭" w:date="2026-02-04T20:46:00Z" w16du:dateUtc="2026-02-04T12:46:00Z">
        <w:r w:rsidR="00E73D63" w:rsidDel="00F770A3">
          <w:rPr>
            <w:rFonts w:eastAsiaTheme="minorEastAsia" w:hint="eastAsia"/>
            <w:color w:val="000000" w:themeColor="text1"/>
            <w:lang w:eastAsia="zh-CN"/>
          </w:rPr>
          <w:delText>在线调节采样约束尺度</w:delText>
        </w:r>
      </w:del>
      <w:ins w:id="175" w:author="兴雨 郭" w:date="2026-02-04T20:46:00Z" w16du:dateUtc="2026-02-04T12:46:00Z">
        <w:r w:rsidR="00F770A3">
          <w:rPr>
            <w:rFonts w:eastAsiaTheme="minorEastAsia" w:hint="eastAsia"/>
            <w:color w:val="000000" w:themeColor="text1"/>
            <w:lang w:eastAsia="zh-CN"/>
          </w:rPr>
          <w:t>控制器</w:t>
        </w:r>
      </w:ins>
      <w:r w:rsidRPr="00E97F44">
        <w:rPr>
          <w:rFonts w:eastAsiaTheme="minorEastAsia"/>
          <w:color w:val="000000" w:themeColor="text1"/>
          <w:lang w:eastAsia="zh-CN"/>
        </w:rPr>
        <w:t>，可根据搜索过程中的路径代价变化与扩展状态自适应地进行伸缩</w:t>
      </w:r>
      <w:ins w:id="176"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7" w:author="兴雨 郭" w:date="2026-02-04T20:46:00Z" w16du:dateUtc="2026-02-04T12:46:00Z">
        <w:r w:rsidR="00F770A3" w:rsidRPr="00500B1D">
          <w:rPr>
            <w:rFonts w:hint="eastAsia"/>
            <w:position w:val="-16"/>
          </w:rPr>
          <w:object w:dxaOrig="460" w:dyaOrig="440" w14:anchorId="5D8BA8E3">
            <v:shape id="_x0000_i1027" type="#_x0000_t75" style="width:22.55pt;height:21.9pt" o:ole="">
              <v:imagedata r:id="rId18" o:title=""/>
            </v:shape>
            <o:OLEObject Type="Embed" ProgID="Equation.DSMT4" ShapeID="_x0000_i1027" DrawAspect="Content" ObjectID="_1832356248" r:id="rId22"/>
          </w:object>
        </w:r>
      </w:ins>
      <w:ins w:id="178" w:author="兴雨 郭" w:date="2026-02-04T20:46:00Z" w16du:dateUtc="2026-02-04T12:46:00Z">
        <w:r w:rsidR="00F770A3" w:rsidRPr="00B72E86">
          <w:rPr>
            <w:rFonts w:eastAsiaTheme="minorEastAsia" w:hint="eastAsia"/>
            <w:lang w:eastAsia="zh-CN"/>
          </w:rPr>
          <w:t>与</w:t>
        </w:r>
      </w:ins>
      <w:ins w:id="179" w:author="兴雨 郭" w:date="2026-02-04T20:46:00Z" w16du:dateUtc="2026-02-04T12:46:00Z">
        <w:r w:rsidR="00F770A3" w:rsidRPr="00500B1D">
          <w:rPr>
            <w:rFonts w:hint="eastAsia"/>
            <w:position w:val="-16"/>
          </w:rPr>
          <w:object w:dxaOrig="460" w:dyaOrig="440" w14:anchorId="51DAE2A2">
            <v:shape id="_x0000_i1028" type="#_x0000_t75" style="width:22.55pt;height:21.9pt" o:ole="">
              <v:imagedata r:id="rId20" o:title=""/>
            </v:shape>
            <o:OLEObject Type="Embed" ProgID="Equation.DSMT4" ShapeID="_x0000_i1028" DrawAspect="Content" ObjectID="_1832356249" r:id="rId23"/>
          </w:object>
        </w:r>
      </w:ins>
      <w:r w:rsidRPr="00E97F44">
        <w:rPr>
          <w:rFonts w:eastAsiaTheme="minorEastAsia"/>
          <w:color w:val="000000" w:themeColor="text1"/>
          <w:lang w:eastAsia="zh-CN"/>
        </w:rPr>
        <w:t>，</w:t>
      </w:r>
      <w:del w:id="180"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81" w:author="兴雨 郭" w:date="2026-02-04T20:48:00Z" w16du:dateUtc="2026-02-04T12:48:00Z">
        <w:r w:rsidR="00681EBC" w:rsidDel="00F770A3">
          <w:rPr>
            <w:rFonts w:eastAsiaTheme="minorEastAsia" w:hint="eastAsia"/>
            <w:color w:val="000000" w:themeColor="text1"/>
            <w:lang w:eastAsia="zh-CN"/>
          </w:rPr>
          <w:delText>，具体实现</w:delText>
        </w:r>
      </w:del>
      <w:ins w:id="182" w:author="兴雨 郭" w:date="2026-02-04T20:48:00Z" w16du:dateUtc="2026-02-04T12:48:00Z">
        <w:r w:rsidR="00F770A3" w:rsidRPr="00B72E86">
          <w:rPr>
            <w:rFonts w:eastAsiaTheme="minorEastAsia" w:hint="eastAsia"/>
            <w:color w:val="000000" w:themeColor="text1"/>
            <w:lang w:eastAsia="zh-CN"/>
          </w:rPr>
          <w:t>。</w:t>
        </w:r>
      </w:ins>
      <w:del w:id="183"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84"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5"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38A5F81F"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6"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6"/>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w:t>
      </w:r>
      <w:r w:rsidR="00961F7E">
        <w:rPr>
          <w:rFonts w:eastAsiaTheme="minorEastAsia" w:hint="eastAsia"/>
          <w:lang w:eastAsia="zh-CN"/>
        </w:rPr>
        <w:lastRenderedPageBreak/>
        <w:t>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29" type="#_x0000_t75" style="width:347.5pt;height:21.9pt" o:ole="">
            <v:imagedata r:id="rId24" o:title=""/>
          </v:shape>
          <o:OLEObject Type="Embed" ProgID="Equation.DSMT4" ShapeID="_x0000_i1029" DrawAspect="Content" ObjectID="_1832356250"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55pt;height:21.9pt" o:ole="">
            <v:imagedata r:id="rId18" o:title=""/>
          </v:shape>
          <o:OLEObject Type="Embed" ProgID="Equation.DSMT4" ShapeID="_x0000_i1030" DrawAspect="Content" ObjectID="_1832356251" r:id="rId26"/>
        </w:object>
      </w:r>
      <w:bookmarkEnd w:id="18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85pt;height:18.15pt" o:ole="">
            <v:imagedata r:id="rId27" o:title=""/>
          </v:shape>
          <o:OLEObject Type="Embed" ProgID="Equation.DSMT4" ShapeID="_x0000_i1031" DrawAspect="Content" ObjectID="_1832356252"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6A102CD6" w:rsidR="002818D8" w:rsidRPr="00DC3B50" w:rsidRDefault="002D2EF8" w:rsidP="002818D8">
      <w:pPr>
        <w:numPr>
          <w:ilvl w:val="0"/>
          <w:numId w:val="7"/>
        </w:numPr>
        <w:rPr>
          <w:ins w:id="188" w:author="兴雨 郭" w:date="2026-02-01T23:46:00Z" w16du:dateUtc="2026-02-01T15:46:00Z"/>
          <w:lang w:eastAsia="zh-CN"/>
          <w:rPrChange w:id="189" w:author="兴雨 郭" w:date="2026-02-01T23:46:00Z" w16du:dateUtc="2026-02-01T15:46:00Z">
            <w:rPr>
              <w:ins w:id="190"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95pt;height:18.15pt" o:ole="">
            <v:imagedata r:id="rId29" o:title=""/>
          </v:shape>
          <o:OLEObject Type="Embed" ProgID="Equation.DSMT4" ShapeID="_x0000_i1032" DrawAspect="Content" ObjectID="_1832356253"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91"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92" w:author="兴雨 郭" w:date="2026-02-01T23:46:00Z" w16du:dateUtc="2026-02-01T15:46:00Z">
        <w:r w:rsidR="00DC3B50">
          <w:rPr>
            <w:rFonts w:ascii="宋体" w:eastAsia="宋体" w:hAnsi="宋体" w:cs="宋体" w:hint="eastAsia"/>
            <w:lang w:eastAsia="zh-CN"/>
          </w:rPr>
          <w:t>完整实现流程见图5</w:t>
        </w:r>
      </w:ins>
    </w:p>
    <w:p w14:paraId="75D5F448" w14:textId="5C09CBA2" w:rsidR="002818D8" w:rsidDel="00043ED5" w:rsidRDefault="00B53AAB" w:rsidP="00DC3B50">
      <w:pPr>
        <w:jc w:val="center"/>
        <w:rPr>
          <w:del w:id="193"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 PID</w:t>
      </w:r>
      <w:r w:rsidRPr="00B72E86">
        <w:rPr>
          <w:rFonts w:eastAsiaTheme="minorEastAsia" w:hint="eastAsia"/>
          <w:lang w:eastAsia="zh-CN"/>
        </w:rPr>
        <w:t>采样控制器</w:t>
      </w:r>
      <w:r w:rsidRPr="00B72E86">
        <w:rPr>
          <w:rFonts w:eastAsiaTheme="minorEastAsia" w:hint="eastAsia"/>
          <w:lang w:eastAsia="zh-CN"/>
        </w:rPr>
        <w:t xml:space="preserve"> </w:t>
      </w:r>
      <w:r w:rsidRPr="00B72E86">
        <w:rPr>
          <w:rFonts w:eastAsiaTheme="minorEastAsia" w:hint="eastAsia"/>
          <w:lang w:eastAsia="zh-CN"/>
        </w:rPr>
        <w:t>（</w:t>
      </w:r>
      <w:r w:rsidRPr="00B72E86">
        <w:rPr>
          <w:rFonts w:eastAsiaTheme="minorEastAsia" w:hint="eastAsia"/>
          <w:lang w:eastAsia="zh-CN"/>
        </w:rPr>
        <w:t>PID Sampling Controller</w:t>
      </w:r>
      <w:r w:rsidRPr="00B72E86">
        <w:rPr>
          <w:rFonts w:eastAsiaTheme="minorEastAsia" w:hint="eastAsia"/>
          <w:lang w:eastAsia="zh-CN"/>
        </w:rPr>
        <w:t>）</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w:t>
      </w:r>
      <w:r w:rsidR="002818D8" w:rsidRPr="002818D8">
        <w:rPr>
          <w:rFonts w:eastAsiaTheme="minorEastAsia"/>
          <w:lang w:eastAsia="zh-CN"/>
        </w:rPr>
        <w:t>PID</w:t>
      </w:r>
      <w:r w:rsidR="002818D8" w:rsidRPr="002818D8">
        <w:rPr>
          <w:rFonts w:eastAsiaTheme="minorEastAsia"/>
          <w:lang w:eastAsia="zh-CN"/>
        </w:rPr>
        <w:t>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94"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95"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96"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29CF18CD" w:rsidR="00B53AAB" w:rsidRDefault="000E4C16" w:rsidP="00043ED5">
      <w:pPr>
        <w:jc w:val="center"/>
        <w:rPr>
          <w:rFonts w:eastAsiaTheme="minorEastAsia"/>
          <w:sz w:val="21"/>
          <w:szCs w:val="21"/>
          <w:lang w:eastAsia="zh-CN"/>
        </w:rPr>
      </w:pPr>
      <w:moveToRangeStart w:id="197" w:author="兴雨 郭" w:date="2026-02-05T23:03:00Z" w:name="move221225024"/>
      <w:ins w:id="198"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7"/>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9"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200"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m:t>
            </m:r>
            <m:r>
              <w:rPr>
                <w:rFonts w:ascii="Cambria Math" w:eastAsiaTheme="minorEastAsia" w:hAnsi="Cambria Math" w:hint="eastAsia"/>
                <w:sz w:val="21"/>
                <w:szCs w:val="21"/>
                <w:lang w:eastAsia="zh-CN"/>
              </w:rPr>
              <m:t>id</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201" w:author="兴雨 郭" w:date="2026-02-05T22:04:00Z" w16du:dateUtc="2026-02-05T14:04:00Z">
        <w:r w:rsidR="00871EFB" w:rsidRPr="008E3093">
          <w:rPr>
            <w:rFonts w:eastAsiaTheme="minorEastAsia"/>
            <w:lang w:eastAsia="zh-CN"/>
          </w:rPr>
          <w:t>非对称双椭球域</w:t>
        </w:r>
      </w:ins>
      <w:del w:id="202" w:author="兴雨 郭" w:date="2026-02-05T22:04:00Z" w16du:dateUtc="2026-02-05T14:04:00Z">
        <w:r w:rsidR="002818D8" w:rsidRPr="00833A35" w:rsidDel="00871EFB">
          <w:rPr>
            <w:rFonts w:eastAsiaTheme="minorEastAsia"/>
            <w:sz w:val="21"/>
            <w:szCs w:val="21"/>
            <w:lang w:eastAsia="zh-CN"/>
          </w:rPr>
          <w:delText>非对称超椭球</w:delText>
        </w:r>
      </w:del>
      <w:del w:id="203" w:author="兴雨 郭" w:date="2026-02-05T22:02:00Z" w16du:dateUtc="2026-02-05T14:02:00Z">
        <w:r w:rsidR="002818D8" w:rsidRPr="00833A35" w:rsidDel="008E3093">
          <w:rPr>
            <w:rFonts w:eastAsiaTheme="minorEastAsia"/>
            <w:sz w:val="21"/>
            <w:szCs w:val="21"/>
            <w:lang w:eastAsia="zh-CN"/>
          </w:rPr>
          <w:delText>采样</w:delText>
        </w:r>
      </w:del>
      <w:del w:id="204"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3538155D" w:rsidR="000E4C16" w:rsidRDefault="000E4C16" w:rsidP="000E4C16">
      <w:pPr>
        <w:jc w:val="center"/>
        <w:rPr>
          <w:rFonts w:eastAsiaTheme="minorEastAsia"/>
          <w:sz w:val="21"/>
          <w:szCs w:val="21"/>
          <w:lang w:eastAsia="zh-CN"/>
        </w:rPr>
      </w:pPr>
      <w:r w:rsidRPr="00D04ADF">
        <w:rPr>
          <w:rFonts w:eastAsia="宋体"/>
          <w:noProof/>
          <w:spacing w:val="-2"/>
          <w:w w:val="110"/>
          <w:lang w:eastAsia="zh-CN"/>
        </w:rPr>
        <w:lastRenderedPageBreak/>
        <w:drawing>
          <wp:anchor distT="0" distB="0" distL="114300" distR="114300" simplePos="0" relativeHeight="251790336" behindDoc="0" locked="0" layoutInCell="1" allowOverlap="1" wp14:anchorId="6E5A8028" wp14:editId="7A940BF1">
            <wp:simplePos x="0" y="0"/>
            <wp:positionH relativeFrom="column">
              <wp:posOffset>-33086</wp:posOffset>
            </wp:positionH>
            <wp:positionV relativeFrom="paragraph">
              <wp:posOffset>141539</wp:posOffset>
            </wp:positionV>
            <wp:extent cx="6668135"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3">
                      <a:extLst>
                        <a:ext uri="{28A0092B-C50C-407E-A947-70E740481C1C}">
                          <a14:useLocalDpi xmlns:a14="http://schemas.microsoft.com/office/drawing/2010/main" val="0"/>
                        </a:ext>
                      </a:extLst>
                    </a:blip>
                    <a:stretch>
                      <a:fillRect/>
                    </a:stretch>
                  </pic:blipFill>
                  <pic:spPr>
                    <a:xfrm>
                      <a:off x="0" y="0"/>
                      <a:ext cx="6668135" cy="4857750"/>
                    </a:xfrm>
                    <a:prstGeom prst="rect">
                      <a:avLst/>
                    </a:prstGeom>
                  </pic:spPr>
                </pic:pic>
              </a:graphicData>
            </a:graphic>
            <wp14:sizeRelH relativeFrom="page">
              <wp14:pctWidth>0</wp14:pctWidth>
            </wp14:sizeRelH>
            <wp14:sizeRelV relativeFrom="page">
              <wp14:pctHeight>0</wp14:pctHeight>
            </wp14:sizeRelV>
          </wp:anchor>
        </w:drawing>
      </w:r>
    </w:p>
    <w:p w14:paraId="46323167" w14:textId="77777777" w:rsidR="000E4C16" w:rsidRPr="00833A35" w:rsidDel="00043ED5" w:rsidRDefault="000E4C16" w:rsidP="000E4C16">
      <w:pPr>
        <w:jc w:val="center"/>
        <w:rPr>
          <w:del w:id="20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206" w:author="兴雨 郭" w:date="2026-02-05T23:04:00Z" w16du:dateUtc="2026-02-05T15:04:00Z"/>
          <w:rFonts w:eastAsiaTheme="minorEastAsia"/>
          <w:lang w:eastAsia="zh-CN"/>
        </w:rPr>
        <w:pPrChange w:id="207" w:author="兴雨 郭" w:date="2026-02-05T23:04:00Z" w16du:dateUtc="2026-02-05T15:04:00Z">
          <w:pPr>
            <w:pStyle w:val="a6"/>
            <w:ind w:left="720" w:firstLine="0"/>
            <w:jc w:val="center"/>
          </w:pPr>
        </w:pPrChange>
      </w:pPr>
    </w:p>
    <w:p w14:paraId="74F64DD8" w14:textId="3F78AB52" w:rsidR="00DC3B50" w:rsidDel="00043ED5" w:rsidRDefault="00DC3B50">
      <w:pPr>
        <w:rPr>
          <w:del w:id="208" w:author="兴雨 郭" w:date="2026-02-05T23:04:00Z" w16du:dateUtc="2026-02-05T15:04:00Z"/>
          <w:rFonts w:eastAsiaTheme="minorEastAsia"/>
          <w:lang w:eastAsia="zh-CN"/>
        </w:rPr>
        <w:pPrChange w:id="209" w:author="兴雨 郭" w:date="2026-02-05T23:04:00Z" w16du:dateUtc="2026-02-05T15:04:00Z">
          <w:pPr>
            <w:pStyle w:val="a6"/>
            <w:ind w:left="720" w:firstLine="0"/>
            <w:jc w:val="center"/>
          </w:pPr>
        </w:pPrChange>
      </w:pPr>
    </w:p>
    <w:p w14:paraId="5424E693" w14:textId="135150A5" w:rsidR="00DC3B50" w:rsidDel="00043ED5" w:rsidRDefault="00DC3B50">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0EFC7788" w14:textId="318F73FA" w:rsidR="00DC3B50" w:rsidDel="00043ED5" w:rsidRDefault="00DC3B50">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52252CEB" w14:textId="676113D6" w:rsidR="00DC3B50" w:rsidDel="00043ED5" w:rsidRDefault="00DC3B50">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61C84D48" w14:textId="1242E6AA" w:rsidR="00DC3B50" w:rsidDel="00043ED5" w:rsidRDefault="00DC3B50">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0FCAEC4B" w14:textId="2B97CD25" w:rsidR="00DC3B50" w:rsidDel="00043ED5" w:rsidRDefault="00DC3B50">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4CECF127" w14:textId="79A5BF8E" w:rsidR="00DC3B50" w:rsidDel="00043ED5" w:rsidRDefault="00DC3B50">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59E98505" w14:textId="66B2B6DA" w:rsidR="00DC3B50" w:rsidDel="00043ED5" w:rsidRDefault="00DC3B50">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2E5140F7" w14:textId="711DA43B" w:rsidR="00DC3B50" w:rsidDel="00043ED5" w:rsidRDefault="00DC3B50">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78847079" w14:textId="19325FE0" w:rsidR="00DC3B50" w:rsidDel="00043ED5" w:rsidRDefault="00DC3B50">
      <w:pPr>
        <w:rPr>
          <w:del w:id="226" w:author="兴雨 郭" w:date="2026-02-05T23:04:00Z" w16du:dateUtc="2026-02-05T15:04:00Z"/>
          <w:rFonts w:eastAsiaTheme="minorEastAsia"/>
          <w:lang w:eastAsia="zh-CN"/>
        </w:rPr>
        <w:pPrChange w:id="227" w:author="兴雨 郭" w:date="2026-02-05T23:04:00Z" w16du:dateUtc="2026-02-05T15:04:00Z">
          <w:pPr>
            <w:pStyle w:val="a6"/>
            <w:ind w:left="720" w:firstLine="0"/>
            <w:jc w:val="center"/>
          </w:pPr>
        </w:pPrChange>
      </w:pPr>
    </w:p>
    <w:p w14:paraId="0A11CC8B" w14:textId="3C94D257" w:rsidR="00DC3B50" w:rsidDel="00043ED5" w:rsidRDefault="00DC3B50">
      <w:pPr>
        <w:rPr>
          <w:del w:id="228" w:author="兴雨 郭" w:date="2026-02-05T23:04:00Z" w16du:dateUtc="2026-02-05T15:04:00Z"/>
          <w:rFonts w:eastAsiaTheme="minorEastAsia"/>
          <w:lang w:eastAsia="zh-CN"/>
        </w:rPr>
        <w:pPrChange w:id="229" w:author="兴雨 郭" w:date="2026-02-05T23:04:00Z" w16du:dateUtc="2026-02-05T15:04:00Z">
          <w:pPr>
            <w:pStyle w:val="a6"/>
            <w:ind w:left="720" w:firstLine="0"/>
            <w:jc w:val="center"/>
          </w:pPr>
        </w:pPrChange>
      </w:pPr>
    </w:p>
    <w:p w14:paraId="304CF5A3" w14:textId="345635C3" w:rsidR="00DC3B50" w:rsidDel="00043ED5" w:rsidRDefault="00DC3B50">
      <w:pPr>
        <w:rPr>
          <w:del w:id="230" w:author="兴雨 郭" w:date="2026-02-05T23:04:00Z" w16du:dateUtc="2026-02-05T15:04:00Z"/>
          <w:rFonts w:eastAsiaTheme="minorEastAsia"/>
          <w:lang w:eastAsia="zh-CN"/>
        </w:rPr>
        <w:pPrChange w:id="231" w:author="兴雨 郭" w:date="2026-02-05T23:04:00Z" w16du:dateUtc="2026-02-05T15:04:00Z">
          <w:pPr>
            <w:pStyle w:val="a6"/>
            <w:ind w:left="720" w:firstLine="0"/>
            <w:jc w:val="center"/>
          </w:pPr>
        </w:pPrChange>
      </w:pPr>
    </w:p>
    <w:p w14:paraId="08F26CF1" w14:textId="6A5951BA" w:rsidR="00DC3B50" w:rsidDel="00043ED5" w:rsidRDefault="00DC3B50">
      <w:pPr>
        <w:rPr>
          <w:del w:id="232" w:author="兴雨 郭" w:date="2026-02-05T23:04:00Z" w16du:dateUtc="2026-02-05T15:04:00Z"/>
          <w:rFonts w:eastAsiaTheme="minorEastAsia"/>
          <w:lang w:eastAsia="zh-CN"/>
        </w:rPr>
        <w:pPrChange w:id="233" w:author="兴雨 郭" w:date="2026-02-05T23:04:00Z" w16du:dateUtc="2026-02-05T15:04:00Z">
          <w:pPr>
            <w:pStyle w:val="a6"/>
            <w:ind w:left="720" w:firstLine="0"/>
            <w:jc w:val="center"/>
          </w:pPr>
        </w:pPrChange>
      </w:pPr>
    </w:p>
    <w:p w14:paraId="4FC5ACFF" w14:textId="7FA14F3E" w:rsidR="00DC3B50" w:rsidDel="00043ED5" w:rsidRDefault="00DC3B50">
      <w:pPr>
        <w:rPr>
          <w:del w:id="234" w:author="兴雨 郭" w:date="2026-02-05T23:04:00Z" w16du:dateUtc="2026-02-05T15:04:00Z"/>
          <w:rFonts w:eastAsiaTheme="minorEastAsia"/>
          <w:lang w:eastAsia="zh-CN"/>
        </w:rPr>
        <w:pPrChange w:id="235" w:author="兴雨 郭" w:date="2026-02-05T23:04:00Z" w16du:dateUtc="2026-02-05T15:04:00Z">
          <w:pPr>
            <w:pStyle w:val="a6"/>
            <w:ind w:left="720" w:firstLine="0"/>
            <w:jc w:val="center"/>
          </w:pPr>
        </w:pPrChange>
      </w:pPr>
    </w:p>
    <w:p w14:paraId="7A1EB4C1" w14:textId="6A69F555" w:rsidR="00DC3B50" w:rsidDel="00043ED5" w:rsidRDefault="00DC3B50">
      <w:pPr>
        <w:rPr>
          <w:del w:id="236" w:author="兴雨 郭" w:date="2026-02-05T23:04:00Z" w16du:dateUtc="2026-02-05T15:04:00Z"/>
          <w:rFonts w:eastAsiaTheme="minorEastAsia"/>
          <w:lang w:eastAsia="zh-CN"/>
        </w:rPr>
        <w:pPrChange w:id="237" w:author="兴雨 郭" w:date="2026-02-05T23:04:00Z" w16du:dateUtc="2026-02-05T15:04:00Z">
          <w:pPr>
            <w:pStyle w:val="a6"/>
            <w:ind w:left="720" w:firstLine="0"/>
            <w:jc w:val="center"/>
          </w:pPr>
        </w:pPrChange>
      </w:pPr>
    </w:p>
    <w:p w14:paraId="07CEAE0B" w14:textId="7DF5A8CC" w:rsidR="00DC3B50" w:rsidDel="00043ED5" w:rsidRDefault="00DC3B50">
      <w:pPr>
        <w:rPr>
          <w:del w:id="238" w:author="兴雨 郭" w:date="2026-02-05T23:04:00Z" w16du:dateUtc="2026-02-05T15:04:00Z"/>
          <w:rFonts w:eastAsiaTheme="minorEastAsia"/>
          <w:lang w:eastAsia="zh-CN"/>
        </w:rPr>
        <w:pPrChange w:id="239" w:author="兴雨 郭" w:date="2026-02-05T23:04:00Z" w16du:dateUtc="2026-02-05T15:04:00Z">
          <w:pPr>
            <w:pStyle w:val="a6"/>
            <w:ind w:left="720" w:firstLine="0"/>
            <w:jc w:val="center"/>
          </w:pPr>
        </w:pPrChange>
      </w:pPr>
    </w:p>
    <w:p w14:paraId="1AF17F00" w14:textId="791FA742" w:rsidR="00DC3B50" w:rsidDel="00043ED5" w:rsidRDefault="00DC3B50">
      <w:pPr>
        <w:rPr>
          <w:del w:id="240" w:author="兴雨 郭" w:date="2026-02-05T23:04:00Z" w16du:dateUtc="2026-02-05T15:04:00Z"/>
          <w:rFonts w:eastAsiaTheme="minorEastAsia"/>
          <w:lang w:eastAsia="zh-CN"/>
        </w:rPr>
        <w:pPrChange w:id="241" w:author="兴雨 郭" w:date="2026-02-05T23:04:00Z" w16du:dateUtc="2026-02-05T15:04:00Z">
          <w:pPr>
            <w:pStyle w:val="a6"/>
            <w:ind w:left="720" w:firstLine="0"/>
            <w:jc w:val="center"/>
          </w:pPr>
        </w:pPrChange>
      </w:pPr>
    </w:p>
    <w:p w14:paraId="086B0CEE" w14:textId="4E608AD5" w:rsidR="00DC3B50" w:rsidDel="00043ED5" w:rsidRDefault="00DC3B50">
      <w:pPr>
        <w:rPr>
          <w:del w:id="242" w:author="兴雨 郭" w:date="2026-02-05T23:04:00Z" w16du:dateUtc="2026-02-05T15:04:00Z"/>
          <w:rFonts w:eastAsiaTheme="minorEastAsia"/>
          <w:lang w:eastAsia="zh-CN"/>
        </w:rPr>
        <w:pPrChange w:id="243" w:author="兴雨 郭" w:date="2026-02-05T23:04:00Z" w16du:dateUtc="2026-02-05T15:04:00Z">
          <w:pPr>
            <w:pStyle w:val="a6"/>
            <w:ind w:left="720" w:firstLine="0"/>
            <w:jc w:val="center"/>
          </w:pPr>
        </w:pPrChange>
      </w:pPr>
    </w:p>
    <w:p w14:paraId="42B80F81" w14:textId="68BAF0F5" w:rsidR="00DC3B50" w:rsidDel="00043ED5" w:rsidRDefault="00DC3B50">
      <w:pPr>
        <w:rPr>
          <w:del w:id="244" w:author="兴雨 郭" w:date="2026-02-05T23:04:00Z" w16du:dateUtc="2026-02-05T15:04:00Z"/>
          <w:rFonts w:eastAsiaTheme="minorEastAsia"/>
          <w:lang w:eastAsia="zh-CN"/>
        </w:rPr>
        <w:pPrChange w:id="24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6" w:author="兴雨 郭" w:date="2026-02-01T23:46:00Z" w16du:dateUtc="2026-02-01T15:46:00Z"/>
          <w:rFonts w:eastAsiaTheme="minorEastAsia"/>
          <w:lang w:eastAsia="zh-CN"/>
          <w:rPrChange w:id="247" w:author="兴雨 郭" w:date="2026-02-01T23:45:00Z" w16du:dateUtc="2026-02-01T15:45:00Z">
            <w:rPr>
              <w:del w:id="248" w:author="兴雨 郭" w:date="2026-02-01T23:46:00Z" w16du:dateUtc="2026-02-01T15:46:00Z"/>
              <w:rFonts w:eastAsiaTheme="minorEastAsia"/>
              <w:u w:val="words"/>
              <w:lang w:eastAsia="zh-CN"/>
            </w:rPr>
          </w:rPrChange>
        </w:rPr>
        <w:pPrChange w:id="249" w:author="兴雨 郭" w:date="2026-02-01T23:45:00Z" w16du:dateUtc="2026-02-01T15:45:00Z">
          <w:pPr>
            <w:pStyle w:val="a6"/>
            <w:ind w:left="720" w:firstLine="0"/>
            <w:jc w:val="center"/>
          </w:pPr>
        </w:pPrChange>
      </w:pPr>
      <w:del w:id="250" w:author="兴雨 郭" w:date="2026-02-01T23:46:00Z" w16du:dateUtc="2026-02-01T15:46:00Z">
        <w:r w:rsidRPr="00DC3B50" w:rsidDel="00DC3B50">
          <w:rPr>
            <w:rFonts w:eastAsiaTheme="minorEastAsia" w:hint="eastAsia"/>
            <w:lang w:eastAsia="zh-CN"/>
            <w:rPrChange w:id="251" w:author="兴雨 郭" w:date="2026-02-01T23:45:00Z" w16du:dateUtc="2026-02-01T15:45:00Z">
              <w:rPr>
                <w:rFonts w:eastAsiaTheme="minorEastAsia" w:hint="eastAsia"/>
                <w:u w:val="words"/>
                <w:lang w:eastAsia="zh-CN"/>
              </w:rPr>
            </w:rPrChange>
          </w:rPr>
          <w:delText>人如图</w:delText>
        </w:r>
      </w:del>
    </w:p>
    <w:p w14:paraId="3714D2F9" w14:textId="746B8AAD"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5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53"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9"/>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自适应控制（</w:t>
      </w:r>
      <w:r w:rsidR="00DC3B50" w:rsidRPr="00DC3B50">
        <w:rPr>
          <w:rFonts w:ascii="Times New Roman" w:eastAsia="宋体" w:hAnsi="Times New Roman" w:cs="Times New Roman"/>
          <w:spacing w:val="-2"/>
          <w:w w:val="110"/>
          <w:highlight w:val="yellow"/>
          <w:lang w:eastAsia="zh-CN"/>
        </w:rPr>
        <w:t>PID</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54"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B15C38A">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19927507" w:rsidR="00030EF5" w:rsidRPr="00030EF5" w:rsidDel="00043ED5" w:rsidRDefault="00030EF5" w:rsidP="00892ADF">
      <w:pPr>
        <w:tabs>
          <w:tab w:val="left" w:pos="627"/>
        </w:tabs>
        <w:spacing w:before="229"/>
        <w:jc w:val="center"/>
        <w:outlineLvl w:val="2"/>
        <w:rPr>
          <w:del w:id="255"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256" w:author="兴雨 郭" w:date="2026-02-04T22:30:00Z" w16du:dateUtc="2026-02-04T14:30:00Z">
        <w:r>
          <w:rPr>
            <w:rFonts w:eastAsiaTheme="minorEastAsia" w:hint="eastAsia"/>
            <w:lang w:eastAsia="zh-CN"/>
          </w:rPr>
          <w:t>配置</w:t>
        </w:r>
      </w:ins>
      <w:del w:id="257"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58" w:author="兴雨 郭" w:date="2026-02-04T22:30:00Z" w16du:dateUtc="2026-02-04T14:30:00Z">
        <w:r>
          <w:rPr>
            <w:rFonts w:eastAsiaTheme="minorEastAsia" w:hint="eastAsia"/>
            <w:lang w:eastAsia="zh-CN"/>
          </w:rPr>
          <w:t>见表</w:t>
        </w:r>
        <w:r>
          <w:rPr>
            <w:rFonts w:eastAsiaTheme="minorEastAsia" w:hint="eastAsia"/>
            <w:lang w:eastAsia="zh-CN"/>
          </w:rPr>
          <w:t>1</w:t>
        </w:r>
      </w:ins>
      <w:del w:id="259"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260" w:author="兴雨 郭" w:date="2026-02-04T22:29:00Z" w16du:dateUtc="2026-02-04T14:29:00Z">
        <w:r w:rsidRPr="00FD572D" w:rsidDel="00C95B0B">
          <w:rPr>
            <w:rFonts w:eastAsiaTheme="minorEastAsia"/>
            <w:lang w:eastAsia="zh-CN"/>
          </w:rPr>
          <w:delText xml:space="preserve">step=…, goalBias=…, </w:delText>
        </w:r>
      </w:del>
      <w:bookmarkStart w:id="261" w:name="OLE_LINK18"/>
      <w:r w:rsidRPr="00FD572D">
        <w:rPr>
          <w:rFonts w:eastAsiaTheme="minorEastAsia"/>
          <w:lang w:eastAsia="zh-CN"/>
        </w:rPr>
        <w:t>PID</w:t>
      </w:r>
      <w:ins w:id="262" w:author="兴雨 郭" w:date="2026-02-04T22:29:00Z" w16du:dateUtc="2026-02-04T14:29:00Z">
        <w:r>
          <w:rPr>
            <w:rFonts w:eastAsiaTheme="minorEastAsia" w:hint="eastAsia"/>
            <w:lang w:eastAsia="zh-CN"/>
          </w:rPr>
          <w:t xml:space="preserve"> </w:t>
        </w:r>
      </w:ins>
      <w:r w:rsidRPr="00FD572D">
        <w:rPr>
          <w:rFonts w:eastAsiaTheme="minorEastAsia"/>
          <w:lang w:eastAsia="zh-CN"/>
        </w:rPr>
        <w:t>=</w:t>
      </w:r>
      <w:del w:id="263" w:author="兴雨 郭" w:date="2026-02-04T22:29:00Z" w16du:dateUtc="2026-02-04T14:29:00Z">
        <w:r w:rsidRPr="00FD572D" w:rsidDel="00C95B0B">
          <w:rPr>
            <w:rFonts w:eastAsiaTheme="minorEastAsia"/>
            <w:lang w:eastAsia="zh-CN"/>
          </w:rPr>
          <w:delText>(Kp,Ki,Kd)=</w:delText>
        </w:r>
      </w:del>
      <w:ins w:id="264" w:author="兴雨 郭" w:date="2026-02-04T22:28:00Z" w16du:dateUtc="2026-02-04T14:28:00Z">
        <w:r>
          <w:rPr>
            <w:rFonts w:eastAsiaTheme="minorEastAsia" w:hint="eastAsia"/>
            <w:lang w:eastAsia="zh-CN"/>
          </w:rPr>
          <w:t>（</w:t>
        </w:r>
      </w:ins>
      <w:del w:id="265" w:author="兴雨 郭" w:date="2026-02-04T22:28:00Z" w16du:dateUtc="2026-02-04T14:28:00Z">
        <w:r w:rsidRPr="00FD572D" w:rsidDel="00C95B0B">
          <w:rPr>
            <w:rFonts w:eastAsiaTheme="minorEastAsia"/>
            <w:lang w:eastAsia="zh-CN"/>
          </w:rPr>
          <w:delText>…</w:delText>
        </w:r>
        <w:r w:rsidRPr="00FD572D" w:rsidDel="00C95B0B">
          <w:rPr>
            <w:rFonts w:eastAsiaTheme="minorEastAsia"/>
            <w:lang w:eastAsia="zh-CN"/>
          </w:rPr>
          <w:delText>，</w:delText>
        </w:r>
      </w:del>
      <w:ins w:id="266" w:author="兴雨 郭" w:date="2026-02-04T22:28:00Z" w16du:dateUtc="2026-02-04T14:28:00Z">
        <w:r>
          <w:rPr>
            <w:rFonts w:eastAsiaTheme="minorEastAsia" w:hint="eastAsia"/>
            <w:lang w:eastAsia="zh-CN"/>
          </w:rPr>
          <w:t>0.45</w:t>
        </w:r>
        <w:r>
          <w:rPr>
            <w:rFonts w:eastAsiaTheme="minorEastAsia" w:hint="eastAsia"/>
            <w:lang w:eastAsia="zh-CN"/>
          </w:rPr>
          <w:t>，</w:t>
        </w:r>
        <w:r>
          <w:rPr>
            <w:rFonts w:eastAsiaTheme="minorEastAsia" w:hint="eastAsia"/>
            <w:lang w:eastAsia="zh-CN"/>
          </w:rPr>
          <w:t>0.07</w:t>
        </w:r>
        <w:r>
          <w:rPr>
            <w:rFonts w:eastAsiaTheme="minorEastAsia" w:hint="eastAsia"/>
            <w:lang w:eastAsia="zh-CN"/>
          </w:rPr>
          <w:t>，</w:t>
        </w:r>
        <w:r>
          <w:rPr>
            <w:rFonts w:eastAsiaTheme="minorEastAsia" w:hint="eastAsia"/>
            <w:lang w:eastAsia="zh-CN"/>
          </w:rPr>
          <w:t>0.18</w:t>
        </w:r>
        <w:r>
          <w:rPr>
            <w:rFonts w:eastAsiaTheme="minorEastAsia" w:hint="eastAsia"/>
            <w:lang w:eastAsia="zh-CN"/>
          </w:rPr>
          <w:t>）</w:t>
        </w:r>
        <w:bookmarkEnd w:id="261"/>
        <w:r w:rsidRPr="00FD572D">
          <w:rPr>
            <w:rFonts w:eastAsiaTheme="minorEastAsia"/>
            <w:lang w:eastAsia="zh-CN"/>
          </w:rPr>
          <w:t>，</w:t>
        </w:r>
      </w:ins>
      <w:r w:rsidRPr="00FD572D">
        <w:rPr>
          <w:rFonts w:eastAsiaTheme="minorEastAsia"/>
          <w:lang w:eastAsia="zh-CN"/>
        </w:rPr>
        <w:t>Pareto</w:t>
      </w:r>
      <w:del w:id="267" w:author="兴雨 郭" w:date="2026-02-04T22:29:00Z" w16du:dateUtc="2026-02-04T14:29:00Z">
        <w:r w:rsidRPr="00FD572D" w:rsidDel="00C95B0B">
          <w:rPr>
            <w:rFonts w:eastAsiaTheme="minorEastAsia"/>
            <w:lang w:eastAsia="zh-CN"/>
          </w:rPr>
          <w:delText>触发间</w:delText>
        </w:r>
      </w:del>
      <w:ins w:id="268" w:author="兴雨 郭" w:date="2026-02-04T22:29:00Z" w16du:dateUtc="2026-02-04T14:29:00Z">
        <w:r>
          <w:rPr>
            <w:rFonts w:eastAsiaTheme="minorEastAsia" w:hint="eastAsia"/>
            <w:lang w:eastAsia="zh-CN"/>
          </w:rPr>
          <w:t xml:space="preserve">_interval </w:t>
        </w:r>
      </w:ins>
      <w:del w:id="269"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270" w:author="兴雨 郭" w:date="2026-02-04T22:29:00Z" w16du:dateUtc="2026-02-04T14:29:00Z">
        <w:r>
          <w:rPr>
            <w:rFonts w:eastAsiaTheme="minorEastAsia" w:hint="eastAsia"/>
            <w:lang w:eastAsia="zh-CN"/>
          </w:rPr>
          <w:t xml:space="preserve"> </w:t>
        </w:r>
      </w:ins>
      <w:del w:id="271"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272" w:author="兴雨 郭" w:date="2026-02-04T22:29:00Z" w16du:dateUtc="2026-02-04T14:29:00Z">
        <w:r>
          <w:rPr>
            <w:rFonts w:eastAsiaTheme="minorEastAsia" w:hint="eastAsia"/>
            <w:lang w:eastAsia="zh-CN"/>
          </w:rPr>
          <w:t>4</w:t>
        </w:r>
        <w:r w:rsidRPr="00FD572D">
          <w:rPr>
            <w:rFonts w:eastAsiaTheme="minorEastAsia"/>
            <w:lang w:eastAsia="zh-CN"/>
          </w:rPr>
          <w:t>；</w:t>
        </w:r>
      </w:ins>
      <w:del w:id="273" w:author="兴雨 郭" w:date="2026-02-04T22:29:00Z" w16du:dateUtc="2026-02-04T14:29:00Z">
        <w:r w:rsidRPr="00FD572D" w:rsidDel="00C95B0B">
          <w:rPr>
            <w:rFonts w:eastAsiaTheme="minorEastAsia"/>
            <w:lang w:eastAsia="zh-CN"/>
          </w:rPr>
          <w:delText>运行次数</w:delText>
        </w:r>
      </w:del>
      <w:ins w:id="274" w:author="兴雨 郭" w:date="2026-02-04T22:29:00Z" w16du:dateUtc="2026-02-04T14:29:00Z">
        <w:r>
          <w:rPr>
            <w:rFonts w:eastAsiaTheme="minorEastAsia" w:hint="eastAsia"/>
            <w:lang w:eastAsia="zh-CN"/>
          </w:rPr>
          <w:t>iter</w:t>
        </w:r>
      </w:ins>
      <w:r w:rsidRPr="00FD572D">
        <w:rPr>
          <w:rFonts w:eastAsiaTheme="minorEastAsia"/>
          <w:lang w:eastAsia="zh-CN"/>
        </w:rPr>
        <w:t>=</w:t>
      </w:r>
      <w:del w:id="275" w:author="兴雨 郭" w:date="2026-02-04T22:30:00Z" w16du:dateUtc="2026-02-04T14:30:00Z">
        <w:r w:rsidRPr="00FD572D" w:rsidDel="00C95B0B">
          <w:rPr>
            <w:rFonts w:eastAsiaTheme="minorEastAsia"/>
            <w:lang w:eastAsia="zh-CN"/>
          </w:rPr>
          <w:delText>100</w:delText>
        </w:r>
      </w:del>
      <w:ins w:id="276" w:author="兴雨 郭" w:date="2026-02-04T22:30:00Z" w16du:dateUtc="2026-02-04T14:30:00Z">
        <w:r>
          <w:rPr>
            <w:rFonts w:eastAsiaTheme="minorEastAsia" w:hint="eastAsia"/>
            <w:lang w:eastAsia="zh-CN"/>
          </w:rPr>
          <w:t>5000</w:t>
        </w:r>
      </w:ins>
      <w:del w:id="277"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78"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79" w:name="2_Problem_statement_and_notation"/>
      <w:bookmarkEnd w:id="279"/>
      <w:commentRangeStart w:id="280"/>
      <w:r w:rsidRPr="009F4587">
        <w:rPr>
          <w:rFonts w:ascii="Times New Roman" w:eastAsia="宋体" w:hAnsi="Times New Roman" w:cs="Times New Roman"/>
          <w:spacing w:val="-2"/>
          <w:w w:val="110"/>
        </w:rPr>
        <w:t>Simulation</w:t>
      </w:r>
      <w:bookmarkStart w:id="281" w:name="OLE_LINK21"/>
      <w:commentRangeEnd w:id="280"/>
      <w:r w:rsidR="00016377" w:rsidRPr="00385D0C">
        <w:rPr>
          <w:rStyle w:val="af0"/>
          <w:rFonts w:ascii="Times New Roman" w:eastAsia="宋体" w:hAnsi="Times New Roman" w:cs="Times New Roman"/>
          <w:spacing w:val="-2"/>
          <w:w w:val="110"/>
          <w:sz w:val="24"/>
          <w:szCs w:val="24"/>
        </w:rPr>
        <w:commentReference w:id="280"/>
      </w:r>
    </w:p>
    <w:bookmarkEnd w:id="281"/>
    <w:p w14:paraId="4E5117F1" w14:textId="4CA6F217"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82" w:name="OLE_LINK14"/>
      <w:commentRangeStart w:id="283"/>
      <w:commentRangeStart w:id="284"/>
      <w:commentRangeStart w:id="285"/>
      <w:r w:rsidRPr="004B65D6">
        <w:rPr>
          <w:rFonts w:eastAsiaTheme="minorEastAsia" w:hint="eastAsia"/>
          <w:sz w:val="22"/>
          <w:szCs w:val="22"/>
          <w:lang w:eastAsia="zh-CN"/>
        </w:rPr>
        <w:t>Table 1</w:t>
      </w:r>
      <w:bookmarkEnd w:id="282"/>
      <w:r w:rsidRPr="004B65D6">
        <w:rPr>
          <w:rFonts w:eastAsiaTheme="minorEastAsia" w:hint="eastAsia"/>
          <w:sz w:val="22"/>
          <w:szCs w:val="22"/>
          <w:lang w:eastAsia="zh-CN"/>
        </w:rPr>
        <w:t xml:space="preserve"> Environment configurations</w:t>
      </w:r>
      <w:commentRangeEnd w:id="283"/>
      <w:r w:rsidR="00016377" w:rsidRPr="004B65D6">
        <w:rPr>
          <w:rStyle w:val="af0"/>
          <w:rFonts w:eastAsiaTheme="minorEastAsia"/>
          <w:sz w:val="22"/>
          <w:szCs w:val="22"/>
          <w:lang w:eastAsia="zh-CN"/>
        </w:rPr>
        <w:commentReference w:id="283"/>
      </w:r>
      <w:commentRangeEnd w:id="284"/>
      <w:r w:rsidR="00016377" w:rsidRPr="004B65D6">
        <w:rPr>
          <w:rStyle w:val="af0"/>
          <w:rFonts w:eastAsiaTheme="minorEastAsia"/>
          <w:sz w:val="22"/>
          <w:szCs w:val="22"/>
          <w:lang w:eastAsia="zh-CN"/>
        </w:rPr>
        <w:commentReference w:id="284"/>
      </w:r>
      <w:commentRangeEnd w:id="285"/>
      <w:r w:rsidR="00016377" w:rsidRPr="004B65D6">
        <w:rPr>
          <w:rStyle w:val="af0"/>
          <w:rFonts w:eastAsiaTheme="minorEastAsia"/>
          <w:sz w:val="22"/>
          <w:szCs w:val="22"/>
          <w:lang w:eastAsia="zh-CN"/>
        </w:rPr>
        <w:commentReference w:id="285"/>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86"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86"/>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B6A17C2" w14:textId="24F488D9" w:rsidR="0012135B" w:rsidRPr="0012135B" w:rsidRDefault="0012135B" w:rsidP="0012135B">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hint="eastAsia"/>
          <w:b w:val="0"/>
          <w:bCs w:val="0"/>
          <w:sz w:val="22"/>
          <w:szCs w:val="22"/>
          <w:lang w:eastAsia="zh-CN"/>
        </w:rPr>
        <w:t>由于</w:t>
      </w:r>
      <w:r w:rsidR="00742BBB">
        <w:rPr>
          <w:rFonts w:ascii="Times New Roman" w:eastAsiaTheme="minorEastAsia" w:hAnsi="Times New Roman" w:cs="Times New Roman" w:hint="eastAsia"/>
          <w:b w:val="0"/>
          <w:bCs w:val="0"/>
          <w:sz w:val="22"/>
          <w:szCs w:val="22"/>
          <w:lang w:eastAsia="zh-CN"/>
        </w:rPr>
        <w:t>PID</w:t>
      </w:r>
      <w:r w:rsidR="00742BBB">
        <w:rPr>
          <w:rFonts w:ascii="Times New Roman" w:eastAsiaTheme="minorEastAsia" w:hAnsi="Times New Roman" w:cs="Times New Roman" w:hint="eastAsia"/>
          <w:b w:val="0"/>
          <w:bCs w:val="0"/>
          <w:sz w:val="22"/>
          <w:szCs w:val="22"/>
          <w:lang w:eastAsia="zh-CN"/>
        </w:rPr>
        <w:t>控制器输出</w:t>
      </w:r>
      <w:r>
        <w:rPr>
          <w:rFonts w:ascii="Times New Roman" w:eastAsiaTheme="minorEastAsia" w:hAnsi="Times New Roman" w:cs="Times New Roman" w:hint="eastAsia"/>
          <w:b w:val="0"/>
          <w:bCs w:val="0"/>
          <w:sz w:val="22"/>
          <w:szCs w:val="22"/>
          <w:lang w:eastAsia="zh-CN"/>
        </w:rPr>
        <w:t>会</w:t>
      </w:r>
      <w:r w:rsidR="00742BBB">
        <w:rPr>
          <w:rFonts w:ascii="Times New Roman" w:eastAsiaTheme="minorEastAsia" w:hAnsi="Times New Roman" w:cs="Times New Roman" w:hint="eastAsia"/>
          <w:b w:val="0"/>
          <w:bCs w:val="0"/>
          <w:sz w:val="22"/>
          <w:szCs w:val="22"/>
          <w:lang w:eastAsia="zh-CN"/>
        </w:rPr>
        <w:t>直接调节椭球缩放因子，</w:t>
      </w:r>
      <w:r w:rsidR="00570532" w:rsidRPr="00570532">
        <w:rPr>
          <w:rFonts w:ascii="Times New Roman" w:eastAsiaTheme="minorEastAsia" w:hAnsi="Times New Roman" w:cs="Times New Roman"/>
          <w:b w:val="0"/>
          <w:bCs w:val="0"/>
          <w:sz w:val="22"/>
          <w:szCs w:val="22"/>
          <w:lang w:eastAsia="zh-CN"/>
        </w:rPr>
        <w:t>为确定</w:t>
      </w:r>
      <w:r w:rsidR="00591A1E">
        <w:rPr>
          <w:rFonts w:ascii="Times New Roman" w:eastAsiaTheme="minorEastAsia" w:hAnsi="Times New Roman" w:cs="Times New Roman" w:hint="eastAsia"/>
          <w:b w:val="0"/>
          <w:bCs w:val="0"/>
          <w:sz w:val="22"/>
          <w:szCs w:val="22"/>
          <w:lang w:eastAsia="zh-CN"/>
        </w:rPr>
        <w:t>最优</w:t>
      </w:r>
      <w:r w:rsidR="00570532" w:rsidRPr="00570532">
        <w:rPr>
          <w:rFonts w:ascii="Times New Roman" w:eastAsiaTheme="minorEastAsia" w:hAnsi="Times New Roman" w:cs="Times New Roman"/>
          <w:b w:val="0"/>
          <w:bCs w:val="0"/>
          <w:sz w:val="22"/>
          <w:szCs w:val="22"/>
          <w:lang w:eastAsia="zh-CN"/>
        </w:rPr>
        <w:t>配置，本文在表</w:t>
      </w:r>
      <w:r w:rsidR="00570532" w:rsidRPr="00570532">
        <w:rPr>
          <w:rFonts w:ascii="Times New Roman" w:eastAsiaTheme="minorEastAsia" w:hAnsi="Times New Roman" w:cs="Times New Roman"/>
          <w:b w:val="0"/>
          <w:bCs w:val="0"/>
          <w:sz w:val="22"/>
          <w:szCs w:val="22"/>
          <w:lang w:eastAsia="zh-CN"/>
        </w:rPr>
        <w:t>1</w:t>
      </w:r>
      <w:r w:rsidR="00570532" w:rsidRPr="00570532">
        <w:rPr>
          <w:rFonts w:ascii="Times New Roman" w:eastAsiaTheme="minorEastAsia" w:hAnsi="Times New Roman" w:cs="Times New Roman"/>
          <w:b w:val="0"/>
          <w:bCs w:val="0"/>
          <w:sz w:val="22"/>
          <w:szCs w:val="22"/>
          <w:lang w:eastAsia="zh-CN"/>
        </w:rPr>
        <w:t>环境设置下对</w:t>
      </w:r>
      <w:r w:rsidR="00570532" w:rsidRPr="00570532">
        <w:rPr>
          <w:rFonts w:ascii="Times New Roman" w:eastAsiaTheme="minorEastAsia" w:hAnsi="Times New Roman" w:cs="Times New Roman"/>
          <w:b w:val="0"/>
          <w:bCs w:val="0"/>
          <w:sz w:val="22"/>
          <w:szCs w:val="22"/>
          <w:lang w:eastAsia="zh-CN"/>
        </w:rPr>
        <w:t xml:space="preserve"> PID </w:t>
      </w:r>
      <w:r w:rsidR="00570532" w:rsidRPr="00570532">
        <w:rPr>
          <w:rFonts w:ascii="Times New Roman" w:eastAsiaTheme="minorEastAsia" w:hAnsi="Times New Roman" w:cs="Times New Roman"/>
          <w:b w:val="0"/>
          <w:bCs w:val="0"/>
          <w:sz w:val="22"/>
          <w:szCs w:val="22"/>
          <w:lang w:eastAsia="zh-CN"/>
        </w:rPr>
        <w:t>参数进行</w:t>
      </w:r>
      <w:r w:rsidR="00591A1E">
        <w:rPr>
          <w:rFonts w:ascii="Times New Roman" w:eastAsiaTheme="minorEastAsia" w:hAnsi="Times New Roman" w:cs="Times New Roman" w:hint="eastAsia"/>
          <w:b w:val="0"/>
          <w:bCs w:val="0"/>
          <w:sz w:val="22"/>
          <w:szCs w:val="22"/>
          <w:lang w:eastAsia="zh-CN"/>
        </w:rPr>
        <w:t>双阶段</w:t>
      </w:r>
      <w:r w:rsidR="00570532" w:rsidRPr="00570532">
        <w:rPr>
          <w:rFonts w:ascii="Times New Roman" w:eastAsiaTheme="minorEastAsia" w:hAnsi="Times New Roman" w:cs="Times New Roman"/>
          <w:b w:val="0"/>
          <w:bCs w:val="0"/>
          <w:sz w:val="22"/>
          <w:szCs w:val="22"/>
          <w:lang w:eastAsia="zh-CN"/>
        </w:rPr>
        <w:t>扫描，</w:t>
      </w:r>
      <w:r w:rsidR="00591A1E">
        <w:rPr>
          <w:rFonts w:ascii="Times New Roman" w:eastAsiaTheme="minorEastAsia" w:hAnsi="Times New Roman" w:cs="Times New Roman" w:hint="eastAsia"/>
          <w:b w:val="0"/>
          <w:bCs w:val="0"/>
          <w:sz w:val="22"/>
          <w:szCs w:val="22"/>
          <w:lang w:eastAsia="zh-CN"/>
        </w:rPr>
        <w:t>通过第一阶段粗扫，第二阶段细调的方式去</w:t>
      </w:r>
      <w:r w:rsidR="00742BBB">
        <w:rPr>
          <w:rFonts w:ascii="Times New Roman" w:eastAsiaTheme="minorEastAsia" w:hAnsi="Times New Roman" w:cs="Times New Roman" w:hint="eastAsia"/>
          <w:b w:val="0"/>
          <w:bCs w:val="0"/>
          <w:sz w:val="22"/>
          <w:szCs w:val="22"/>
          <w:lang w:eastAsia="zh-CN"/>
        </w:rPr>
        <w:t>精确定位</w:t>
      </w:r>
      <w:r>
        <w:rPr>
          <w:rFonts w:ascii="Times New Roman" w:eastAsiaTheme="minorEastAsia" w:hAnsi="Times New Roman" w:cs="Times New Roman" w:hint="eastAsia"/>
          <w:b w:val="0"/>
          <w:bCs w:val="0"/>
          <w:sz w:val="22"/>
          <w:szCs w:val="22"/>
          <w:lang w:eastAsia="zh-CN"/>
        </w:rPr>
        <w:t>，每组配置运行</w:t>
      </w:r>
      <w:r>
        <w:rPr>
          <w:rFonts w:ascii="Times New Roman" w:eastAsiaTheme="minorEastAsia" w:hAnsi="Times New Roman" w:cs="Times New Roman" w:hint="eastAsia"/>
          <w:b w:val="0"/>
          <w:bCs w:val="0"/>
          <w:sz w:val="22"/>
          <w:szCs w:val="22"/>
          <w:lang w:eastAsia="zh-CN"/>
        </w:rPr>
        <w:t>8</w:t>
      </w:r>
      <w:r>
        <w:rPr>
          <w:rFonts w:ascii="Times New Roman" w:eastAsiaTheme="minorEastAsia" w:hAnsi="Times New Roman" w:cs="Times New Roman" w:hint="eastAsia"/>
          <w:b w:val="0"/>
          <w:bCs w:val="0"/>
          <w:sz w:val="22"/>
          <w:szCs w:val="22"/>
          <w:lang w:eastAsia="zh-CN"/>
        </w:rPr>
        <w:t>次，共运行</w:t>
      </w:r>
      <w:r>
        <w:rPr>
          <w:rFonts w:ascii="Times New Roman" w:eastAsiaTheme="minorEastAsia" w:hAnsi="Times New Roman" w:cs="Times New Roman" w:hint="eastAsia"/>
          <w:b w:val="0"/>
          <w:bCs w:val="0"/>
          <w:sz w:val="22"/>
          <w:szCs w:val="22"/>
          <w:lang w:eastAsia="zh-CN"/>
        </w:rPr>
        <w:t>8000</w:t>
      </w:r>
      <w:r>
        <w:rPr>
          <w:rFonts w:ascii="Times New Roman" w:eastAsiaTheme="minorEastAsia" w:hAnsi="Times New Roman" w:cs="Times New Roman" w:hint="eastAsia"/>
          <w:b w:val="0"/>
          <w:bCs w:val="0"/>
          <w:sz w:val="22"/>
          <w:szCs w:val="22"/>
          <w:lang w:eastAsia="zh-CN"/>
        </w:rPr>
        <w:t>次，</w:t>
      </w:r>
      <w:r w:rsidRPr="0012135B">
        <w:rPr>
          <w:rFonts w:ascii="Times New Roman" w:eastAsiaTheme="minorEastAsia" w:hAnsi="Times New Roman" w:cs="Times New Roman"/>
          <w:b w:val="0"/>
          <w:bCs w:val="0"/>
          <w:sz w:val="22"/>
          <w:szCs w:val="22"/>
          <w:lang w:eastAsia="zh-CN"/>
        </w:rPr>
        <w:t>排名第</w:t>
      </w:r>
      <w:r w:rsidRPr="0012135B">
        <w:rPr>
          <w:rFonts w:ascii="Times New Roman" w:eastAsiaTheme="minorEastAsia" w:hAnsi="Times New Roman" w:cs="Times New Roman"/>
          <w:b w:val="0"/>
          <w:bCs w:val="0"/>
          <w:sz w:val="22"/>
          <w:szCs w:val="22"/>
          <w:lang w:eastAsia="zh-CN"/>
        </w:rPr>
        <w:t>1</w:t>
      </w:r>
      <w:r w:rsidRPr="0012135B">
        <w:rPr>
          <w:rFonts w:ascii="Times New Roman" w:eastAsiaTheme="minorEastAsia" w:hAnsi="Times New Roman" w:cs="Times New Roman"/>
          <w:b w:val="0"/>
          <w:bCs w:val="0"/>
          <w:sz w:val="22"/>
          <w:szCs w:val="22"/>
          <w:lang w:eastAsia="zh-CN"/>
        </w:rPr>
        <w:t>的配置被选为最终最优参数</w:t>
      </w:r>
      <w:r w:rsidRPr="00570532">
        <w:rPr>
          <w:rFonts w:ascii="Times New Roman" w:eastAsiaTheme="minorEastAsia" w:hAnsi="Times New Roman" w:cs="Times New Roman"/>
          <w:b w:val="0"/>
          <w:bCs w:val="0"/>
          <w:sz w:val="22"/>
          <w:szCs w:val="22"/>
          <w:lang w:eastAsia="zh-CN"/>
        </w:rPr>
        <w:t>。</w:t>
      </w:r>
      <w:r>
        <w:rPr>
          <w:rFonts w:ascii="Times New Roman" w:eastAsiaTheme="minorEastAsia" w:hAnsi="Times New Roman" w:cs="Times New Roman" w:hint="eastAsia"/>
          <w:b w:val="0"/>
          <w:bCs w:val="0"/>
          <w:sz w:val="22"/>
          <w:szCs w:val="22"/>
          <w:lang w:eastAsia="zh-CN"/>
        </w:rPr>
        <w:t>实验过程中发现当</w:t>
      </w:r>
      <w:r>
        <w:rPr>
          <w:rFonts w:ascii="Times New Roman" w:eastAsiaTheme="minorEastAsia" w:hAnsi="Times New Roman" w:cs="Times New Roman" w:hint="eastAsia"/>
          <w:b w:val="0"/>
          <w:bCs w:val="0"/>
          <w:sz w:val="22"/>
          <w:szCs w:val="22"/>
          <w:lang w:eastAsia="zh-CN"/>
        </w:rPr>
        <w:t>Kp</w:t>
      </w:r>
      <w:r>
        <w:rPr>
          <w:rFonts w:ascii="Times New Roman" w:eastAsiaTheme="minorEastAsia" w:hAnsi="Times New Roman" w:cs="Times New Roman" w:hint="eastAsia"/>
          <w:b w:val="0"/>
          <w:bCs w:val="0"/>
          <w:sz w:val="22"/>
          <w:szCs w:val="22"/>
          <w:lang w:eastAsia="zh-CN"/>
        </w:rPr>
        <w:t>过大将导致震荡，过小则会导致响应速度过慢</w:t>
      </w:r>
      <w:r w:rsidRPr="00570532">
        <w:rPr>
          <w:rFonts w:ascii="Times New Roman" w:eastAsiaTheme="minorEastAsia" w:hAnsi="Times New Roman" w:cs="Times New Roman"/>
          <w:b w:val="0"/>
          <w:bCs w:val="0"/>
          <w:sz w:val="22"/>
          <w:szCs w:val="22"/>
          <w:lang w:eastAsia="zh-CN"/>
        </w:rPr>
        <w:t>，当</w:t>
      </w:r>
      <w:r w:rsidRPr="00570532">
        <w:rPr>
          <w:rFonts w:ascii="Times New Roman" w:eastAsiaTheme="minorEastAsia" w:hAnsi="Times New Roman" w:cs="Times New Roman"/>
          <w:b w:val="0"/>
          <w:bCs w:val="0"/>
          <w:sz w:val="22"/>
          <w:szCs w:val="22"/>
          <w:lang w:eastAsia="zh-CN"/>
        </w:rPr>
        <w:t xml:space="preserve"> Kp=</w:t>
      </w:r>
      <w:r w:rsidRPr="00591A1E">
        <w:rPr>
          <w:rFonts w:ascii="Times New Roman" w:eastAsiaTheme="minorEastAsia" w:hAnsi="Times New Roman" w:cs="Times New Roman" w:hint="eastAsia"/>
          <w:b w:val="0"/>
          <w:bCs w:val="0"/>
          <w:sz w:val="22"/>
          <w:szCs w:val="22"/>
          <w:lang w:eastAsia="zh-CN"/>
        </w:rPr>
        <w:t>0.</w:t>
      </w:r>
      <w:del w:id="287"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r w:rsidRPr="00591A1E">
        <w:rPr>
          <w:rFonts w:ascii="Times New Roman" w:eastAsiaTheme="minorEastAsia" w:hAnsi="Times New Roman" w:cs="Times New Roman" w:hint="eastAsia"/>
          <w:b w:val="0"/>
          <w:bCs w:val="0"/>
          <w:sz w:val="22"/>
          <w:szCs w:val="22"/>
          <w:lang w:eastAsia="zh-CN"/>
        </w:rPr>
        <w:t>2</w:t>
      </w:r>
      <w:ins w:id="288"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Ki=</w:t>
      </w:r>
      <w:r w:rsidRPr="00591A1E">
        <w:rPr>
          <w:rFonts w:ascii="Times New Roman" w:eastAsiaTheme="minorEastAsia" w:hAnsi="Times New Roman" w:cs="Times New Roman" w:hint="eastAsia"/>
          <w:b w:val="0"/>
          <w:bCs w:val="0"/>
          <w:sz w:val="22"/>
          <w:szCs w:val="22"/>
          <w:lang w:eastAsia="zh-CN"/>
        </w:rPr>
        <w:t>0.</w:t>
      </w:r>
      <w:del w:id="289" w:author="兴雨 郭" w:date="2026-02-04T21:30:00Z" w16du:dateUtc="2026-02-04T13:30:00Z">
        <w:r w:rsidRPr="00591A1E" w:rsidDel="00DA4347">
          <w:rPr>
            <w:rFonts w:ascii="Times New Roman" w:eastAsiaTheme="minorEastAsia" w:hAnsi="Times New Roman" w:cs="Times New Roman" w:hint="eastAsia"/>
            <w:b w:val="0"/>
            <w:bCs w:val="0"/>
            <w:sz w:val="22"/>
            <w:szCs w:val="22"/>
            <w:lang w:eastAsia="zh-CN"/>
          </w:rPr>
          <w:delText>20</w:delText>
        </w:r>
      </w:del>
      <w:ins w:id="290" w:author="兴雨 郭" w:date="2026-02-04T21:30:00Z" w16du:dateUtc="2026-02-04T13:30:00Z">
        <w:r w:rsidRPr="00591A1E">
          <w:rPr>
            <w:rFonts w:ascii="Times New Roman" w:eastAsiaTheme="minorEastAsia" w:hAnsi="Times New Roman" w:cs="Times New Roman" w:hint="eastAsia"/>
            <w:b w:val="0"/>
            <w:bCs w:val="0"/>
            <w:sz w:val="22"/>
            <w:szCs w:val="22"/>
            <w:lang w:eastAsia="zh-CN"/>
          </w:rPr>
          <w:t>1</w:t>
        </w:r>
      </w:ins>
      <w:ins w:id="291" w:author="兴雨 郭" w:date="2026-02-04T21:31:00Z" w16du:dateUtc="2026-02-04T13:31:00Z">
        <w:r w:rsidRPr="00591A1E">
          <w:rPr>
            <w:rFonts w:ascii="Times New Roman" w:eastAsiaTheme="minorEastAsia" w:hAnsi="Times New Roman" w:cs="Times New Roman" w:hint="eastAsia"/>
            <w:b w:val="0"/>
            <w:bCs w:val="0"/>
            <w:sz w:val="22"/>
            <w:szCs w:val="22"/>
            <w:lang w:eastAsia="zh-CN"/>
          </w:rPr>
          <w:t>6</w:t>
        </w:r>
      </w:ins>
      <w:r w:rsidRPr="00570532">
        <w:rPr>
          <w:rFonts w:ascii="Times New Roman" w:eastAsiaTheme="minorEastAsia" w:hAnsi="Times New Roman" w:cs="Times New Roman"/>
          <w:b w:val="0"/>
          <w:bCs w:val="0"/>
          <w:sz w:val="22"/>
          <w:szCs w:val="22"/>
          <w:lang w:eastAsia="zh-CN"/>
        </w:rPr>
        <w:t>、</w:t>
      </w:r>
      <w:r w:rsidRPr="00570532">
        <w:rPr>
          <w:rFonts w:ascii="Times New Roman" w:eastAsiaTheme="minorEastAsia" w:hAnsi="Times New Roman" w:cs="Times New Roman"/>
          <w:b w:val="0"/>
          <w:bCs w:val="0"/>
          <w:sz w:val="22"/>
          <w:szCs w:val="22"/>
          <w:lang w:eastAsia="zh-CN"/>
        </w:rPr>
        <w:t>Kd=</w:t>
      </w:r>
      <w:r w:rsidRPr="00857AE8">
        <w:rPr>
          <w:rFonts w:ascii="Times New Roman" w:eastAsiaTheme="minorEastAsia" w:hAnsi="Times New Roman" w:cs="Times New Roman"/>
          <w:b w:val="0"/>
          <w:bCs w:val="0"/>
          <w:sz w:val="22"/>
          <w:szCs w:val="22"/>
          <w:lang w:eastAsia="zh-CN"/>
        </w:rPr>
        <w:t>0.07</w:t>
      </w:r>
      <w:r w:rsidRPr="00570532">
        <w:rPr>
          <w:rFonts w:ascii="Times New Roman" w:eastAsiaTheme="minorEastAsia" w:hAnsi="Times New Roman" w:cs="Times New Roman"/>
          <w:b w:val="0"/>
          <w:bCs w:val="0"/>
          <w:sz w:val="22"/>
          <w:szCs w:val="22"/>
          <w:lang w:eastAsia="zh-CN"/>
        </w:rPr>
        <w:t xml:space="preserve"> </w:t>
      </w:r>
      <w:r w:rsidRPr="00570532">
        <w:rPr>
          <w:rFonts w:ascii="Times New Roman" w:eastAsiaTheme="minorEastAsia" w:hAnsi="Times New Roman" w:cs="Times New Roman"/>
          <w:b w:val="0"/>
          <w:bCs w:val="0"/>
          <w:sz w:val="22"/>
          <w:szCs w:val="22"/>
          <w:lang w:eastAsia="zh-CN"/>
        </w:rPr>
        <w:t>时可获得稳定</w:t>
      </w:r>
      <w:r>
        <w:rPr>
          <w:rFonts w:ascii="Times New Roman" w:eastAsiaTheme="minorEastAsia" w:hAnsi="Times New Roman" w:cs="Times New Roman" w:hint="eastAsia"/>
          <w:b w:val="0"/>
          <w:bCs w:val="0"/>
          <w:sz w:val="22"/>
          <w:szCs w:val="22"/>
          <w:lang w:eastAsia="zh-CN"/>
        </w:rPr>
        <w:t>并</w:t>
      </w:r>
      <w:r>
        <w:rPr>
          <w:rFonts w:ascii="Times New Roman" w:eastAsiaTheme="minorEastAsia" w:hAnsi="Times New Roman" w:cs="Times New Roman" w:hint="eastAsia"/>
          <w:b w:val="0"/>
          <w:bCs w:val="0"/>
          <w:sz w:val="22"/>
          <w:szCs w:val="22"/>
          <w:lang w:eastAsia="zh-CN"/>
        </w:rPr>
        <w:t>实现高质量采样，</w:t>
      </w:r>
      <w:r w:rsidRPr="00570532">
        <w:rPr>
          <w:rFonts w:ascii="Times New Roman" w:eastAsiaTheme="minorEastAsia" w:hAnsi="Times New Roman" w:cs="Times New Roman"/>
          <w:b w:val="0"/>
          <w:bCs w:val="0"/>
          <w:sz w:val="22"/>
          <w:szCs w:val="22"/>
          <w:lang w:eastAsia="zh-CN"/>
        </w:rPr>
        <w:t>故本文将其作为默认</w:t>
      </w:r>
      <w:r w:rsidRPr="00570532">
        <w:rPr>
          <w:rFonts w:ascii="Times New Roman" w:eastAsiaTheme="minorEastAsia" w:hAnsi="Times New Roman" w:cs="Times New Roman"/>
          <w:b w:val="0"/>
          <w:bCs w:val="0"/>
          <w:sz w:val="22"/>
          <w:szCs w:val="22"/>
          <w:lang w:eastAsia="zh-CN"/>
        </w:rPr>
        <w:t xml:space="preserve"> PID </w:t>
      </w:r>
      <w:r w:rsidRPr="00570532">
        <w:rPr>
          <w:rFonts w:ascii="Times New Roman" w:eastAsiaTheme="minorEastAsia" w:hAnsi="Times New Roman" w:cs="Times New Roman"/>
          <w:b w:val="0"/>
          <w:bCs w:val="0"/>
          <w:sz w:val="22"/>
          <w:szCs w:val="22"/>
          <w:lang w:eastAsia="zh-CN"/>
        </w:rPr>
        <w:t>配置用于后续对比实验</w:t>
      </w:r>
      <w:r>
        <w:rPr>
          <w:rFonts w:ascii="Times New Roman" w:eastAsiaTheme="minorEastAsia" w:hAnsi="Times New Roman" w:cs="Times New Roman" w:hint="eastAsia"/>
          <w:b w:val="0"/>
          <w:bCs w:val="0"/>
          <w:sz w:val="22"/>
          <w:szCs w:val="22"/>
          <w:lang w:eastAsia="zh-CN"/>
        </w:rPr>
        <w:t>。</w:t>
      </w:r>
    </w:p>
    <w:p w14:paraId="5EC8F68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244CCB0"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FFC766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11A151E"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57EA19BC"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14E8BF51" w14:textId="77777777" w:rsidR="00591A1E" w:rsidRDefault="00591A1E"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p>
    <w:p w14:paraId="65B9CD91" w14:textId="77777777" w:rsidR="00591A1E" w:rsidRDefault="00591A1E" w:rsidP="00A00A93">
      <w:pPr>
        <w:pStyle w:val="11"/>
        <w:spacing w:before="109"/>
        <w:ind w:left="219" w:firstLineChars="200" w:firstLine="440"/>
        <w:jc w:val="both"/>
        <w:rPr>
          <w:ins w:id="292" w:author="兴雨 郭" w:date="2026-02-04T21:30:00Z" w16du:dateUtc="2026-02-04T13:30:00Z"/>
          <w:rFonts w:ascii="Times New Roman" w:eastAsiaTheme="minorEastAsia" w:hAnsi="Times New Roman" w:cs="Times New Roman" w:hint="eastAsia"/>
          <w:b w:val="0"/>
          <w:bCs w:val="0"/>
          <w:sz w:val="22"/>
          <w:szCs w:val="22"/>
          <w:lang w:eastAsia="zh-CN"/>
        </w:rPr>
      </w:pPr>
    </w:p>
    <w:p w14:paraId="3B08EC61" w14:textId="7AD75990" w:rsidR="00DA4347" w:rsidRPr="00A00A93" w:rsidDel="00043ED5" w:rsidRDefault="00DA4347">
      <w:pPr>
        <w:pStyle w:val="11"/>
        <w:spacing w:before="109"/>
        <w:ind w:left="253" w:hangingChars="115" w:hanging="253"/>
        <w:jc w:val="both"/>
        <w:rPr>
          <w:del w:id="293" w:author="兴雨 郭" w:date="2026-02-05T23:05:00Z" w16du:dateUtc="2026-02-05T15:05:00Z"/>
          <w:rFonts w:ascii="Times New Roman" w:eastAsiaTheme="minorEastAsia" w:hAnsi="Times New Roman" w:cs="Times New Roman"/>
          <w:b w:val="0"/>
          <w:bCs w:val="0"/>
          <w:sz w:val="22"/>
          <w:szCs w:val="22"/>
          <w:lang w:eastAsia="zh-CN"/>
        </w:rPr>
        <w:pPrChange w:id="294" w:author="兴雨 郭" w:date="2026-02-05T23:05:00Z" w16du:dateUtc="2026-02-05T15:05:00Z">
          <w:pPr>
            <w:pStyle w:val="11"/>
            <w:spacing w:before="109"/>
            <w:ind w:left="219" w:firstLineChars="200" w:firstLine="440"/>
            <w:jc w:val="both"/>
          </w:pPr>
        </w:pPrChange>
      </w:pP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00DCDC10" w:rsidR="00923A6B" w:rsidRPr="001D1F27" w:rsidRDefault="00043ED5" w:rsidP="00B10503">
      <w:pPr>
        <w:pStyle w:val="11"/>
        <w:tabs>
          <w:tab w:val="left" w:pos="487"/>
        </w:tabs>
        <w:spacing w:before="109"/>
        <w:jc w:val="center"/>
        <w:rPr>
          <w:rFonts w:ascii="Times New Roman" w:eastAsia="宋体" w:hAnsi="Times New Roman" w:cs="Times New Roman"/>
          <w:spacing w:val="-2"/>
          <w:w w:val="110"/>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00923A6B">
        <w:rPr>
          <w:rFonts w:eastAsiaTheme="minorEastAsia" w:hint="eastAsia"/>
          <w:sz w:val="22"/>
          <w:szCs w:val="22"/>
          <w:lang w:eastAsia="zh-CN"/>
        </w:rPr>
        <w:t xml:space="preserve"> </w:t>
      </w:r>
      <w:r w:rsidR="00923A6B">
        <w:rPr>
          <w:rFonts w:eastAsiaTheme="minorEastAsia" w:hint="eastAsia"/>
          <w:sz w:val="22"/>
          <w:szCs w:val="22"/>
          <w:lang w:eastAsia="zh-CN"/>
        </w:rPr>
        <w:t>不同</w:t>
      </w:r>
      <w:r w:rsidR="00923A6B">
        <w:rPr>
          <w:rFonts w:eastAsiaTheme="minorEastAsia" w:hint="eastAsia"/>
          <w:sz w:val="22"/>
          <w:szCs w:val="22"/>
          <w:lang w:eastAsia="zh-CN"/>
        </w:rPr>
        <w:t>PID</w:t>
      </w:r>
      <w:r w:rsidR="00923A6B">
        <w:rPr>
          <w:rFonts w:eastAsiaTheme="minorEastAsia" w:hint="eastAsia"/>
          <w:sz w:val="22"/>
          <w:szCs w:val="22"/>
          <w:lang w:eastAsia="zh-CN"/>
        </w:rPr>
        <w:t>参数控制下的结果显示</w:t>
      </w:r>
      <w:r w:rsidR="00EF1601">
        <w:rPr>
          <w:rFonts w:eastAsiaTheme="minorEastAsia" w:hint="eastAsia"/>
          <w:sz w:val="22"/>
          <w:szCs w:val="22"/>
          <w:lang w:eastAsia="zh-CN"/>
        </w:rPr>
        <w:t>（</w:t>
      </w:r>
      <w:r w:rsidR="003A2B30" w:rsidRPr="003A2B30">
        <w:rPr>
          <w:rFonts w:eastAsiaTheme="minorEastAsia" w:hint="eastAsia"/>
          <w:sz w:val="22"/>
          <w:szCs w:val="22"/>
          <w:lang w:eastAsia="zh-CN"/>
        </w:rPr>
        <w:t>时间和长度</w:t>
      </w:r>
      <w:r w:rsidR="003A2B30">
        <w:rPr>
          <w:rFonts w:eastAsiaTheme="minorEastAsia" w:hint="eastAsia"/>
          <w:sz w:val="22"/>
          <w:szCs w:val="22"/>
          <w:lang w:eastAsia="zh-CN"/>
        </w:rPr>
        <w:t>以及采样次数</w:t>
      </w:r>
      <w:r w:rsidR="003A2B30" w:rsidRPr="003A2B30">
        <w:rPr>
          <w:rFonts w:eastAsiaTheme="minorEastAsia" w:hint="eastAsia"/>
          <w:sz w:val="22"/>
          <w:szCs w:val="22"/>
          <w:lang w:eastAsia="zh-CN"/>
        </w:rPr>
        <w:t>为</w:t>
      </w:r>
      <w:r w:rsidR="003A2B30" w:rsidRPr="003A2B30">
        <w:rPr>
          <w:rFonts w:eastAsiaTheme="minorEastAsia"/>
          <w:sz w:val="22"/>
          <w:szCs w:val="22"/>
          <w:lang w:eastAsia="zh-CN"/>
        </w:rPr>
        <w:t>100</w:t>
      </w:r>
      <w:r w:rsidR="003A2B30" w:rsidRPr="003A2B30">
        <w:rPr>
          <w:rFonts w:eastAsiaTheme="minorEastAsia" w:hint="eastAsia"/>
          <w:sz w:val="22"/>
          <w:szCs w:val="22"/>
          <w:lang w:eastAsia="zh-CN"/>
        </w:rPr>
        <w:t>次以上的平均值</w:t>
      </w:r>
      <w:r w:rsidR="00EF1601">
        <w:rPr>
          <w:rFonts w:eastAsiaTheme="minorEastAsia" w:hint="eastAsia"/>
          <w:sz w:val="22"/>
          <w:szCs w:val="22"/>
          <w:lang w:eastAsia="zh-CN"/>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9"/>
        <w:gridCol w:w="1394"/>
        <w:gridCol w:w="1174"/>
        <w:gridCol w:w="1174"/>
        <w:gridCol w:w="1650"/>
        <w:gridCol w:w="1210"/>
        <w:tblGridChange w:id="295">
          <w:tblGrid>
            <w:gridCol w:w="1479"/>
            <w:gridCol w:w="1394"/>
            <w:gridCol w:w="1174"/>
            <w:gridCol w:w="1174"/>
            <w:gridCol w:w="1650"/>
            <w:gridCol w:w="1210"/>
          </w:tblGrid>
        </w:tblGridChange>
      </w:tblGrid>
      <w:tr w:rsidR="00591A1E" w14:paraId="094036BF" w14:textId="232A9B67" w:rsidTr="00DA4347">
        <w:trPr>
          <w:jc w:val="center"/>
        </w:trPr>
        <w:tc>
          <w:tcPr>
            <w:tcW w:w="0" w:type="auto"/>
            <w:tcBorders>
              <w:top w:val="single" w:sz="6" w:space="0" w:color="auto"/>
              <w:bottom w:val="single" w:sz="12" w:space="0" w:color="auto"/>
            </w:tcBorders>
          </w:tcPr>
          <w:p w14:paraId="5EDF2BF9" w14:textId="0CC21928"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参数配置</w:t>
            </w:r>
          </w:p>
        </w:tc>
        <w:tc>
          <w:tcPr>
            <w:tcW w:w="0" w:type="auto"/>
            <w:tcBorders>
              <w:top w:val="single" w:sz="6" w:space="0" w:color="auto"/>
              <w:bottom w:val="single" w:sz="12" w:space="0" w:color="auto"/>
            </w:tcBorders>
          </w:tcPr>
          <w:p w14:paraId="32A6DD9A" w14:textId="2F4CBFEC"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Kp</w:t>
            </w:r>
          </w:p>
        </w:tc>
        <w:tc>
          <w:tcPr>
            <w:tcW w:w="0" w:type="auto"/>
            <w:tcBorders>
              <w:top w:val="single" w:sz="6" w:space="0" w:color="auto"/>
              <w:bottom w:val="single" w:sz="12" w:space="0" w:color="auto"/>
            </w:tcBorders>
          </w:tcPr>
          <w:p w14:paraId="4690373C" w14:textId="3AE473EB"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Ki</w:t>
            </w:r>
          </w:p>
        </w:tc>
        <w:tc>
          <w:tcPr>
            <w:tcW w:w="0" w:type="auto"/>
            <w:tcBorders>
              <w:top w:val="single" w:sz="6" w:space="0" w:color="auto"/>
              <w:bottom w:val="single" w:sz="12" w:space="0" w:color="auto"/>
            </w:tcBorders>
          </w:tcPr>
          <w:p w14:paraId="25A3CDEB" w14:textId="331BB463"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Kd</w:t>
            </w:r>
          </w:p>
        </w:tc>
        <w:tc>
          <w:tcPr>
            <w:tcW w:w="0" w:type="auto"/>
            <w:tcBorders>
              <w:top w:val="single" w:sz="6" w:space="0" w:color="auto"/>
              <w:bottom w:val="single" w:sz="12" w:space="0" w:color="auto"/>
            </w:tcBorders>
          </w:tcPr>
          <w:p w14:paraId="181F7109" w14:textId="4930DF29"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平均路径长度</w:t>
            </w:r>
          </w:p>
        </w:tc>
        <w:tc>
          <w:tcPr>
            <w:tcW w:w="0" w:type="auto"/>
            <w:tcBorders>
              <w:top w:val="single" w:sz="6" w:space="0" w:color="auto"/>
              <w:bottom w:val="single" w:sz="12" w:space="0" w:color="auto"/>
            </w:tcBorders>
          </w:tcPr>
          <w:p w14:paraId="0F021FC2" w14:textId="69C3C5C5"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平均时间</w:t>
            </w:r>
          </w:p>
        </w:tc>
      </w:tr>
      <w:tr w:rsidR="00591A1E" w14:paraId="4C9A37BF" w14:textId="6FBE0B07" w:rsidTr="00DA4347">
        <w:trPr>
          <w:jc w:val="center"/>
        </w:trPr>
        <w:tc>
          <w:tcPr>
            <w:tcW w:w="0" w:type="auto"/>
            <w:tcBorders>
              <w:top w:val="single" w:sz="12" w:space="0" w:color="auto"/>
            </w:tcBorders>
          </w:tcPr>
          <w:p w14:paraId="7F80F402" w14:textId="55C7CD30"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搜索范围</w:t>
            </w:r>
          </w:p>
        </w:tc>
        <w:tc>
          <w:tcPr>
            <w:tcW w:w="0" w:type="auto"/>
            <w:tcBorders>
              <w:top w:val="single" w:sz="12" w:space="0" w:color="auto"/>
            </w:tcBorders>
          </w:tcPr>
          <w:p w14:paraId="111DDA87" w14:textId="589CEF17"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w:t>
            </w:r>
            <w:del w:id="296" w:author="兴雨 郭" w:date="2026-02-04T21:29:00Z" w16du:dateUtc="2026-02-04T13:29:00Z">
              <w:r w:rsidDel="00DA4347">
                <w:rPr>
                  <w:rFonts w:eastAsiaTheme="minorEastAsia" w:hint="eastAsia"/>
                  <w:sz w:val="22"/>
                  <w:szCs w:val="22"/>
                  <w:lang w:eastAsia="zh-CN"/>
                </w:rPr>
                <w:delText>05</w:delText>
              </w:r>
            </w:del>
            <w:ins w:id="297" w:author="兴雨 郭" w:date="2026-02-04T21:29:00Z" w16du:dateUtc="2026-02-04T13:29:00Z">
              <w:r>
                <w:rPr>
                  <w:rFonts w:eastAsiaTheme="minorEastAsia" w:hint="eastAsia"/>
                  <w:sz w:val="22"/>
                  <w:szCs w:val="22"/>
                  <w:lang w:eastAsia="zh-CN"/>
                </w:rPr>
                <w:t>0</w:t>
              </w:r>
            </w:ins>
            <w:r>
              <w:rPr>
                <w:rFonts w:eastAsiaTheme="minorEastAsia" w:hint="eastAsia"/>
                <w:sz w:val="22"/>
                <w:szCs w:val="22"/>
                <w:lang w:eastAsia="zh-CN"/>
              </w:rPr>
              <w:t>5-0.45</w:t>
            </w:r>
          </w:p>
        </w:tc>
        <w:tc>
          <w:tcPr>
            <w:tcW w:w="0" w:type="auto"/>
            <w:tcBorders>
              <w:top w:val="single" w:sz="12" w:space="0" w:color="auto"/>
            </w:tcBorders>
          </w:tcPr>
          <w:p w14:paraId="415532CD" w14:textId="1A563468"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0.00-0.07</w:t>
            </w:r>
          </w:p>
        </w:tc>
        <w:tc>
          <w:tcPr>
            <w:tcW w:w="0" w:type="auto"/>
            <w:tcBorders>
              <w:top w:val="single" w:sz="12" w:space="0" w:color="auto"/>
            </w:tcBorders>
          </w:tcPr>
          <w:p w14:paraId="7C8AC06E" w14:textId="06834E69"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0.03-0.18</w:t>
            </w:r>
          </w:p>
        </w:tc>
        <w:tc>
          <w:tcPr>
            <w:tcW w:w="0" w:type="auto"/>
            <w:tcBorders>
              <w:top w:val="single" w:sz="12" w:space="0" w:color="auto"/>
            </w:tcBorders>
          </w:tcPr>
          <w:p w14:paraId="7205339E" w14:textId="6EE2FC70" w:rsidR="00591A1E" w:rsidRPr="004B65D6" w:rsidRDefault="00591A1E" w:rsidP="00DA4347">
            <w:pPr>
              <w:pStyle w:val="a3"/>
              <w:spacing w:line="261" w:lineRule="auto"/>
              <w:ind w:right="114"/>
              <w:jc w:val="center"/>
              <w:rPr>
                <w:rFonts w:eastAsiaTheme="minorEastAsia"/>
                <w:sz w:val="22"/>
                <w:szCs w:val="22"/>
                <w:lang w:eastAsia="zh-CN"/>
              </w:rPr>
            </w:pPr>
            <w:del w:id="298" w:author="兴雨 郭" w:date="2026-02-04T21:39:00Z" w16du:dateUtc="2026-02-04T13:39:00Z">
              <w:r w:rsidDel="009063EE">
                <w:rPr>
                  <w:rFonts w:eastAsiaTheme="minorEastAsia" w:hint="eastAsia"/>
                  <w:sz w:val="22"/>
                  <w:szCs w:val="22"/>
                  <w:lang w:eastAsia="zh-CN"/>
                </w:rPr>
                <w:delText>1189.3</w:delText>
              </w:r>
            </w:del>
            <w:r>
              <w:rPr>
                <w:rFonts w:eastAsiaTheme="minorEastAsia" w:hint="eastAsia"/>
                <w:sz w:val="22"/>
                <w:szCs w:val="22"/>
                <w:lang w:eastAsia="zh-CN"/>
              </w:rPr>
              <w:t>-</w:t>
            </w:r>
          </w:p>
        </w:tc>
        <w:tc>
          <w:tcPr>
            <w:tcW w:w="0" w:type="auto"/>
            <w:tcBorders>
              <w:top w:val="single" w:sz="12" w:space="0" w:color="auto"/>
            </w:tcBorders>
          </w:tcPr>
          <w:p w14:paraId="2AAFE1B5" w14:textId="057F2869" w:rsidR="00591A1E"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w:t>
            </w:r>
          </w:p>
        </w:tc>
      </w:tr>
      <w:tr w:rsidR="00591A1E" w14:paraId="776F14AD" w14:textId="3BCA70C8" w:rsidTr="00DA4347">
        <w:trPr>
          <w:jc w:val="center"/>
        </w:trPr>
        <w:tc>
          <w:tcPr>
            <w:tcW w:w="0" w:type="auto"/>
          </w:tcPr>
          <w:p w14:paraId="53598442" w14:textId="38A97A3B"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 xml:space="preserve">Stage 1 </w:t>
            </w:r>
            <w:r>
              <w:rPr>
                <w:rFonts w:eastAsiaTheme="minorEastAsia" w:hint="eastAsia"/>
                <w:sz w:val="22"/>
                <w:szCs w:val="22"/>
                <w:lang w:eastAsia="zh-CN"/>
              </w:rPr>
              <w:t>最优</w:t>
            </w:r>
          </w:p>
        </w:tc>
        <w:tc>
          <w:tcPr>
            <w:tcW w:w="0" w:type="auto"/>
          </w:tcPr>
          <w:p w14:paraId="2C33CB11" w14:textId="47458426"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w:t>
            </w:r>
            <w:del w:id="299"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16</w:t>
            </w:r>
          </w:p>
        </w:tc>
        <w:tc>
          <w:tcPr>
            <w:tcW w:w="0" w:type="auto"/>
          </w:tcPr>
          <w:p w14:paraId="5A022503" w14:textId="1004F498"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w:t>
            </w:r>
            <w:del w:id="300" w:author="兴雨 郭" w:date="2026-02-04T21:29:00Z" w16du:dateUtc="2026-02-04T13:29:00Z">
              <w:r w:rsidDel="00DA4347">
                <w:rPr>
                  <w:rFonts w:eastAsiaTheme="minorEastAsia" w:hint="eastAsia"/>
                  <w:sz w:val="22"/>
                  <w:szCs w:val="22"/>
                  <w:lang w:eastAsia="zh-CN"/>
                </w:rPr>
                <w:delText>10</w:delText>
              </w:r>
            </w:del>
            <w:r>
              <w:rPr>
                <w:rFonts w:eastAsiaTheme="minorEastAsia" w:hint="eastAsia"/>
                <w:sz w:val="22"/>
                <w:szCs w:val="22"/>
                <w:lang w:eastAsia="zh-CN"/>
              </w:rPr>
              <w:t>026</w:t>
            </w:r>
          </w:p>
        </w:tc>
        <w:tc>
          <w:tcPr>
            <w:tcW w:w="0" w:type="auto"/>
          </w:tcPr>
          <w:p w14:paraId="1F52DC21" w14:textId="3D154717"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0.080</w:t>
            </w:r>
          </w:p>
        </w:tc>
        <w:tc>
          <w:tcPr>
            <w:tcW w:w="0" w:type="auto"/>
          </w:tcPr>
          <w:p w14:paraId="48D39104" w14:textId="56430993" w:rsidR="00591A1E" w:rsidRPr="004B65D6" w:rsidRDefault="00591A1E" w:rsidP="00DA4347">
            <w:pPr>
              <w:pStyle w:val="a3"/>
              <w:spacing w:line="261" w:lineRule="auto"/>
              <w:ind w:right="114"/>
              <w:jc w:val="center"/>
              <w:rPr>
                <w:rFonts w:eastAsiaTheme="minorEastAsia" w:hint="eastAsia"/>
                <w:sz w:val="22"/>
                <w:szCs w:val="22"/>
                <w:lang w:eastAsia="zh-CN"/>
              </w:rPr>
            </w:pPr>
            <w:del w:id="301" w:author="兴雨 郭" w:date="2026-02-04T21:39:00Z" w16du:dateUtc="2026-02-04T13:39:00Z">
              <w:r w:rsidDel="009063EE">
                <w:rPr>
                  <w:rFonts w:eastAsiaTheme="minorEastAsia" w:hint="eastAsia"/>
                  <w:sz w:val="22"/>
                  <w:szCs w:val="22"/>
                  <w:lang w:eastAsia="zh-CN"/>
                </w:rPr>
                <w:delText>1165.7</w:delText>
              </w:r>
            </w:del>
            <w:r>
              <w:rPr>
                <w:rFonts w:eastAsiaTheme="minorEastAsia" w:hint="eastAsia"/>
                <w:sz w:val="22"/>
                <w:szCs w:val="22"/>
                <w:lang w:eastAsia="zh-CN"/>
              </w:rPr>
              <w:t>1041.42</w:t>
            </w:r>
          </w:p>
        </w:tc>
        <w:tc>
          <w:tcPr>
            <w:tcW w:w="0" w:type="auto"/>
          </w:tcPr>
          <w:p w14:paraId="1F8F6809" w14:textId="5CC55A66" w:rsidR="00591A1E"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8.72</w:t>
            </w:r>
          </w:p>
        </w:tc>
      </w:tr>
      <w:tr w:rsidR="00591A1E" w14:paraId="183489D8" w14:textId="77777777" w:rsidTr="00DA4347">
        <w:trPr>
          <w:jc w:val="center"/>
        </w:trPr>
        <w:tc>
          <w:tcPr>
            <w:tcW w:w="0" w:type="auto"/>
          </w:tcPr>
          <w:p w14:paraId="40716CDE" w14:textId="6128304D" w:rsidR="00591A1E"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 xml:space="preserve">Stage 2 </w:t>
            </w:r>
            <w:r>
              <w:rPr>
                <w:rFonts w:eastAsiaTheme="minorEastAsia" w:hint="eastAsia"/>
                <w:sz w:val="22"/>
                <w:szCs w:val="22"/>
                <w:lang w:eastAsia="zh-CN"/>
              </w:rPr>
              <w:t>最优</w:t>
            </w:r>
          </w:p>
        </w:tc>
        <w:tc>
          <w:tcPr>
            <w:tcW w:w="0" w:type="auto"/>
          </w:tcPr>
          <w:p w14:paraId="5A6A67E6" w14:textId="4EF4254C"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w:t>
            </w:r>
            <w:del w:id="302" w:author="兴雨 郭" w:date="2026-02-04T21:30:00Z" w16du:dateUtc="2026-02-04T13:30:00Z">
              <w:r w:rsidDel="00DA4347">
                <w:rPr>
                  <w:rFonts w:eastAsiaTheme="minorEastAsia" w:hint="eastAsia"/>
                  <w:sz w:val="22"/>
                  <w:szCs w:val="22"/>
                  <w:lang w:eastAsia="zh-CN"/>
                </w:rPr>
                <w:delText>15</w:delText>
              </w:r>
            </w:del>
            <w:r>
              <w:rPr>
                <w:rFonts w:eastAsiaTheme="minorEastAsia" w:hint="eastAsia"/>
                <w:sz w:val="22"/>
                <w:szCs w:val="22"/>
                <w:lang w:eastAsia="zh-CN"/>
              </w:rPr>
              <w:t>26</w:t>
            </w:r>
          </w:p>
        </w:tc>
        <w:tc>
          <w:tcPr>
            <w:tcW w:w="0" w:type="auto"/>
          </w:tcPr>
          <w:p w14:paraId="3F20C7EF" w14:textId="1ABF0A7A"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3"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024</w:t>
            </w:r>
          </w:p>
        </w:tc>
        <w:tc>
          <w:tcPr>
            <w:tcW w:w="0" w:type="auto"/>
          </w:tcPr>
          <w:p w14:paraId="67A2EC72" w14:textId="403C3F94" w:rsidR="00591A1E" w:rsidRPr="004B65D6" w:rsidRDefault="00602C45"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0.06</w:t>
            </w:r>
            <w:r>
              <w:rPr>
                <w:rFonts w:eastAsiaTheme="minorEastAsia" w:hint="eastAsia"/>
                <w:sz w:val="22"/>
                <w:szCs w:val="22"/>
                <w:lang w:eastAsia="zh-CN"/>
              </w:rPr>
              <w:t>0</w:t>
            </w:r>
          </w:p>
        </w:tc>
        <w:tc>
          <w:tcPr>
            <w:tcW w:w="0" w:type="auto"/>
          </w:tcPr>
          <w:p w14:paraId="7055BC56" w14:textId="0F75911E" w:rsidR="00591A1E" w:rsidRPr="004B65D6" w:rsidRDefault="00591A1E" w:rsidP="00DA4347">
            <w:pPr>
              <w:pStyle w:val="a3"/>
              <w:spacing w:line="261" w:lineRule="auto"/>
              <w:ind w:right="114"/>
              <w:jc w:val="center"/>
              <w:rPr>
                <w:rFonts w:eastAsiaTheme="minorEastAsia" w:hint="eastAsia"/>
                <w:sz w:val="22"/>
                <w:szCs w:val="22"/>
                <w:lang w:eastAsia="zh-CN"/>
              </w:rPr>
            </w:pPr>
            <w:del w:id="304" w:author="兴雨 郭" w:date="2026-02-04T21:39:00Z" w16du:dateUtc="2026-02-04T13:39:00Z">
              <w:r w:rsidDel="009063EE">
                <w:rPr>
                  <w:rFonts w:eastAsiaTheme="minorEastAsia" w:hint="eastAsia"/>
                  <w:sz w:val="22"/>
                  <w:szCs w:val="22"/>
                  <w:lang w:eastAsia="zh-CN"/>
                </w:rPr>
                <w:delText>1168.2</w:delText>
              </w:r>
            </w:del>
            <w:r>
              <w:rPr>
                <w:rFonts w:eastAsiaTheme="minorEastAsia" w:hint="eastAsia"/>
                <w:sz w:val="22"/>
                <w:szCs w:val="22"/>
                <w:lang w:eastAsia="zh-CN"/>
              </w:rPr>
              <w:t>1075.77</w:t>
            </w:r>
          </w:p>
        </w:tc>
        <w:tc>
          <w:tcPr>
            <w:tcW w:w="0" w:type="auto"/>
          </w:tcPr>
          <w:p w14:paraId="49127F84" w14:textId="2B4E16B5" w:rsidR="00591A1E"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11.82</w:t>
            </w:r>
          </w:p>
        </w:tc>
      </w:tr>
      <w:tr w:rsidR="00591A1E" w14:paraId="2166A5CC" w14:textId="77777777" w:rsidTr="00DA4347">
        <w:trPr>
          <w:jc w:val="center"/>
        </w:trPr>
        <w:tc>
          <w:tcPr>
            <w:tcW w:w="0" w:type="auto"/>
          </w:tcPr>
          <w:p w14:paraId="3298E9AD" w14:textId="4EF57D5A" w:rsidR="00591A1E"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最优配置</w:t>
            </w:r>
          </w:p>
        </w:tc>
        <w:tc>
          <w:tcPr>
            <w:tcW w:w="0" w:type="auto"/>
          </w:tcPr>
          <w:p w14:paraId="2F497341" w14:textId="64F65832" w:rsidR="00591A1E" w:rsidRPr="004B65D6" w:rsidRDefault="00591A1E" w:rsidP="00DA43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w:t>
            </w:r>
            <w:del w:id="305" w:author="兴雨 郭" w:date="2026-02-04T21:30:00Z" w16du:dateUtc="2026-02-04T13:30:00Z">
              <w:r w:rsidDel="00DA4347">
                <w:rPr>
                  <w:rFonts w:eastAsiaTheme="minorEastAsia" w:hint="eastAsia"/>
                  <w:sz w:val="22"/>
                  <w:szCs w:val="22"/>
                  <w:lang w:eastAsia="zh-CN"/>
                </w:rPr>
                <w:delText>20</w:delText>
              </w:r>
            </w:del>
            <w:r>
              <w:rPr>
                <w:rFonts w:eastAsiaTheme="minorEastAsia" w:hint="eastAsia"/>
                <w:sz w:val="22"/>
                <w:szCs w:val="22"/>
                <w:lang w:eastAsia="zh-CN"/>
              </w:rPr>
              <w:t>2</w:t>
            </w:r>
            <w:ins w:id="306" w:author="兴雨 郭" w:date="2026-02-04T21:31:00Z" w16du:dateUtc="2026-02-04T13:31:00Z">
              <w:r>
                <w:rPr>
                  <w:rFonts w:eastAsiaTheme="minorEastAsia" w:hint="eastAsia"/>
                  <w:sz w:val="22"/>
                  <w:szCs w:val="22"/>
                  <w:lang w:eastAsia="zh-CN"/>
                </w:rPr>
                <w:t>6</w:t>
              </w:r>
            </w:ins>
          </w:p>
        </w:tc>
        <w:tc>
          <w:tcPr>
            <w:tcW w:w="0" w:type="auto"/>
          </w:tcPr>
          <w:p w14:paraId="2FD7638C" w14:textId="63F69FEE" w:rsidR="00591A1E" w:rsidRPr="004B65D6" w:rsidRDefault="00591A1E" w:rsidP="00DA4347">
            <w:pPr>
              <w:pStyle w:val="a3"/>
              <w:spacing w:line="261" w:lineRule="auto"/>
              <w:ind w:right="114"/>
              <w:jc w:val="center"/>
              <w:rPr>
                <w:rFonts w:eastAsiaTheme="minorEastAsia" w:hint="eastAsia"/>
                <w:sz w:val="22"/>
                <w:szCs w:val="22"/>
                <w:lang w:eastAsia="zh-CN"/>
              </w:rPr>
            </w:pPr>
            <w:bookmarkStart w:id="307" w:name="OLE_LINK8"/>
            <w:r>
              <w:rPr>
                <w:rFonts w:eastAsiaTheme="minorEastAsia" w:hint="eastAsia"/>
                <w:sz w:val="22"/>
                <w:szCs w:val="22"/>
                <w:lang w:eastAsia="zh-CN"/>
              </w:rPr>
              <w:t>0.</w:t>
            </w:r>
            <w:del w:id="308" w:author="兴雨 郭" w:date="2026-02-04T21:30:00Z" w16du:dateUtc="2026-02-04T13:30:00Z">
              <w:r w:rsidDel="00DA4347">
                <w:rPr>
                  <w:rFonts w:eastAsiaTheme="minorEastAsia" w:hint="eastAsia"/>
                  <w:sz w:val="22"/>
                  <w:szCs w:val="22"/>
                  <w:lang w:eastAsia="zh-CN"/>
                </w:rPr>
                <w:delText>20</w:delText>
              </w:r>
            </w:del>
            <w:r w:rsidR="00602C45">
              <w:rPr>
                <w:rFonts w:eastAsiaTheme="minorEastAsia" w:hint="eastAsia"/>
                <w:sz w:val="22"/>
                <w:szCs w:val="22"/>
                <w:lang w:eastAsia="zh-CN"/>
              </w:rPr>
              <w:t>024</w:t>
            </w:r>
            <w:bookmarkEnd w:id="307"/>
          </w:p>
        </w:tc>
        <w:tc>
          <w:tcPr>
            <w:tcW w:w="0" w:type="auto"/>
          </w:tcPr>
          <w:p w14:paraId="7512D104" w14:textId="625FF05F" w:rsidR="00591A1E" w:rsidRPr="004B65D6"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w:t>
            </w:r>
            <w:r w:rsidR="00602C45">
              <w:rPr>
                <w:rFonts w:eastAsiaTheme="minorEastAsia" w:hint="eastAsia"/>
                <w:sz w:val="22"/>
                <w:szCs w:val="22"/>
                <w:lang w:eastAsia="zh-CN"/>
              </w:rPr>
              <w:t>060</w:t>
            </w:r>
          </w:p>
        </w:tc>
        <w:tc>
          <w:tcPr>
            <w:tcW w:w="0" w:type="auto"/>
          </w:tcPr>
          <w:p w14:paraId="6DE97A84" w14:textId="729B824D" w:rsidR="00591A1E" w:rsidRPr="004B65D6" w:rsidRDefault="00591A1E" w:rsidP="00DA4347">
            <w:pPr>
              <w:pStyle w:val="a3"/>
              <w:spacing w:line="261" w:lineRule="auto"/>
              <w:ind w:right="114"/>
              <w:jc w:val="center"/>
              <w:rPr>
                <w:rFonts w:eastAsiaTheme="minorEastAsia" w:hint="eastAsia"/>
                <w:sz w:val="22"/>
                <w:szCs w:val="22"/>
                <w:lang w:eastAsia="zh-CN"/>
              </w:rPr>
            </w:pPr>
            <w:del w:id="309" w:author="兴雨 郭" w:date="2026-02-04T21:40:00Z" w16du:dateUtc="2026-02-04T13:40:00Z">
              <w:r w:rsidDel="009063EE">
                <w:rPr>
                  <w:rFonts w:eastAsiaTheme="minorEastAsia" w:hint="eastAsia"/>
                  <w:sz w:val="22"/>
                  <w:szCs w:val="22"/>
                  <w:lang w:eastAsia="zh-CN"/>
                </w:rPr>
                <w:delText>1172.4</w:delText>
              </w:r>
            </w:del>
            <w:r>
              <w:rPr>
                <w:rFonts w:eastAsiaTheme="minorEastAsia" w:hint="eastAsia"/>
                <w:sz w:val="22"/>
                <w:szCs w:val="22"/>
                <w:lang w:eastAsia="zh-CN"/>
              </w:rPr>
              <w:t>1180.20</w:t>
            </w:r>
          </w:p>
        </w:tc>
        <w:tc>
          <w:tcPr>
            <w:tcW w:w="0" w:type="auto"/>
          </w:tcPr>
          <w:p w14:paraId="192B4F47" w14:textId="712A1495" w:rsidR="00591A1E" w:rsidRDefault="00591A1E" w:rsidP="00DA43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9.577</w:t>
            </w:r>
          </w:p>
        </w:tc>
      </w:tr>
      <w:tr w:rsidR="00591A1E" w14:paraId="2983CD8D" w14:textId="77777777" w:rsidTr="00DA4347">
        <w:trPr>
          <w:jc w:val="center"/>
        </w:trPr>
        <w:tc>
          <w:tcPr>
            <w:tcW w:w="0" w:type="auto"/>
            <w:tcBorders>
              <w:bottom w:val="single" w:sz="6" w:space="0" w:color="auto"/>
            </w:tcBorders>
          </w:tcPr>
          <w:p w14:paraId="4A6D5C67" w14:textId="51BCAEA4" w:rsidR="00591A1E" w:rsidRPr="009063EE" w:rsidRDefault="00591A1E" w:rsidP="00DA4347">
            <w:pPr>
              <w:pStyle w:val="a3"/>
              <w:spacing w:line="261" w:lineRule="auto"/>
              <w:ind w:right="114"/>
              <w:jc w:val="center"/>
              <w:rPr>
                <w:rFonts w:eastAsiaTheme="minorEastAsia"/>
                <w:sz w:val="22"/>
                <w:szCs w:val="22"/>
                <w:highlight w:val="red"/>
                <w:lang w:eastAsia="zh-CN"/>
                <w:rPrChange w:id="310"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11" w:author="兴雨 郭" w:date="2026-02-04T21:41:00Z" w16du:dateUtc="2026-02-04T13:41:00Z">
                  <w:rPr>
                    <w:rFonts w:eastAsiaTheme="minorEastAsia"/>
                    <w:sz w:val="22"/>
                    <w:szCs w:val="22"/>
                    <w:lang w:eastAsia="zh-CN"/>
                  </w:rPr>
                </w:rPrChange>
              </w:rPr>
              <w:t>0.</w:t>
            </w:r>
            <w:del w:id="312" w:author="兴雨 郭" w:date="2026-02-04T21:31:00Z" w16du:dateUtc="2026-02-04T13:31:00Z">
              <w:r w:rsidRPr="009063EE" w:rsidDel="00DA4347">
                <w:rPr>
                  <w:rFonts w:eastAsiaTheme="minorEastAsia"/>
                  <w:sz w:val="22"/>
                  <w:szCs w:val="22"/>
                  <w:highlight w:val="red"/>
                  <w:lang w:eastAsia="zh-CN"/>
                  <w:rPrChange w:id="313" w:author="兴雨 郭" w:date="2026-02-04T21:41:00Z" w16du:dateUtc="2026-02-04T13:41:00Z">
                    <w:rPr>
                      <w:rFonts w:eastAsiaTheme="minorEastAsia"/>
                      <w:sz w:val="22"/>
                      <w:szCs w:val="22"/>
                      <w:lang w:eastAsia="zh-CN"/>
                    </w:rPr>
                  </w:rPrChange>
                </w:rPr>
                <w:delText>25</w:delText>
              </w:r>
            </w:del>
            <w:ins w:id="314" w:author="兴雨 郭" w:date="2026-02-04T21:31:00Z" w16du:dateUtc="2026-02-04T13:31:00Z">
              <w:r w:rsidRPr="009063EE">
                <w:rPr>
                  <w:rFonts w:eastAsiaTheme="minorEastAsia"/>
                  <w:sz w:val="22"/>
                  <w:szCs w:val="22"/>
                  <w:highlight w:val="red"/>
                  <w:lang w:eastAsia="zh-CN"/>
                  <w:rPrChange w:id="315" w:author="兴雨 郭" w:date="2026-02-04T21:41:00Z" w16du:dateUtc="2026-02-04T13:41:00Z">
                    <w:rPr>
                      <w:rFonts w:eastAsiaTheme="minorEastAsia"/>
                      <w:sz w:val="22"/>
                      <w:szCs w:val="22"/>
                      <w:lang w:eastAsia="zh-CN"/>
                    </w:rPr>
                  </w:rPrChange>
                </w:rPr>
                <w:t>45</w:t>
              </w:r>
            </w:ins>
          </w:p>
        </w:tc>
        <w:tc>
          <w:tcPr>
            <w:tcW w:w="0" w:type="auto"/>
            <w:tcBorders>
              <w:bottom w:val="single" w:sz="6" w:space="0" w:color="auto"/>
            </w:tcBorders>
          </w:tcPr>
          <w:p w14:paraId="607EBDB9" w14:textId="32246BF4" w:rsidR="00591A1E" w:rsidRPr="009063EE" w:rsidRDefault="00591A1E" w:rsidP="00DA4347">
            <w:pPr>
              <w:pStyle w:val="a3"/>
              <w:spacing w:line="261" w:lineRule="auto"/>
              <w:ind w:right="114"/>
              <w:jc w:val="center"/>
              <w:rPr>
                <w:rFonts w:eastAsiaTheme="minorEastAsia"/>
                <w:sz w:val="22"/>
                <w:szCs w:val="22"/>
                <w:highlight w:val="red"/>
                <w:lang w:eastAsia="zh-CN"/>
                <w:rPrChange w:id="316" w:author="兴雨 郭" w:date="2026-02-04T21:41:00Z" w16du:dateUtc="2026-02-04T13:41:00Z">
                  <w:rPr>
                    <w:rFonts w:eastAsiaTheme="minorEastAsia"/>
                    <w:sz w:val="22"/>
                    <w:szCs w:val="22"/>
                    <w:lang w:eastAsia="zh-CN"/>
                  </w:rPr>
                </w:rPrChange>
              </w:rPr>
            </w:pPr>
            <w:ins w:id="317" w:author="兴雨 郭" w:date="2026-02-04T21:31:00Z" w16du:dateUtc="2026-02-04T13:31:00Z">
              <w:r w:rsidRPr="009063EE">
                <w:rPr>
                  <w:rFonts w:eastAsiaTheme="minorEastAsia"/>
                  <w:sz w:val="22"/>
                  <w:szCs w:val="22"/>
                  <w:highlight w:val="red"/>
                  <w:lang w:eastAsia="zh-CN"/>
                  <w:rPrChange w:id="318" w:author="兴雨 郭" w:date="2026-02-04T21:41:00Z" w16du:dateUtc="2026-02-04T13:41:00Z">
                    <w:rPr>
                      <w:rFonts w:eastAsiaTheme="minorEastAsia"/>
                      <w:sz w:val="22"/>
                      <w:szCs w:val="22"/>
                      <w:lang w:eastAsia="zh-CN"/>
                    </w:rPr>
                  </w:rPrChange>
                </w:rPr>
                <w:t>0.07</w:t>
              </w:r>
            </w:ins>
            <w:del w:id="319" w:author="兴雨 郭" w:date="2026-02-04T21:31:00Z" w16du:dateUtc="2026-02-04T13:31:00Z">
              <w:r w:rsidRPr="009063EE" w:rsidDel="00DA4347">
                <w:rPr>
                  <w:rFonts w:eastAsiaTheme="minorEastAsia"/>
                  <w:sz w:val="22"/>
                  <w:szCs w:val="22"/>
                  <w:highlight w:val="red"/>
                  <w:lang w:eastAsia="zh-CN"/>
                  <w:rPrChange w:id="320"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79414808" w14:textId="47827029" w:rsidR="00591A1E" w:rsidRPr="009063EE" w:rsidRDefault="00591A1E" w:rsidP="00DA4347">
            <w:pPr>
              <w:pStyle w:val="a3"/>
              <w:spacing w:line="261" w:lineRule="auto"/>
              <w:ind w:right="114"/>
              <w:jc w:val="center"/>
              <w:rPr>
                <w:rFonts w:eastAsiaTheme="minorEastAsia"/>
                <w:sz w:val="22"/>
                <w:szCs w:val="22"/>
                <w:highlight w:val="red"/>
                <w:lang w:eastAsia="zh-CN"/>
                <w:rPrChange w:id="321" w:author="兴雨 郭" w:date="2026-02-04T21:41:00Z" w16du:dateUtc="2026-02-04T13:41:00Z">
                  <w:rPr>
                    <w:rFonts w:eastAsiaTheme="minorEastAsia"/>
                    <w:sz w:val="22"/>
                    <w:szCs w:val="22"/>
                    <w:lang w:eastAsia="zh-CN"/>
                  </w:rPr>
                </w:rPrChange>
              </w:rPr>
            </w:pPr>
            <w:ins w:id="322" w:author="兴雨 郭" w:date="2026-02-04T21:31:00Z" w16du:dateUtc="2026-02-04T13:31:00Z">
              <w:r w:rsidRPr="009063EE">
                <w:rPr>
                  <w:rFonts w:eastAsiaTheme="minorEastAsia"/>
                  <w:sz w:val="22"/>
                  <w:szCs w:val="22"/>
                  <w:highlight w:val="red"/>
                  <w:lang w:eastAsia="zh-CN"/>
                  <w:rPrChange w:id="323" w:author="兴雨 郭" w:date="2026-02-04T21:41:00Z" w16du:dateUtc="2026-02-04T13:41:00Z">
                    <w:rPr>
                      <w:rFonts w:eastAsiaTheme="minorEastAsia"/>
                      <w:sz w:val="22"/>
                      <w:szCs w:val="22"/>
                      <w:lang w:eastAsia="zh-CN"/>
                    </w:rPr>
                  </w:rPrChange>
                </w:rPr>
                <w:t>0.18</w:t>
              </w:r>
            </w:ins>
            <w:del w:id="324" w:author="兴雨 郭" w:date="2026-02-04T21:31:00Z" w16du:dateUtc="2026-02-04T13:31:00Z">
              <w:r w:rsidRPr="009063EE" w:rsidDel="00DA4347">
                <w:rPr>
                  <w:rFonts w:eastAsiaTheme="minorEastAsia"/>
                  <w:sz w:val="22"/>
                  <w:szCs w:val="22"/>
                  <w:highlight w:val="red"/>
                  <w:lang w:eastAsia="zh-CN"/>
                  <w:rPrChange w:id="325" w:author="兴雨 郭" w:date="2026-02-04T21:41:00Z" w16du:dateUtc="2026-02-04T13:41:00Z">
                    <w:rPr>
                      <w:rFonts w:eastAsiaTheme="minorEastAsia"/>
                      <w:sz w:val="22"/>
                      <w:szCs w:val="22"/>
                      <w:lang w:eastAsia="zh-CN"/>
                    </w:rPr>
                  </w:rPrChange>
                </w:rPr>
                <w:delText>0.25</w:delText>
              </w:r>
            </w:del>
          </w:p>
        </w:tc>
        <w:tc>
          <w:tcPr>
            <w:tcW w:w="0" w:type="auto"/>
            <w:tcBorders>
              <w:bottom w:val="single" w:sz="6" w:space="0" w:color="auto"/>
            </w:tcBorders>
          </w:tcPr>
          <w:p w14:paraId="58755557" w14:textId="254A5A3E" w:rsidR="00591A1E" w:rsidRPr="009063EE" w:rsidRDefault="00591A1E" w:rsidP="00DA4347">
            <w:pPr>
              <w:pStyle w:val="a3"/>
              <w:spacing w:line="261" w:lineRule="auto"/>
              <w:ind w:right="114"/>
              <w:jc w:val="center"/>
              <w:rPr>
                <w:rFonts w:eastAsiaTheme="minorEastAsia"/>
                <w:sz w:val="22"/>
                <w:szCs w:val="22"/>
                <w:highlight w:val="red"/>
                <w:lang w:eastAsia="zh-CN"/>
                <w:rPrChange w:id="326" w:author="兴雨 郭" w:date="2026-02-04T21:41:00Z" w16du:dateUtc="2026-02-04T13:41:00Z">
                  <w:rPr>
                    <w:rFonts w:eastAsiaTheme="minorEastAsia"/>
                    <w:sz w:val="22"/>
                    <w:szCs w:val="22"/>
                    <w:lang w:eastAsia="zh-CN"/>
                  </w:rPr>
                </w:rPrChange>
              </w:rPr>
            </w:pPr>
            <w:r w:rsidRPr="009063EE">
              <w:rPr>
                <w:rFonts w:eastAsiaTheme="minorEastAsia"/>
                <w:sz w:val="22"/>
                <w:szCs w:val="22"/>
                <w:highlight w:val="red"/>
                <w:lang w:eastAsia="zh-CN"/>
                <w:rPrChange w:id="327" w:author="兴雨 郭" w:date="2026-02-04T21:41:00Z" w16du:dateUtc="2026-02-04T13:41:00Z">
                  <w:rPr>
                    <w:rFonts w:eastAsiaTheme="minorEastAsia"/>
                    <w:sz w:val="22"/>
                    <w:szCs w:val="22"/>
                    <w:lang w:eastAsia="zh-CN"/>
                  </w:rPr>
                </w:rPrChange>
              </w:rPr>
              <w:t>1.023</w:t>
            </w:r>
          </w:p>
        </w:tc>
        <w:tc>
          <w:tcPr>
            <w:tcW w:w="0" w:type="auto"/>
            <w:tcBorders>
              <w:bottom w:val="single" w:sz="6" w:space="0" w:color="auto"/>
            </w:tcBorders>
          </w:tcPr>
          <w:p w14:paraId="2857BCF4" w14:textId="0306F156" w:rsidR="00591A1E" w:rsidRPr="009063EE" w:rsidRDefault="00591A1E" w:rsidP="00DA4347">
            <w:pPr>
              <w:pStyle w:val="a3"/>
              <w:spacing w:line="261" w:lineRule="auto"/>
              <w:ind w:right="114"/>
              <w:jc w:val="center"/>
              <w:rPr>
                <w:rFonts w:eastAsiaTheme="minorEastAsia" w:hint="eastAsia"/>
                <w:sz w:val="22"/>
                <w:szCs w:val="22"/>
                <w:highlight w:val="red"/>
                <w:lang w:eastAsia="zh-CN"/>
                <w:rPrChange w:id="328" w:author="兴雨 郭" w:date="2026-02-04T21:41:00Z" w16du:dateUtc="2026-02-04T13:41:00Z">
                  <w:rPr>
                    <w:rFonts w:eastAsiaTheme="minorEastAsia"/>
                    <w:sz w:val="22"/>
                    <w:szCs w:val="22"/>
                    <w:lang w:eastAsia="zh-CN"/>
                  </w:rPr>
                </w:rPrChange>
              </w:rPr>
            </w:pPr>
            <w:del w:id="329" w:author="兴雨 郭" w:date="2026-02-04T21:40:00Z" w16du:dateUtc="2026-02-04T13:40:00Z">
              <w:r w:rsidRPr="009063EE" w:rsidDel="009063EE">
                <w:rPr>
                  <w:rFonts w:eastAsiaTheme="minorEastAsia"/>
                  <w:sz w:val="22"/>
                  <w:szCs w:val="22"/>
                  <w:highlight w:val="red"/>
                  <w:lang w:eastAsia="zh-CN"/>
                  <w:rPrChange w:id="330" w:author="兴雨 郭" w:date="2026-02-04T21:41:00Z" w16du:dateUtc="2026-02-04T13:41:00Z">
                    <w:rPr>
                      <w:rFonts w:eastAsiaTheme="minorEastAsia"/>
                      <w:sz w:val="22"/>
                      <w:szCs w:val="22"/>
                      <w:lang w:eastAsia="zh-CN"/>
                    </w:rPr>
                  </w:rPrChange>
                </w:rPr>
                <w:delText>1203.6</w:delText>
              </w:r>
            </w:del>
            <w:r>
              <w:rPr>
                <w:rFonts w:eastAsiaTheme="minorEastAsia" w:hint="eastAsia"/>
                <w:sz w:val="22"/>
                <w:szCs w:val="22"/>
                <w:highlight w:val="red"/>
                <w:lang w:eastAsia="zh-CN"/>
              </w:rPr>
              <w:t>1180.20</w:t>
            </w:r>
          </w:p>
        </w:tc>
        <w:tc>
          <w:tcPr>
            <w:tcW w:w="0" w:type="auto"/>
            <w:tcBorders>
              <w:bottom w:val="single" w:sz="4" w:space="0" w:color="auto"/>
            </w:tcBorders>
          </w:tcPr>
          <w:p w14:paraId="1A6D6119" w14:textId="7B99F60A" w:rsidR="00591A1E" w:rsidRPr="009063EE" w:rsidRDefault="00591A1E" w:rsidP="00DA4347">
            <w:pPr>
              <w:pStyle w:val="a3"/>
              <w:spacing w:line="261" w:lineRule="auto"/>
              <w:ind w:right="114"/>
              <w:jc w:val="center"/>
              <w:rPr>
                <w:rFonts w:eastAsiaTheme="minorEastAsia"/>
                <w:sz w:val="22"/>
                <w:szCs w:val="22"/>
                <w:highlight w:val="red"/>
                <w:lang w:eastAsia="zh-CN"/>
                <w:rPrChange w:id="331" w:author="兴雨 郭" w:date="2026-02-04T21:41:00Z" w16du:dateUtc="2026-02-04T13:41:00Z">
                  <w:rPr>
                    <w:rFonts w:eastAsiaTheme="minorEastAsia"/>
                    <w:sz w:val="22"/>
                    <w:szCs w:val="22"/>
                    <w:lang w:eastAsia="zh-CN"/>
                  </w:rPr>
                </w:rPrChange>
              </w:rPr>
            </w:pPr>
            <w:ins w:id="332" w:author="兴雨 郭" w:date="2026-02-04T21:37:00Z" w16du:dateUtc="2026-02-04T13:37:00Z">
              <w:r w:rsidRPr="009063EE">
                <w:rPr>
                  <w:rFonts w:eastAsiaTheme="minorEastAsia"/>
                  <w:sz w:val="22"/>
                  <w:szCs w:val="22"/>
                  <w:highlight w:val="red"/>
                  <w:lang w:eastAsia="zh-CN"/>
                  <w:rPrChange w:id="333" w:author="兴雨 郭" w:date="2026-02-04T21:41:00Z" w16du:dateUtc="2026-02-04T13:41:00Z">
                    <w:rPr>
                      <w:rFonts w:eastAsiaTheme="minorEastAsia"/>
                      <w:sz w:val="22"/>
                      <w:szCs w:val="22"/>
                      <w:lang w:eastAsia="zh-CN"/>
                    </w:rPr>
                  </w:rPrChange>
                </w:rPr>
                <w:t>289.00</w:t>
              </w:r>
            </w:ins>
          </w:p>
        </w:tc>
      </w:tr>
    </w:tbl>
    <w:p w14:paraId="02D0C825" w14:textId="77777777" w:rsidR="000E4C16" w:rsidDel="009A5D4E" w:rsidRDefault="000E4C16" w:rsidP="000E4C16">
      <w:pPr>
        <w:ind w:firstLineChars="200" w:firstLine="440"/>
        <w:jc w:val="both"/>
        <w:rPr>
          <w:del w:id="334" w:author="兴雨 郭" w:date="2026-02-04T22:11:00Z" w16du:dateUtc="2026-02-04T14:11:00Z"/>
          <w:rFonts w:eastAsiaTheme="minorEastAsia"/>
          <w:lang w:eastAsia="zh-CN"/>
        </w:rPr>
      </w:pPr>
      <w:r w:rsidRPr="00916166">
        <w:rPr>
          <w:rFonts w:eastAsiaTheme="minorEastAsia" w:hint="eastAsia"/>
          <w:lang w:eastAsia="zh-CN"/>
        </w:rPr>
        <w:t>根据对路径规划的过往研究中，选取了几个</w:t>
      </w:r>
      <w:ins w:id="335" w:author="兴雨 郭" w:date="2026-02-04T22:09:00Z" w16du:dateUtc="2026-02-04T14:09:00Z">
        <w:r>
          <w:rPr>
            <w:rFonts w:eastAsiaTheme="minorEastAsia" w:hint="eastAsia"/>
            <w:lang w:eastAsia="zh-CN"/>
          </w:rPr>
          <w:t>相对前沿</w:t>
        </w:r>
      </w:ins>
      <w:del w:id="336"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337" w:author="兴雨 郭" w:date="2026-02-04T22:09:00Z" w16du:dateUtc="2026-02-04T14:09:00Z">
        <w:r>
          <w:rPr>
            <w:rFonts w:eastAsiaTheme="minorEastAsia" w:hint="eastAsia"/>
            <w:lang w:eastAsia="zh-CN"/>
          </w:rPr>
          <w:t>路径规划</w:t>
        </w:r>
      </w:ins>
      <w:del w:id="338"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339"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340"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341"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342" w:author="兴雨 郭" w:date="2026-02-04T22:10:00Z" w16du:dateUtc="2026-02-04T14:10:00Z">
        <w:r w:rsidDel="009A5D4E">
          <w:rPr>
            <w:rFonts w:eastAsiaTheme="minorEastAsia" w:hint="eastAsia"/>
            <w:lang w:eastAsia="zh-CN"/>
          </w:rPr>
          <w:delText>我们</w:delText>
        </w:r>
      </w:del>
      <w:del w:id="343"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344" w:author="兴雨 郭" w:date="2026-02-04T22:10:00Z" w16du:dateUtc="2026-02-04T14:10:00Z">
        <w:r w:rsidDel="009A5D4E">
          <w:rPr>
            <w:rFonts w:eastAsiaTheme="minorEastAsia" w:hint="eastAsia"/>
            <w:lang w:eastAsia="zh-CN"/>
          </w:rPr>
          <w:delText>了</w:delText>
        </w:r>
      </w:del>
      <w:ins w:id="345" w:author="兴雨 郭" w:date="2026-02-04T22:11:00Z" w16du:dateUtc="2026-02-04T14:11:00Z">
        <w:r>
          <w:rPr>
            <w:rFonts w:eastAsiaTheme="minorEastAsia" w:hint="eastAsia"/>
            <w:lang w:eastAsia="zh-CN"/>
          </w:rPr>
          <w:t>5</w:t>
        </w:r>
      </w:ins>
      <w:del w:id="346"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74415B7F" w14:textId="5FC68FB4" w:rsidR="0059698D" w:rsidRDefault="000E4C16" w:rsidP="000E4C16">
      <w:pPr>
        <w:ind w:firstLineChars="200" w:firstLine="440"/>
        <w:rPr>
          <w:rFonts w:eastAsiaTheme="minorEastAsia"/>
          <w:lang w:eastAsia="zh-CN"/>
        </w:rPr>
      </w:pPr>
      <w:ins w:id="347" w:author="兴雨 郭" w:date="2026-02-04T22:11:00Z" w16du:dateUtc="2026-02-04T14:11:00Z">
        <w:r>
          <w:rPr>
            <w:rFonts w:eastAsiaTheme="minorEastAsia" w:hint="eastAsia"/>
            <w:lang w:eastAsia="zh-CN"/>
          </w:rPr>
          <w:t>通过对</w:t>
        </w:r>
      </w:ins>
      <w:del w:id="348"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349" w:author="兴雨 郭" w:date="2026-02-04T22:11:00Z" w16du:dateUtc="2026-02-04T14:11:00Z">
        <w:r>
          <w:rPr>
            <w:rFonts w:eastAsiaTheme="minorEastAsia" w:hint="eastAsia"/>
            <w:lang w:eastAsia="zh-CN"/>
          </w:rPr>
          <w:t>Dynamic-RRT</w:t>
        </w:r>
      </w:ins>
      <w:del w:id="350"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351" w:author="兴雨 郭" w:date="2026-02-04T22:11:00Z" w16du:dateUtc="2026-02-04T14:11:00Z">
        <w:r w:rsidRPr="00916166" w:rsidDel="009A5D4E">
          <w:rPr>
            <w:rFonts w:eastAsiaTheme="minorEastAsia" w:hint="eastAsia"/>
            <w:lang w:eastAsia="zh-CN"/>
          </w:rPr>
          <w:delText>及其变体的</w:delText>
        </w:r>
      </w:del>
      <w:ins w:id="352"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353"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354" w:author="兴雨 郭" w:date="2026-02-04T22:12:00Z" w16du:dateUtc="2026-02-04T14:12:00Z">
        <w:r>
          <w:rPr>
            <w:rFonts w:eastAsiaTheme="minorEastAsia" w:hint="eastAsia"/>
            <w:lang w:eastAsia="zh-CN"/>
          </w:rPr>
          <w:t>从表</w:t>
        </w:r>
        <w:r>
          <w:rPr>
            <w:rFonts w:eastAsiaTheme="minorEastAsia" w:hint="eastAsia"/>
            <w:lang w:eastAsia="zh-CN"/>
          </w:rPr>
          <w:t>3</w:t>
        </w:r>
      </w:ins>
      <w:del w:id="355"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356"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357"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358" w:author="兴雨 郭" w:date="2026-02-04T22:12:00Z" w16du:dateUtc="2026-02-04T14:12:00Z">
        <w:r>
          <w:rPr>
            <w:rFonts w:eastAsiaTheme="minorEastAsia" w:hint="eastAsia"/>
            <w:lang w:eastAsia="zh-CN"/>
          </w:rPr>
          <w:t>能逐步</w:t>
        </w:r>
      </w:ins>
      <w:del w:id="359"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360" w:author="兴雨 郭" w:date="2026-02-04T22:13:00Z" w16du:dateUtc="2026-02-04T14:13:00Z">
        <w:r>
          <w:rPr>
            <w:rFonts w:eastAsiaTheme="minorEastAsia" w:hint="eastAsia"/>
            <w:lang w:eastAsia="zh-CN"/>
          </w:rPr>
          <w:t>x</w:t>
        </w:r>
      </w:ins>
      <w:del w:id="361"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362"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363"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364"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365"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366" w:author="兴雨 郭" w:date="2026-02-04T22:15:00Z" w16du:dateUtc="2026-02-04T14:15:00Z">
        <w:r>
          <w:rPr>
            <w:rFonts w:eastAsiaTheme="minorEastAsia" w:hint="eastAsia"/>
            <w:lang w:eastAsia="zh-CN"/>
          </w:rPr>
          <w:t>Dynamic-</w:t>
        </w:r>
      </w:ins>
      <w:r w:rsidRPr="00916166">
        <w:rPr>
          <w:rFonts w:eastAsiaTheme="minorEastAsia"/>
          <w:lang w:eastAsia="zh-CN"/>
        </w:rPr>
        <w:t>RRT</w:t>
      </w:r>
      <w:ins w:id="367" w:author="兴雨 郭" w:date="2026-02-04T22:15:00Z" w16du:dateUtc="2026-02-04T14:15:00Z">
        <w:r>
          <w:rPr>
            <w:rFonts w:eastAsiaTheme="minorEastAsia" w:hint="eastAsia"/>
            <w:lang w:eastAsia="zh-CN"/>
          </w:rPr>
          <w:t>算法</w:t>
        </w:r>
      </w:ins>
      <w:del w:id="368"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369" w:author="兴雨 郭" w:date="2026-02-04T22:15:00Z" w16du:dateUtc="2026-02-04T14:15:00Z">
        <w:r>
          <w:rPr>
            <w:rFonts w:eastAsiaTheme="minorEastAsia" w:hint="eastAsia"/>
            <w:lang w:eastAsia="zh-CN"/>
          </w:rPr>
          <w:t>实验证明</w:t>
        </w:r>
      </w:ins>
      <w:del w:id="370"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371"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372"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373"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374" w:author="兴雨 郭" w:date="2026-02-04T22:16:00Z" w16du:dateUtc="2026-02-04T14:16:00Z">
        <w:r w:rsidRPr="00916166" w:rsidDel="009A5D4E">
          <w:rPr>
            <w:rFonts w:eastAsiaTheme="minorEastAsia" w:hint="eastAsia"/>
            <w:lang w:eastAsia="zh-CN"/>
          </w:rPr>
          <w:delText>Dynamic RRT</w:delText>
        </w:r>
      </w:del>
      <w:ins w:id="375"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376" w:author="兴雨 郭" w:date="2026-02-04T22:17:00Z" w16du:dateUtc="2026-02-04T14:17:00Z">
        <w:r>
          <w:rPr>
            <w:rFonts w:eastAsiaTheme="minorEastAsia" w:hint="eastAsia"/>
            <w:lang w:eastAsia="zh-CN"/>
          </w:rPr>
          <w:t>Dynamic-RRT</w:t>
        </w:r>
      </w:ins>
      <w:del w:id="377"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378" w:author="兴雨 郭" w:date="2026-02-04T22:17:00Z" w16du:dateUtc="2026-02-04T14:17:00Z">
        <w:r>
          <w:rPr>
            <w:rFonts w:eastAsiaTheme="minorEastAsia" w:hint="eastAsia"/>
            <w:lang w:eastAsia="zh-CN"/>
          </w:rPr>
          <w:t>。</w:t>
        </w:r>
      </w:ins>
    </w:p>
    <w:p w14:paraId="24D8FFCF" w14:textId="77777777" w:rsidR="000E4C16" w:rsidRDefault="000E4C16" w:rsidP="000E4C16">
      <w:pPr>
        <w:ind w:firstLineChars="200" w:firstLine="440"/>
        <w:rPr>
          <w:rFonts w:eastAsiaTheme="minorEastAsia"/>
          <w:lang w:eastAsia="zh-CN"/>
        </w:rPr>
      </w:pPr>
    </w:p>
    <w:p w14:paraId="5F9C183C" w14:textId="77777777" w:rsidR="000E4C16" w:rsidRDefault="000E4C16" w:rsidP="000E4C16">
      <w:pPr>
        <w:ind w:firstLineChars="200" w:firstLine="440"/>
        <w:rPr>
          <w:rFonts w:eastAsiaTheme="minorEastAsia"/>
          <w:lang w:eastAsia="zh-CN"/>
        </w:rPr>
      </w:pPr>
    </w:p>
    <w:p w14:paraId="14523E4C" w14:textId="77777777" w:rsidR="000E4C16" w:rsidRDefault="000E4C16" w:rsidP="000E4C16">
      <w:pPr>
        <w:ind w:firstLineChars="200" w:firstLine="440"/>
        <w:rPr>
          <w:rFonts w:eastAsiaTheme="minorEastAsia"/>
          <w:lang w:eastAsia="zh-CN"/>
        </w:rPr>
      </w:pPr>
    </w:p>
    <w:p w14:paraId="3B044487" w14:textId="77777777" w:rsidR="000E4C16" w:rsidRDefault="000E4C16" w:rsidP="000E4C16">
      <w:pPr>
        <w:ind w:firstLineChars="200" w:firstLine="440"/>
        <w:rPr>
          <w:rFonts w:eastAsiaTheme="minorEastAsia"/>
          <w:lang w:eastAsia="zh-CN"/>
        </w:rPr>
      </w:pPr>
    </w:p>
    <w:p w14:paraId="263A598F" w14:textId="77777777" w:rsidR="000E4C16" w:rsidRDefault="000E4C16" w:rsidP="000E4C16">
      <w:pPr>
        <w:ind w:firstLineChars="200" w:firstLine="440"/>
        <w:rPr>
          <w:rFonts w:eastAsiaTheme="minorEastAsia"/>
          <w:lang w:eastAsia="zh-CN"/>
        </w:rPr>
      </w:pPr>
    </w:p>
    <w:p w14:paraId="397C8A4B" w14:textId="77777777" w:rsidR="000E4C16" w:rsidRDefault="000E4C16" w:rsidP="000E4C16">
      <w:pPr>
        <w:ind w:firstLineChars="200" w:firstLine="440"/>
        <w:rPr>
          <w:rFonts w:eastAsiaTheme="minorEastAsia"/>
          <w:lang w:eastAsia="zh-CN"/>
        </w:rPr>
      </w:pPr>
    </w:p>
    <w:p w14:paraId="1D31DCD7" w14:textId="77777777" w:rsidR="000E4C16" w:rsidRDefault="000E4C16" w:rsidP="000E4C16">
      <w:pPr>
        <w:ind w:firstLineChars="200" w:firstLine="440"/>
        <w:rPr>
          <w:rFonts w:eastAsiaTheme="minorEastAsia"/>
          <w:lang w:eastAsia="zh-CN"/>
        </w:rPr>
      </w:pPr>
    </w:p>
    <w:p w14:paraId="4BAA6ED2" w14:textId="77777777" w:rsidR="000E4C16" w:rsidRDefault="000E4C16" w:rsidP="000E4C16">
      <w:pPr>
        <w:ind w:firstLineChars="200" w:firstLine="440"/>
        <w:rPr>
          <w:rFonts w:eastAsiaTheme="minorEastAsia"/>
          <w:lang w:eastAsia="zh-CN"/>
        </w:rPr>
      </w:pPr>
    </w:p>
    <w:p w14:paraId="41EC8771" w14:textId="77777777" w:rsidR="000E4C16" w:rsidRDefault="000E4C16" w:rsidP="000E4C16">
      <w:pPr>
        <w:ind w:firstLineChars="200" w:firstLine="440"/>
        <w:rPr>
          <w:rFonts w:eastAsiaTheme="minorEastAsia"/>
          <w:lang w:eastAsia="zh-CN"/>
        </w:rPr>
      </w:pPr>
    </w:p>
    <w:p w14:paraId="234CA930" w14:textId="77777777" w:rsidR="000E4C16" w:rsidRDefault="000E4C16" w:rsidP="000E4C16">
      <w:pPr>
        <w:ind w:firstLineChars="200" w:firstLine="440"/>
        <w:rPr>
          <w:rFonts w:eastAsiaTheme="minorEastAsia"/>
          <w:lang w:eastAsia="zh-CN"/>
        </w:rPr>
      </w:pPr>
    </w:p>
    <w:p w14:paraId="1038B47F" w14:textId="77777777" w:rsidR="000E4C16" w:rsidRDefault="000E4C16" w:rsidP="000E4C16">
      <w:pPr>
        <w:ind w:firstLineChars="200" w:firstLine="440"/>
        <w:rPr>
          <w:rFonts w:eastAsiaTheme="minorEastAsia"/>
          <w:lang w:eastAsia="zh-CN"/>
        </w:rPr>
      </w:pPr>
    </w:p>
    <w:p w14:paraId="14183635" w14:textId="77777777" w:rsidR="000E4C16" w:rsidRDefault="000E4C16" w:rsidP="000E4C16">
      <w:pPr>
        <w:ind w:firstLineChars="200" w:firstLine="440"/>
        <w:rPr>
          <w:rFonts w:eastAsiaTheme="minorEastAsia"/>
          <w:lang w:eastAsia="zh-CN"/>
        </w:rPr>
      </w:pPr>
    </w:p>
    <w:p w14:paraId="71EF5C77" w14:textId="77777777" w:rsidR="000E4C16" w:rsidRDefault="000E4C16" w:rsidP="000E4C16">
      <w:pPr>
        <w:ind w:firstLineChars="200" w:firstLine="440"/>
        <w:rPr>
          <w:rFonts w:eastAsiaTheme="minorEastAsia"/>
          <w:lang w:eastAsia="zh-CN"/>
        </w:rPr>
      </w:pPr>
    </w:p>
    <w:p w14:paraId="58E11009" w14:textId="77777777" w:rsidR="000E4C16" w:rsidRDefault="000E4C16" w:rsidP="000E4C16">
      <w:pPr>
        <w:ind w:firstLineChars="200" w:firstLine="440"/>
        <w:rPr>
          <w:rFonts w:eastAsiaTheme="minorEastAsia"/>
          <w:lang w:eastAsia="zh-CN"/>
        </w:rPr>
      </w:pPr>
    </w:p>
    <w:p w14:paraId="6E1A2647" w14:textId="77777777" w:rsidR="000E4C16" w:rsidRDefault="000E4C16" w:rsidP="000E4C16">
      <w:pPr>
        <w:ind w:firstLineChars="200" w:firstLine="440"/>
        <w:rPr>
          <w:rFonts w:eastAsiaTheme="minorEastAsia"/>
          <w:lang w:eastAsia="zh-CN"/>
        </w:rPr>
      </w:pPr>
    </w:p>
    <w:p w14:paraId="0F09FB64" w14:textId="77777777" w:rsidR="000E4C16" w:rsidRDefault="000E4C16" w:rsidP="000E4C16">
      <w:pPr>
        <w:ind w:firstLineChars="200" w:firstLine="440"/>
        <w:rPr>
          <w:rFonts w:eastAsiaTheme="minorEastAsia"/>
          <w:lang w:eastAsia="zh-CN"/>
        </w:rPr>
      </w:pPr>
    </w:p>
    <w:p w14:paraId="0292D3ED" w14:textId="77777777" w:rsidR="000E4C16" w:rsidRDefault="000E4C16" w:rsidP="000E4C16">
      <w:pPr>
        <w:ind w:firstLineChars="200" w:firstLine="440"/>
        <w:rPr>
          <w:rFonts w:eastAsiaTheme="minorEastAsia"/>
          <w:lang w:eastAsia="zh-CN"/>
        </w:rPr>
      </w:pPr>
    </w:p>
    <w:p w14:paraId="7AF3C9AE" w14:textId="77777777" w:rsidR="000E4C16" w:rsidRDefault="000E4C16" w:rsidP="000E4C16">
      <w:pPr>
        <w:ind w:firstLineChars="200" w:firstLine="440"/>
        <w:rPr>
          <w:rFonts w:eastAsiaTheme="minorEastAsia"/>
          <w:lang w:eastAsia="zh-CN"/>
        </w:rPr>
      </w:pPr>
    </w:p>
    <w:p w14:paraId="3D76344B" w14:textId="77777777" w:rsidR="000E4C16" w:rsidRDefault="000E4C16" w:rsidP="000E4C16">
      <w:pPr>
        <w:ind w:firstLineChars="200" w:firstLine="440"/>
        <w:rPr>
          <w:rFonts w:eastAsiaTheme="minorEastAsia"/>
          <w:lang w:eastAsia="zh-CN"/>
        </w:rPr>
      </w:pPr>
    </w:p>
    <w:p w14:paraId="55D26AAB" w14:textId="77777777" w:rsidR="000E4C16" w:rsidRDefault="000E4C16" w:rsidP="000E4C16">
      <w:pPr>
        <w:ind w:firstLineChars="200" w:firstLine="440"/>
        <w:rPr>
          <w:rFonts w:eastAsiaTheme="minorEastAsia"/>
          <w:lang w:eastAsia="zh-CN"/>
        </w:rPr>
      </w:pPr>
    </w:p>
    <w:p w14:paraId="7E1A63BA" w14:textId="77777777" w:rsidR="000E4C16" w:rsidRDefault="000E4C16" w:rsidP="000E4C16">
      <w:pPr>
        <w:ind w:firstLineChars="200" w:firstLine="440"/>
        <w:rPr>
          <w:rFonts w:eastAsiaTheme="minorEastAsia"/>
          <w:lang w:eastAsia="zh-CN"/>
        </w:rPr>
      </w:pPr>
    </w:p>
    <w:p w14:paraId="63488E8E" w14:textId="77777777" w:rsidR="000E4C16" w:rsidRDefault="000E4C16" w:rsidP="000E4C16">
      <w:pPr>
        <w:ind w:firstLineChars="200" w:firstLine="440"/>
        <w:rPr>
          <w:rFonts w:eastAsiaTheme="minorEastAsia"/>
          <w:lang w:eastAsia="zh-CN"/>
        </w:rPr>
      </w:pPr>
    </w:p>
    <w:p w14:paraId="031EC9C2" w14:textId="77777777" w:rsidR="000E4C16" w:rsidRDefault="000E4C16" w:rsidP="000E4C16">
      <w:pPr>
        <w:ind w:firstLineChars="200" w:firstLine="440"/>
        <w:rPr>
          <w:rFonts w:eastAsiaTheme="minorEastAsia"/>
          <w:lang w:eastAsia="zh-CN"/>
        </w:rPr>
      </w:pPr>
    </w:p>
    <w:p w14:paraId="5171C136" w14:textId="77777777" w:rsidR="000E4C16" w:rsidRDefault="000E4C16" w:rsidP="000E4C16">
      <w:pPr>
        <w:ind w:firstLineChars="200" w:firstLine="440"/>
        <w:rPr>
          <w:rFonts w:eastAsiaTheme="minorEastAsia"/>
          <w:lang w:eastAsia="zh-CN"/>
        </w:rPr>
      </w:pPr>
    </w:p>
    <w:p w14:paraId="7A5BCF87" w14:textId="77777777" w:rsidR="000E4C16" w:rsidRDefault="000E4C16" w:rsidP="000E4C16">
      <w:pPr>
        <w:ind w:firstLineChars="200" w:firstLine="440"/>
        <w:rPr>
          <w:rFonts w:eastAsiaTheme="minorEastAsia"/>
          <w:lang w:eastAsia="zh-CN"/>
        </w:rPr>
      </w:pPr>
    </w:p>
    <w:p w14:paraId="2CAB7D0D" w14:textId="77777777" w:rsidR="000E4C16" w:rsidRDefault="000E4C16" w:rsidP="000E4C16">
      <w:pPr>
        <w:ind w:firstLineChars="200" w:firstLine="440"/>
        <w:rPr>
          <w:rFonts w:eastAsiaTheme="minorEastAsia"/>
          <w:lang w:eastAsia="zh-CN"/>
        </w:rPr>
      </w:pPr>
    </w:p>
    <w:p w14:paraId="100F65A3" w14:textId="77777777" w:rsidR="000E4C16" w:rsidRDefault="000E4C16" w:rsidP="000E4C16">
      <w:pPr>
        <w:ind w:firstLineChars="200" w:firstLine="440"/>
        <w:rPr>
          <w:rFonts w:eastAsiaTheme="minorEastAsia"/>
          <w:lang w:eastAsia="zh-CN"/>
        </w:rPr>
      </w:pPr>
    </w:p>
    <w:p w14:paraId="519D875B" w14:textId="77777777" w:rsidR="000E4C16" w:rsidRDefault="000E4C16" w:rsidP="000E4C16">
      <w:pPr>
        <w:ind w:firstLineChars="200" w:firstLine="440"/>
        <w:rPr>
          <w:rFonts w:eastAsiaTheme="minorEastAsia"/>
          <w:lang w:eastAsia="zh-CN"/>
        </w:rPr>
      </w:pPr>
    </w:p>
    <w:p w14:paraId="7ECC5A7D" w14:textId="77777777" w:rsidR="000E4C16" w:rsidRDefault="000E4C16" w:rsidP="000E4C16">
      <w:pPr>
        <w:ind w:firstLineChars="200" w:firstLine="440"/>
        <w:rPr>
          <w:rFonts w:eastAsiaTheme="minorEastAsia"/>
          <w:lang w:eastAsia="zh-CN"/>
        </w:rPr>
      </w:pPr>
    </w:p>
    <w:p w14:paraId="3C15EB72" w14:textId="77777777" w:rsidR="000E4C16" w:rsidRDefault="000E4C16" w:rsidP="000E4C16">
      <w:pPr>
        <w:ind w:firstLineChars="200" w:firstLine="440"/>
        <w:rPr>
          <w:rFonts w:eastAsiaTheme="minorEastAsia"/>
          <w:lang w:eastAsia="zh-CN"/>
        </w:rPr>
      </w:pPr>
    </w:p>
    <w:p w14:paraId="29B7722A" w14:textId="77777777" w:rsidR="00EF1601" w:rsidRDefault="00EF1601" w:rsidP="000E4C16">
      <w:pPr>
        <w:ind w:firstLineChars="200" w:firstLine="440"/>
        <w:rPr>
          <w:rFonts w:eastAsiaTheme="minorEastAsia"/>
          <w:lang w:eastAsia="zh-CN"/>
        </w:rPr>
      </w:pPr>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379"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80" w:author="兴雨 郭" w:date="2026-02-04T22:29:00Z" w16du:dateUtc="2026-02-04T14:29:00Z">
        <w:r w:rsidR="00EF1601" w:rsidRPr="00FD572D" w:rsidDel="00C95B0B">
          <w:rPr>
            <w:rFonts w:eastAsiaTheme="minorEastAsia"/>
            <w:lang w:eastAsia="zh-CN"/>
          </w:rPr>
          <w:delText>(Kp,Ki,Kd)=</w:delText>
        </w:r>
      </w:del>
      <w:ins w:id="381" w:author="兴雨 郭" w:date="2026-02-04T22:28:00Z" w16du:dateUtc="2026-02-04T14:28:00Z">
        <w:r w:rsidR="00EF1601">
          <w:rPr>
            <w:rFonts w:eastAsiaTheme="minorEastAsia" w:hint="eastAsia"/>
            <w:lang w:eastAsia="zh-CN"/>
          </w:rPr>
          <w:t>（</w:t>
        </w:r>
      </w:ins>
      <w:del w:id="382"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83"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lastRenderedPageBreak/>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61AD2C3D" w14:textId="1CC8EB47" w:rsidR="003E5195" w:rsidRDefault="006A4EF3" w:rsidP="00081E14">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并引入</w:t>
      </w:r>
      <w:r w:rsidRPr="006A4EF3">
        <w:rPr>
          <w:rFonts w:eastAsiaTheme="minorEastAsia"/>
          <w:lang w:eastAsia="zh-CN"/>
        </w:rPr>
        <w:t xml:space="preserve">PID </w:t>
      </w:r>
      <w:r w:rsidRPr="006A4EF3">
        <w:rPr>
          <w:rFonts w:eastAsiaTheme="minorEastAsia"/>
          <w:lang w:eastAsia="zh-CN"/>
        </w:rPr>
        <w:t>采样控制器</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63A0F69" w14:textId="37515D84" w:rsidR="00081E14" w:rsidRDefault="00081E14" w:rsidP="00081E14">
      <w:pPr>
        <w:ind w:firstLineChars="200" w:firstLine="440"/>
        <w:jc w:val="both"/>
        <w:rPr>
          <w:rFonts w:eastAsiaTheme="minorEastAsia"/>
          <w:lang w:eastAsia="zh-CN"/>
        </w:rPr>
      </w:pPr>
      <w:r w:rsidRPr="00081E14">
        <w:rPr>
          <w:rFonts w:eastAsiaTheme="minorEastAsia"/>
          <w:lang w:eastAsia="zh-CN"/>
        </w:rPr>
        <w:t>为获得具有代表性的控制器配置，本文对比例</w:t>
      </w:r>
      <w:r w:rsidRPr="00081E14">
        <w:rPr>
          <w:rFonts w:eastAsiaTheme="minorEastAsia"/>
          <w:lang w:eastAsia="zh-CN"/>
        </w:rPr>
        <w:t>/</w:t>
      </w:r>
      <w:r w:rsidRPr="00081E14">
        <w:rPr>
          <w:rFonts w:eastAsiaTheme="minorEastAsia"/>
          <w:lang w:eastAsia="zh-CN"/>
        </w:rPr>
        <w:t>积分</w:t>
      </w:r>
      <w:r w:rsidRPr="00081E14">
        <w:rPr>
          <w:rFonts w:eastAsiaTheme="minorEastAsia"/>
          <w:lang w:eastAsia="zh-CN"/>
        </w:rPr>
        <w:t>/</w:t>
      </w:r>
      <w:r w:rsidRPr="00081E14">
        <w:rPr>
          <w:rFonts w:eastAsiaTheme="minorEastAsia"/>
          <w:lang w:eastAsia="zh-CN"/>
        </w:rPr>
        <w:t>微分参数在预设范围内进行了系统性扫荡评估，并以首次可行路径</w:t>
      </w:r>
      <w:r>
        <w:rPr>
          <w:rFonts w:eastAsiaTheme="minorEastAsia" w:hint="eastAsia"/>
          <w:lang w:eastAsia="zh-CN"/>
        </w:rPr>
        <w:t>、平均采样次数、成功率等</w:t>
      </w:r>
      <w:r w:rsidRPr="00081E14">
        <w:rPr>
          <w:rFonts w:eastAsiaTheme="minorEastAsia"/>
          <w:lang w:eastAsia="zh-CN"/>
        </w:rPr>
        <w:t>相关指标</w:t>
      </w:r>
      <w:r>
        <w:rPr>
          <w:rFonts w:eastAsiaTheme="minorEastAsia" w:hint="eastAsia"/>
          <w:lang w:eastAsia="zh-CN"/>
        </w:rPr>
        <w:t>，</w:t>
      </w:r>
      <w:r w:rsidRPr="00081E14">
        <w:rPr>
          <w:rFonts w:eastAsiaTheme="minorEastAsia"/>
          <w:lang w:eastAsia="zh-CN"/>
        </w:rPr>
        <w:t>作为主要评价准则，从而避免平滑后处理非线性对调参结论的干扰。综合参数扫荡结果，确定</w:t>
      </w:r>
      <w:r w:rsidRPr="00081E14">
        <w:rPr>
          <w:rFonts w:eastAsiaTheme="minorEastAsia"/>
          <w:lang w:eastAsia="zh-CN"/>
        </w:rPr>
        <w:t xml:space="preserve"> PID = (0.45, 0.07, 0.18) </w:t>
      </w:r>
      <w:r w:rsidRPr="00081E14">
        <w:rPr>
          <w:rFonts w:eastAsiaTheme="minorEastAsia"/>
          <w:lang w:eastAsia="zh-CN"/>
        </w:rPr>
        <w:t>为本文实验设置下的最优配置，并以该配置作为</w:t>
      </w:r>
      <w:r w:rsidRPr="00081E14">
        <w:rPr>
          <w:rFonts w:eastAsiaTheme="minorEastAsia"/>
          <w:lang w:eastAsia="zh-CN"/>
        </w:rPr>
        <w:t xml:space="preserve"> SC-RRT </w:t>
      </w:r>
      <w:r w:rsidRPr="00081E14">
        <w:rPr>
          <w:rFonts w:eastAsiaTheme="minorEastAsia"/>
          <w:lang w:eastAsia="zh-CN"/>
        </w:rPr>
        <w:t>的默认控制参数用于后续对比实验</w:t>
      </w:r>
      <w:r w:rsidR="0071103C">
        <w:rPr>
          <w:rFonts w:eastAsiaTheme="minorEastAsia" w:hint="eastAsia"/>
          <w:lang w:eastAsia="zh-CN"/>
        </w:rPr>
        <w:t>，</w:t>
      </w:r>
      <w:r w:rsidR="0071103C" w:rsidRPr="0071103C">
        <w:rPr>
          <w:rFonts w:eastAsiaTheme="minorEastAsia"/>
          <w:lang w:eastAsia="zh-CN"/>
        </w:rPr>
        <w:t>为保证公平性，后续对比实验均在相同环境配置与迭代</w:t>
      </w:r>
      <w:r w:rsidR="0071103C" w:rsidRPr="0071103C">
        <w:rPr>
          <w:rFonts w:eastAsiaTheme="minorEastAsia"/>
          <w:lang w:eastAsia="zh-CN"/>
        </w:rPr>
        <w:t>/</w:t>
      </w:r>
      <w:r w:rsidR="0071103C" w:rsidRPr="0071103C">
        <w:rPr>
          <w:rFonts w:eastAsiaTheme="minorEastAsia"/>
          <w:lang w:eastAsia="zh-CN"/>
        </w:rPr>
        <w:t>时间预算约束下进行，且</w:t>
      </w:r>
      <w:r w:rsidR="0071103C" w:rsidRPr="0071103C">
        <w:rPr>
          <w:rFonts w:eastAsiaTheme="minorEastAsia"/>
          <w:lang w:eastAsia="zh-CN"/>
        </w:rPr>
        <w:t xml:space="preserve"> SC-RRT </w:t>
      </w:r>
      <w:r w:rsidR="0071103C" w:rsidRPr="0071103C">
        <w:rPr>
          <w:rFonts w:eastAsiaTheme="minorEastAsia"/>
          <w:lang w:eastAsia="zh-CN"/>
        </w:rPr>
        <w:t>均采用上述默认</w:t>
      </w:r>
      <w:r w:rsidR="0071103C" w:rsidRPr="0071103C">
        <w:rPr>
          <w:rFonts w:eastAsiaTheme="minorEastAsia"/>
          <w:lang w:eastAsia="zh-CN"/>
        </w:rPr>
        <w:t xml:space="preserve"> PID </w:t>
      </w:r>
      <w:r w:rsidR="0071103C" w:rsidRPr="0071103C">
        <w:rPr>
          <w:rFonts w:eastAsiaTheme="minorEastAsia"/>
          <w:lang w:eastAsia="zh-CN"/>
        </w:rPr>
        <w:t>配置</w:t>
      </w:r>
      <w:r w:rsidRPr="00081E14">
        <w:rPr>
          <w:rFonts w:eastAsiaTheme="minorEastAsia"/>
          <w:lang w:eastAsia="zh-CN"/>
        </w:rPr>
        <w:t>。</w:t>
      </w:r>
    </w:p>
    <w:p w14:paraId="5191C501" w14:textId="5ED741EA"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在二维与三维多组典型场景的对比实验中，采用上述最优</w:t>
      </w:r>
      <w:r w:rsidRPr="00B14A0E">
        <w:rPr>
          <w:rFonts w:eastAsiaTheme="minorEastAsia"/>
          <w:lang w:eastAsia="zh-CN"/>
        </w:rPr>
        <w:t xml:space="preserve"> PID </w:t>
      </w:r>
      <w:r w:rsidRPr="00B14A0E">
        <w:rPr>
          <w:rFonts w:eastAsiaTheme="minorEastAsia"/>
          <w:lang w:eastAsia="zh-CN"/>
        </w:rPr>
        <w:t>配置的</w:t>
      </w:r>
      <w:r w:rsidRPr="00B14A0E">
        <w:rPr>
          <w:rFonts w:eastAsiaTheme="minorEastAsia"/>
          <w:lang w:eastAsia="zh-CN"/>
        </w:rPr>
        <w:t xml:space="preserve"> 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DC43B6" w:rsidRPr="00DC43B6">
        <w:rPr>
          <w:rFonts w:eastAsiaTheme="minorEastAsia"/>
          <w:lang w:eastAsia="zh-CN"/>
        </w:rPr>
        <w:t xml:space="preserve"> PID </w:t>
      </w:r>
      <w:r w:rsidR="00DC43B6" w:rsidRPr="00DC43B6">
        <w:rPr>
          <w:rFonts w:eastAsiaTheme="minorEastAsia"/>
          <w:lang w:eastAsia="zh-CN"/>
        </w:rPr>
        <w:t>的闭环调节协同作用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84" w:name="References"/>
      <w:bookmarkEnd w:id="384"/>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85" w:name="_bookmark25"/>
      <w:bookmarkEnd w:id="385"/>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86" w:name="_bookmark26"/>
      <w:bookmarkEnd w:id="386"/>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87" w:name="_bookmark27"/>
      <w:bookmarkEnd w:id="387"/>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88" w:name="_bookmark28"/>
      <w:bookmarkEnd w:id="388"/>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89" w:name="_bookmark29"/>
      <w:bookmarkEnd w:id="389"/>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90" w:name="_bookmark30"/>
      <w:bookmarkEnd w:id="390"/>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91" w:name="_bookmark31"/>
      <w:bookmarkEnd w:id="391"/>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92" w:name="_bookmark32"/>
      <w:bookmarkEnd w:id="392"/>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93" w:name="_bookmark33"/>
      <w:bookmarkEnd w:id="393"/>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94" w:author="兴雨 郭" w:date="2026-02-05T23:01:00Z" w16du:dateUtc="2026-02-05T15:01:00Z"/>
          <w:sz w:val="17"/>
          <w:rPrChange w:id="395" w:author="兴雨 郭" w:date="2026-02-05T23:01:00Z" w16du:dateUtc="2026-02-05T15:01:00Z">
            <w:rPr>
              <w:del w:id="396"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97" w:author="兴雨 郭" w:date="2026-02-05T23:02:00Z" w16du:dateUtc="2026-02-05T15:02:00Z"/>
          <w:sz w:val="17"/>
          <w:rPrChange w:id="398" w:author="兴雨 郭" w:date="2026-02-05T23:02:00Z" w16du:dateUtc="2026-02-05T15:02:00Z">
            <w:rPr>
              <w:del w:id="399" w:author="兴雨 郭" w:date="2026-02-05T23:02:00Z" w16du:dateUtc="2026-02-05T15:02:00Z"/>
            </w:rPr>
          </w:rPrChange>
        </w:rPr>
        <w:pPrChange w:id="400" w:author="兴雨 郭" w:date="2026-02-05T23:02:00Z" w16du:dateUtc="2026-02-05T15:02:00Z">
          <w:pPr>
            <w:pStyle w:val="a6"/>
            <w:numPr>
              <w:numId w:val="1"/>
            </w:numPr>
            <w:tabs>
              <w:tab w:val="left" w:pos="561"/>
            </w:tabs>
            <w:spacing w:before="87" w:line="244" w:lineRule="auto"/>
            <w:ind w:right="115" w:hanging="267"/>
            <w:jc w:val="right"/>
          </w:pPr>
        </w:pPrChange>
      </w:pPr>
      <w:bookmarkStart w:id="401" w:name="_bookmark34"/>
      <w:bookmarkEnd w:id="401"/>
      <w:del w:id="402" w:author="兴雨 郭" w:date="2026-02-05T23:01:00Z" w16du:dateUtc="2026-02-05T15:01:00Z">
        <w:r w:rsidRPr="00043ED5" w:rsidDel="00043ED5">
          <w:rPr>
            <w:sz w:val="17"/>
            <w:rPrChange w:id="403" w:author="兴雨 郭" w:date="2026-02-05T23:02:00Z" w16du:dateUtc="2026-02-05T15:02:00Z">
              <w:rPr/>
            </w:rPrChange>
          </w:rPr>
          <w:br w:type="column"/>
        </w:r>
      </w:del>
      <w:del w:id="404" w:author="兴雨 郭" w:date="2026-02-05T23:02:00Z" w16du:dateUtc="2026-02-05T15:02:00Z">
        <w:r w:rsidRPr="00043ED5" w:rsidDel="00043ED5">
          <w:rPr>
            <w:sz w:val="17"/>
            <w:rPrChange w:id="405"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406" w:author="兴雨 郭" w:date="2026-02-05T23:02:00Z" w16du:dateUtc="2026-02-05T15:02:00Z">
              <w:rPr>
                <w:b/>
              </w:rPr>
            </w:rPrChange>
          </w:rPr>
          <w:delText>4</w:delText>
        </w:r>
        <w:r w:rsidRPr="00043ED5" w:rsidDel="00043ED5">
          <w:rPr>
            <w:sz w:val="17"/>
            <w:rPrChange w:id="407"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408" w:author="兴雨 郭" w:date="2026-02-05T23:02:00Z" w16du:dateUtc="2026-02-05T15:02:00Z"/>
          <w:sz w:val="17"/>
          <w:rPrChange w:id="409" w:author="兴雨 郭" w:date="2026-02-05T23:02:00Z" w16du:dateUtc="2026-02-05T15:02:00Z">
            <w:rPr>
              <w:ins w:id="410"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411"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412" w:name="_bookmark35"/>
      <w:bookmarkEnd w:id="412"/>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13" w:name="_bookmark36"/>
      <w:bookmarkEnd w:id="413"/>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414" w:name="_bookmark37"/>
      <w:bookmarkEnd w:id="414"/>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15" w:name="_bookmark38"/>
      <w:bookmarkEnd w:id="415"/>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16" w:name="_bookmark39"/>
      <w:bookmarkEnd w:id="416"/>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17" w:name="_bookmark40"/>
      <w:bookmarkEnd w:id="417"/>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18" w:name="_bookmark41"/>
      <w:bookmarkEnd w:id="418"/>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19" w:name="_bookmark42"/>
      <w:bookmarkEnd w:id="419"/>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20" w:name="_bookmark43"/>
      <w:bookmarkEnd w:id="420"/>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21" w:name="_bookmark44"/>
      <w:bookmarkEnd w:id="421"/>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422" w:name="_bookmark45"/>
      <w:bookmarkEnd w:id="422"/>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23" w:name="_bookmark46"/>
      <w:bookmarkEnd w:id="423"/>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24" w:name="_bookmark47"/>
      <w:bookmarkEnd w:id="424"/>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25" w:name="_bookmark48"/>
      <w:bookmarkEnd w:id="425"/>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26" w:name="_bookmark49"/>
      <w:bookmarkEnd w:id="426"/>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27" w:name="_bookmark50"/>
      <w:bookmarkEnd w:id="427"/>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428" w:name="_bookmark51"/>
      <w:bookmarkEnd w:id="428"/>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429"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430" w:author="兴雨 郭" w:date="2026-02-05T23:00:00Z" w16du:dateUtc="2026-02-05T15:00:00Z"/>
          <w:sz w:val="9"/>
        </w:rPr>
      </w:pPr>
    </w:p>
    <w:p w14:paraId="319968F3" w14:textId="164D8A9F" w:rsidR="0076352E" w:rsidRPr="00043ED5" w:rsidDel="00043ED5" w:rsidRDefault="0076352E">
      <w:pPr>
        <w:rPr>
          <w:del w:id="431" w:author="兴雨 郭" w:date="2026-02-05T23:00:00Z" w16du:dateUtc="2026-02-05T15:00:00Z"/>
          <w:rFonts w:eastAsiaTheme="minorEastAsia"/>
          <w:sz w:val="9"/>
          <w:lang w:eastAsia="zh-CN"/>
          <w:rPrChange w:id="432" w:author="兴雨 郭" w:date="2026-02-05T23:00:00Z" w16du:dateUtc="2026-02-05T15:00:00Z">
            <w:rPr>
              <w:del w:id="433"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34" w:name="_bookmark52"/>
      <w:bookmarkEnd w:id="43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35" w:name="_bookmark53"/>
      <w:bookmarkEnd w:id="43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36" w:name="_bookmark54"/>
      <w:bookmarkEnd w:id="436"/>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437"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437"/>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438"/>
      <w:commentRangeStart w:id="439"/>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440" w:author="兴雨 郭" w:date="2026-02-05T22:55:00Z">
        <w:r w:rsidRPr="00105508">
          <w:rPr>
            <w:rFonts w:eastAsiaTheme="minorEastAsia"/>
            <w:lang w:eastAsia="zh-CN"/>
          </w:rPr>
          <w:t>非对称双椭球</w:t>
        </w:r>
      </w:ins>
      <w:ins w:id="441" w:author="兴雨 郭" w:date="2026-02-05T22:56:00Z" w16du:dateUtc="2026-02-05T14:56:00Z">
        <w:r>
          <w:rPr>
            <w:rFonts w:eastAsiaTheme="minorEastAsia" w:hint="eastAsia"/>
            <w:lang w:eastAsia="zh-CN"/>
          </w:rPr>
          <w:t>采样</w:t>
        </w:r>
      </w:ins>
      <w:ins w:id="442" w:author="兴雨 郭" w:date="2026-02-05T22:55:00Z">
        <w:r w:rsidRPr="00105508">
          <w:rPr>
            <w:rFonts w:eastAsiaTheme="minorEastAsia"/>
            <w:lang w:eastAsia="zh-CN"/>
          </w:rPr>
          <w:t>域</w:t>
        </w:r>
      </w:ins>
      <w:del w:id="443"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444"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438"/>
      <w:r w:rsidRPr="008516FE">
        <w:rPr>
          <w:rStyle w:val="af0"/>
          <w:rFonts w:eastAsiaTheme="minorEastAsia"/>
          <w:sz w:val="22"/>
          <w:szCs w:val="22"/>
          <w:lang w:eastAsia="zh-CN"/>
        </w:rPr>
        <w:commentReference w:id="438"/>
      </w:r>
      <w:commentRangeEnd w:id="439"/>
      <w:r w:rsidR="00140366" w:rsidRPr="008516FE">
        <w:rPr>
          <w:rStyle w:val="af0"/>
          <w:rFonts w:eastAsiaTheme="minorEastAsia"/>
          <w:sz w:val="22"/>
          <w:szCs w:val="22"/>
          <w:lang w:eastAsia="zh-CN"/>
        </w:rPr>
        <w:commentReference w:id="439"/>
      </w:r>
    </w:p>
    <w:p w14:paraId="7D98855E" w14:textId="77777777" w:rsidR="003E5195" w:rsidRPr="003E5195" w:rsidRDefault="003E5195" w:rsidP="00F3051E">
      <w:pPr>
        <w:spacing w:before="1" w:line="244" w:lineRule="auto"/>
        <w:ind w:right="114"/>
        <w:jc w:val="both"/>
        <w:rPr>
          <w:rFonts w:eastAsiaTheme="minorEastAsia"/>
          <w:sz w:val="17"/>
          <w:lang w:eastAsia="zh-CN"/>
        </w:rPr>
      </w:pP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7"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6"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4"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5"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80"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83"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84"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85"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438"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439"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0268" w14:textId="77777777" w:rsidR="00D44BDA" w:rsidRDefault="00D44BDA">
      <w:r>
        <w:separator/>
      </w:r>
    </w:p>
  </w:endnote>
  <w:endnote w:type="continuationSeparator" w:id="0">
    <w:p w14:paraId="4A613C9D" w14:textId="77777777" w:rsidR="00D44BDA" w:rsidRDefault="00D44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584C" w14:textId="77777777" w:rsidR="00D44BDA" w:rsidRDefault="00D44BDA">
      <w:r>
        <w:separator/>
      </w:r>
    </w:p>
  </w:footnote>
  <w:footnote w:type="continuationSeparator" w:id="0">
    <w:p w14:paraId="1AA29F35" w14:textId="77777777" w:rsidR="00D44BDA" w:rsidRDefault="00D44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4C16"/>
    <w:rsid w:val="000E64A2"/>
    <w:rsid w:val="000F45FC"/>
    <w:rsid w:val="000F48F0"/>
    <w:rsid w:val="000F7115"/>
    <w:rsid w:val="000F7198"/>
    <w:rsid w:val="00105508"/>
    <w:rsid w:val="00106F4F"/>
    <w:rsid w:val="0011603F"/>
    <w:rsid w:val="001169F8"/>
    <w:rsid w:val="0012135B"/>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381C"/>
    <w:rsid w:val="0056385D"/>
    <w:rsid w:val="00564820"/>
    <w:rsid w:val="00570532"/>
    <w:rsid w:val="0058335E"/>
    <w:rsid w:val="00587CA2"/>
    <w:rsid w:val="0059054C"/>
    <w:rsid w:val="00591A1E"/>
    <w:rsid w:val="0059698D"/>
    <w:rsid w:val="005A3A2C"/>
    <w:rsid w:val="005A778F"/>
    <w:rsid w:val="005B2540"/>
    <w:rsid w:val="005B360B"/>
    <w:rsid w:val="005B4146"/>
    <w:rsid w:val="005B7F8E"/>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BBB"/>
    <w:rsid w:val="00746DBA"/>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516FE"/>
    <w:rsid w:val="00851DC5"/>
    <w:rsid w:val="00856B48"/>
    <w:rsid w:val="00857AE8"/>
    <w:rsid w:val="008670A1"/>
    <w:rsid w:val="00870347"/>
    <w:rsid w:val="00871EFB"/>
    <w:rsid w:val="00892236"/>
    <w:rsid w:val="00892ADF"/>
    <w:rsid w:val="008A2AD5"/>
    <w:rsid w:val="008A6428"/>
    <w:rsid w:val="008A6998"/>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BDA"/>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oleObject" Target="embeddings/oleObject2.bin"/><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fontTable" Target="fontTab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wmf"/><Relationship Id="rId41" Type="http://schemas.openxmlformats.org/officeDocument/2006/relationships/hyperlink" Target="https://doi.org/10.48550/arXiv.1005.04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16</Pages>
  <Words>3784</Words>
  <Characters>21570</Characters>
  <Application>Microsoft Office Word</Application>
  <DocSecurity>0</DocSecurity>
  <Lines>179</Lines>
  <Paragraphs>50</Paragraphs>
  <ScaleCrop>false</ScaleCrop>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7</cp:revision>
  <cp:lastPrinted>2025-12-01T13:09:00Z</cp:lastPrinted>
  <dcterms:created xsi:type="dcterms:W3CDTF">2026-02-11T12:22:00Z</dcterms:created>
  <dcterms:modified xsi:type="dcterms:W3CDTF">2026-02-11T15:04:00Z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