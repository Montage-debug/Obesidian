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82FB" w14:textId="77777777" w:rsidR="0076352E" w:rsidRDefault="00821371">
      <w:pPr>
        <w:spacing w:before="79"/>
        <w:ind w:left="220"/>
        <w:rPr>
          <w:rFonts w:ascii="Arial"/>
          <w:sz w:val="17"/>
        </w:rPr>
      </w:pPr>
      <w:r>
        <w:rPr>
          <w:rFonts w:ascii="Arial"/>
          <w:w w:val="85"/>
          <w:sz w:val="17"/>
        </w:rPr>
        <w:t>Journal</w:t>
      </w:r>
      <w:r>
        <w:rPr>
          <w:rFonts w:ascii="Arial"/>
          <w:spacing w:val="-2"/>
          <w:w w:val="85"/>
          <w:sz w:val="17"/>
        </w:rPr>
        <w:t xml:space="preserve"> </w:t>
      </w:r>
      <w:r>
        <w:rPr>
          <w:rFonts w:ascii="Arial"/>
          <w:w w:val="85"/>
          <w:sz w:val="17"/>
        </w:rPr>
        <w:t>of</w:t>
      </w:r>
      <w:r>
        <w:rPr>
          <w:rFonts w:ascii="Arial"/>
          <w:spacing w:val="-2"/>
          <w:w w:val="85"/>
          <w:sz w:val="17"/>
        </w:rPr>
        <w:t xml:space="preserve"> </w:t>
      </w:r>
      <w:r>
        <w:rPr>
          <w:rFonts w:ascii="Arial"/>
          <w:w w:val="85"/>
          <w:sz w:val="17"/>
        </w:rPr>
        <w:t>Intelligent</w:t>
      </w:r>
      <w:r>
        <w:rPr>
          <w:rFonts w:ascii="Arial"/>
          <w:spacing w:val="-2"/>
          <w:w w:val="85"/>
          <w:sz w:val="17"/>
        </w:rPr>
        <w:t xml:space="preserve"> </w:t>
      </w:r>
      <w:r>
        <w:rPr>
          <w:rFonts w:ascii="Arial"/>
          <w:w w:val="85"/>
          <w:sz w:val="17"/>
        </w:rPr>
        <w:t>&amp;</w:t>
      </w:r>
      <w:r>
        <w:rPr>
          <w:rFonts w:ascii="Arial"/>
          <w:spacing w:val="-2"/>
          <w:w w:val="85"/>
          <w:sz w:val="17"/>
        </w:rPr>
        <w:t xml:space="preserve"> </w:t>
      </w:r>
      <w:r>
        <w:rPr>
          <w:rFonts w:ascii="Arial"/>
          <w:w w:val="85"/>
          <w:sz w:val="17"/>
        </w:rPr>
        <w:t>Robotic</w:t>
      </w:r>
      <w:r>
        <w:rPr>
          <w:rFonts w:ascii="Arial"/>
          <w:spacing w:val="-2"/>
          <w:w w:val="85"/>
          <w:sz w:val="17"/>
        </w:rPr>
        <w:t xml:space="preserve"> </w:t>
      </w:r>
      <w:r>
        <w:rPr>
          <w:rFonts w:ascii="Arial"/>
          <w:w w:val="85"/>
          <w:sz w:val="17"/>
        </w:rPr>
        <w:t>Systems</w:t>
      </w:r>
      <w:r>
        <w:rPr>
          <w:rFonts w:ascii="Arial"/>
          <w:spacing w:val="-2"/>
          <w:w w:val="85"/>
          <w:sz w:val="17"/>
        </w:rPr>
        <w:t xml:space="preserve"> </w:t>
      </w:r>
      <w:r>
        <w:rPr>
          <w:rFonts w:ascii="Arial"/>
          <w:w w:val="85"/>
          <w:sz w:val="17"/>
        </w:rPr>
        <w:t>(2023)</w:t>
      </w:r>
      <w:r>
        <w:rPr>
          <w:rFonts w:ascii="Arial"/>
          <w:spacing w:val="-2"/>
          <w:w w:val="85"/>
          <w:sz w:val="17"/>
        </w:rPr>
        <w:t xml:space="preserve"> 107:48</w:t>
      </w:r>
    </w:p>
    <w:p w14:paraId="6E7E93B9" w14:textId="4BDBF2B5" w:rsidR="0076352E" w:rsidRDefault="002B5079">
      <w:pPr>
        <w:spacing w:before="31"/>
        <w:ind w:left="220"/>
        <w:rPr>
          <w:rFonts w:ascii="Arial"/>
          <w:sz w:val="17"/>
        </w:rPr>
      </w:pPr>
      <w:r>
        <w:rPr>
          <w:noProof/>
        </w:rPr>
        <mc:AlternateContent>
          <mc:Choice Requires="wps">
            <w:drawing>
              <wp:anchor distT="0" distB="0" distL="114300" distR="114300" simplePos="0" relativeHeight="251692032" behindDoc="0" locked="0" layoutInCell="1" allowOverlap="1" wp14:anchorId="4FBA2F1C" wp14:editId="6A048E82">
                <wp:simplePos x="0" y="0"/>
                <wp:positionH relativeFrom="page">
                  <wp:posOffset>647700</wp:posOffset>
                </wp:positionH>
                <wp:positionV relativeFrom="paragraph">
                  <wp:posOffset>233680</wp:posOffset>
                </wp:positionV>
                <wp:extent cx="6264275" cy="0"/>
                <wp:effectExtent l="0" t="0" r="0" b="0"/>
                <wp:wrapNone/>
                <wp:docPr id="194716868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E178" id="Line 180" o:spid="_x0000_s1026" style="position:absolute;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1pt,18.4pt" to="544.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" strokeweight=".99pt">
                <w10:wrap anchorx="page"/>
              </v:line>
            </w:pict>
          </mc:Fallback>
        </mc:AlternateContent>
      </w:r>
      <w:r>
        <w:rPr>
          <w:rFonts w:ascii="Arial"/>
          <w:w w:val="85"/>
          <w:sz w:val="17"/>
        </w:rPr>
        <w:t>https://doi.org/10.1007/s10846-023-01823-</w:t>
      </w:r>
      <w:r>
        <w:rPr>
          <w:rFonts w:ascii="Arial"/>
          <w:spacing w:val="-10"/>
          <w:w w:val="85"/>
          <w:sz w:val="17"/>
        </w:rPr>
        <w:t>4</w:t>
      </w:r>
    </w:p>
    <w:p w14:paraId="08F6176C" w14:textId="24EA8FFA" w:rsidR="0076352E" w:rsidRDefault="002B5079">
      <w:pPr>
        <w:pStyle w:val="a3"/>
        <w:spacing w:before="1"/>
        <w:rPr>
          <w:rFonts w:ascii="Arial"/>
          <w:sz w:val="11"/>
        </w:rPr>
      </w:pPr>
      <w:r>
        <w:rPr>
          <w:noProof/>
        </w:rPr>
        <mc:AlternateContent>
          <mc:Choice Requires="wps">
            <w:drawing>
              <wp:anchor distT="0" distB="0" distL="0" distR="0" simplePos="0" relativeHeight="251786240" behindDoc="1" locked="0" layoutInCell="1" allowOverlap="1" wp14:anchorId="34AE2EBF" wp14:editId="0A6D79E9">
                <wp:simplePos x="0" y="0"/>
                <wp:positionH relativeFrom="page">
                  <wp:posOffset>647700</wp:posOffset>
                </wp:positionH>
                <wp:positionV relativeFrom="paragraph">
                  <wp:posOffset>96520</wp:posOffset>
                </wp:positionV>
                <wp:extent cx="3024505" cy="240030"/>
                <wp:effectExtent l="0" t="0" r="0" b="0"/>
                <wp:wrapTopAndBottom/>
                <wp:docPr id="1874069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4505" cy="240030"/>
                        </a:xfrm>
                        <a:prstGeom prst="rect">
                          <a:avLst/>
                        </a:prstGeom>
                        <a:solidFill>
                          <a:srgbClr val="C5C5C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AE2EBF" id="_x0000_t202" coordsize="21600,21600" o:spt="202" path="m,l,21600r21600,l21600,xe">
                <v:stroke joinstyle="miter"/>
                <v:path gradientshapeok="t" o:connecttype="rect"/>
              </v:shapetype>
              <v:shape id="Text Box 2" o:spid="_x0000_s1026" type="#_x0000_t202" style="position:absolute;margin-left:51pt;margin-top:7.6pt;width:238.15pt;height:18.9pt;z-index:-251530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" fillcolor="#c5c5c6" stroked="f">
                <v:textbox inset="0,0,0,0">
                  <w:txbxContent>
                    <w:p w14:paraId="4561CABC" w14:textId="77777777" w:rsidR="0076352E" w:rsidRDefault="00821371">
                      <w:pPr>
                        <w:spacing w:before="77"/>
                        <w:ind w:left="115"/>
                        <w:rPr>
                          <w:rFonts w:ascii="Calibri"/>
                          <w:b/>
                          <w:color w:val="000000"/>
                          <w:sz w:val="19"/>
                        </w:rPr>
                      </w:pPr>
                      <w:r>
                        <w:rPr>
                          <w:rFonts w:ascii="Calibri"/>
                          <w:b/>
                          <w:color w:val="000000"/>
                          <w:spacing w:val="10"/>
                          <w:w w:val="105"/>
                          <w:sz w:val="19"/>
                        </w:rPr>
                        <w:t>SHORT</w:t>
                      </w:r>
                      <w:r>
                        <w:rPr>
                          <w:rFonts w:ascii="Calibri"/>
                          <w:b/>
                          <w:color w:val="000000"/>
                          <w:spacing w:val="20"/>
                          <w:w w:val="105"/>
                          <w:sz w:val="19"/>
                        </w:rPr>
                        <w:t xml:space="preserve"> </w:t>
                      </w:r>
                      <w:r>
                        <w:rPr>
                          <w:rFonts w:ascii="Calibri"/>
                          <w:b/>
                          <w:color w:val="000000"/>
                          <w:spacing w:val="8"/>
                          <w:w w:val="105"/>
                          <w:sz w:val="19"/>
                        </w:rPr>
                        <w:t>PAPER</w:t>
                      </w:r>
                    </w:p>
                  </w:txbxContent>
                </v:textbox>
                <w10:wrap type="topAndBottom" anchorx="page"/>
              </v:shape>
            </w:pict>
          </mc:Fallback>
        </mc:AlternateContent>
      </w:r>
      <w:r>
        <w:rPr>
          <w:noProof/>
        </w:rPr>
        <w:drawing>
          <wp:anchor distT="0" distB="0" distL="0" distR="0" simplePos="0" relativeHeight="251658240" behindDoc="0" locked="0" layoutInCell="1" allowOverlap="1" wp14:anchorId="19442C9B" wp14:editId="676FFA44">
            <wp:simplePos x="0" y="0"/>
            <wp:positionH relativeFrom="page">
              <wp:posOffset>6549042</wp:posOffset>
            </wp:positionH>
            <wp:positionV relativeFrom="paragraph">
              <wp:posOffset>169487</wp:posOffset>
            </wp:positionV>
            <wp:extent cx="361734" cy="361950"/>
            <wp:effectExtent l="0" t="0" r="0" b="0"/>
            <wp:wrapTopAndBottom/>
            <wp:docPr id="1" name="image1.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9" cstate="print"/>
                    <a:stretch>
                      <a:fillRect/>
                    </a:stretch>
                  </pic:blipFill>
                  <pic:spPr>
                    <a:xfrm>
                      <a:off x="0" y="0"/>
                      <a:ext cx="361734" cy="361950"/>
                    </a:xfrm>
                    <a:prstGeom prst="rect">
                      <a:avLst/>
                    </a:prstGeom>
                  </pic:spPr>
                </pic:pic>
              </a:graphicData>
            </a:graphic>
          </wp:anchor>
        </w:drawing>
      </w:r>
    </w:p>
    <w:p w14:paraId="63ED4B32" w14:textId="77777777" w:rsidR="0076352E" w:rsidRDefault="0076352E">
      <w:pPr>
        <w:pStyle w:val="a3"/>
        <w:spacing w:before="9"/>
        <w:rPr>
          <w:rFonts w:ascii="Arial"/>
          <w:sz w:val="15"/>
        </w:rPr>
      </w:pPr>
    </w:p>
    <w:p w14:paraId="216AA983" w14:textId="17B2477C" w:rsidR="0076352E" w:rsidRDefault="00927F8F">
      <w:pPr>
        <w:pStyle w:val="a5"/>
        <w:spacing w:line="235" w:lineRule="auto"/>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00BF8082" w14:textId="77777777" w:rsidR="00851DC5" w:rsidRDefault="00851DC5">
      <w:pPr>
        <w:pStyle w:val="a5"/>
        <w:spacing w:line="235" w:lineRule="auto"/>
        <w:rPr>
          <w:rFonts w:eastAsiaTheme="minorEastAsia"/>
          <w:w w:val="80"/>
          <w:lang w:eastAsia="zh-CN"/>
        </w:rPr>
      </w:pPr>
    </w:p>
    <w:p w14:paraId="34D59D93" w14:textId="77777777" w:rsidR="00851DC5" w:rsidRDefault="00851DC5">
      <w:pPr>
        <w:pStyle w:val="a5"/>
        <w:spacing w:line="235" w:lineRule="auto"/>
        <w:rPr>
          <w:rFonts w:eastAsiaTheme="minorEastAsia"/>
          <w:w w:val="80"/>
          <w:lang w:eastAsia="zh-CN"/>
        </w:rPr>
      </w:pPr>
    </w:p>
    <w:p w14:paraId="744286CD" w14:textId="1D707186" w:rsidR="00851DC5" w:rsidRPr="00851DC5" w:rsidRDefault="000D7B58">
      <w:pPr>
        <w:pStyle w:val="a5"/>
        <w:spacing w:line="235" w:lineRule="auto"/>
        <w:rPr>
          <w:rFonts w:eastAsiaTheme="minorEastAsia"/>
          <w:color w:val="EE0000"/>
          <w:lang w:eastAsia="zh-CN"/>
        </w:rPr>
      </w:pPr>
      <w:commentRangeStart w:id="1"/>
      <w:commentRangeStart w:id="2"/>
      <w:commentRangeStart w:id="3"/>
      <w:r w:rsidRPr="000D7B58">
        <w:rPr>
          <w:rFonts w:eastAsiaTheme="minorEastAsia"/>
          <w:color w:val="EE0000"/>
          <w:lang w:eastAsia="zh-CN"/>
        </w:rPr>
        <w:t>基于自适应</w:t>
      </w:r>
      <w:ins w:id="4" w:author="兴雨 郭" w:date="2026-02-05T22:01:00Z">
        <w:r w:rsidR="008E3093" w:rsidRPr="008E3093">
          <w:rPr>
            <w:rFonts w:eastAsiaTheme="minorEastAsia"/>
            <w:color w:val="EE0000"/>
            <w:lang w:eastAsia="zh-CN"/>
          </w:rPr>
          <w:t>非对称双椭球域</w:t>
        </w:r>
      </w:ins>
      <w:del w:id="5"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Pr="000D7B58">
        <w:rPr>
          <w:rFonts w:eastAsiaTheme="minorEastAsia"/>
          <w:color w:val="EE0000"/>
          <w:lang w:eastAsia="zh-CN"/>
        </w:rPr>
        <w:t>算法</w:t>
      </w:r>
      <w:commentRangeEnd w:id="1"/>
      <w:r w:rsidR="00426B43" w:rsidRPr="00851DC5">
        <w:rPr>
          <w:rStyle w:val="af0"/>
          <w:rFonts w:eastAsiaTheme="minorEastAsia"/>
          <w:color w:val="EE0000"/>
          <w:sz w:val="32"/>
          <w:szCs w:val="32"/>
          <w:lang w:eastAsia="zh-CN"/>
        </w:rPr>
        <w:commentReference w:id="1"/>
      </w:r>
      <w:commentRangeEnd w:id="2"/>
      <w:r w:rsidR="00426B43" w:rsidRPr="00851DC5">
        <w:rPr>
          <w:rStyle w:val="af0"/>
          <w:rFonts w:eastAsiaTheme="minorEastAsia"/>
          <w:color w:val="EE0000"/>
          <w:sz w:val="32"/>
          <w:szCs w:val="32"/>
          <w:lang w:eastAsia="zh-CN"/>
        </w:rPr>
        <w:commentReference w:id="2"/>
      </w:r>
      <w:commentRangeEnd w:id="3"/>
      <w:r w:rsidR="00426B43" w:rsidRPr="00851DC5">
        <w:rPr>
          <w:rStyle w:val="af0"/>
          <w:rFonts w:eastAsiaTheme="minorEastAsia"/>
          <w:color w:val="EE0000"/>
          <w:sz w:val="32"/>
          <w:szCs w:val="32"/>
          <w:lang w:eastAsia="zh-CN"/>
        </w:rPr>
        <w:commentReference w:id="3"/>
      </w:r>
    </w:p>
    <w:p w14:paraId="13F5D318" w14:textId="77777777" w:rsidR="0076352E" w:rsidRDefault="0076352E">
      <w:pPr>
        <w:pStyle w:val="a3"/>
        <w:spacing w:before="4"/>
        <w:rPr>
          <w:rFonts w:ascii="Arial"/>
          <w:b/>
          <w:sz w:val="29"/>
          <w:lang w:eastAsia="zh-CN"/>
        </w:rPr>
      </w:pPr>
    </w:p>
    <w:p w14:paraId="58B004A7" w14:textId="1B7989E4" w:rsidR="0076352E" w:rsidRPr="00034DCB" w:rsidRDefault="00927F8F">
      <w:pPr>
        <w:pStyle w:val="31"/>
        <w:spacing w:line="244" w:lineRule="auto"/>
        <w:ind w:left="220" w:right="678" w:firstLine="0"/>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 xml:space="preserve">MuChun </w:t>
      </w:r>
      <w:r w:rsidR="00DA2891">
        <w:rPr>
          <w:rFonts w:eastAsiaTheme="minorEastAsia" w:hint="eastAsia"/>
          <w:lang w:eastAsia="zh-CN"/>
        </w:rPr>
        <w:t>p</w:t>
      </w:r>
      <w:r w:rsidR="00034DCB">
        <w:rPr>
          <w:rFonts w:eastAsiaTheme="minorEastAsia" w:hint="eastAsia"/>
          <w:lang w:eastAsia="zh-CN"/>
        </w:rPr>
        <w:t>Fan</w:t>
      </w:r>
      <w:r>
        <w:rPr>
          <w:vertAlign w:val="superscript"/>
        </w:rPr>
        <w:t>1</w:t>
      </w:r>
    </w:p>
    <w:p w14:paraId="73AF58B3" w14:textId="77777777" w:rsidR="0076352E" w:rsidRDefault="0076352E">
      <w:pPr>
        <w:pStyle w:val="a3"/>
        <w:spacing w:before="9"/>
        <w:rPr>
          <w:rFonts w:ascii="Calibri"/>
          <w:b/>
          <w:sz w:val="28"/>
        </w:rPr>
      </w:pPr>
    </w:p>
    <w:p w14:paraId="28EAC9A8" w14:textId="77777777" w:rsidR="0076352E" w:rsidRDefault="00821371">
      <w:pPr>
        <w:spacing w:before="1"/>
        <w:ind w:left="220"/>
        <w:rPr>
          <w:rFonts w:ascii="Arial"/>
          <w:sz w:val="17"/>
        </w:rPr>
      </w:pPr>
      <w:r>
        <w:rPr>
          <w:rFonts w:ascii="Arial"/>
          <w:spacing w:val="-14"/>
          <w:sz w:val="17"/>
        </w:rPr>
        <w:t>Received:</w:t>
      </w:r>
      <w:r>
        <w:rPr>
          <w:rFonts w:ascii="Arial"/>
          <w:spacing w:val="-8"/>
          <w:sz w:val="17"/>
        </w:rPr>
        <w:t xml:space="preserve"> </w:t>
      </w:r>
      <w:r>
        <w:rPr>
          <w:rFonts w:ascii="Arial"/>
          <w:spacing w:val="-14"/>
          <w:sz w:val="17"/>
        </w:rPr>
        <w:t>18</w:t>
      </w:r>
      <w:r>
        <w:rPr>
          <w:rFonts w:ascii="Arial"/>
          <w:spacing w:val="-8"/>
          <w:sz w:val="17"/>
        </w:rPr>
        <w:t xml:space="preserve"> </w:t>
      </w:r>
      <w:r>
        <w:rPr>
          <w:rFonts w:ascii="Arial"/>
          <w:spacing w:val="-14"/>
          <w:sz w:val="17"/>
        </w:rPr>
        <w:t>June</w:t>
      </w:r>
      <w:r>
        <w:rPr>
          <w:rFonts w:ascii="Arial"/>
          <w:spacing w:val="-8"/>
          <w:sz w:val="17"/>
        </w:rPr>
        <w:t xml:space="preserve"> </w:t>
      </w:r>
      <w:r>
        <w:rPr>
          <w:rFonts w:ascii="Arial"/>
          <w:spacing w:val="-14"/>
          <w:sz w:val="17"/>
        </w:rPr>
        <w:t>2022</w:t>
      </w:r>
      <w:r>
        <w:rPr>
          <w:rFonts w:ascii="Arial"/>
          <w:spacing w:val="-8"/>
          <w:sz w:val="17"/>
        </w:rPr>
        <w:t xml:space="preserve"> </w:t>
      </w:r>
      <w:r>
        <w:rPr>
          <w:rFonts w:ascii="Arial"/>
          <w:spacing w:val="-14"/>
          <w:sz w:val="17"/>
        </w:rPr>
        <w:t>/</w:t>
      </w:r>
      <w:r>
        <w:rPr>
          <w:rFonts w:ascii="Arial"/>
          <w:spacing w:val="-7"/>
          <w:sz w:val="17"/>
        </w:rPr>
        <w:t xml:space="preserve"> </w:t>
      </w:r>
      <w:r>
        <w:rPr>
          <w:rFonts w:ascii="Arial"/>
          <w:spacing w:val="-14"/>
          <w:sz w:val="17"/>
        </w:rPr>
        <w:t>Accepted:</w:t>
      </w:r>
      <w:r>
        <w:rPr>
          <w:rFonts w:ascii="Arial"/>
          <w:spacing w:val="-8"/>
          <w:sz w:val="17"/>
        </w:rPr>
        <w:t xml:space="preserve"> </w:t>
      </w:r>
      <w:r>
        <w:rPr>
          <w:rFonts w:ascii="Arial"/>
          <w:spacing w:val="-14"/>
          <w:sz w:val="17"/>
        </w:rPr>
        <w:t>31</w:t>
      </w:r>
      <w:r>
        <w:rPr>
          <w:rFonts w:ascii="Arial"/>
          <w:spacing w:val="-8"/>
          <w:sz w:val="17"/>
        </w:rPr>
        <w:t xml:space="preserve"> </w:t>
      </w:r>
      <w:r>
        <w:rPr>
          <w:rFonts w:ascii="Arial"/>
          <w:spacing w:val="-14"/>
          <w:sz w:val="17"/>
        </w:rPr>
        <w:t>January</w:t>
      </w:r>
      <w:r>
        <w:rPr>
          <w:rFonts w:ascii="Arial"/>
          <w:spacing w:val="-8"/>
          <w:sz w:val="17"/>
        </w:rPr>
        <w:t xml:space="preserve"> </w:t>
      </w:r>
      <w:r>
        <w:rPr>
          <w:rFonts w:ascii="Arial"/>
          <w:spacing w:val="-14"/>
          <w:sz w:val="17"/>
        </w:rPr>
        <w:t>2023</w:t>
      </w:r>
      <w:r>
        <w:rPr>
          <w:rFonts w:ascii="Arial"/>
          <w:spacing w:val="-5"/>
          <w:sz w:val="17"/>
        </w:rPr>
        <w:t xml:space="preserve"> </w:t>
      </w:r>
      <w:r>
        <w:rPr>
          <w:rFonts w:ascii="Arial"/>
          <w:spacing w:val="-14"/>
          <w:sz w:val="17"/>
        </w:rPr>
        <w:t>/</w:t>
      </w:r>
      <w:r>
        <w:rPr>
          <w:rFonts w:ascii="Arial"/>
          <w:spacing w:val="-8"/>
          <w:sz w:val="17"/>
        </w:rPr>
        <w:t xml:space="preserve"> </w:t>
      </w:r>
      <w:r>
        <w:rPr>
          <w:rFonts w:ascii="Arial"/>
          <w:spacing w:val="-14"/>
          <w:sz w:val="17"/>
        </w:rPr>
        <w:t>Published</w:t>
      </w:r>
      <w:r>
        <w:rPr>
          <w:rFonts w:ascii="Arial"/>
          <w:spacing w:val="-7"/>
          <w:sz w:val="17"/>
        </w:rPr>
        <w:t xml:space="preserve"> </w:t>
      </w:r>
      <w:r>
        <w:rPr>
          <w:rFonts w:ascii="Arial"/>
          <w:spacing w:val="-14"/>
          <w:sz w:val="17"/>
        </w:rPr>
        <w:t>online:</w:t>
      </w:r>
      <w:r>
        <w:rPr>
          <w:rFonts w:ascii="Arial"/>
          <w:spacing w:val="-8"/>
          <w:sz w:val="17"/>
        </w:rPr>
        <w:t xml:space="preserve"> </w:t>
      </w:r>
      <w:r>
        <w:rPr>
          <w:rFonts w:ascii="Arial"/>
          <w:spacing w:val="-14"/>
          <w:sz w:val="17"/>
        </w:rPr>
        <w:t>24</w:t>
      </w:r>
      <w:r>
        <w:rPr>
          <w:rFonts w:ascii="Arial"/>
          <w:spacing w:val="-9"/>
          <w:sz w:val="17"/>
        </w:rPr>
        <w:t xml:space="preserve"> </w:t>
      </w:r>
      <w:r>
        <w:rPr>
          <w:rFonts w:ascii="Arial"/>
          <w:spacing w:val="-14"/>
          <w:sz w:val="17"/>
        </w:rPr>
        <w:t>March</w:t>
      </w:r>
      <w:r>
        <w:rPr>
          <w:rFonts w:ascii="Arial"/>
          <w:spacing w:val="-8"/>
          <w:sz w:val="17"/>
        </w:rPr>
        <w:t xml:space="preserve"> </w:t>
      </w:r>
      <w:r>
        <w:rPr>
          <w:rFonts w:ascii="Arial"/>
          <w:spacing w:val="-14"/>
          <w:sz w:val="17"/>
        </w:rPr>
        <w:t>2023</w:t>
      </w:r>
    </w:p>
    <w:p w14:paraId="52470AF8" w14:textId="77777777" w:rsidR="0076352E" w:rsidRDefault="00821371">
      <w:pPr>
        <w:spacing w:before="4"/>
        <w:ind w:left="220"/>
        <w:rPr>
          <w:rFonts w:ascii="Arial" w:hAnsi="Arial"/>
          <w:sz w:val="17"/>
        </w:rPr>
      </w:pPr>
      <w:r>
        <w:rPr>
          <w:rFonts w:ascii="Arial" w:hAnsi="Arial"/>
          <w:spacing w:val="-2"/>
          <w:w w:val="85"/>
          <w:sz w:val="17"/>
        </w:rPr>
        <w:t>©</w:t>
      </w:r>
      <w:r>
        <w:rPr>
          <w:rFonts w:ascii="Arial" w:hAnsi="Arial"/>
          <w:spacing w:val="-6"/>
          <w:w w:val="85"/>
          <w:sz w:val="17"/>
        </w:rPr>
        <w:t xml:space="preserve"> </w:t>
      </w:r>
      <w:r>
        <w:rPr>
          <w:rFonts w:ascii="Arial" w:hAnsi="Arial"/>
          <w:spacing w:val="-2"/>
          <w:w w:val="85"/>
          <w:sz w:val="17"/>
        </w:rPr>
        <w:t>The</w:t>
      </w:r>
      <w:r>
        <w:rPr>
          <w:rFonts w:ascii="Arial" w:hAnsi="Arial"/>
          <w:spacing w:val="-3"/>
          <w:sz w:val="17"/>
        </w:rPr>
        <w:t xml:space="preserve"> </w:t>
      </w:r>
      <w:r>
        <w:rPr>
          <w:rFonts w:ascii="Arial" w:hAnsi="Arial"/>
          <w:spacing w:val="-2"/>
          <w:w w:val="85"/>
          <w:sz w:val="17"/>
        </w:rPr>
        <w:t>Author(s),</w:t>
      </w:r>
      <w:r>
        <w:rPr>
          <w:rFonts w:ascii="Arial" w:hAnsi="Arial"/>
          <w:spacing w:val="-3"/>
          <w:sz w:val="17"/>
        </w:rPr>
        <w:t xml:space="preserve"> </w:t>
      </w:r>
      <w:r>
        <w:rPr>
          <w:rFonts w:ascii="Arial" w:hAnsi="Arial"/>
          <w:spacing w:val="-2"/>
          <w:w w:val="85"/>
          <w:sz w:val="17"/>
        </w:rPr>
        <w:t>under</w:t>
      </w:r>
      <w:r>
        <w:rPr>
          <w:rFonts w:ascii="Arial" w:hAnsi="Arial"/>
          <w:spacing w:val="-3"/>
          <w:sz w:val="17"/>
        </w:rPr>
        <w:t xml:space="preserve"> </w:t>
      </w:r>
      <w:r>
        <w:rPr>
          <w:rFonts w:ascii="Arial" w:hAnsi="Arial"/>
          <w:spacing w:val="-2"/>
          <w:w w:val="85"/>
          <w:sz w:val="17"/>
        </w:rPr>
        <w:t>exclusive</w:t>
      </w:r>
      <w:r>
        <w:rPr>
          <w:rFonts w:ascii="Arial" w:hAnsi="Arial"/>
          <w:spacing w:val="-4"/>
          <w:sz w:val="17"/>
        </w:rPr>
        <w:t xml:space="preserve"> </w:t>
      </w:r>
      <w:r>
        <w:rPr>
          <w:rFonts w:ascii="Arial" w:hAnsi="Arial"/>
          <w:spacing w:val="-2"/>
          <w:w w:val="85"/>
          <w:sz w:val="17"/>
        </w:rPr>
        <w:t>licence</w:t>
      </w:r>
      <w:r>
        <w:rPr>
          <w:rFonts w:ascii="Arial" w:hAnsi="Arial"/>
          <w:spacing w:val="-3"/>
          <w:sz w:val="17"/>
        </w:rPr>
        <w:t xml:space="preserve"> </w:t>
      </w:r>
      <w:r>
        <w:rPr>
          <w:rFonts w:ascii="Arial" w:hAnsi="Arial"/>
          <w:spacing w:val="-2"/>
          <w:w w:val="85"/>
          <w:sz w:val="17"/>
        </w:rPr>
        <w:t>to</w:t>
      </w:r>
      <w:r>
        <w:rPr>
          <w:rFonts w:ascii="Arial" w:hAnsi="Arial"/>
          <w:spacing w:val="-3"/>
          <w:sz w:val="17"/>
        </w:rPr>
        <w:t xml:space="preserve"> </w:t>
      </w:r>
      <w:r>
        <w:rPr>
          <w:rFonts w:ascii="Arial" w:hAnsi="Arial"/>
          <w:spacing w:val="-2"/>
          <w:w w:val="85"/>
          <w:sz w:val="17"/>
        </w:rPr>
        <w:t>Springer</w:t>
      </w:r>
      <w:r>
        <w:rPr>
          <w:rFonts w:ascii="Arial" w:hAnsi="Arial"/>
          <w:spacing w:val="-3"/>
          <w:sz w:val="17"/>
        </w:rPr>
        <w:t xml:space="preserve"> </w:t>
      </w:r>
      <w:r>
        <w:rPr>
          <w:rFonts w:ascii="Arial" w:hAnsi="Arial"/>
          <w:spacing w:val="-2"/>
          <w:w w:val="85"/>
          <w:sz w:val="17"/>
        </w:rPr>
        <w:t>Nature</w:t>
      </w:r>
      <w:r>
        <w:rPr>
          <w:rFonts w:ascii="Arial" w:hAnsi="Arial"/>
          <w:spacing w:val="-4"/>
          <w:sz w:val="17"/>
        </w:rPr>
        <w:t xml:space="preserve"> </w:t>
      </w:r>
      <w:r>
        <w:rPr>
          <w:rFonts w:ascii="Arial" w:hAnsi="Arial"/>
          <w:spacing w:val="-2"/>
          <w:w w:val="85"/>
          <w:sz w:val="17"/>
        </w:rPr>
        <w:t>B.V.</w:t>
      </w:r>
      <w:r>
        <w:rPr>
          <w:rFonts w:ascii="Arial" w:hAnsi="Arial"/>
          <w:spacing w:val="-3"/>
          <w:sz w:val="17"/>
        </w:rPr>
        <w:t xml:space="preserve"> </w:t>
      </w:r>
      <w:r>
        <w:rPr>
          <w:rFonts w:ascii="Arial" w:hAnsi="Arial"/>
          <w:spacing w:val="-4"/>
          <w:w w:val="85"/>
          <w:sz w:val="17"/>
        </w:rPr>
        <w:t>2023</w:t>
      </w:r>
    </w:p>
    <w:p w14:paraId="0A7CBD3D" w14:textId="77777777" w:rsidR="0076352E" w:rsidRDefault="0076352E">
      <w:pPr>
        <w:pStyle w:val="a3"/>
        <w:rPr>
          <w:rFonts w:ascii="Arial"/>
          <w:sz w:val="18"/>
        </w:rPr>
      </w:pPr>
    </w:p>
    <w:p w14:paraId="5D99FCB3" w14:textId="30F307CB" w:rsidR="00B4474A" w:rsidRPr="00E17DA1" w:rsidRDefault="00821371" w:rsidP="00E17DA1">
      <w:pPr>
        <w:pStyle w:val="31"/>
        <w:spacing w:before="156"/>
        <w:ind w:left="220" w:firstLine="0"/>
        <w:rPr>
          <w:rFonts w:eastAsiaTheme="minorEastAsia"/>
          <w:lang w:eastAsia="zh-CN"/>
        </w:rPr>
      </w:pPr>
      <w:bookmarkStart w:id="6" w:name="Abstract"/>
      <w:bookmarkEnd w:id="6"/>
      <w:r>
        <w:rPr>
          <w:spacing w:val="-2"/>
          <w:w w:val="105"/>
          <w:lang w:eastAsia="zh-CN"/>
        </w:rPr>
        <w:t>Abstract</w:t>
      </w:r>
    </w:p>
    <w:p w14:paraId="494C23B2" w14:textId="5FFB0735" w:rsidR="00DE2AA3" w:rsidRDefault="00AE1B70" w:rsidP="00AE1B70">
      <w:pPr>
        <w:pStyle w:val="a3"/>
        <w:spacing w:before="9" w:line="261" w:lineRule="auto"/>
        <w:ind w:left="220" w:right="110" w:firstLine="500"/>
        <w:jc w:val="both"/>
        <w:rPr>
          <w:rFonts w:eastAsiaTheme="minorEastAsia"/>
          <w:sz w:val="22"/>
          <w:szCs w:val="22"/>
          <w:lang w:eastAsia="zh-CN"/>
        </w:rPr>
      </w:pPr>
      <w:bookmarkStart w:id="7"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8"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9" w:author="兴雨 郭" w:date="2026-02-05T22:53:00Z" w16du:dateUtc="2026-02-05T14:53:00Z">
        <w:r w:rsidR="00B4474A" w:rsidRPr="00B4474A" w:rsidDel="00DA32EB">
          <w:rPr>
            <w:rFonts w:eastAsiaTheme="minorEastAsia"/>
            <w:sz w:val="22"/>
            <w:szCs w:val="22"/>
            <w:lang w:eastAsia="zh-CN"/>
          </w:rPr>
          <w:delText>双向</w:delText>
        </w:r>
      </w:del>
      <w:ins w:id="10" w:author="兴雨 郭" w:date="2026-02-05T22:53:00Z">
        <w:r w:rsidR="00DA32EB" w:rsidRPr="00DA32EB">
          <w:rPr>
            <w:rFonts w:eastAsiaTheme="minorEastAsia"/>
            <w:sz w:val="22"/>
            <w:szCs w:val="22"/>
            <w:lang w:eastAsia="zh-CN"/>
          </w:rPr>
          <w:t>非对称双椭球</w:t>
        </w:r>
      </w:ins>
      <w:ins w:id="11" w:author="兴雨 郭" w:date="2026-02-05T22:54:00Z" w16du:dateUtc="2026-02-05T14:54:00Z">
        <w:r w:rsidRPr="00B4474A">
          <w:rPr>
            <w:rFonts w:eastAsiaTheme="minorEastAsia"/>
            <w:sz w:val="22"/>
            <w:szCs w:val="22"/>
            <w:lang w:eastAsia="zh-CN"/>
          </w:rPr>
          <w:t>约束</w:t>
        </w:r>
      </w:ins>
      <w:del w:id="12" w:author="兴雨 郭" w:date="2026-02-05T22:53:00Z" w16du:dateUtc="2026-02-05T14:53:00Z">
        <w:r w:rsidR="00B4474A" w:rsidRPr="00B4474A" w:rsidDel="00DA32EB">
          <w:rPr>
            <w:rFonts w:eastAsiaTheme="minorEastAsia"/>
            <w:sz w:val="22"/>
            <w:szCs w:val="22"/>
            <w:lang w:eastAsia="zh-CN"/>
          </w:rPr>
          <w:delText>超椭球体</w:delText>
        </w:r>
      </w:del>
      <w:del w:id="13"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构造尺度可变且允许非对称伸缩的双向知情采样域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4" w:author="兴雨 郭" w:date="2026-02-05T22:19:00Z">
        <w:r w:rsidRPr="00C238F7">
          <w:rPr>
            <w:rFonts w:eastAsiaTheme="minorEastAsia"/>
            <w:sz w:val="22"/>
            <w:szCs w:val="22"/>
            <w:lang w:eastAsia="zh-CN"/>
          </w:rPr>
          <w:t>Adaptive Dual-Ellipsoid Constrained Sampling</w:t>
        </w:r>
      </w:ins>
      <w:ins w:id="15" w:author="兴雨 郭" w:date="2026-02-05T22:19:00Z" w16du:dateUtc="2026-02-05T14:19:00Z">
        <w:r>
          <w:rPr>
            <w:rFonts w:eastAsiaTheme="minorEastAsia" w:hint="eastAsia"/>
            <w:sz w:val="22"/>
            <w:szCs w:val="22"/>
            <w:lang w:eastAsia="zh-CN"/>
          </w:rPr>
          <w:t>-</w:t>
        </w:r>
      </w:ins>
      <w:ins w:id="16"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w:t>
      </w:r>
      <w:r w:rsidR="00C53B0D">
        <w:rPr>
          <w:rFonts w:eastAsiaTheme="minorEastAsia" w:hint="eastAsia"/>
          <w:sz w:val="22"/>
          <w:szCs w:val="22"/>
          <w:lang w:eastAsia="zh-CN"/>
        </w:rPr>
        <w:t>维持</w:t>
      </w:r>
      <w:r w:rsidRPr="00AE1B70">
        <w:rPr>
          <w:rFonts w:eastAsiaTheme="minorEastAsia"/>
          <w:sz w:val="22"/>
          <w:szCs w:val="22"/>
          <w:lang w:eastAsia="zh-CN"/>
        </w:rPr>
        <w:t>探索覆盖</w:t>
      </w:r>
      <w:r w:rsidR="00C53B0D">
        <w:rPr>
          <w:rFonts w:eastAsiaTheme="minorEastAsia" w:hint="eastAsia"/>
          <w:sz w:val="22"/>
          <w:szCs w:val="22"/>
          <w:lang w:eastAsia="zh-CN"/>
        </w:rPr>
        <w:t>性</w:t>
      </w:r>
      <w:r w:rsidRPr="00AE1B70">
        <w:rPr>
          <w:rFonts w:eastAsiaTheme="minorEastAsia"/>
          <w:sz w:val="22"/>
          <w:szCs w:val="22"/>
          <w:lang w:eastAsia="zh-CN"/>
        </w:rPr>
        <w:t>的同时显著提高有效采样密度</w:t>
      </w:r>
      <w:r w:rsidR="00B4474A" w:rsidRPr="00B4474A">
        <w:rPr>
          <w:rFonts w:eastAsiaTheme="minorEastAsia"/>
          <w:sz w:val="22"/>
          <w:szCs w:val="22"/>
          <w:lang w:eastAsia="zh-CN"/>
        </w:rPr>
        <w:t>。</w:t>
      </w:r>
      <w:bookmarkStart w:id="17"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8"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r w:rsidR="007421E9">
        <w:rPr>
          <w:rFonts w:eastAsiaTheme="minorEastAsia" w:hint="eastAsia"/>
          <w:sz w:val="22"/>
          <w:szCs w:val="22"/>
          <w:lang w:eastAsia="zh-CN"/>
        </w:rPr>
        <w:t>（</w:t>
      </w:r>
      <w:r w:rsidR="007421E9" w:rsidRPr="007421E9">
        <w:rPr>
          <w:rFonts w:eastAsiaTheme="minorEastAsia"/>
          <w:sz w:val="22"/>
          <w:szCs w:val="22"/>
          <w:lang w:eastAsia="zh-CN"/>
        </w:rPr>
        <w:t>Search State Feedback-Based Online Regulation</w:t>
      </w:r>
      <w:r w:rsidR="007421E9">
        <w:rPr>
          <w:rFonts w:eastAsiaTheme="minorEastAsia" w:hint="eastAsia"/>
          <w:sz w:val="22"/>
          <w:szCs w:val="22"/>
          <w:lang w:eastAsia="zh-CN"/>
        </w:rPr>
        <w:t>）</w:t>
      </w:r>
      <w:commentRangeStart w:id="19"/>
      <w:r w:rsidR="00CA2C58">
        <w:rPr>
          <w:rFonts w:eastAsiaTheme="minorEastAsia" w:hint="eastAsia"/>
          <w:sz w:val="22"/>
          <w:szCs w:val="22"/>
          <w:lang w:eastAsia="zh-CN"/>
        </w:rPr>
        <w:t>，</w:t>
      </w:r>
      <w:ins w:id="20"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21" w:author="兴雨 郭" w:date="2026-02-01T23:50:00Z">
        <w:r w:rsidR="006039D1" w:rsidRPr="006039D1">
          <w:rPr>
            <w:rFonts w:eastAsiaTheme="minorEastAsia"/>
            <w:sz w:val="22"/>
            <w:szCs w:val="22"/>
            <w:lang w:eastAsia="zh-CN"/>
          </w:rPr>
          <w:t>最优路径代价的历史演化</w:t>
        </w:r>
      </w:ins>
      <w:r>
        <w:rPr>
          <w:rFonts w:eastAsiaTheme="minorEastAsia" w:hint="eastAsia"/>
          <w:sz w:val="22"/>
          <w:szCs w:val="22"/>
          <w:lang w:eastAsia="zh-CN"/>
        </w:rPr>
        <w:t>为反馈，</w:t>
      </w:r>
      <w:ins w:id="22"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23"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ins w:id="24" w:author="兴雨 郭" w:date="2026-02-01T23:50:00Z">
        <w:r w:rsidR="006039D1" w:rsidRPr="006039D1">
          <w:rPr>
            <w:rFonts w:eastAsiaTheme="minorEastAsia"/>
            <w:sz w:val="22"/>
            <w:szCs w:val="22"/>
            <w:lang w:eastAsia="zh-CN"/>
          </w:rPr>
          <w:t>进行闭环调节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构建随搜索进程实时演化的知情采样子集，使采样密度在全局探索空间与局部约束区域间自适应分配，有效抑制了冗余扩展并维持了搜索的连续性</w:t>
      </w:r>
      <w:r w:rsidR="00C53B0D">
        <w:rPr>
          <w:rFonts w:eastAsiaTheme="minorEastAsia" w:hint="eastAsia"/>
          <w:sz w:val="22"/>
          <w:szCs w:val="22"/>
          <w:lang w:eastAsia="zh-CN"/>
        </w:rPr>
        <w:t>，并</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25"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7"/>
        <w:commentRangeEnd w:id="19"/>
        <w:r w:rsidR="00570532" w:rsidDel="006039D1">
          <w:rPr>
            <w:rStyle w:val="af0"/>
            <w:rFonts w:eastAsiaTheme="minorEastAsia" w:hint="eastAsia"/>
            <w:sz w:val="22"/>
            <w:szCs w:val="22"/>
            <w:lang w:eastAsia="zh-CN"/>
          </w:rPr>
          <w:commentReference w:id="19"/>
        </w:r>
        <w:r w:rsidR="00405D96" w:rsidDel="006039D1">
          <w:rPr>
            <w:rFonts w:eastAsiaTheme="minorEastAsia" w:hint="eastAsia"/>
            <w:sz w:val="22"/>
            <w:szCs w:val="22"/>
            <w:lang w:eastAsia="zh-CN"/>
          </w:rPr>
          <w:delText>结合</w:delText>
        </w:r>
        <w:commentRangeStart w:id="26"/>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6"/>
        <w:r w:rsidR="006039D1" w:rsidDel="006039D1">
          <w:rPr>
            <w:rStyle w:val="af0"/>
            <w:rFonts w:eastAsiaTheme="minorEastAsia"/>
            <w:sz w:val="22"/>
            <w:szCs w:val="22"/>
            <w:lang w:eastAsia="zh-CN"/>
          </w:rPr>
          <w:commentReference w:id="26"/>
        </w:r>
      </w:del>
    </w:p>
    <w:p w14:paraId="62B02314" w14:textId="4E39E791" w:rsidR="00C53B0D" w:rsidRDefault="00B4474A" w:rsidP="00846A65">
      <w:pPr>
        <w:pStyle w:val="a3"/>
        <w:spacing w:before="9" w:line="261" w:lineRule="auto"/>
        <w:ind w:left="220" w:right="110" w:firstLine="500"/>
        <w:jc w:val="both"/>
        <w:rPr>
          <w:rFonts w:eastAsiaTheme="minor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AE1B70">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平均路径节点数量减少约</w:t>
      </w:r>
      <w:r w:rsidR="00AE1B70" w:rsidRPr="00AE1B70">
        <w:rPr>
          <w:rFonts w:eastAsiaTheme="minorEastAsia"/>
          <w:sz w:val="22"/>
          <w:szCs w:val="22"/>
          <w:lang w:eastAsia="zh-CN"/>
        </w:rPr>
        <w:t xml:space="preserve"> 35%–40%</w:t>
      </w:r>
      <w:r w:rsidR="00AE1B70" w:rsidRPr="00AE1B70">
        <w:rPr>
          <w:rFonts w:eastAsiaTheme="minorEastAsia"/>
          <w:sz w:val="22"/>
          <w:szCs w:val="22"/>
          <w:lang w:eastAsia="zh-CN"/>
        </w:rPr>
        <w:t>，路径长度降低约</w:t>
      </w:r>
      <w:r w:rsidR="00AE1B70" w:rsidRPr="00AE1B70">
        <w:rPr>
          <w:rFonts w:eastAsiaTheme="minorEastAsia"/>
          <w:sz w:val="22"/>
          <w:szCs w:val="22"/>
          <w:lang w:eastAsia="zh-CN"/>
        </w:rPr>
        <w:t xml:space="preserve"> 15%–20%</w:t>
      </w:r>
      <w:r w:rsidR="00AE1B70" w:rsidRPr="00AE1B70">
        <w:rPr>
          <w:rFonts w:eastAsiaTheme="minorEastAsia"/>
          <w:sz w:val="22"/>
          <w:szCs w:val="22"/>
          <w:lang w:eastAsia="zh-CN"/>
        </w:rPr>
        <w:t>，</w:t>
      </w:r>
      <w:del w:id="27" w:author="兴雨 郭" w:date="2026-02-01T23:54:00Z" w16du:dateUtc="2026-02-01T15:54:00Z">
        <w:r w:rsidR="005C6027" w:rsidRPr="005C6027" w:rsidDel="006039D1">
          <w:rPr>
            <w:rFonts w:eastAsiaTheme="minorEastAsia"/>
            <w:sz w:val="22"/>
            <w:szCs w:val="22"/>
            <w:lang w:eastAsia="zh-CN"/>
          </w:rPr>
          <w:delText>结果表明，</w:delText>
        </w:r>
      </w:del>
      <w:r w:rsidR="00AE1B70">
        <w:rPr>
          <w:rFonts w:eastAsiaTheme="minorEastAsia" w:hint="eastAsia"/>
          <w:sz w:val="22"/>
          <w:szCs w:val="22"/>
          <w:lang w:eastAsia="zh-CN"/>
        </w:rPr>
        <w:t>并表现出</w:t>
      </w:r>
      <w:r w:rsidR="005C6027" w:rsidRPr="005C6027">
        <w:rPr>
          <w:rFonts w:eastAsiaTheme="minorEastAsia"/>
          <w:sz w:val="22"/>
          <w:szCs w:val="22"/>
          <w:lang w:eastAsia="zh-CN"/>
        </w:rPr>
        <w:t>能够在保持搜索完整性的同时有效抑制无效探索，使搜索树具备更稳定的扩展行为与更强的环境适应能力。</w:t>
      </w:r>
      <w:bookmarkEnd w:id="7"/>
    </w:p>
    <w:p w14:paraId="716C9C77" w14:textId="77777777" w:rsidR="00C53B0D" w:rsidRDefault="00C53B0D" w:rsidP="00DE28E5">
      <w:pPr>
        <w:pStyle w:val="a3"/>
        <w:spacing w:before="9" w:line="261" w:lineRule="auto"/>
        <w:ind w:left="220" w:right="110" w:firstLine="500"/>
        <w:jc w:val="both"/>
        <w:rPr>
          <w:rFonts w:eastAsiaTheme="minorEastAsia"/>
          <w:sz w:val="22"/>
          <w:szCs w:val="22"/>
          <w:lang w:eastAsia="zh-CN"/>
        </w:rPr>
      </w:pPr>
    </w:p>
    <w:p w14:paraId="2636E0FA" w14:textId="77777777" w:rsidR="00C53B0D" w:rsidRPr="00DE28E5" w:rsidRDefault="00C53B0D" w:rsidP="00DE28E5">
      <w:pPr>
        <w:pStyle w:val="a3"/>
        <w:spacing w:before="9" w:line="261" w:lineRule="auto"/>
        <w:ind w:left="220" w:right="110" w:firstLine="500"/>
        <w:jc w:val="both"/>
        <w:rPr>
          <w:rFonts w:eastAsiaTheme="minorEastAsia"/>
          <w:sz w:val="22"/>
          <w:szCs w:val="22"/>
          <w:lang w:eastAsia="zh-CN"/>
        </w:rPr>
      </w:pPr>
    </w:p>
    <w:p w14:paraId="72F8C716" w14:textId="74E95E27" w:rsidR="00F35CF3" w:rsidRPr="00F35CF3" w:rsidRDefault="00821371" w:rsidP="00F35CF3">
      <w:pPr>
        <w:pStyle w:val="a3"/>
        <w:spacing w:line="261" w:lineRule="auto"/>
        <w:ind w:left="220"/>
        <w:rPr>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）、知情采样、双向规划</w:t>
      </w:r>
      <w:r w:rsidR="00C7142B" w:rsidRPr="00F35CF3">
        <w:rPr>
          <w:rFonts w:ascii="宋体" w:eastAsia="宋体" w:hAnsi="宋体" w:cs="宋体" w:hint="eastAsia"/>
          <w:spacing w:val="-2"/>
          <w:lang w:eastAsia="zh-CN"/>
        </w:rPr>
        <w:t>、</w:t>
      </w:r>
      <w:r w:rsidR="00F35CF3" w:rsidRPr="00F35CF3">
        <w:rPr>
          <w:rFonts w:ascii="宋体" w:eastAsia="宋体" w:hAnsi="宋体" w:cs="宋体" w:hint="eastAsia"/>
          <w:spacing w:val="-2"/>
          <w:lang w:eastAsia="zh-CN"/>
        </w:rPr>
        <w:t>帕累托支配、路径规划、自适应控制</w:t>
      </w:r>
    </w:p>
    <w:p w14:paraId="01B24A97" w14:textId="77777777" w:rsidR="00491CA9" w:rsidRDefault="00491CA9">
      <w:pPr>
        <w:rPr>
          <w:rFonts w:eastAsiaTheme="minorEastAsia"/>
          <w:sz w:val="19"/>
          <w:lang w:eastAsia="zh-CN"/>
        </w:rPr>
      </w:pPr>
    </w:p>
    <w:p w14:paraId="604D34D4" w14:textId="77777777" w:rsidR="00DE28E5" w:rsidRDefault="00DE28E5">
      <w:pPr>
        <w:rPr>
          <w:rFonts w:eastAsiaTheme="minorEastAsia"/>
          <w:sz w:val="19"/>
          <w:lang w:eastAsia="zh-CN"/>
        </w:rPr>
      </w:pPr>
    </w:p>
    <w:p w14:paraId="04821E96" w14:textId="77777777" w:rsidR="00DE28E5" w:rsidRDefault="00DE28E5">
      <w:pPr>
        <w:rPr>
          <w:rFonts w:eastAsiaTheme="minorEastAsia"/>
          <w:sz w:val="19"/>
          <w:lang w:eastAsia="zh-CN"/>
        </w:rPr>
      </w:pPr>
    </w:p>
    <w:p w14:paraId="294221EF" w14:textId="77777777" w:rsidR="00DE28E5" w:rsidRDefault="00DE28E5">
      <w:pPr>
        <w:rPr>
          <w:rFonts w:eastAsiaTheme="minorEastAsia"/>
          <w:sz w:val="19"/>
          <w:lang w:eastAsia="zh-CN"/>
        </w:rPr>
      </w:pPr>
    </w:p>
    <w:p w14:paraId="0AA3DE95" w14:textId="77777777" w:rsidR="00DE28E5" w:rsidRDefault="00DE28E5">
      <w:pPr>
        <w:rPr>
          <w:rFonts w:eastAsiaTheme="minorEastAsia"/>
          <w:sz w:val="19"/>
          <w:lang w:eastAsia="zh-CN"/>
        </w:rPr>
      </w:pPr>
    </w:p>
    <w:p w14:paraId="200F9526" w14:textId="77777777" w:rsidR="00DE28E5" w:rsidRDefault="00DE28E5">
      <w:pPr>
        <w:rPr>
          <w:rFonts w:eastAsiaTheme="minorEastAsia"/>
          <w:sz w:val="19"/>
          <w:lang w:eastAsia="zh-CN"/>
        </w:rPr>
      </w:pPr>
    </w:p>
    <w:p w14:paraId="06658E49" w14:textId="77777777" w:rsidR="00DE28E5" w:rsidRDefault="00DE28E5">
      <w:pPr>
        <w:rPr>
          <w:rFonts w:eastAsiaTheme="minorEastAsia"/>
          <w:sz w:val="19"/>
          <w:lang w:eastAsia="zh-CN"/>
        </w:rPr>
      </w:pPr>
    </w:p>
    <w:p w14:paraId="672BD632" w14:textId="77777777" w:rsidR="00DE28E5" w:rsidRDefault="00DE28E5">
      <w:pPr>
        <w:rPr>
          <w:rFonts w:eastAsiaTheme="minorEastAsia"/>
          <w:sz w:val="19"/>
          <w:lang w:eastAsia="zh-CN"/>
        </w:rPr>
      </w:pPr>
    </w:p>
    <w:p w14:paraId="7F5FDC31" w14:textId="77777777" w:rsidR="00DE28E5" w:rsidRDefault="00DE28E5">
      <w:pPr>
        <w:rPr>
          <w:rFonts w:eastAsiaTheme="minorEastAsia"/>
          <w:sz w:val="19"/>
          <w:lang w:eastAsia="zh-CN"/>
        </w:rPr>
      </w:pPr>
    </w:p>
    <w:p w14:paraId="64589347" w14:textId="77777777" w:rsidR="00DE28E5" w:rsidRDefault="00DE28E5">
      <w:pPr>
        <w:rPr>
          <w:rFonts w:eastAsiaTheme="minorEastAsia"/>
          <w:sz w:val="19"/>
          <w:lang w:eastAsia="zh-CN"/>
        </w:rPr>
      </w:pPr>
    </w:p>
    <w:p w14:paraId="4D6FE871" w14:textId="77777777" w:rsidR="00DE28E5" w:rsidRDefault="00DE28E5">
      <w:pPr>
        <w:rPr>
          <w:rFonts w:eastAsiaTheme="minorEastAsia"/>
          <w:sz w:val="19"/>
          <w:lang w:eastAsia="zh-CN"/>
        </w:rPr>
      </w:pPr>
    </w:p>
    <w:p w14:paraId="63EFAB56" w14:textId="77777777" w:rsidR="00DE28E5" w:rsidRDefault="00DE28E5">
      <w:pPr>
        <w:rPr>
          <w:rFonts w:eastAsiaTheme="minorEastAsia"/>
          <w:sz w:val="19"/>
          <w:lang w:eastAsia="zh-CN"/>
        </w:rPr>
      </w:pPr>
    </w:p>
    <w:p w14:paraId="430381E1" w14:textId="77777777" w:rsidR="00DE28E5" w:rsidRDefault="00DE28E5">
      <w:pPr>
        <w:rPr>
          <w:rFonts w:eastAsiaTheme="minorEastAsia"/>
          <w:sz w:val="19"/>
          <w:lang w:eastAsia="zh-CN"/>
        </w:rPr>
      </w:pPr>
    </w:p>
    <w:p w14:paraId="5677421C" w14:textId="77777777" w:rsidR="00DE28E5" w:rsidRDefault="00DE28E5">
      <w:pPr>
        <w:rPr>
          <w:rFonts w:eastAsiaTheme="minorEastAsia"/>
          <w:sz w:val="19"/>
          <w:lang w:eastAsia="zh-CN"/>
        </w:rPr>
      </w:pPr>
    </w:p>
    <w:p w14:paraId="6FECAB2F" w14:textId="77777777" w:rsidR="005B4146" w:rsidRPr="00571D26" w:rsidDel="00043ED5" w:rsidRDefault="005B4146">
      <w:pPr>
        <w:rPr>
          <w:del w:id="28" w:author="兴雨 郭" w:date="2026-02-05T23:02:00Z" w16du:dateUtc="2026-02-05T15:02:00Z"/>
          <w:rFonts w:eastAsiaTheme="minorEastAsia"/>
          <w:sz w:val="19"/>
          <w:lang w:eastAsia="zh-CN"/>
        </w:rPr>
      </w:pPr>
    </w:p>
    <w:p w14:paraId="28BAB929" w14:textId="77777777" w:rsidR="00DE28E5" w:rsidDel="00043ED5" w:rsidRDefault="00DE28E5">
      <w:pPr>
        <w:rPr>
          <w:del w:id="29" w:author="兴雨 郭" w:date="2026-02-05T23:02:00Z" w16du:dateUtc="2026-02-05T15:02:00Z"/>
          <w:rFonts w:eastAsiaTheme="minorEastAsia"/>
          <w:sz w:val="19"/>
          <w:lang w:eastAsia="zh-CN"/>
        </w:rPr>
      </w:pPr>
    </w:p>
    <w:p w14:paraId="1AAC563F" w14:textId="77777777" w:rsidR="00DE28E5" w:rsidRDefault="00DE28E5">
      <w:pPr>
        <w:rPr>
          <w:rFonts w:eastAsiaTheme="minorEastAsia"/>
          <w:sz w:val="19"/>
          <w:lang w:eastAsia="zh-CN"/>
        </w:rPr>
      </w:pPr>
    </w:p>
    <w:p w14:paraId="2831DCA0" w14:textId="4DE6FBAE" w:rsidR="00DE28E5" w:rsidRPr="00DE28E5" w:rsidDel="00043ED5" w:rsidRDefault="00DE28E5">
      <w:pPr>
        <w:rPr>
          <w:del w:id="30" w:author="兴雨 郭" w:date="2026-02-05T23:02:00Z" w16du:dateUtc="2026-02-05T15:02:00Z"/>
          <w:rFonts w:eastAsiaTheme="minorEastAsia"/>
          <w:sz w:val="19"/>
          <w:lang w:eastAsia="zh-CN"/>
        </w:rPr>
        <w:sectPr w:rsidR="00DE28E5" w:rsidRPr="00DE28E5" w:rsidDel="00043ED5" w:rsidSect="00927F8F">
          <w:footerReference w:type="even" r:id="rId14"/>
          <w:footerReference w:type="default" r:id="rId15"/>
          <w:type w:val="continuous"/>
          <w:pgSz w:w="11910" w:h="15820"/>
          <w:pgMar w:top="540" w:right="900" w:bottom="1120" w:left="800" w:header="0" w:footer="939" w:gutter="0"/>
          <w:pgNumType w:start="1"/>
          <w:cols w:space="708"/>
        </w:sectPr>
      </w:pPr>
    </w:p>
    <w:p w14:paraId="4E5184B5" w14:textId="02CA4272" w:rsidR="000C09B1" w:rsidRPr="00D9506C" w:rsidRDefault="00821371" w:rsidP="00D9506C">
      <w:pPr>
        <w:pStyle w:val="11"/>
        <w:numPr>
          <w:ilvl w:val="0"/>
          <w:numId w:val="5"/>
        </w:numPr>
        <w:tabs>
          <w:tab w:val="left" w:pos="474"/>
        </w:tabs>
        <w:spacing w:before="109"/>
      </w:pPr>
      <w:bookmarkStart w:id="31" w:name="1_Introduction"/>
      <w:bookmarkEnd w:id="31"/>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32" w:name="OLE_LINK11"/>
      <w:bookmarkStart w:id="33"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4CDBFEB"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34"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5" w:author="兴雨 郭" w:date="2026-02-05T21:19:00Z">
        <w:r w:rsidR="00076339" w:rsidRPr="00076339">
          <w:rPr>
            <w:rFonts w:eastAsiaTheme="minorEastAsia"/>
            <w:lang w:eastAsia="zh-CN"/>
          </w:rPr>
          <w:t>规划路径几何不够平滑</w:t>
        </w:r>
      </w:ins>
      <w:del w:id="36"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2E8D836E" w14:textId="25C7D3A3" w:rsidR="00E4440F"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w:t>
      </w:r>
      <w:ins w:id="37" w:author="兴雨 郭" w:date="2026-02-05T20:59:00Z">
        <w:r w:rsidR="00B2070E" w:rsidRPr="00B2070E">
          <w:rPr>
            <w:rFonts w:eastAsiaTheme="minorEastAsia"/>
            <w:lang w:eastAsia="zh-CN"/>
          </w:rPr>
          <w:t>改进双向搜索框架与采样引导机制来提升收敛效率</w:t>
        </w:r>
      </w:ins>
      <w:del w:id="38" w:author="兴雨 郭" w:date="2026-02-05T20:59:00Z" w16du:dateUtc="2026-02-05T12:59:00Z">
        <w:r w:rsidRPr="003C1621" w:rsidDel="00B2070E">
          <w:rPr>
            <w:rFonts w:eastAsiaTheme="minorEastAsia"/>
            <w:lang w:eastAsia="zh-CN"/>
          </w:rPr>
          <w:delText>引入多策略协同的双向扩展机制来提升搜索效率</w:delText>
        </w:r>
      </w:del>
      <w:ins w:id="39" w:author="兴雨 郭" w:date="2026-02-05T20:59:00Z" w16du:dateUtc="2026-02-05T12:59:00Z">
        <w:r w:rsidR="00B2070E" w:rsidRPr="00E4440F">
          <w:rPr>
            <w:rFonts w:eastAsiaTheme="minorEastAsia"/>
            <w:lang w:eastAsia="zh-CN"/>
          </w:rPr>
          <w:t>，</w:t>
        </w:r>
      </w:ins>
      <w:del w:id="40" w:author="兴雨 郭" w:date="2026-02-05T20:59:00Z" w16du:dateUtc="2026-02-05T12:59:00Z">
        <w:r w:rsidRPr="003C1621" w:rsidDel="00B2070E">
          <w:rPr>
            <w:rFonts w:eastAsiaTheme="minorEastAsia"/>
            <w:lang w:eastAsia="zh-CN"/>
          </w:rPr>
          <w:delText>。</w:delText>
        </w:r>
      </w:del>
      <w:ins w:id="41"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42" w:author="兴雨 郭" w:date="2026-02-05T21:02:00Z">
        <w:r w:rsidR="00B2070E" w:rsidRPr="00B2070E">
          <w:rPr>
            <w:rFonts w:eastAsiaTheme="minorEastAsia"/>
            <w:lang w:eastAsia="zh-CN"/>
          </w:rPr>
          <w:t xml:space="preserve">Li </w:t>
        </w:r>
        <w:r w:rsidR="00B2070E" w:rsidRPr="00B2070E">
          <w:rPr>
            <w:rFonts w:eastAsiaTheme="minorEastAsia"/>
            <w:lang w:eastAsia="zh-CN"/>
          </w:rPr>
          <w:t>和</w:t>
        </w:r>
        <w:r w:rsidR="00B2070E" w:rsidRPr="00B2070E">
          <w:rPr>
            <w:rFonts w:eastAsiaTheme="minorEastAsia"/>
            <w:lang w:eastAsia="zh-CN"/>
          </w:rPr>
          <w:t xml:space="preserve"> Chen</w:t>
        </w:r>
        <w:r w:rsidR="00B2070E" w:rsidRPr="00B2070E">
          <w:rPr>
            <w:rFonts w:eastAsiaTheme="minorEastAsia"/>
            <w:lang w:eastAsia="zh-CN"/>
          </w:rPr>
          <w:t>（</w:t>
        </w:r>
        <w:r w:rsidR="00B2070E" w:rsidRPr="00B2070E">
          <w:rPr>
            <w:rFonts w:eastAsiaTheme="minorEastAsia"/>
            <w:lang w:eastAsia="zh-CN"/>
          </w:rPr>
          <w:t>2022</w:t>
        </w:r>
        <w:r w:rsidR="00B2070E" w:rsidRPr="00B2070E">
          <w:rPr>
            <w:rFonts w:eastAsiaTheme="minorEastAsia"/>
            <w:lang w:eastAsia="zh-CN"/>
          </w:rPr>
          <w:t>）提出的</w:t>
        </w:r>
        <w:r w:rsidR="00B2070E" w:rsidRPr="00B2070E">
          <w:rPr>
            <w:rFonts w:eastAsiaTheme="minorEastAsia"/>
            <w:lang w:eastAsia="zh-CN"/>
          </w:rPr>
          <w:t xml:space="preserve"> ARRT-Connect </w:t>
        </w:r>
        <w:r w:rsidR="00B2070E" w:rsidRPr="00B2070E">
          <w:rPr>
            <w:rFonts w:eastAsiaTheme="minorEastAsia"/>
            <w:lang w:eastAsia="zh-CN"/>
          </w:rPr>
          <w:t>进一步依据</w:t>
        </w:r>
        <w:r w:rsidR="00B2070E" w:rsidRPr="00B2070E">
          <w:rPr>
            <w:rFonts w:eastAsiaTheme="minorEastAsia" w:hint="eastAsia"/>
            <w:color w:val="EE0000"/>
            <w:lang w:eastAsia="zh-CN"/>
            <w:rPrChange w:id="43" w:author="兴雨 郭" w:date="2026-02-05T21:05:00Z" w16du:dateUtc="2026-02-05T13:05:00Z">
              <w:rPr>
                <w:rFonts w:eastAsiaTheme="minorEastAsia" w:hint="eastAsia"/>
                <w:lang w:eastAsia="zh-CN"/>
              </w:rPr>
            </w:rPrChange>
          </w:rPr>
          <w:t>对偶树探索</w:t>
        </w:r>
        <w:r w:rsidR="00B2070E" w:rsidRPr="00B2070E">
          <w:rPr>
            <w:rFonts w:eastAsiaTheme="minorEastAsia"/>
            <w:lang w:eastAsia="zh-CN"/>
          </w:rPr>
          <w:t>得到的未勘探区域规模自适应调整抽样策略，并融合</w:t>
        </w:r>
        <w:r w:rsidR="00B2070E" w:rsidRPr="00B2070E">
          <w:rPr>
            <w:rFonts w:eastAsiaTheme="minorEastAsia"/>
            <w:lang w:eastAsia="zh-CN"/>
          </w:rPr>
          <w:t xml:space="preserve"> Tahirovic </w:t>
        </w:r>
        <w:r w:rsidR="00B2070E" w:rsidRPr="00B2070E">
          <w:rPr>
            <w:rFonts w:eastAsiaTheme="minorEastAsia"/>
            <w:lang w:eastAsia="zh-CN"/>
          </w:rPr>
          <w:t>和</w:t>
        </w:r>
        <w:r w:rsidR="00B2070E" w:rsidRPr="00B2070E">
          <w:rPr>
            <w:rFonts w:eastAsiaTheme="minorEastAsia"/>
            <w:lang w:eastAsia="zh-CN"/>
          </w:rPr>
          <w:t xml:space="preserve"> Ferizbegovic</w:t>
        </w:r>
        <w:r w:rsidR="00B2070E" w:rsidRPr="00B2070E">
          <w:rPr>
            <w:rFonts w:eastAsiaTheme="minorEastAsia"/>
            <w:lang w:eastAsia="zh-CN"/>
          </w:rPr>
          <w:t>（</w:t>
        </w:r>
        <w:r w:rsidR="00B2070E" w:rsidRPr="00B2070E">
          <w:rPr>
            <w:rFonts w:eastAsiaTheme="minorEastAsia"/>
            <w:lang w:eastAsia="zh-CN"/>
          </w:rPr>
          <w:t>2018</w:t>
        </w:r>
        <w:r w:rsidR="00B2070E" w:rsidRPr="00B2070E">
          <w:rPr>
            <w:rFonts w:eastAsiaTheme="minorEastAsia"/>
            <w:lang w:eastAsia="zh-CN"/>
          </w:rPr>
          <w:t>）在</w:t>
        </w:r>
        <w:r w:rsidR="00B2070E" w:rsidRPr="00B2070E">
          <w:rPr>
            <w:rFonts w:eastAsiaTheme="minorEastAsia"/>
            <w:lang w:eastAsia="zh-CN"/>
          </w:rPr>
          <w:t xml:space="preserve"> RRV </w:t>
        </w:r>
        <w:r w:rsidR="00B2070E" w:rsidRPr="00B2070E">
          <w:rPr>
            <w:rFonts w:eastAsiaTheme="minorEastAsia"/>
            <w:lang w:eastAsia="zh-CN"/>
          </w:rPr>
          <w:t>中使用的主成分分析（</w:t>
        </w:r>
        <w:r w:rsidR="00B2070E" w:rsidRPr="00B2070E">
          <w:rPr>
            <w:rFonts w:eastAsiaTheme="minorEastAsia"/>
            <w:lang w:eastAsia="zh-CN"/>
          </w:rPr>
          <w:t>PCA</w:t>
        </w:r>
        <w:r w:rsidR="00B2070E" w:rsidRPr="00B2070E">
          <w:rPr>
            <w:rFonts w:eastAsiaTheme="minorEastAsia"/>
            <w:lang w:eastAsia="zh-CN"/>
          </w:rPr>
          <w:t>）思想，以强化树在</w:t>
        </w:r>
        <w:r w:rsidR="00B2070E" w:rsidRPr="00B2070E">
          <w:rPr>
            <w:rFonts w:eastAsiaTheme="minorEastAsia"/>
            <w:lang w:eastAsia="zh-CN"/>
          </w:rPr>
          <w:t>“</w:t>
        </w:r>
        <w:r w:rsidR="00B2070E" w:rsidRPr="00B2070E">
          <w:rPr>
            <w:rFonts w:eastAsiaTheme="minorEastAsia"/>
            <w:lang w:eastAsia="zh-CN"/>
          </w:rPr>
          <w:t>细长可行走廊</w:t>
        </w:r>
        <w:r w:rsidR="00B2070E" w:rsidRPr="00B2070E">
          <w:rPr>
            <w:rFonts w:eastAsiaTheme="minorEastAsia"/>
            <w:lang w:eastAsia="zh-CN"/>
          </w:rPr>
          <w:t>”</w:t>
        </w:r>
        <w:r w:rsidR="00B2070E" w:rsidRPr="00B2070E">
          <w:rPr>
            <w:rFonts w:eastAsiaTheme="minorEastAsia"/>
            <w:lang w:eastAsia="zh-CN"/>
          </w:rPr>
          <w:t>内的方向性生长，从而加快狭窄环境中的探索与连通。</w:t>
        </w:r>
      </w:ins>
      <w:del w:id="44" w:author="兴雨 郭" w:date="2026-02-05T21:02:00Z" w16du:dateUtc="2026-02-05T13:02:00Z">
        <w:r w:rsidDel="00B2070E">
          <w:rPr>
            <w:rFonts w:eastAsiaTheme="minorEastAsia" w:hint="eastAsia"/>
            <w:lang w:eastAsia="zh-CN"/>
          </w:rPr>
          <w:delText>例如，</w:delText>
        </w:r>
        <w:commentRangeStart w:id="45"/>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6" w:name="OLE_LINK3"/>
        <w:r w:rsidR="00491CA9" w:rsidRPr="00491CA9" w:rsidDel="00B2070E">
          <w:rPr>
            <w:rFonts w:eastAsiaTheme="minorEastAsia"/>
            <w:lang w:eastAsia="zh-CN"/>
          </w:rPr>
          <w:delText>MS-BI-RRT*</w:delText>
        </w:r>
        <w:bookmarkEnd w:id="46"/>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5"/>
        <w:r w:rsidR="00B2070E" w:rsidRPr="003C1621" w:rsidDel="00B2070E">
          <w:rPr>
            <w:rStyle w:val="af0"/>
            <w:rFonts w:eastAsiaTheme="minorEastAsia"/>
            <w:sz w:val="22"/>
            <w:szCs w:val="22"/>
            <w:lang w:eastAsia="zh-CN"/>
          </w:rPr>
          <w:commentReference w:id="45"/>
        </w:r>
      </w:del>
      <w:r w:rsidRPr="003C1621">
        <w:rPr>
          <w:rFonts w:eastAsiaTheme="minorEastAsia"/>
          <w:lang w:eastAsia="zh-CN"/>
        </w:rPr>
        <w:t>然而，</w:t>
      </w:r>
      <w:ins w:id="47" w:author="兴雨 郭" w:date="2026-02-05T21:13:00Z">
        <w:r w:rsidR="00746DBA" w:rsidRPr="00746DBA">
          <w:rPr>
            <w:rFonts w:eastAsiaTheme="minorEastAsia"/>
            <w:lang w:eastAsia="zh-CN"/>
          </w:rPr>
          <w:t>上述方法总体仍以快速获得可行解为目标</w:t>
        </w:r>
      </w:ins>
      <w:del w:id="48" w:author="兴雨 郭" w:date="2026-02-05T21:13:00Z" w16du:dateUtc="2026-02-05T13:13:00Z">
        <w:r w:rsidRPr="003C1621" w:rsidDel="00746DBA">
          <w:rPr>
            <w:rFonts w:eastAsiaTheme="minorEastAsia"/>
            <w:lang w:eastAsia="zh-CN"/>
          </w:rPr>
          <w:delText>上述方法</w:delText>
        </w:r>
      </w:del>
      <w:ins w:id="49" w:author="兴雨 郭" w:date="2026-02-05T21:02:00Z">
        <w:r w:rsidR="00B2070E" w:rsidRPr="00B2070E">
          <w:rPr>
            <w:rFonts w:eastAsiaTheme="minorEastAsia"/>
            <w:lang w:eastAsia="zh-CN"/>
          </w:rPr>
          <w:t>，缺乏对</w:t>
        </w:r>
      </w:ins>
      <w:ins w:id="50" w:author="兴雨 郭" w:date="2026-02-05T21:14:00Z" w16du:dateUtc="2026-02-05T13:14:00Z">
        <w:r w:rsidR="00746DBA">
          <w:rPr>
            <w:rFonts w:eastAsiaTheme="minorEastAsia" w:hint="eastAsia"/>
            <w:lang w:eastAsia="zh-CN"/>
          </w:rPr>
          <w:t>路径</w:t>
        </w:r>
      </w:ins>
      <w:ins w:id="51" w:author="兴雨 郭" w:date="2026-02-05T21:02:00Z">
        <w:r w:rsidR="00B2070E" w:rsidRPr="00B2070E">
          <w:rPr>
            <w:rFonts w:eastAsiaTheme="minorEastAsia"/>
            <w:lang w:eastAsia="zh-CN"/>
          </w:rPr>
          <w:t>代价的渐进优化，</w:t>
        </w:r>
      </w:ins>
      <w:ins w:id="52" w:author="兴雨 郭" w:date="2026-02-05T21:14:00Z" w16du:dateUtc="2026-02-05T13:14:00Z">
        <w:r w:rsidR="00746DBA">
          <w:rPr>
            <w:rFonts w:eastAsiaTheme="minorEastAsia" w:hint="eastAsia"/>
            <w:lang w:eastAsia="zh-CN"/>
          </w:rPr>
          <w:t>因而</w:t>
        </w:r>
      </w:ins>
      <w:ins w:id="53" w:author="兴雨 郭" w:date="2026-02-05T21:02:00Z">
        <w:r w:rsidR="00B2070E" w:rsidRPr="00746DBA">
          <w:rPr>
            <w:rFonts w:eastAsiaTheme="minorEastAsia" w:hint="eastAsia"/>
            <w:color w:val="EE0000"/>
            <w:lang w:eastAsia="zh-CN"/>
            <w:rPrChange w:id="54" w:author="兴雨 郭" w:date="2026-02-05T21:12:00Z" w16du:dateUtc="2026-02-05T13:12:00Z">
              <w:rPr>
                <w:rFonts w:eastAsiaTheme="minorEastAsia" w:hint="eastAsia"/>
                <w:lang w:eastAsia="zh-CN"/>
              </w:rPr>
            </w:rPrChange>
          </w:rPr>
          <w:t>难以保证路径</w:t>
        </w:r>
        <w:r w:rsidR="00B2070E" w:rsidRPr="00B2070E">
          <w:rPr>
            <w:rFonts w:eastAsiaTheme="minorEastAsia"/>
            <w:lang w:eastAsia="zh-CN"/>
          </w:rPr>
          <w:t>最优性</w:t>
        </w:r>
      </w:ins>
      <w:del w:id="55" w:author="兴雨 郭" w:date="2026-02-05T21:02:00Z" w16du:dateUtc="2026-02-05T13:02:00Z">
        <w:r w:rsidRPr="003C1621" w:rsidDel="00B2070E">
          <w:rPr>
            <w:rFonts w:eastAsiaTheme="minorEastAsia"/>
            <w:lang w:eastAsia="zh-CN"/>
          </w:rPr>
          <w:delText>主要侧重于扩展方式层面的改进，其采样过程</w:delText>
        </w:r>
        <w:r w:rsidR="00686BC8" w:rsidRPr="00686BC8" w:rsidDel="00B2070E">
          <w:rPr>
            <w:rFonts w:eastAsiaTheme="minorEastAsia"/>
            <w:lang w:eastAsia="zh-CN"/>
          </w:rPr>
          <w:delText>仍未脱离对全局工作空间的依赖</w:delText>
        </w:r>
        <w:r w:rsidRPr="003C1621" w:rsidDel="00B2070E">
          <w:rPr>
            <w:rFonts w:eastAsiaTheme="minorEastAsia"/>
            <w:lang w:eastAsia="zh-CN"/>
          </w:rPr>
          <w:delText>，缺乏对采样区域的几何约束与代价感知能力</w:delText>
        </w:r>
      </w:del>
      <w:r w:rsidRPr="003C1621">
        <w:rPr>
          <w:rFonts w:eastAsiaTheme="minorEastAsia"/>
          <w:lang w:eastAsia="zh-CN"/>
        </w:rPr>
        <w:t>。</w:t>
      </w:r>
      <w:ins w:id="56" w:author="兴雨 郭" w:date="2026-02-05T21:14:00Z" w16du:dateUtc="2026-02-05T13:14:00Z">
        <w:r w:rsidR="00746DBA">
          <w:rPr>
            <w:rFonts w:eastAsiaTheme="minorEastAsia" w:hint="eastAsia"/>
            <w:lang w:eastAsia="zh-CN"/>
          </w:rPr>
          <w:t>同时</w:t>
        </w:r>
      </w:ins>
      <w:r w:rsidRPr="003C1621">
        <w:rPr>
          <w:rFonts w:eastAsiaTheme="minorEastAsia"/>
          <w:lang w:eastAsia="zh-CN"/>
        </w:rPr>
        <w:t>在</w:t>
      </w:r>
      <w:del w:id="57" w:author="兴雨 郭" w:date="2026-02-05T21:15:00Z" w16du:dateUtc="2026-02-05T13:15:00Z">
        <w:r w:rsidRPr="003C1621" w:rsidDel="00746DBA">
          <w:rPr>
            <w:rFonts w:eastAsiaTheme="minorEastAsia"/>
            <w:lang w:eastAsia="zh-CN"/>
          </w:rPr>
          <w:delText>环境尺度较</w:delText>
        </w:r>
      </w:del>
      <w:r w:rsidRPr="003C1621">
        <w:rPr>
          <w:rFonts w:eastAsiaTheme="minorEastAsia"/>
          <w:lang w:eastAsia="zh-CN"/>
        </w:rPr>
        <w:t>大</w:t>
      </w:r>
      <w:ins w:id="58" w:author="兴雨 郭" w:date="2026-02-05T21:15:00Z" w16du:dateUtc="2026-02-05T13:15:00Z">
        <w:r w:rsidR="00746DBA" w:rsidRPr="003C1621">
          <w:rPr>
            <w:rFonts w:eastAsiaTheme="minorEastAsia"/>
            <w:lang w:eastAsia="zh-CN"/>
          </w:rPr>
          <w:t>尺度</w:t>
        </w:r>
      </w:ins>
      <w:r w:rsidRPr="003C1621">
        <w:rPr>
          <w:rFonts w:eastAsiaTheme="minorEastAsia"/>
          <w:lang w:eastAsia="zh-CN"/>
        </w:rPr>
        <w:t>或存在多</w:t>
      </w:r>
      <w:del w:id="59" w:author="兴雨 郭" w:date="2026-02-05T21:15:00Z" w16du:dateUtc="2026-02-05T13:15:00Z">
        <w:r w:rsidRPr="003C1621" w:rsidDel="00746DBA">
          <w:rPr>
            <w:rFonts w:eastAsiaTheme="minorEastAsia"/>
            <w:lang w:eastAsia="zh-CN"/>
          </w:rPr>
          <w:delText>条可行</w:delText>
        </w:r>
      </w:del>
      <w:r w:rsidRPr="003C1621">
        <w:rPr>
          <w:rFonts w:eastAsiaTheme="minorEastAsia"/>
          <w:lang w:eastAsia="zh-CN"/>
        </w:rPr>
        <w:t>通道的</w:t>
      </w:r>
      <w:del w:id="60" w:author="兴雨 郭" w:date="2026-02-05T21:15:00Z" w16du:dateUtc="2026-02-05T13:15:00Z">
        <w:r w:rsidRPr="003C1621" w:rsidDel="00746DBA">
          <w:rPr>
            <w:rFonts w:eastAsiaTheme="minorEastAsia" w:hint="eastAsia"/>
            <w:lang w:eastAsia="zh-CN"/>
          </w:rPr>
          <w:delText>情况</w:delText>
        </w:r>
      </w:del>
      <w:ins w:id="61" w:author="兴雨 郭" w:date="2026-02-05T21:15:00Z" w16du:dateUtc="2026-02-05T13:15:00Z">
        <w:r w:rsidR="00746DBA">
          <w:rPr>
            <w:rFonts w:eastAsiaTheme="minorEastAsia" w:hint="eastAsia"/>
            <w:lang w:eastAsia="zh-CN"/>
          </w:rPr>
          <w:t>环境</w:t>
        </w:r>
      </w:ins>
      <w:del w:id="62" w:author="兴雨 郭" w:date="2026-02-05T21:15:00Z" w16du:dateUtc="2026-02-05T13:15:00Z">
        <w:r w:rsidRPr="003C1621" w:rsidDel="00746DBA">
          <w:rPr>
            <w:rFonts w:eastAsiaTheme="minorEastAsia"/>
            <w:lang w:eastAsia="zh-CN"/>
          </w:rPr>
          <w:delText>下</w:delText>
        </w:r>
      </w:del>
      <w:ins w:id="63" w:author="兴雨 郭" w:date="2026-02-05T21:15:00Z" w16du:dateUtc="2026-02-05T13:15:00Z">
        <w:r w:rsidR="00746DBA">
          <w:rPr>
            <w:rFonts w:eastAsiaTheme="minorEastAsia" w:hint="eastAsia"/>
            <w:lang w:eastAsia="zh-CN"/>
          </w:rPr>
          <w:t>中</w:t>
        </w:r>
      </w:ins>
      <w:r w:rsidRPr="003C1621">
        <w:rPr>
          <w:rFonts w:eastAsiaTheme="minorEastAsia"/>
          <w:lang w:eastAsia="zh-CN"/>
        </w:rPr>
        <w:t>，</w:t>
      </w:r>
      <w:del w:id="64" w:author="兴雨 郭" w:date="2026-02-05T21:16:00Z" w16du:dateUtc="2026-02-05T13:16:00Z">
        <w:r w:rsidRPr="003C1621" w:rsidDel="00746DBA">
          <w:rPr>
            <w:rFonts w:eastAsiaTheme="minorEastAsia"/>
            <w:lang w:eastAsia="zh-CN"/>
          </w:rPr>
          <w:delText>算法</w:delText>
        </w:r>
      </w:del>
      <w:r w:rsidRPr="003C1621">
        <w:rPr>
          <w:rFonts w:eastAsiaTheme="minorEastAsia"/>
          <w:lang w:eastAsia="zh-CN"/>
        </w:rPr>
        <w:t>仍可能在与最优路径无关的区域</w:t>
      </w:r>
      <w:r w:rsidRPr="00746DBA">
        <w:rPr>
          <w:rFonts w:eastAsiaTheme="minorEastAsia" w:hint="eastAsia"/>
          <w:color w:val="EE0000"/>
          <w:lang w:eastAsia="zh-CN"/>
          <w:rPrChange w:id="65" w:author="兴雨 郭" w:date="2026-02-05T21:13:00Z" w16du:dateUtc="2026-02-05T13:13:00Z">
            <w:rPr>
              <w:rFonts w:eastAsiaTheme="minorEastAsia" w:hint="eastAsia"/>
              <w:lang w:eastAsia="zh-CN"/>
            </w:rPr>
          </w:rPrChange>
        </w:rPr>
        <w:t>产生大量冗余采</w:t>
      </w:r>
      <w:r w:rsidRPr="003C1621">
        <w:rPr>
          <w:rFonts w:eastAsiaTheme="minorEastAsia"/>
          <w:lang w:eastAsia="zh-CN"/>
        </w:rPr>
        <w:t>样点，</w:t>
      </w:r>
      <w:del w:id="66" w:author="兴雨 郭" w:date="2026-02-05T21:16:00Z" w16du:dateUtc="2026-02-05T13:16:00Z">
        <w:r w:rsidRPr="003C1621" w:rsidDel="00746DBA">
          <w:rPr>
            <w:rFonts w:eastAsiaTheme="minorEastAsia"/>
            <w:lang w:eastAsia="zh-CN"/>
          </w:rPr>
          <w:delText>进而</w:delText>
        </w:r>
      </w:del>
      <w:r w:rsidRPr="003C1621">
        <w:rPr>
          <w:rFonts w:eastAsiaTheme="minorEastAsia"/>
          <w:lang w:eastAsia="zh-CN"/>
        </w:rPr>
        <w:t>影响整体</w:t>
      </w:r>
      <w:del w:id="67" w:author="兴雨 郭" w:date="2026-02-05T21:17:00Z" w16du:dateUtc="2026-02-05T13:17:00Z">
        <w:r w:rsidRPr="003C1621" w:rsidDel="00746DBA">
          <w:rPr>
            <w:rFonts w:eastAsiaTheme="minorEastAsia"/>
            <w:lang w:eastAsia="zh-CN"/>
          </w:rPr>
          <w:delText>搜索</w:delText>
        </w:r>
      </w:del>
      <w:r w:rsidRPr="003C1621">
        <w:rPr>
          <w:rFonts w:eastAsiaTheme="minorEastAsia"/>
          <w:lang w:eastAsia="zh-CN"/>
        </w:rPr>
        <w:t>效率</w:t>
      </w:r>
      <w:r w:rsidR="008135C1" w:rsidRPr="008135C1">
        <w:rPr>
          <w:rFonts w:eastAsiaTheme="minorEastAsia"/>
          <w:lang w:eastAsia="zh-CN"/>
        </w:rPr>
        <w:t>。</w:t>
      </w:r>
    </w:p>
    <w:p w14:paraId="70BB6035" w14:textId="1C982717" w:rsidR="00686BC8" w:rsidRDefault="00B2070E" w:rsidP="00686BC8">
      <w:pPr>
        <w:spacing w:line="262" w:lineRule="auto"/>
        <w:ind w:firstLineChars="200" w:firstLine="440"/>
        <w:jc w:val="both"/>
        <w:rPr>
          <w:rFonts w:eastAsiaTheme="minorEastAsia"/>
          <w:lang w:eastAsia="zh-CN"/>
        </w:rPr>
      </w:pPr>
      <w:ins w:id="68" w:author="兴雨 郭" w:date="2026-02-05T21:03:00Z">
        <w:r w:rsidRPr="00B2070E">
          <w:rPr>
            <w:rFonts w:eastAsiaTheme="minorEastAsia"/>
            <w:color w:val="FFFFFF" w:themeColor="background1"/>
            <w:highlight w:val="red"/>
            <w:lang w:eastAsia="zh-CN"/>
          </w:rPr>
          <w:t>为兼顾快速规划与</w:t>
        </w:r>
      </w:ins>
      <w:ins w:id="69" w:author="兴雨 郭" w:date="2026-02-05T21:17:00Z">
        <w:r w:rsidR="00746DBA" w:rsidRPr="00746DBA">
          <w:rPr>
            <w:rFonts w:eastAsiaTheme="minorEastAsia"/>
            <w:color w:val="FFFFFF" w:themeColor="background1"/>
            <w:highlight w:val="red"/>
            <w:lang w:eastAsia="zh-CN"/>
          </w:rPr>
          <w:t>路径质量</w:t>
        </w:r>
      </w:ins>
      <w:ins w:id="70"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71"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72"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commentRangeStart w:id="73"/>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w:t>
      </w:r>
      <w:commentRangeEnd w:id="73"/>
      <w:r w:rsidR="0023461D" w:rsidRPr="00686BC8">
        <w:rPr>
          <w:rStyle w:val="af0"/>
          <w:rFonts w:eastAsiaTheme="minorEastAsia"/>
          <w:sz w:val="22"/>
          <w:szCs w:val="22"/>
          <w:lang w:eastAsia="zh-CN"/>
        </w:rPr>
        <w:commentReference w:id="73"/>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74"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ins w:id="75" w:author="兴雨 郭" w:date="2026-02-05T21:20:00Z" w16du:dateUtc="2026-02-05T13:20:00Z">
        <w:r w:rsidR="00076339" w:rsidRPr="00076339">
          <w:rPr>
            <w:rFonts w:eastAsiaTheme="minorEastAsia"/>
            <w:lang w:eastAsia="zh-CN"/>
          </w:rPr>
          <w:t>知情子集</w:t>
        </w:r>
      </w:ins>
      <w:del w:id="76" w:author="兴雨 郭" w:date="2026-02-05T21:20:00Z" w16du:dateUtc="2026-02-05T13:20:00Z">
        <w:r w:rsidR="00B670EB" w:rsidRPr="00B670EB" w:rsidDel="00076339">
          <w:rPr>
            <w:rFonts w:eastAsiaTheme="minorEastAsia"/>
            <w:lang w:eastAsia="zh-CN"/>
          </w:rPr>
          <w:delText>超椭球体</w:delText>
        </w:r>
      </w:del>
      <w:r w:rsidR="00B670EB" w:rsidRPr="00B670EB">
        <w:rPr>
          <w:rFonts w:eastAsiaTheme="minorEastAsia"/>
          <w:lang w:eastAsia="zh-CN"/>
        </w:rPr>
        <w:t>范围过大，</w:t>
      </w:r>
      <w:del w:id="77"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ins w:id="78" w:author="兴雨 郭" w:date="2026-02-05T21:20:00Z">
        <w:r w:rsidR="00076339" w:rsidRPr="00076339">
          <w:rPr>
            <w:rFonts w:eastAsiaTheme="minorEastAsia"/>
            <w:lang w:eastAsia="zh-CN"/>
          </w:rPr>
          <w:t>知情子集可能过早收缩</w:t>
        </w:r>
      </w:ins>
      <w:del w:id="79"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ins w:id="80" w:author="兴雨 郭" w:date="2026-02-05T21:21:00Z">
        <w:r w:rsidR="00076339" w:rsidRPr="00076339">
          <w:rPr>
            <w:rFonts w:eastAsiaTheme="minorEastAsia"/>
            <w:lang w:eastAsia="zh-CN"/>
          </w:rPr>
          <w:t>削弱对可行域的覆盖与探索性，进而增加错失更优解甚至可行解的风险</w:t>
        </w:r>
      </w:ins>
      <w:del w:id="81"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82"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83"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32"/>
    <w:p w14:paraId="749A7D92" w14:textId="1EBAA183" w:rsidR="003C1621" w:rsidRPr="00113D2A" w:rsidRDefault="00686BC8" w:rsidP="004A3542">
      <w:pPr>
        <w:spacing w:line="262" w:lineRule="auto"/>
        <w:ind w:firstLineChars="200" w:firstLine="400"/>
        <w:jc w:val="both"/>
        <w:rPr>
          <w:rFonts w:eastAsiaTheme="minorEastAsia"/>
          <w:sz w:val="20"/>
          <w:szCs w:val="20"/>
          <w:lang w:eastAsia="zh-CN"/>
        </w:rPr>
      </w:pPr>
      <w:r w:rsidRPr="00113D2A">
        <w:rPr>
          <w:rFonts w:eastAsiaTheme="minorEastAsia"/>
          <w:sz w:val="20"/>
          <w:szCs w:val="20"/>
          <w:lang w:eastAsia="zh-CN"/>
        </w:rPr>
        <w:t>总体而言，</w:t>
      </w:r>
      <w:ins w:id="84" w:author="兴雨 郭" w:date="2026-02-05T21:37:00Z">
        <w:r w:rsidR="003C0C48" w:rsidRPr="00113D2A">
          <w:rPr>
            <w:rFonts w:eastAsiaTheme="minorEastAsia"/>
            <w:sz w:val="20"/>
            <w:szCs w:val="20"/>
            <w:lang w:eastAsia="zh-CN"/>
          </w:rPr>
          <w:t>现有改进方法在效率与最优性之间仍存在明显权衡</w:t>
        </w:r>
      </w:ins>
      <w:ins w:id="85" w:author="兴雨 郭" w:date="2026-02-05T21:42:00Z" w16du:dateUtc="2026-02-05T13:42:00Z">
        <w:r w:rsidR="004A3542" w:rsidRPr="00113D2A">
          <w:rPr>
            <w:rFonts w:eastAsiaTheme="minorEastAsia" w:hint="eastAsia"/>
            <w:sz w:val="20"/>
            <w:szCs w:val="20"/>
            <w:lang w:eastAsia="zh-CN"/>
          </w:rPr>
          <w:t>：</w:t>
        </w:r>
      </w:ins>
      <w:ins w:id="86" w:author="兴雨 郭" w:date="2026-02-05T21:42:00Z">
        <w:r w:rsidR="004A3542" w:rsidRPr="00113D2A">
          <w:rPr>
            <w:rFonts w:eastAsiaTheme="minorEastAsia"/>
            <w:sz w:val="20"/>
            <w:szCs w:val="20"/>
            <w:lang w:eastAsia="zh-CN"/>
          </w:rPr>
          <w:t>采样引导与双向连通策略虽可加速获得可行解，但通常缺乏渐进最优保证</w:t>
        </w:r>
      </w:ins>
      <w:ins w:id="87" w:author="兴雨 郭" w:date="2026-02-05T21:43:00Z" w16du:dateUtc="2026-02-05T13:43:00Z">
        <w:r w:rsidR="004A3542" w:rsidRPr="00113D2A">
          <w:rPr>
            <w:rFonts w:eastAsiaTheme="minorEastAsia" w:hint="eastAsia"/>
            <w:sz w:val="20"/>
            <w:szCs w:val="20"/>
            <w:lang w:eastAsia="zh-CN"/>
          </w:rPr>
          <w:t>，</w:t>
        </w:r>
      </w:ins>
      <w:ins w:id="88" w:author="兴雨 郭" w:date="2026-02-05T21:43:00Z">
        <w:r w:rsidR="004A3542" w:rsidRPr="00113D2A">
          <w:rPr>
            <w:rFonts w:eastAsiaTheme="minorEastAsia"/>
            <w:sz w:val="20"/>
            <w:szCs w:val="20"/>
            <w:lang w:eastAsia="zh-CN"/>
          </w:rPr>
          <w:t>而代价驱动的约束采样与问题分解方法能够提高有效采样比例并改善路径质量，但其性能对代价估计敏感，且</w:t>
        </w:r>
      </w:ins>
      <w:ins w:id="89" w:author="兴雨 郭" w:date="2026-02-05T21:54:00Z">
        <w:r w:rsidR="008E3093" w:rsidRPr="00113D2A">
          <w:rPr>
            <w:rFonts w:eastAsiaTheme="minorEastAsia"/>
            <w:sz w:val="20"/>
            <w:szCs w:val="20"/>
            <w:lang w:eastAsia="zh-CN"/>
          </w:rPr>
          <w:t>约束域多为静态或弱自适应形式</w:t>
        </w:r>
      </w:ins>
      <w:ins w:id="90" w:author="兴雨 郭" w:date="2026-02-05T21:54:00Z" w16du:dateUtc="2026-02-05T13:54:00Z">
        <w:r w:rsidR="008E3093" w:rsidRPr="00113D2A">
          <w:rPr>
            <w:rFonts w:eastAsiaTheme="minorEastAsia" w:hint="eastAsia"/>
            <w:sz w:val="20"/>
            <w:szCs w:val="20"/>
            <w:lang w:eastAsia="zh-CN"/>
          </w:rPr>
          <w:t>，</w:t>
        </w:r>
      </w:ins>
      <w:ins w:id="91" w:author="兴雨 郭" w:date="2026-02-05T21:54:00Z">
        <w:r w:rsidR="008E3093" w:rsidRPr="00113D2A">
          <w:rPr>
            <w:rFonts w:eastAsiaTheme="minorEastAsia"/>
            <w:sz w:val="20"/>
            <w:szCs w:val="20"/>
            <w:lang w:eastAsia="zh-CN"/>
          </w:rPr>
          <w:t>容易在搜索早期出现过度收缩导致可达性下降，或在代价波动时引发采样比例与树扩展行为的震荡，从而削弱全局稳健性与收敛一致性</w:t>
        </w:r>
      </w:ins>
      <w:ins w:id="92" w:author="兴雨 郭" w:date="2026-02-05T21:43:00Z">
        <w:r w:rsidR="004A3542" w:rsidRPr="00113D2A">
          <w:rPr>
            <w:rFonts w:eastAsiaTheme="minorEastAsia"/>
            <w:sz w:val="20"/>
            <w:szCs w:val="20"/>
            <w:lang w:eastAsia="zh-CN"/>
          </w:rPr>
          <w:t>。</w:t>
        </w:r>
      </w:ins>
      <w:del w:id="93" w:author="兴雨 郭" w:date="2026-02-05T21:43:00Z" w16du:dateUtc="2026-02-05T13:43:00Z">
        <w:r w:rsidRPr="00113D2A" w:rsidDel="004A3542">
          <w:rPr>
            <w:rFonts w:eastAsiaTheme="minorEastAsia"/>
            <w:sz w:val="20"/>
            <w:szCs w:val="20"/>
            <w:lang w:eastAsia="zh-CN"/>
          </w:rPr>
          <w:delText>现有方法</w:delText>
        </w:r>
      </w:del>
      <w:del w:id="94" w:author="兴雨 郭" w:date="2026-02-05T21:07:00Z" w16du:dateUtc="2026-02-05T13:07:00Z">
        <w:r w:rsidRPr="00113D2A" w:rsidDel="00B2070E">
          <w:rPr>
            <w:rFonts w:eastAsiaTheme="minorEastAsia"/>
            <w:sz w:val="20"/>
            <w:szCs w:val="20"/>
            <w:lang w:eastAsia="zh-CN"/>
          </w:rPr>
          <w:delText>或侧重于扩展策略优化但缺乏采样空间约束，或通过单向约束采样提升局部效率但全局探索能力有限</w:delText>
        </w:r>
      </w:del>
      <w:del w:id="95" w:author="兴雨 郭" w:date="2026-02-05T21:43:00Z" w16du:dateUtc="2026-02-05T13:43:00Z">
        <w:r w:rsidRPr="00113D2A" w:rsidDel="004A3542">
          <w:rPr>
            <w:rFonts w:eastAsiaTheme="minorEastAsia"/>
            <w:sz w:val="20"/>
            <w:szCs w:val="20"/>
            <w:lang w:eastAsia="zh-CN"/>
          </w:rPr>
          <w:delText>，难以在复杂</w:delText>
        </w:r>
      </w:del>
      <w:del w:id="96" w:author="兴雨 郭" w:date="2026-02-05T21:07:00Z" w16du:dateUtc="2026-02-05T13:07:00Z">
        <w:r w:rsidRPr="00113D2A" w:rsidDel="00B2070E">
          <w:rPr>
            <w:rFonts w:eastAsiaTheme="minorEastAsia"/>
            <w:sz w:val="20"/>
            <w:szCs w:val="20"/>
            <w:lang w:eastAsia="zh-CN"/>
          </w:rPr>
          <w:delText>随机障碍物</w:delText>
        </w:r>
      </w:del>
      <w:del w:id="97" w:author="兴雨 郭" w:date="2026-02-05T21:43:00Z" w16du:dateUtc="2026-02-05T13:43:00Z">
        <w:r w:rsidRPr="00113D2A" w:rsidDel="004A3542">
          <w:rPr>
            <w:rFonts w:eastAsiaTheme="minorEastAsia"/>
            <w:sz w:val="20"/>
            <w:szCs w:val="20"/>
            <w:lang w:eastAsia="zh-CN"/>
          </w:rPr>
          <w:delText>环境中同时实现快速收敛、最优路径与</w:delText>
        </w:r>
      </w:del>
      <w:del w:id="98" w:author="兴雨 郭" w:date="2026-02-05T21:36:00Z" w16du:dateUtc="2026-02-05T13:36:00Z">
        <w:r w:rsidRPr="00113D2A" w:rsidDel="003C0C48">
          <w:rPr>
            <w:rFonts w:eastAsiaTheme="minorEastAsia"/>
            <w:sz w:val="20"/>
            <w:szCs w:val="20"/>
            <w:lang w:eastAsia="zh-CN"/>
          </w:rPr>
          <w:delText>动态可行性</w:delText>
        </w:r>
      </w:del>
      <w:del w:id="99" w:author="兴雨 郭" w:date="2026-02-05T21:37:00Z" w16du:dateUtc="2026-02-05T13:37:00Z">
        <w:r w:rsidRPr="00113D2A" w:rsidDel="003C0C48">
          <w:rPr>
            <w:rFonts w:eastAsiaTheme="minorEastAsia"/>
            <w:sz w:val="20"/>
            <w:szCs w:val="20"/>
            <w:lang w:eastAsia="zh-CN"/>
          </w:rPr>
          <w:delText>的系统性</w:delText>
        </w:r>
      </w:del>
      <w:del w:id="100" w:author="兴雨 郭" w:date="2026-02-05T21:43:00Z" w16du:dateUtc="2026-02-05T13:43:00Z">
        <w:r w:rsidRPr="00113D2A" w:rsidDel="004A3542">
          <w:rPr>
            <w:rFonts w:eastAsiaTheme="minorEastAsia"/>
            <w:sz w:val="20"/>
            <w:szCs w:val="20"/>
            <w:lang w:eastAsia="zh-CN"/>
          </w:rPr>
          <w:delText>统一。</w:delText>
        </w:r>
      </w:del>
    </w:p>
    <w:p w14:paraId="5FCAA120" w14:textId="09112A80" w:rsidR="00DE28E5" w:rsidDel="003C0C48" w:rsidRDefault="00431043" w:rsidP="00925A8F">
      <w:pPr>
        <w:spacing w:line="262" w:lineRule="auto"/>
        <w:ind w:firstLineChars="400" w:firstLine="880"/>
        <w:jc w:val="both"/>
        <w:rPr>
          <w:del w:id="101"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102" w:author="兴雨 郭" w:date="2026-02-05T22:53:00Z">
        <w:r w:rsidR="00DA32EB" w:rsidRPr="00DA32EB">
          <w:rPr>
            <w:rFonts w:eastAsiaTheme="minorEastAsia"/>
            <w:lang w:eastAsia="zh-CN"/>
          </w:rPr>
          <w:t>非对称双椭球</w:t>
        </w:r>
      </w:ins>
      <w:del w:id="103"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104"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105" w:author="兴雨 郭" w:date="2026-02-05T21:54:00Z" w16du:dateUtc="2026-02-05T13:54:00Z">
        <w:r w:rsidRPr="009A462D" w:rsidDel="008E3093">
          <w:rPr>
            <w:rFonts w:eastAsiaTheme="minorEastAsia"/>
            <w:lang w:eastAsia="zh-CN"/>
          </w:rPr>
          <w:delText>该</w:delText>
        </w:r>
      </w:del>
      <w:del w:id="106"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107"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108" w:author="兴雨 郭" w:date="2026-02-05T21:55:00Z">
        <w:r w:rsidR="008E3093" w:rsidRPr="008E3093">
          <w:rPr>
            <w:rFonts w:eastAsiaTheme="minorEastAsia"/>
            <w:lang w:eastAsia="zh-CN"/>
          </w:rPr>
          <w:t>构造起点侧与目标侧可独立伸缩的</w:t>
        </w:r>
      </w:ins>
      <w:ins w:id="109" w:author="兴雨 郭" w:date="2026-02-05T22:03:00Z">
        <w:r w:rsidR="008E3093" w:rsidRPr="008E3093">
          <w:rPr>
            <w:rFonts w:eastAsiaTheme="minorEastAsia"/>
            <w:lang w:eastAsia="zh-CN"/>
          </w:rPr>
          <w:t>非对称双椭球域</w:t>
        </w:r>
      </w:ins>
      <w:ins w:id="110"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111" w:author="兴雨 郭" w:date="2026-02-05T21:55:00Z" w16du:dateUtc="2026-02-05T13:55:00Z">
        <w:r w:rsidR="008E3093" w:rsidRPr="008E3093">
          <w:rPr>
            <w:rFonts w:eastAsiaTheme="minorEastAsia" w:hint="eastAsia"/>
            <w:lang w:eastAsia="zh-CN"/>
            <w:rPrChange w:id="112" w:author="兴雨 郭" w:date="2026-02-05T22:00:00Z" w16du:dateUtc="2026-02-05T14:00:00Z">
              <w:rPr>
                <w:rFonts w:eastAsiaTheme="minorEastAsia" w:hint="eastAsia"/>
                <w:b/>
                <w:bCs/>
                <w:lang w:eastAsia="zh-CN"/>
              </w:rPr>
            </w:rPrChange>
          </w:rPr>
          <w:t>，</w:t>
        </w:r>
      </w:ins>
      <w:ins w:id="113" w:author="兴雨 郭" w:date="2026-02-05T22:24:00Z" w16du:dateUtc="2026-02-05T14:24:00Z">
        <w:r w:rsidR="009021F6">
          <w:rPr>
            <w:rFonts w:eastAsiaTheme="minorEastAsia" w:hint="eastAsia"/>
            <w:lang w:eastAsia="zh-CN"/>
          </w:rPr>
          <w:t>其</w:t>
        </w:r>
      </w:ins>
      <w:ins w:id="114" w:author="兴雨 郭" w:date="2026-02-05T21:56:00Z">
        <w:r w:rsidR="008E3093" w:rsidRPr="008E3093">
          <w:rPr>
            <w:rFonts w:eastAsiaTheme="minorEastAsia" w:hint="eastAsia"/>
            <w:lang w:eastAsia="zh-CN"/>
            <w:rPrChange w:id="115" w:author="兴雨 郭" w:date="2026-02-05T22:00:00Z" w16du:dateUtc="2026-02-05T14:00:00Z">
              <w:rPr>
                <w:rFonts w:eastAsiaTheme="minorEastAsia" w:hint="eastAsia"/>
                <w:b/>
                <w:bCs/>
                <w:lang w:eastAsia="zh-CN"/>
              </w:rPr>
            </w:rPrChange>
          </w:rPr>
          <w:t>以当前最优路径代价及其历史演化为反馈，</w:t>
        </w:r>
      </w:ins>
      <w:ins w:id="116" w:author="兴雨 郭" w:date="2026-02-05T21:57:00Z" w16du:dateUtc="2026-02-05T13:57:00Z">
        <w:r w:rsidR="008E3093" w:rsidRPr="00686BC8">
          <w:rPr>
            <w:rFonts w:eastAsiaTheme="minorEastAsia"/>
            <w:lang w:eastAsia="zh-CN"/>
          </w:rPr>
          <w:t>自适应</w:t>
        </w:r>
      </w:ins>
      <w:ins w:id="117" w:author="兴雨 郭" w:date="2026-02-05T21:56:00Z">
        <w:r w:rsidR="008E3093" w:rsidRPr="008E3093">
          <w:rPr>
            <w:rFonts w:eastAsiaTheme="minorEastAsia" w:hint="eastAsia"/>
            <w:lang w:eastAsia="zh-CN"/>
            <w:rPrChange w:id="118" w:author="兴雨 郭" w:date="2026-02-05T22:00:00Z" w16du:dateUtc="2026-02-05T14:00:00Z">
              <w:rPr>
                <w:rFonts w:eastAsiaTheme="minorEastAsia" w:hint="eastAsia"/>
                <w:b/>
                <w:bCs/>
                <w:lang w:eastAsia="zh-CN"/>
              </w:rPr>
            </w:rPrChange>
          </w:rPr>
          <w:t>调节超椭球</w:t>
        </w:r>
      </w:ins>
      <w:del w:id="119" w:author="兴雨 郭" w:date="2026-02-05T21:57:00Z" w16du:dateUtc="2026-02-05T13:57:00Z">
        <w:r w:rsidR="0023461D" w:rsidDel="008E3093">
          <w:rPr>
            <w:rFonts w:eastAsiaTheme="minorEastAsia" w:hint="eastAsia"/>
            <w:lang w:eastAsia="zh-CN"/>
          </w:rPr>
          <w:delText>根据</w:delText>
        </w:r>
      </w:del>
      <w:del w:id="120" w:author="兴雨 郭" w:date="2026-02-04T20:39:00Z" w16du:dateUtc="2026-02-04T12:39:00Z">
        <w:r w:rsidR="0023461D" w:rsidDel="009D5C7B">
          <w:rPr>
            <w:rFonts w:eastAsiaTheme="minorEastAsia" w:hint="eastAsia"/>
            <w:lang w:eastAsia="zh-CN"/>
          </w:rPr>
          <w:delText>双树的</w:delText>
        </w:r>
      </w:del>
      <w:del w:id="121"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122" w:author="兴雨 郭" w:date="2026-02-05T21:38:00Z">
        <w:r w:rsidR="003C0C48" w:rsidRPr="003C0C48">
          <w:rPr>
            <w:rFonts w:eastAsiaTheme="minorEastAsia"/>
            <w:lang w:eastAsia="zh-CN"/>
          </w:rPr>
          <w:t>体知情子集的尺度</w:t>
        </w:r>
      </w:ins>
      <w:del w:id="123"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124" w:author="兴雨 郭" w:date="2026-02-05T21:09:00Z" w16du:dateUtc="2026-02-05T13:09:00Z">
        <w:r w:rsidR="00746DBA" w:rsidRPr="00686BC8">
          <w:rPr>
            <w:rFonts w:eastAsiaTheme="minorEastAsia"/>
            <w:lang w:eastAsia="zh-CN"/>
          </w:rPr>
          <w:t>，</w:t>
        </w:r>
      </w:ins>
      <w:ins w:id="125"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del w:id="126" w:author="兴雨 郭" w:date="2026-02-05T21:38:00Z" w16du:dateUtc="2026-02-05T13:38:00Z">
        <w:r w:rsidR="00686BC8" w:rsidRPr="00686BC8" w:rsidDel="003C0C48">
          <w:rPr>
            <w:rFonts w:eastAsiaTheme="minorEastAsia"/>
            <w:lang w:eastAsia="zh-CN"/>
          </w:rPr>
          <w:delText>实现对全局搜索方向的精准引导</w:delText>
        </w:r>
      </w:del>
      <w:del w:id="127" w:author="兴雨 郭" w:date="2026-02-05T21:39:00Z" w16du:dateUtc="2026-02-05T13:39:00Z">
        <w:r w:rsidR="00686BC8" w:rsidRPr="00686BC8" w:rsidDel="003C0C48">
          <w:rPr>
            <w:rFonts w:eastAsiaTheme="minorEastAsia"/>
            <w:lang w:eastAsia="zh-CN"/>
          </w:rPr>
          <w:delText>，</w:delText>
        </w:r>
      </w:del>
      <w:del w:id="128" w:author="兴雨 郭" w:date="2026-02-04T20:39:00Z" w16du:dateUtc="2026-02-04T12:39:00Z">
        <w:r w:rsidR="00686BC8" w:rsidRPr="00686BC8" w:rsidDel="009D5C7B">
          <w:rPr>
            <w:rFonts w:eastAsiaTheme="minorEastAsia"/>
            <w:lang w:eastAsia="zh-CN"/>
          </w:rPr>
          <w:delText>同时结合</w:delText>
        </w:r>
      </w:del>
      <w:del w:id="129" w:author="兴雨 郭" w:date="2026-02-05T22:00:00Z" w16du:dateUtc="2026-02-05T14:00:00Z">
        <w:r w:rsidR="00686BC8" w:rsidRPr="00686BC8" w:rsidDel="008E3093">
          <w:rPr>
            <w:rFonts w:eastAsiaTheme="minorEastAsia"/>
            <w:lang w:eastAsia="zh-CN"/>
          </w:rPr>
          <w:delText>双向树协同扩展与</w:delText>
        </w:r>
      </w:del>
      <w:del w:id="130" w:author="兴雨 郭" w:date="2026-02-05T21:39:00Z" w16du:dateUtc="2026-02-05T13:39:00Z">
        <w:r w:rsidR="00686BC8" w:rsidRPr="00686BC8" w:rsidDel="003C0C48">
          <w:rPr>
            <w:rFonts w:eastAsiaTheme="minorEastAsia"/>
            <w:lang w:eastAsia="zh-CN"/>
          </w:rPr>
          <w:delText>多目标代价优化</w:delText>
        </w:r>
      </w:del>
      <w:del w:id="131" w:author="兴雨 郭" w:date="2026-02-05T22:00:00Z" w16du:dateUtc="2026-02-05T14:00:00Z">
        <w:r w:rsidR="00686BC8" w:rsidRPr="00686BC8" w:rsidDel="008E3093">
          <w:rPr>
            <w:rFonts w:eastAsiaTheme="minorEastAsia"/>
            <w:lang w:eastAsia="zh-CN"/>
          </w:rPr>
          <w:delText>，</w:delText>
        </w:r>
      </w:del>
      <w:del w:id="132" w:author="兴雨 郭" w:date="2026-02-05T21:09:00Z" w16du:dateUtc="2026-02-05T13:09:00Z">
        <w:r w:rsidR="0023461D" w:rsidDel="00746DBA">
          <w:rPr>
            <w:rFonts w:eastAsiaTheme="minorEastAsia" w:hint="eastAsia"/>
            <w:lang w:eastAsia="zh-CN"/>
          </w:rPr>
          <w:delText>于</w:delText>
        </w:r>
      </w:del>
      <w:del w:id="133" w:author="兴雨 郭" w:date="2026-02-05T21:50:00Z" w16du:dateUtc="2026-02-05T13:50:00Z">
        <w:r w:rsidR="00686BC8" w:rsidRPr="00686BC8" w:rsidDel="004A3542">
          <w:rPr>
            <w:rFonts w:eastAsiaTheme="minorEastAsia"/>
            <w:lang w:eastAsia="zh-CN"/>
          </w:rPr>
          <w:delText>快速收敛与路径质量之间建立动态平衡机制</w:delText>
        </w:r>
      </w:del>
      <w:del w:id="134" w:author="兴雨 郭" w:date="2026-02-05T21:10:00Z" w16du:dateUtc="2026-02-05T13:10:00Z">
        <w:r w:rsidR="00686BC8" w:rsidRPr="00686BC8" w:rsidDel="00746DBA">
          <w:rPr>
            <w:rFonts w:eastAsiaTheme="minorEastAsia"/>
            <w:lang w:eastAsia="zh-CN"/>
          </w:rPr>
          <w:delText>。算法无需依赖初始路径即可启动约束采样，</w:delText>
        </w:r>
      </w:del>
      <w:del w:id="135" w:author="兴雨 郭" w:date="2026-02-05T21:50:00Z" w16du:dateUtc="2026-02-05T13:50:00Z">
        <w:r w:rsidR="00686BC8" w:rsidRPr="00686BC8" w:rsidDel="004A3542">
          <w:rPr>
            <w:rFonts w:eastAsiaTheme="minorEastAsia"/>
            <w:lang w:eastAsia="zh-CN"/>
          </w:rPr>
          <w:delText>有效减少冗余节点生成，</w:delText>
        </w:r>
      </w:del>
      <w:del w:id="136" w:author="兴雨 郭" w:date="2026-02-04T20:40:00Z" w16du:dateUtc="2026-02-04T12:40:00Z">
        <w:r w:rsidR="00686BC8" w:rsidRPr="00686BC8" w:rsidDel="009D5C7B">
          <w:rPr>
            <w:rFonts w:eastAsiaTheme="minorEastAsia"/>
            <w:lang w:eastAsia="zh-CN"/>
          </w:rPr>
          <w:delText>同时</w:delText>
        </w:r>
      </w:del>
      <w:del w:id="137" w:author="兴雨 郭" w:date="2026-02-05T21:41:00Z" w16du:dateUtc="2026-02-05T13:41:00Z">
        <w:r w:rsidR="00686BC8" w:rsidRPr="00686BC8" w:rsidDel="003C0C48">
          <w:rPr>
            <w:rFonts w:eastAsiaTheme="minorEastAsia"/>
            <w:lang w:eastAsia="zh-CN"/>
          </w:rPr>
          <w:delText>通过</w:delText>
        </w:r>
      </w:del>
      <w:del w:id="138" w:author="兴雨 郭" w:date="2026-02-05T21:50:00Z" w16du:dateUtc="2026-02-05T13:50:00Z">
        <w:r w:rsidR="00686BC8" w:rsidRPr="00686BC8" w:rsidDel="004A3542">
          <w:rPr>
            <w:rFonts w:eastAsiaTheme="minorEastAsia"/>
            <w:lang w:eastAsia="zh-CN"/>
          </w:rPr>
          <w:delText>双向树连接策略提升全局探索效率，适用于</w:delText>
        </w:r>
      </w:del>
      <w:del w:id="139" w:author="兴雨 郭" w:date="2026-02-04T20:40:00Z" w16du:dateUtc="2026-02-04T12:40:00Z">
        <w:r w:rsidR="00686BC8" w:rsidRPr="00686BC8" w:rsidDel="009D5C7B">
          <w:rPr>
            <w:rFonts w:eastAsiaTheme="minorEastAsia"/>
            <w:lang w:eastAsia="zh-CN"/>
          </w:rPr>
          <w:delText>处理随机</w:delText>
        </w:r>
      </w:del>
      <w:del w:id="140" w:author="兴雨 郭" w:date="2026-02-05T21:50:00Z" w16du:dateUtc="2026-02-05T13:50:00Z">
        <w:r w:rsidR="00686BC8" w:rsidRPr="00686BC8" w:rsidDel="004A3542">
          <w:rPr>
            <w:rFonts w:eastAsiaTheme="minorEastAsia"/>
            <w:lang w:eastAsia="zh-CN"/>
          </w:rPr>
          <w:delText>障碍物分布</w:delText>
        </w:r>
      </w:del>
      <w:del w:id="141" w:author="兴雨 郭" w:date="2026-02-04T20:40:00Z" w16du:dateUtc="2026-02-04T12:40:00Z">
        <w:r w:rsidR="00686BC8" w:rsidRPr="00686BC8" w:rsidDel="009D5C7B">
          <w:rPr>
            <w:rFonts w:eastAsiaTheme="minorEastAsia"/>
            <w:lang w:eastAsia="zh-CN"/>
          </w:rPr>
          <w:delText>的</w:delText>
        </w:r>
      </w:del>
      <w:del w:id="142" w:author="兴雨 郭" w:date="2026-02-05T21:50:00Z" w16du:dateUtc="2026-02-05T13:50:00Z">
        <w:r w:rsidR="00686BC8" w:rsidRPr="00686BC8" w:rsidDel="004A3542">
          <w:rPr>
            <w:rFonts w:eastAsiaTheme="minorEastAsia"/>
            <w:lang w:eastAsia="zh-CN"/>
          </w:rPr>
          <w:delText>复杂场景。</w:delText>
        </w:r>
      </w:del>
    </w:p>
    <w:bookmarkEnd w:id="33"/>
    <w:p w14:paraId="02EDACF2" w14:textId="77777777" w:rsidR="00746DBA" w:rsidRDefault="00746DBA" w:rsidP="00925A8F">
      <w:pPr>
        <w:pStyle w:val="a3"/>
        <w:spacing w:before="7"/>
        <w:ind w:firstLineChars="400" w:firstLine="440"/>
        <w:jc w:val="both"/>
        <w:rPr>
          <w:ins w:id="143" w:author="兴雨 郭" w:date="2026-02-05T21:17:00Z" w16du:dateUtc="2026-02-05T13:17:00Z"/>
          <w:rFonts w:eastAsiaTheme="minorEastAsia"/>
          <w:sz w:val="11"/>
          <w:lang w:eastAsia="zh-CN"/>
        </w:rPr>
      </w:pPr>
    </w:p>
    <w:p w14:paraId="33D06F03" w14:textId="7858D4EE" w:rsidR="0076352E" w:rsidRPr="00431043" w:rsidRDefault="002B5079" w:rsidP="009A462D">
      <w:pPr>
        <w:pStyle w:val="a3"/>
        <w:spacing w:before="7"/>
        <w:jc w:val="both"/>
        <w:rPr>
          <w:rFonts w:eastAsiaTheme="minorEastAsia"/>
          <w:sz w:val="11"/>
          <w:lang w:eastAsia="zh-CN"/>
        </w:rPr>
      </w:pPr>
      <w:r>
        <w:rPr>
          <w:noProof/>
        </w:rPr>
        <mc:AlternateContent>
          <mc:Choice Requires="wps">
            <w:drawing>
              <wp:anchor distT="0" distB="0" distL="0" distR="0" simplePos="0" relativeHeight="251787264" behindDoc="1" locked="0" layoutInCell="1" allowOverlap="1" wp14:anchorId="4DE0F93D" wp14:editId="781C0CA0">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5A28C" id="Freeform 3" o:spid="_x0000_s1026" style="position:absolute;margin-left:51pt;margin-top:7.9pt;width:238.15pt;height:.1pt;z-index:-251529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48CAABF0" w14:textId="553BBCEB" w:rsidR="0076352E" w:rsidRPr="003136D7" w:rsidRDefault="00821371" w:rsidP="003136D7">
      <w:pPr>
        <w:spacing w:before="81" w:line="244" w:lineRule="auto"/>
        <w:ind w:left="503" w:right="2292" w:hanging="297"/>
        <w:jc w:val="both"/>
        <w:rPr>
          <w:rFonts w:eastAsiaTheme="minorEastAsia"/>
          <w:sz w:val="17"/>
          <w:lang w:eastAsia="zh-CN"/>
        </w:rPr>
      </w:pPr>
      <w:r>
        <w:rPr>
          <w:rFonts w:ascii="Wingdings" w:hAnsi="Wingdings"/>
          <w:sz w:val="17"/>
        </w:rPr>
        <w:sym w:font="Wingdings" w:char="F02A"/>
      </w:r>
      <w:r>
        <w:rPr>
          <w:spacing w:val="40"/>
          <w:sz w:val="17"/>
        </w:rPr>
        <w:t xml:space="preserve"> </w:t>
      </w:r>
      <w:r w:rsidR="005003D7">
        <w:rPr>
          <w:rFonts w:eastAsiaTheme="minorEastAsia" w:hint="eastAsia"/>
          <w:sz w:val="17"/>
          <w:lang w:eastAsia="zh-CN"/>
        </w:rPr>
        <w:t>Gxyhaoxianghenlihai</w:t>
      </w:r>
      <w:hyperlink r:id="rId16" w:history="1">
        <w:r w:rsidR="0076352E">
          <w:rPr>
            <w:spacing w:val="-2"/>
            <w:sz w:val="17"/>
          </w:rPr>
          <w:t>@</w:t>
        </w:r>
        <w:r w:rsidR="005003D7">
          <w:rPr>
            <w:rFonts w:asciiTheme="minorEastAsia" w:eastAsiaTheme="minorEastAsia" w:hAnsiTheme="minorEastAsia" w:hint="eastAsia"/>
            <w:spacing w:val="-2"/>
            <w:sz w:val="17"/>
            <w:lang w:eastAsia="zh-CN"/>
          </w:rPr>
          <w:t>gmail</w:t>
        </w:r>
        <w:r w:rsidR="0076352E">
          <w:rPr>
            <w:spacing w:val="-2"/>
            <w:sz w:val="17"/>
          </w:rPr>
          <w:t>.c</w:t>
        </w:r>
        <w:r w:rsidR="005003D7">
          <w:rPr>
            <w:rFonts w:eastAsiaTheme="minorEastAsia" w:hint="eastAsia"/>
            <w:spacing w:val="-2"/>
            <w:sz w:val="17"/>
            <w:lang w:eastAsia="zh-CN"/>
          </w:rPr>
          <w:t>om</w:t>
        </w:r>
      </w:hyperlink>
    </w:p>
    <w:p w14:paraId="2232E191" w14:textId="77777777" w:rsidR="0076352E" w:rsidRDefault="00821371" w:rsidP="009A462D">
      <w:pPr>
        <w:tabs>
          <w:tab w:val="left" w:pos="503"/>
        </w:tabs>
        <w:spacing w:line="244" w:lineRule="auto"/>
        <w:ind w:left="503" w:right="735" w:hanging="284"/>
        <w:jc w:val="both"/>
        <w:rPr>
          <w:sz w:val="17"/>
        </w:rPr>
      </w:pPr>
      <w:r>
        <w:rPr>
          <w:spacing w:val="-10"/>
          <w:sz w:val="17"/>
          <w:vertAlign w:val="superscript"/>
        </w:rPr>
        <w:t>1</w:t>
      </w:r>
      <w:r>
        <w:rPr>
          <w:sz w:val="17"/>
        </w:rPr>
        <w:tab/>
        <w:t>School</w:t>
      </w:r>
      <w:r>
        <w:rPr>
          <w:spacing w:val="-1"/>
          <w:sz w:val="17"/>
        </w:rPr>
        <w:t xml:space="preserve"> </w:t>
      </w:r>
      <w:r>
        <w:rPr>
          <w:sz w:val="17"/>
        </w:rPr>
        <w:t>of</w:t>
      </w:r>
      <w:r>
        <w:rPr>
          <w:spacing w:val="-1"/>
          <w:sz w:val="17"/>
        </w:rPr>
        <w:t xml:space="preserve"> </w:t>
      </w:r>
      <w:r>
        <w:rPr>
          <w:sz w:val="17"/>
        </w:rPr>
        <w:t>Electronic</w:t>
      </w:r>
      <w:r>
        <w:rPr>
          <w:spacing w:val="-1"/>
          <w:sz w:val="17"/>
        </w:rPr>
        <w:t xml:space="preserve"> </w:t>
      </w:r>
      <w:r>
        <w:rPr>
          <w:sz w:val="17"/>
        </w:rPr>
        <w:t>Science</w:t>
      </w:r>
      <w:r>
        <w:rPr>
          <w:spacing w:val="-1"/>
          <w:sz w:val="17"/>
        </w:rPr>
        <w:t xml:space="preserve"> </w:t>
      </w:r>
      <w:r>
        <w:rPr>
          <w:sz w:val="17"/>
        </w:rPr>
        <w:t>and</w:t>
      </w:r>
      <w:r>
        <w:rPr>
          <w:spacing w:val="-1"/>
          <w:sz w:val="17"/>
        </w:rPr>
        <w:t xml:space="preserve"> </w:t>
      </w:r>
      <w:r>
        <w:rPr>
          <w:sz w:val="17"/>
        </w:rPr>
        <w:t>Engineering,</w:t>
      </w:r>
      <w:r>
        <w:rPr>
          <w:spacing w:val="-1"/>
          <w:sz w:val="17"/>
        </w:rPr>
        <w:t xml:space="preserve"> </w:t>
      </w:r>
      <w:r>
        <w:rPr>
          <w:sz w:val="17"/>
        </w:rPr>
        <w:t>Xiamen University, Xiamen 361005, China</w:t>
      </w:r>
    </w:p>
    <w:p w14:paraId="789E0961" w14:textId="18735F4B" w:rsidR="00431043" w:rsidRPr="00C276F1" w:rsidRDefault="00821371" w:rsidP="00C276F1">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lastRenderedPageBreak/>
        <w:t>2</w:t>
      </w:r>
      <w:r>
        <w:rPr>
          <w:sz w:val="17"/>
        </w:rPr>
        <w:tab/>
        <w:t>Academy</w:t>
      </w:r>
      <w:r>
        <w:rPr>
          <w:spacing w:val="-10"/>
          <w:sz w:val="17"/>
        </w:rPr>
        <w:t xml:space="preserve"> </w:t>
      </w:r>
      <w:r>
        <w:rPr>
          <w:sz w:val="17"/>
        </w:rPr>
        <w:t>for</w:t>
      </w:r>
      <w:r>
        <w:rPr>
          <w:spacing w:val="-10"/>
          <w:sz w:val="17"/>
        </w:rPr>
        <w:t xml:space="preserve"> </w:t>
      </w:r>
      <w:r>
        <w:rPr>
          <w:sz w:val="17"/>
        </w:rPr>
        <w:t>Network</w:t>
      </w:r>
      <w:r>
        <w:rPr>
          <w:spacing w:val="-10"/>
          <w:sz w:val="17"/>
        </w:rPr>
        <w:t xml:space="preserve"> </w:t>
      </w:r>
      <w:r>
        <w:rPr>
          <w:sz w:val="17"/>
        </w:rPr>
        <w:t>&amp;</w:t>
      </w:r>
      <w:r>
        <w:rPr>
          <w:spacing w:val="-10"/>
          <w:sz w:val="17"/>
        </w:rPr>
        <w:t xml:space="preserve"> </w:t>
      </w:r>
      <w:r>
        <w:rPr>
          <w:sz w:val="17"/>
        </w:rPr>
        <w:t>Communications</w:t>
      </w:r>
      <w:r>
        <w:rPr>
          <w:spacing w:val="-10"/>
          <w:sz w:val="17"/>
        </w:rPr>
        <w:t xml:space="preserve"> </w:t>
      </w:r>
      <w:r>
        <w:rPr>
          <w:sz w:val="17"/>
        </w:rPr>
        <w:t>of</w:t>
      </w:r>
      <w:r>
        <w:rPr>
          <w:spacing w:val="-10"/>
          <w:sz w:val="17"/>
        </w:rPr>
        <w:t xml:space="preserve"> </w:t>
      </w:r>
      <w:r>
        <w:rPr>
          <w:sz w:val="17"/>
        </w:rPr>
        <w:t>CETC, Shijiazhuang 050299, China</w:t>
      </w:r>
    </w:p>
    <w:p w14:paraId="53E80460" w14:textId="77777777" w:rsidR="00FE21FE" w:rsidRPr="00FE21FE" w:rsidRDefault="00FE21FE" w:rsidP="00FE21FE">
      <w:pPr>
        <w:pStyle w:val="11"/>
        <w:numPr>
          <w:ilvl w:val="0"/>
          <w:numId w:val="5"/>
        </w:numPr>
        <w:tabs>
          <w:tab w:val="left" w:pos="474"/>
        </w:tabs>
        <w:spacing w:before="109"/>
        <w:rPr>
          <w:spacing w:val="-2"/>
          <w:w w:val="110"/>
        </w:rPr>
      </w:pPr>
      <w:r w:rsidRPr="00FE21FE">
        <w:rPr>
          <w:rFonts w:hint="eastAsia"/>
          <w:spacing w:val="-2"/>
          <w:w w:val="110"/>
        </w:rPr>
        <w:t>A</w:t>
      </w:r>
      <w:r w:rsidRPr="00FE21FE">
        <w:rPr>
          <w:spacing w:val="-2"/>
          <w:w w:val="110"/>
        </w:rPr>
        <w:t>lgorithm statement</w:t>
      </w:r>
      <w:bookmarkStart w:id="144" w:name="OLE_LINK1"/>
    </w:p>
    <w:p w14:paraId="0B8FD97A" w14:textId="6539A8D1" w:rsidR="001B4D3B" w:rsidRPr="00C97A55" w:rsidRDefault="00C709A8" w:rsidP="000E64A2">
      <w:pPr>
        <w:pStyle w:val="11"/>
        <w:tabs>
          <w:tab w:val="left" w:pos="474"/>
        </w:tabs>
        <w:spacing w:before="109"/>
        <w:ind w:left="0" w:firstLine="0"/>
        <w:rPr>
          <w:rFonts w:ascii="Times New Roman" w:hAnsi="Times New Roman" w:cs="Times New Roman"/>
          <w:spacing w:val="-2"/>
          <w:w w:val="110"/>
        </w:rPr>
      </w:pPr>
      <w:r w:rsidRPr="00413C45">
        <w:rPr>
          <w:rFonts w:ascii="宋体" w:eastAsia="宋体" w:hAnsi="宋体" w:cs="宋体" w:hint="eastAsia"/>
          <w:color w:val="EE0000"/>
          <w:spacing w:val="-2"/>
          <w:w w:val="110"/>
          <w:lang w:eastAsia="zh-CN"/>
        </w:rPr>
        <w:t>问题提出</w:t>
      </w:r>
      <w:bookmarkStart w:id="145" w:name="OLE_LINK2"/>
      <w:bookmarkEnd w:id="144"/>
    </w:p>
    <w:p w14:paraId="4AB5B61A" w14:textId="20BE9FE2" w:rsidR="00C97A55" w:rsidRPr="00B61A9B" w:rsidRDefault="005C488F">
      <w:pPr>
        <w:ind w:firstLineChars="200" w:firstLine="440"/>
        <w:jc w:val="both"/>
        <w:rPr>
          <w:rFonts w:eastAsiaTheme="minorEastAsia"/>
          <w:color w:val="000000" w:themeColor="text1"/>
          <w:lang w:eastAsia="zh-CN"/>
        </w:rPr>
        <w:pPrChange w:id="146" w:author="兴雨 郭" w:date="2026-02-04T20:43:00Z" w16du:dateUtc="2026-02-04T12:43:00Z">
          <w:pPr>
            <w:ind w:firstLineChars="200" w:firstLine="440"/>
          </w:pPr>
        </w:pPrChange>
      </w:pPr>
      <w:bookmarkStart w:id="147" w:name="OLE_LINK9"/>
      <w:r w:rsidRPr="00A869F1">
        <w:rPr>
          <w:rFonts w:eastAsiaTheme="minorEastAsia"/>
          <w:color w:val="000000" w:themeColor="text1"/>
          <w:lang w:eastAsia="zh-CN"/>
        </w:rPr>
        <w:t>本文针对含随机障碍物的配置空间无碰撞路径规划</w:t>
      </w:r>
      <w:r w:rsidR="00C97A55" w:rsidRPr="00C97A55">
        <w:rPr>
          <w:rFonts w:eastAsiaTheme="minorEastAsia"/>
          <w:color w:val="000000" w:themeColor="text1"/>
          <w:lang w:eastAsia="zh-CN"/>
        </w:rPr>
        <w:t>，</w:t>
      </w:r>
      <w:r w:rsidRPr="00C864CE">
        <w:rPr>
          <w:rFonts w:eastAsiaTheme="minorEastAsia"/>
          <w:color w:val="000000" w:themeColor="text1"/>
          <w:highlight w:val="yellow"/>
          <w:lang w:eastAsia="zh-CN"/>
        </w:rPr>
        <w:t>提出一种</w:t>
      </w:r>
      <w:ins w:id="148" w:author="兴雨 郭" w:date="2026-02-05T22:04:00Z" w16du:dateUtc="2026-02-05T14:04:00Z">
        <w:r w:rsidR="00871EFB" w:rsidRPr="008E3093">
          <w:rPr>
            <w:rFonts w:eastAsiaTheme="minorEastAsia"/>
            <w:lang w:eastAsia="zh-CN"/>
          </w:rPr>
          <w:t>非对称双椭球域</w:t>
        </w:r>
      </w:ins>
      <w:del w:id="149" w:author="兴雨 郭" w:date="2026-02-05T22:04:00Z" w16du:dateUtc="2026-02-05T14:04:00Z">
        <w:r w:rsidRPr="00C864CE" w:rsidDel="00871EFB">
          <w:rPr>
            <w:rFonts w:eastAsiaTheme="minorEastAsia"/>
            <w:color w:val="000000" w:themeColor="text1"/>
            <w:highlight w:val="yellow"/>
            <w:lang w:eastAsia="zh-CN"/>
          </w:rPr>
          <w:delText>非对称双向超椭球体</w:delText>
        </w:r>
      </w:del>
      <w:r w:rsidRPr="00C864CE">
        <w:rPr>
          <w:rFonts w:eastAsiaTheme="minorEastAsia"/>
          <w:color w:val="000000" w:themeColor="text1"/>
          <w:highlight w:val="yellow"/>
          <w:lang w:eastAsia="zh-CN"/>
        </w:rPr>
        <w:t>约束采样机制</w:t>
      </w:r>
      <w:del w:id="150" w:author="兴雨 郭" w:date="2026-02-04T20:45:00Z" w16du:dateUtc="2026-02-04T12:45:00Z">
        <w:r w:rsidDel="00F40F4C">
          <w:rPr>
            <w:rFonts w:eastAsiaTheme="minorEastAsia" w:hint="eastAsia"/>
            <w:color w:val="000000" w:themeColor="text1"/>
            <w:lang w:eastAsia="zh-CN"/>
          </w:rPr>
          <w:delText>，</w:delText>
        </w:r>
        <w:r w:rsidRPr="00E73D63" w:rsidDel="00F40F4C">
          <w:rPr>
            <w:rFonts w:eastAsiaTheme="minorEastAsia"/>
            <w:color w:val="000000" w:themeColor="text1"/>
            <w:lang w:eastAsia="zh-CN"/>
          </w:rPr>
          <w:delText>在双向</w:delText>
        </w:r>
        <w:r w:rsidRPr="00E73D63" w:rsidDel="00F40F4C">
          <w:rPr>
            <w:rFonts w:eastAsiaTheme="minorEastAsia"/>
            <w:color w:val="000000" w:themeColor="text1"/>
            <w:lang w:eastAsia="zh-CN"/>
          </w:rPr>
          <w:delText xml:space="preserve"> RRT </w:delText>
        </w:r>
        <w:r w:rsidRPr="00E73D63" w:rsidDel="00F40F4C">
          <w:rPr>
            <w:rFonts w:eastAsiaTheme="minorEastAsia"/>
            <w:color w:val="000000" w:themeColor="text1"/>
            <w:lang w:eastAsia="zh-CN"/>
          </w:rPr>
          <w:delText>框架下</w:delText>
        </w:r>
        <w:r w:rsidDel="00F40F4C">
          <w:rPr>
            <w:rFonts w:eastAsiaTheme="minorEastAsia" w:hint="eastAsia"/>
            <w:color w:val="000000" w:themeColor="text1"/>
            <w:lang w:eastAsia="zh-CN"/>
          </w:rPr>
          <w:delText>利用势场法生成中介点</w:delText>
        </w:r>
      </w:del>
      <w:del w:id="151" w:author="兴雨 郭" w:date="2026-02-04T20:41:00Z" w16du:dateUtc="2026-02-04T12:41:00Z">
        <w:r w:rsidDel="009D5C7B">
          <w:rPr>
            <w:rFonts w:eastAsiaTheme="minorEastAsia" w:hint="eastAsia"/>
            <w:color w:val="000000" w:themeColor="text1"/>
            <w:lang w:eastAsia="zh-CN"/>
          </w:rPr>
          <w:delText>x</w:delText>
        </w:r>
        <w:r w:rsidRPr="005C488F" w:rsidDel="009D5C7B">
          <w:rPr>
            <w:rFonts w:eastAsiaTheme="minorEastAsia" w:hint="eastAsia"/>
            <w:color w:val="000000" w:themeColor="text1"/>
            <w:vertAlign w:val="subscript"/>
            <w:lang w:eastAsia="zh-CN"/>
          </w:rPr>
          <w:delText>mid</w:delText>
        </w:r>
      </w:del>
      <w:del w:id="152" w:author="兴雨 郭" w:date="2026-02-04T20:45:00Z" w16du:dateUtc="2026-02-04T12:45:00Z">
        <w:r w:rsidRPr="00A869F1" w:rsidDel="00F40F4C">
          <w:rPr>
            <w:rFonts w:eastAsiaTheme="minorEastAsia" w:hint="eastAsia"/>
            <w:color w:val="000000" w:themeColor="text1"/>
            <w:lang w:eastAsia="zh-CN"/>
          </w:rPr>
          <w:delText>将全局搜索解耦为</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start</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和</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12740D" w:rsidDel="00F40F4C">
          <w:rPr>
            <w:rFonts w:eastAsiaTheme="minorEastAsia" w:hint="eastAsia"/>
            <w:color w:val="000000" w:themeColor="text1"/>
            <w:vertAlign w:val="subscript"/>
            <w:lang w:eastAsia="zh-CN"/>
          </w:rPr>
          <w:delText>goal</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的</w:delText>
        </w:r>
        <w:r w:rsidRPr="00B4600B" w:rsidDel="00F40F4C">
          <w:rPr>
            <w:rFonts w:eastAsiaTheme="minorEastAsia" w:hint="eastAsia"/>
            <w:color w:val="000000" w:themeColor="text1"/>
            <w:highlight w:val="yellow"/>
            <w:lang w:eastAsia="zh-CN"/>
          </w:rPr>
          <w:delText>双向</w:delText>
        </w:r>
        <w:r w:rsidRPr="00B4600B" w:rsidDel="00F40F4C">
          <w:rPr>
            <w:rFonts w:eastAsiaTheme="minorEastAsia"/>
            <w:color w:val="000000" w:themeColor="text1"/>
            <w:highlight w:val="yellow"/>
            <w:lang w:eastAsia="zh-CN"/>
          </w:rPr>
          <w:delText>超椭球体知情采样子集</w:delText>
        </w:r>
        <w:r w:rsidR="00AC0861" w:rsidDel="00F40F4C">
          <w:rPr>
            <w:rFonts w:eastAsiaTheme="minorEastAsia" w:hint="eastAsia"/>
            <w:color w:val="000000" w:themeColor="text1"/>
            <w:highlight w:val="yellow"/>
            <w:lang w:eastAsia="zh-CN"/>
          </w:rPr>
          <w:delText>，</w:delText>
        </w:r>
        <w:r w:rsidR="00B4600B" w:rsidDel="00F40F4C">
          <w:rPr>
            <w:rFonts w:eastAsiaTheme="minorEastAsia" w:hint="eastAsia"/>
            <w:color w:val="000000" w:themeColor="text1"/>
            <w:highlight w:val="yellow"/>
            <w:lang w:eastAsia="zh-CN"/>
          </w:rPr>
          <w:delText>其定义</w:delText>
        </w:r>
        <w:r w:rsidR="00AC0861" w:rsidDel="00F40F4C">
          <w:rPr>
            <w:rFonts w:eastAsiaTheme="minorEastAsia" w:hint="eastAsia"/>
            <w:color w:val="000000" w:themeColor="text1"/>
            <w:highlight w:val="yellow"/>
            <w:lang w:eastAsia="zh-CN"/>
          </w:rPr>
          <w:delText>见</w:delText>
        </w:r>
        <w:r w:rsidR="00B4600B" w:rsidRPr="00B4600B" w:rsidDel="00F40F4C">
          <w:rPr>
            <w:rFonts w:eastAsiaTheme="minorEastAsia" w:hint="eastAsia"/>
            <w:color w:val="000000" w:themeColor="text1"/>
            <w:highlight w:val="yellow"/>
            <w:lang w:eastAsia="zh-CN"/>
          </w:rPr>
          <w:delText>式</w:delText>
        </w:r>
        <w:r w:rsidR="00B4600B" w:rsidRPr="00B4600B" w:rsidDel="00F40F4C">
          <w:rPr>
            <w:rFonts w:eastAsiaTheme="minorEastAsia" w:hint="eastAsia"/>
            <w:color w:val="000000" w:themeColor="text1"/>
            <w:highlight w:val="yellow"/>
            <w:lang w:eastAsia="zh-CN"/>
          </w:rPr>
          <w:delText>1</w:delText>
        </w:r>
      </w:del>
      <w:del w:id="153" w:author="兴雨 郭" w:date="2026-02-04T20:47:00Z" w16du:dateUtc="2026-02-04T12:47:00Z">
        <w:r w:rsidDel="00F770A3">
          <w:rPr>
            <w:rFonts w:eastAsiaTheme="minorEastAsia" w:hint="eastAsia"/>
            <w:color w:val="000000" w:themeColor="text1"/>
            <w:lang w:eastAsia="zh-CN"/>
          </w:rPr>
          <w:delText>。</w:delText>
        </w:r>
      </w:del>
      <w:del w:id="154" w:author="兴雨 郭" w:date="2026-02-04T20:45:00Z" w16du:dateUtc="2026-02-04T12:45:00Z">
        <w:r w:rsidR="00B11BEA" w:rsidRPr="00B11BEA" w:rsidDel="00F40F4C">
          <w:rPr>
            <w:rFonts w:eastAsiaTheme="minorEastAsia"/>
            <w:color w:val="000000" w:themeColor="text1"/>
            <w:lang w:eastAsia="zh-CN"/>
          </w:rPr>
          <w:delText>为</w:delText>
        </w:r>
      </w:del>
      <w:del w:id="155" w:author="兴雨 郭" w:date="2026-02-04T20:47:00Z" w16du:dateUtc="2026-02-04T12:47:00Z">
        <w:r w:rsidR="00B11BEA" w:rsidRPr="00B11BEA" w:rsidDel="00F770A3">
          <w:rPr>
            <w:rFonts w:eastAsiaTheme="minorEastAsia"/>
            <w:color w:val="000000" w:themeColor="text1"/>
            <w:lang w:eastAsia="zh-CN"/>
          </w:rPr>
          <w:delText>实现非对称采样范围的动态调节，</w:delText>
        </w:r>
        <w:r w:rsidR="00B11BEA" w:rsidDel="00F770A3">
          <w:rPr>
            <w:rFonts w:eastAsiaTheme="minorEastAsia" w:hint="eastAsia"/>
            <w:color w:val="000000" w:themeColor="text1"/>
            <w:lang w:eastAsia="zh-CN"/>
          </w:rPr>
          <w:delText>分别在</w:delText>
        </w:r>
        <w:r w:rsidRPr="00B72E86" w:rsidDel="00F770A3">
          <w:rPr>
            <w:rFonts w:eastAsiaTheme="minorEastAsia"/>
            <w:color w:val="000000" w:themeColor="text1"/>
            <w:lang w:eastAsia="zh-CN"/>
          </w:rPr>
          <w:delText>起点侧与目标</w:delText>
        </w:r>
        <w:r w:rsidRPr="00B72E86" w:rsidDel="00F770A3">
          <w:rPr>
            <w:rFonts w:eastAsiaTheme="minorEastAsia" w:hint="eastAsia"/>
            <w:color w:val="000000" w:themeColor="text1"/>
            <w:lang w:eastAsia="zh-CN"/>
          </w:rPr>
          <w:delText>点</w:delText>
        </w:r>
        <w:r w:rsidRPr="00B72E86" w:rsidDel="00F770A3">
          <w:rPr>
            <w:rFonts w:eastAsiaTheme="minorEastAsia"/>
            <w:color w:val="000000" w:themeColor="text1"/>
            <w:lang w:eastAsia="zh-CN"/>
          </w:rPr>
          <w:delText>侧维护独立</w:delText>
        </w:r>
        <w:r w:rsidRPr="00B72E86" w:rsidDel="00F770A3">
          <w:rPr>
            <w:rFonts w:eastAsiaTheme="minorEastAsia" w:hint="eastAsia"/>
            <w:color w:val="000000" w:themeColor="text1"/>
            <w:lang w:eastAsia="zh-CN"/>
          </w:rPr>
          <w:delText>代价参数</w:delText>
        </w:r>
        <w:r w:rsidRPr="00500B1D" w:rsidDel="00F770A3">
          <w:rPr>
            <w:rFonts w:hint="eastAsia"/>
            <w:position w:val="-16"/>
          </w:rPr>
          <w:object w:dxaOrig="460" w:dyaOrig="440" w14:anchorId="5234E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4" type="#_x0000_t75" style="width:22.45pt;height:21.75pt" o:ole="">
              <v:imagedata r:id="rId17" o:title=""/>
            </v:shape>
            <o:OLEObject Type="Embed" ProgID="Equation.DSMT4" ShapeID="_x0000_i1114" DrawAspect="Content" ObjectID="_1833740274" r:id="rId18"/>
          </w:object>
        </w:r>
        <w:r w:rsidRPr="00B72E86" w:rsidDel="00F770A3">
          <w:rPr>
            <w:rFonts w:eastAsiaTheme="minorEastAsia" w:hint="eastAsia"/>
            <w:lang w:eastAsia="zh-CN"/>
          </w:rPr>
          <w:delText>与</w:delText>
        </w:r>
        <w:r w:rsidRPr="00500B1D" w:rsidDel="00F770A3">
          <w:rPr>
            <w:rFonts w:hint="eastAsia"/>
            <w:position w:val="-16"/>
          </w:rPr>
          <w:object w:dxaOrig="460" w:dyaOrig="440" w14:anchorId="52A87957">
            <v:shape id="_x0000_i1115" type="#_x0000_t75" style="width:22.45pt;height:21.75pt" o:ole="">
              <v:imagedata r:id="rId19" o:title=""/>
            </v:shape>
            <o:OLEObject Type="Embed" ProgID="Equation.DSMT4" ShapeID="_x0000_i1115" DrawAspect="Content" ObjectID="_1833740275" r:id="rId20"/>
          </w:object>
        </w:r>
        <w:r w:rsidRPr="00B72E86" w:rsidDel="00F770A3">
          <w:rPr>
            <w:rFonts w:eastAsiaTheme="minorEastAsia" w:hint="eastAsia"/>
            <w:color w:val="000000" w:themeColor="text1"/>
            <w:lang w:eastAsia="zh-CN"/>
          </w:rPr>
          <w:delText>，</w:delText>
        </w:r>
        <w:r w:rsidR="00B11BEA" w:rsidDel="00F770A3">
          <w:rPr>
            <w:rFonts w:eastAsiaTheme="minorEastAsia" w:hint="eastAsia"/>
            <w:color w:val="000000" w:themeColor="text1"/>
            <w:lang w:eastAsia="zh-CN"/>
          </w:rPr>
          <w:delText>并采用</w:delText>
        </w:r>
        <w:r w:rsidR="00062CA0" w:rsidRPr="00062CA0" w:rsidDel="00F770A3">
          <w:rPr>
            <w:rFonts w:eastAsiaTheme="minorEastAsia"/>
            <w:color w:val="000000" w:themeColor="text1"/>
            <w:lang w:eastAsia="zh-CN"/>
          </w:rPr>
          <w:delText>PID</w:delText>
        </w:r>
        <w:r w:rsidR="00062CA0" w:rsidRPr="00062CA0" w:rsidDel="00F770A3">
          <w:rPr>
            <w:rFonts w:eastAsiaTheme="minorEastAsia"/>
            <w:color w:val="000000" w:themeColor="text1"/>
            <w:lang w:eastAsia="zh-CN"/>
          </w:rPr>
          <w:delText>对采样</w:delText>
        </w:r>
        <w:r w:rsidR="00B11BEA" w:rsidDel="00F770A3">
          <w:rPr>
            <w:rFonts w:eastAsiaTheme="minorEastAsia" w:hint="eastAsia"/>
            <w:color w:val="000000" w:themeColor="text1"/>
            <w:lang w:eastAsia="zh-CN"/>
          </w:rPr>
          <w:delText>约束</w:delText>
        </w:r>
        <w:r w:rsidR="00062CA0" w:rsidRPr="00062CA0" w:rsidDel="00F770A3">
          <w:rPr>
            <w:rFonts w:eastAsiaTheme="minorEastAsia"/>
            <w:color w:val="000000" w:themeColor="text1"/>
            <w:lang w:eastAsia="zh-CN"/>
          </w:rPr>
          <w:delText>尺度进行在线自适应伸缩</w:delText>
        </w:r>
        <w:r w:rsidR="00B53EB9" w:rsidDel="00F770A3">
          <w:rPr>
            <w:rFonts w:eastAsiaTheme="minorEastAsia" w:hint="eastAsia"/>
            <w:color w:val="000000" w:themeColor="text1"/>
            <w:lang w:eastAsia="zh-CN"/>
          </w:rPr>
          <w:delText>，</w:delText>
        </w:r>
        <w:r w:rsidR="00062CA0" w:rsidRPr="00062CA0" w:rsidDel="00F770A3">
          <w:rPr>
            <w:rFonts w:eastAsiaTheme="minorEastAsia"/>
            <w:color w:val="000000" w:themeColor="text1"/>
            <w:lang w:eastAsia="zh-CN"/>
          </w:rPr>
          <w:delText>从而在保证潜在最优路径覆盖性的同时持续压缩无效采样区</w:delText>
        </w:r>
      </w:del>
      <w:ins w:id="156" w:author="兴雨 郭" w:date="2026-02-04T20:47:00Z" w16du:dateUtc="2026-02-04T12:47:00Z">
        <w:r w:rsidR="00F770A3">
          <w:rPr>
            <w:rFonts w:eastAsiaTheme="minorEastAsia" w:hint="eastAsia"/>
            <w:color w:val="000000" w:themeColor="text1"/>
            <w:lang w:eastAsia="zh-CN"/>
          </w:rPr>
          <w:t>，</w:t>
        </w:r>
      </w:ins>
      <w:del w:id="157" w:author="兴雨 郭" w:date="2026-02-04T20:47:00Z" w16du:dateUtc="2026-02-04T12:47:00Z">
        <w:r w:rsidR="00062CA0" w:rsidRPr="00062CA0" w:rsidDel="00F770A3">
          <w:rPr>
            <w:rFonts w:eastAsiaTheme="minorEastAsia"/>
            <w:color w:val="000000" w:themeColor="text1"/>
            <w:lang w:eastAsia="zh-CN"/>
          </w:rPr>
          <w:delText>域</w:delText>
        </w:r>
        <w:r w:rsidR="00062CA0" w:rsidDel="00F770A3">
          <w:rPr>
            <w:rFonts w:eastAsiaTheme="minorEastAsia" w:hint="eastAsia"/>
            <w:color w:val="000000" w:themeColor="text1"/>
            <w:lang w:eastAsia="zh-CN"/>
          </w:rPr>
          <w:delText>，</w:delText>
        </w:r>
      </w:del>
      <w:r w:rsidR="00062CA0" w:rsidRPr="00B72E86">
        <w:rPr>
          <w:rFonts w:eastAsiaTheme="minorEastAsia"/>
          <w:color w:val="000000" w:themeColor="text1"/>
          <w:lang w:eastAsia="zh-CN"/>
        </w:rPr>
        <w:t>实现非对称采样范围调节</w:t>
      </w:r>
      <w:r w:rsidR="00062CA0">
        <w:rPr>
          <w:rFonts w:eastAsiaTheme="minorEastAsia" w:hint="eastAsia"/>
          <w:color w:val="000000" w:themeColor="text1"/>
          <w:lang w:eastAsia="zh-CN"/>
        </w:rPr>
        <w:t>。</w:t>
      </w:r>
      <w:r w:rsidR="00C864CE" w:rsidRPr="00C864CE">
        <w:rPr>
          <w:rFonts w:eastAsiaTheme="minorEastAsia"/>
          <w:color w:val="000000" w:themeColor="text1"/>
          <w:lang w:eastAsia="zh-CN"/>
        </w:rPr>
        <w:t>兼顾全局探索与局部精细搜索，最终实现首次可行解时间</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Time to First Feasible Path, TFP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、首次可行路径代价</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Length of First Feasible Path, LFP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及节点规模的同步降低，</w:t>
      </w:r>
      <w:del w:id="158" w:author="兴雨 郭" w:date="2026-02-04T20:42:00Z" w16du:dateUtc="2026-02-04T12:42:00Z">
        <w:r w:rsidR="00C864CE" w:rsidRPr="00C864CE" w:rsidDel="009D5C7B">
          <w:rPr>
            <w:rFonts w:eastAsiaTheme="minorEastAsia"/>
            <w:color w:val="000000" w:themeColor="text1"/>
            <w:lang w:eastAsia="zh-CN"/>
          </w:rPr>
          <w:delText>并在窄通道场景将</w:delText>
        </w:r>
      </w:del>
      <w:r w:rsidR="00C864CE" w:rsidRPr="00C864CE">
        <w:rPr>
          <w:rFonts w:eastAsiaTheme="minorEastAsia"/>
          <w:color w:val="000000" w:themeColor="text1"/>
          <w:lang w:eastAsia="zh-CN"/>
        </w:rPr>
        <w:t>成功率</w:t>
      </w:r>
      <w:r w:rsidR="00B61A9B">
        <w:rPr>
          <w:rFonts w:eastAsiaTheme="minorEastAsia" w:hint="eastAsia"/>
          <w:color w:val="000000" w:themeColor="text1"/>
          <w:lang w:eastAsia="zh-CN"/>
        </w:rPr>
        <w:t>相对于</w:t>
      </w:r>
      <w:r w:rsidR="00B61A9B">
        <w:rPr>
          <w:rFonts w:eastAsiaTheme="minorEastAsia" w:hint="eastAsia"/>
          <w:color w:val="000000" w:themeColor="text1"/>
          <w:lang w:eastAsia="zh-CN"/>
        </w:rPr>
        <w:t>Dynamic-RRT</w:t>
      </w:r>
      <w:r w:rsidR="00B61A9B">
        <w:rPr>
          <w:rFonts w:eastAsiaTheme="minorEastAsia" w:hint="eastAsia"/>
          <w:color w:val="000000" w:themeColor="text1"/>
          <w:lang w:eastAsia="zh-CN"/>
        </w:rPr>
        <w:t>算法</w:t>
      </w:r>
      <w:r w:rsidR="00C864CE" w:rsidRPr="00C864CE">
        <w:rPr>
          <w:rFonts w:eastAsiaTheme="minorEastAsia"/>
          <w:color w:val="000000" w:themeColor="text1"/>
          <w:lang w:eastAsia="zh-CN"/>
        </w:rPr>
        <w:t>提升</w:t>
      </w:r>
      <w:r w:rsidR="00C864CE" w:rsidRPr="00C864CE">
        <w:rPr>
          <w:rFonts w:eastAsiaTheme="minorEastAsia"/>
          <w:color w:val="000000" w:themeColor="text1"/>
          <w:lang w:eastAsia="zh-CN"/>
        </w:rPr>
        <w:t>21%</w:t>
      </w:r>
      <w:r w:rsidR="00C864CE" w:rsidRPr="00C864CE">
        <w:rPr>
          <w:rFonts w:eastAsiaTheme="minorEastAsia"/>
          <w:color w:val="000000" w:themeColor="text1"/>
          <w:lang w:eastAsia="zh-CN"/>
        </w:rPr>
        <w:t>。</w:t>
      </w:r>
      <w:ins w:id="159" w:author="兴雨 郭" w:date="2026-02-04T20:42:00Z" w16du:dateUtc="2026-02-04T12:42:00Z">
        <w:r w:rsidR="009D5C7B">
          <w:rPr>
            <w:rFonts w:eastAsiaTheme="minorEastAsia" w:hint="eastAsia"/>
            <w:color w:val="000000" w:themeColor="text1"/>
            <w:lang w:eastAsia="zh-CN"/>
          </w:rPr>
          <w:t>算法</w:t>
        </w:r>
      </w:ins>
      <w:del w:id="160" w:author="兴雨 郭" w:date="2026-02-04T20:42:00Z" w16du:dateUtc="2026-02-04T12:42:00Z">
        <w:r w:rsidRPr="00B72E86" w:rsidDel="009D5C7B">
          <w:rPr>
            <w:rFonts w:eastAsiaTheme="minorEastAsia" w:hint="eastAsia"/>
            <w:color w:val="000000" w:themeColor="text1"/>
            <w:lang w:eastAsia="zh-CN"/>
          </w:rPr>
          <w:delText>下述为伪代码</w:delText>
        </w:r>
        <w:r w:rsidRPr="00B72E86" w:rsidDel="009D5C7B">
          <w:rPr>
            <w:rFonts w:eastAsiaTheme="minorEastAsia" w:hint="eastAsia"/>
            <w:color w:val="000000" w:themeColor="text1"/>
            <w:lang w:eastAsia="zh-CN"/>
          </w:rPr>
          <w:delText>1</w:delText>
        </w:r>
        <w:r w:rsidR="00F01560" w:rsidDel="009D5C7B">
          <w:rPr>
            <w:rFonts w:eastAsiaTheme="minorEastAsia" w:hint="eastAsia"/>
            <w:color w:val="000000" w:themeColor="text1"/>
            <w:lang w:eastAsia="zh-CN"/>
          </w:rPr>
          <w:delText>，</w:delText>
        </w:r>
        <w:r w:rsidRPr="00B72E86" w:rsidDel="009D5C7B">
          <w:rPr>
            <w:rFonts w:eastAsiaTheme="minorEastAsia" w:hint="eastAsia"/>
            <w:color w:val="000000" w:themeColor="text1"/>
            <w:lang w:eastAsia="zh-CN"/>
          </w:rPr>
          <w:delText>2</w:delText>
        </w:r>
        <w:r w:rsidRPr="00B72E86" w:rsidDel="009D5C7B">
          <w:rPr>
            <w:rFonts w:eastAsiaTheme="minorEastAsia" w:hint="eastAsia"/>
            <w:color w:val="000000" w:themeColor="text1"/>
            <w:lang w:eastAsia="zh-CN"/>
          </w:rPr>
          <w:delText>。</w:delText>
        </w:r>
        <w:r w:rsidR="00A869F1" w:rsidRPr="00C97A55" w:rsidDel="009D5C7B">
          <w:rPr>
            <w:rFonts w:eastAsiaTheme="minorEastAsia"/>
            <w:color w:val="000000" w:themeColor="text1"/>
            <w:lang w:eastAsia="zh-CN"/>
          </w:rPr>
          <w:delText>其</w:delText>
        </w:r>
      </w:del>
      <w:commentRangeStart w:id="161"/>
      <w:r w:rsidR="00A869F1" w:rsidRPr="00C97A55">
        <w:rPr>
          <w:rFonts w:eastAsiaTheme="minorEastAsia"/>
          <w:color w:val="000000" w:themeColor="text1"/>
          <w:lang w:eastAsia="zh-CN"/>
        </w:rPr>
        <w:t>整体思想如</w:t>
      </w:r>
      <w:r w:rsidR="00F01560">
        <w:rPr>
          <w:rFonts w:eastAsiaTheme="minorEastAsia" w:hint="eastAsia"/>
          <w:color w:val="000000" w:themeColor="text1"/>
          <w:lang w:eastAsia="zh-CN"/>
        </w:rPr>
        <w:t>示意</w:t>
      </w:r>
      <w:r w:rsidR="00A869F1" w:rsidRPr="00C97A55">
        <w:rPr>
          <w:rFonts w:eastAsiaTheme="minorEastAsia"/>
          <w:color w:val="000000" w:themeColor="text1"/>
          <w:lang w:eastAsia="zh-CN"/>
        </w:rPr>
        <w:t>图</w:t>
      </w:r>
      <w:r w:rsidR="00A869F1" w:rsidRPr="00C97A55">
        <w:rPr>
          <w:rFonts w:eastAsiaTheme="minorEastAsia"/>
          <w:color w:val="000000" w:themeColor="text1"/>
          <w:lang w:eastAsia="zh-CN"/>
        </w:rPr>
        <w:t xml:space="preserve"> </w:t>
      </w:r>
      <w:r w:rsidR="00A869F1" w:rsidRPr="00C97A55">
        <w:rPr>
          <w:rFonts w:eastAsiaTheme="minorEastAsia" w:hint="eastAsia"/>
          <w:color w:val="000000" w:themeColor="text1"/>
          <w:lang w:eastAsia="zh-CN"/>
        </w:rPr>
        <w:t xml:space="preserve">1 </w:t>
      </w:r>
      <w:r w:rsidR="00A869F1" w:rsidRPr="00C97A55">
        <w:rPr>
          <w:rFonts w:eastAsiaTheme="minorEastAsia"/>
          <w:color w:val="000000" w:themeColor="text1"/>
          <w:lang w:eastAsia="zh-CN"/>
        </w:rPr>
        <w:t>所示</w:t>
      </w:r>
      <w:commentRangeEnd w:id="161"/>
      <w:r w:rsidR="0047730F" w:rsidRPr="00C97A55">
        <w:rPr>
          <w:rStyle w:val="af0"/>
          <w:rFonts w:eastAsiaTheme="minorEastAsia" w:hint="eastAsia"/>
          <w:color w:val="000000" w:themeColor="text1"/>
          <w:sz w:val="22"/>
          <w:szCs w:val="22"/>
          <w:lang w:eastAsia="zh-CN"/>
        </w:rPr>
        <w:commentReference w:id="161"/>
      </w:r>
      <w:r w:rsidR="00C97A55" w:rsidRPr="00C97A55">
        <w:rPr>
          <w:rFonts w:eastAsiaTheme="minorEastAsia" w:hint="eastAsia"/>
          <w:color w:val="000000" w:themeColor="text1"/>
          <w:lang w:eastAsia="zh-CN"/>
        </w:rPr>
        <w:t>。</w:t>
      </w:r>
      <w:bookmarkEnd w:id="147"/>
    </w:p>
    <w:p w14:paraId="4C098A8D" w14:textId="3C3DF0CF" w:rsidR="007854B2" w:rsidRDefault="007854B2" w:rsidP="001D7809">
      <w:pPr>
        <w:pStyle w:val="a6"/>
        <w:spacing w:line="300" w:lineRule="auto"/>
        <w:ind w:left="473" w:firstLine="0"/>
        <w:jc w:val="center"/>
        <w:rPr>
          <w:rFonts w:eastAsiaTheme="minorEastAsia"/>
          <w:lang w:eastAsia="zh-CN"/>
        </w:rPr>
      </w:pPr>
      <w:r>
        <w:rPr>
          <w:noProof/>
        </w:rPr>
        <w:drawing>
          <wp:inline distT="0" distB="0" distL="0" distR="0" wp14:anchorId="2F4C0CA4" wp14:editId="46FADB5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21"/>
                    <a:stretch>
                      <a:fillRect/>
                    </a:stretch>
                  </pic:blipFill>
                  <pic:spPr>
                    <a:xfrm>
                      <a:off x="0" y="0"/>
                      <a:ext cx="5879594" cy="3198361"/>
                    </a:xfrm>
                    <a:prstGeom prst="rect">
                      <a:avLst/>
                    </a:prstGeom>
                  </pic:spPr>
                </pic:pic>
              </a:graphicData>
            </a:graphic>
          </wp:inline>
        </w:drawing>
      </w:r>
    </w:p>
    <w:p w14:paraId="07EEA07C" w14:textId="3105F15F"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62" w:author="兴雨 郭" w:date="2026-02-05T22:54:00Z" w16du:dateUtc="2026-02-05T14:54: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ins>
      <w:del w:id="163"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64"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3289C24F" w14:textId="18C3657C" w:rsidR="00E5095E" w:rsidRDefault="00E31FFB" w:rsidP="00E5095E">
      <w:pPr>
        <w:spacing w:line="300" w:lineRule="auto"/>
        <w:ind w:firstLine="486"/>
        <w:jc w:val="both"/>
        <w:rPr>
          <w:rFonts w:eastAsiaTheme="minorEastAsia"/>
          <w:color w:val="000000" w:themeColor="text1"/>
          <w:lang w:eastAsia="zh-CN"/>
        </w:rPr>
      </w:pPr>
      <w:r w:rsidRPr="00E31FFB">
        <w:rPr>
          <w:rFonts w:eastAsiaTheme="minorEastAsia"/>
          <w:color w:val="000000" w:themeColor="text1"/>
          <w:lang w:eastAsia="zh-CN"/>
        </w:rPr>
        <w:t>为构建路径规划问题的数学模型，定义工作空</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E31FFB">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E31FFB">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E31FFB">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E31FFB">
        <w:rPr>
          <w:rFonts w:eastAsiaTheme="minorEastAsia"/>
          <w:color w:val="000000" w:themeColor="text1"/>
          <w:lang w:eastAsia="zh-CN"/>
        </w:rPr>
        <w:t>分别表示对应维度。</w:t>
      </w:r>
      <m:oMath>
        <m:r>
          <w:rPr>
            <w:rFonts w:ascii="Cambria Math" w:eastAsiaTheme="minorEastAsia" w:hAnsi="Cambria Math"/>
            <w:color w:val="000000" w:themeColor="text1"/>
            <w:lang w:eastAsia="zh-CN"/>
          </w:rPr>
          <m:t>W</m:t>
        </m:r>
      </m:oMath>
      <w:r w:rsidRPr="00E31FFB">
        <w:rPr>
          <w:rFonts w:eastAsiaTheme="minorEastAsia"/>
          <w:color w:val="000000" w:themeColor="text1"/>
          <w:lang w:eastAsia="zh-CN"/>
        </w:rPr>
        <w:t>为机器人实际运动的笛卡尔空间，</w:t>
      </w:r>
      <m:oMath>
        <m:r>
          <w:rPr>
            <w:rFonts w:ascii="Cambria Math" w:eastAsiaTheme="minorEastAsia" w:hAnsi="Cambria Math"/>
            <w:color w:val="000000" w:themeColor="text1"/>
            <w:lang w:eastAsia="zh-CN"/>
          </w:rPr>
          <m:t>C</m:t>
        </m:r>
      </m:oMath>
      <w:r w:rsidRPr="00E31FFB">
        <w:rPr>
          <w:rFonts w:eastAsiaTheme="minorEastAsia"/>
          <w:color w:val="000000" w:themeColor="text1"/>
          <w:lang w:eastAsia="zh-CN"/>
        </w:rPr>
        <w:t>则描述机器人所有可能的构型状态。两者在环境表示上具有等价性，均完整表达了自由区域、障碍物及环境边界信息。定义状态</w:t>
      </w:r>
      <m:oMath>
        <m:r>
          <w:rPr>
            <w:rFonts w:ascii="Cambria Math" w:eastAsiaTheme="minorEastAsia" w:hAnsi="Cambria Math"/>
            <w:color w:val="000000" w:themeColor="text1"/>
            <w:lang w:eastAsia="zh-CN"/>
          </w:rPr>
          <m:t>x∈W</m:t>
        </m:r>
      </m:oMath>
      <w:r w:rsidRPr="00E31FFB">
        <w:rPr>
          <w:rFonts w:eastAsiaTheme="minorEastAsia"/>
          <w:color w:val="000000" w:themeColor="text1"/>
          <w:lang w:eastAsia="zh-CN"/>
        </w:rPr>
        <w:t>，将空间划分为无碰撞区域</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sidRPr="00E31FFB">
        <w:rPr>
          <w:rFonts w:eastAsiaTheme="minorEastAsia"/>
          <w:color w:val="000000" w:themeColor="text1"/>
          <w:lang w:eastAsia="zh-CN"/>
        </w:rPr>
        <w:t>与障碍区域</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oMath>
      <w:r w:rsidRPr="00E31FFB">
        <w:rPr>
          <w:rFonts w:eastAsiaTheme="minorEastAsia"/>
          <w:color w:val="000000" w:themeColor="text1"/>
          <w:lang w:eastAsia="zh-CN"/>
        </w:rPr>
        <w:t>，满足</w:t>
      </w:r>
      <m:oMath>
        <m:r>
          <w:rPr>
            <w:rFonts w:ascii="Cambria Math" w:eastAsiaTheme="minorEastAsia" w:hAnsi="Cambria Math"/>
            <w:color w:val="000000" w:themeColor="text1"/>
            <w:lang w:eastAsia="zh-CN"/>
          </w:rPr>
          <m:t>W=</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oMath>
      <w:r w:rsidRPr="00E31FFB">
        <w:rPr>
          <w:rFonts w:eastAsiaTheme="minorEastAsia"/>
          <w:color w:val="000000" w:themeColor="text1"/>
          <w:lang w:eastAsia="zh-CN"/>
        </w:rPr>
        <w:t>。规划起点、终点分别记为</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start</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goal</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sidRPr="00E31FFB">
        <w:rPr>
          <w:rFonts w:eastAsiaTheme="minorEastAsia"/>
          <w:color w:val="000000" w:themeColor="text1"/>
          <w:lang w:eastAsia="zh-CN"/>
        </w:rPr>
        <w:t>，</w:t>
      </w:r>
      <m:oMath>
        <m:r>
          <w:rPr>
            <w:rFonts w:ascii="Cambria Math" w:eastAsiaTheme="minorEastAsia" w:hAnsi="Cambria Math"/>
            <w:color w:val="000000" w:themeColor="text1"/>
            <w:lang w:eastAsia="zh-CN"/>
          </w:rPr>
          <m:t>Π</m:t>
        </m:r>
      </m:oMath>
      <w:r w:rsidRPr="00E31FFB">
        <w:rPr>
          <w:rFonts w:eastAsiaTheme="minorEastAsia"/>
          <w:color w:val="000000" w:themeColor="text1"/>
          <w:lang w:eastAsia="zh-CN"/>
        </w:rPr>
        <w:t>表示所有路径的集合，</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Π</m:t>
            </m:r>
          </m:e>
          <m:sub>
            <m:r>
              <m:rPr>
                <m:nor/>
              </m:rPr>
              <w:rPr>
                <w:rFonts w:eastAsiaTheme="minorEastAsia"/>
                <w:color w:val="000000" w:themeColor="text1"/>
                <w:lang w:eastAsia="zh-CN"/>
              </w:rPr>
              <m:t>free</m:t>
            </m:r>
          </m:sub>
        </m:sSub>
      </m:oMath>
      <w:r w:rsidRPr="00E31FFB">
        <w:rPr>
          <w:rFonts w:eastAsiaTheme="minorEastAsia"/>
          <w:color w:val="000000" w:themeColor="text1"/>
          <w:lang w:eastAsia="zh-CN"/>
        </w:rPr>
        <w:t>表示所有无碰撞路径的集合。</w:t>
      </w:r>
      <w:r w:rsidR="00E5095E" w:rsidRPr="00E31FFB">
        <w:rPr>
          <w:rFonts w:eastAsiaTheme="minorEastAsia"/>
          <w:color w:val="000000" w:themeColor="text1"/>
          <w:lang w:eastAsia="zh-CN"/>
        </w:rPr>
        <w:t>为便于讨论，以下主要基于工作空间展开，但所有论述同样适用于构型空间。</w:t>
      </w:r>
    </w:p>
    <w:p w14:paraId="022412FA" w14:textId="5570CFB3" w:rsidR="00E31FFB" w:rsidRDefault="00E31FFB" w:rsidP="00E5095E">
      <w:pPr>
        <w:spacing w:line="300" w:lineRule="auto"/>
        <w:jc w:val="both"/>
        <w:rPr>
          <w:rFonts w:eastAsiaTheme="minorEastAsia" w:hint="eastAsia"/>
          <w:color w:val="000000" w:themeColor="text1"/>
          <w:lang w:eastAsia="zh-CN"/>
        </w:rPr>
      </w:pPr>
    </w:p>
    <w:p w14:paraId="6A193288" w14:textId="55004AD4" w:rsidR="00021530" w:rsidRPr="00021530" w:rsidRDefault="00E5095E" w:rsidP="00021530">
      <w:pPr>
        <w:spacing w:line="300" w:lineRule="auto"/>
        <w:ind w:firstLine="486"/>
        <w:jc w:val="both"/>
        <w:rPr>
          <w:rFonts w:eastAsiaTheme="minorEastAsia"/>
          <w:color w:val="000000" w:themeColor="text1"/>
          <w:lang w:eastAsia="zh-CN"/>
        </w:rPr>
      </w:pPr>
      <w:r>
        <w:rPr>
          <w:rFonts w:eastAsiaTheme="minorEastAsia" w:hint="eastAsia"/>
          <w:color w:val="000000" w:themeColor="text1"/>
          <w:lang w:eastAsia="zh-CN"/>
        </w:rPr>
        <w:t>SC-RRT</w:t>
      </w:r>
      <w:r>
        <w:rPr>
          <w:rFonts w:eastAsiaTheme="minorEastAsia" w:hint="eastAsia"/>
          <w:color w:val="000000" w:themeColor="text1"/>
          <w:lang w:eastAsia="zh-CN"/>
        </w:rPr>
        <w:t>算法从</w:t>
      </w:r>
      <w:r w:rsidR="00E97F44" w:rsidRPr="00E97F44">
        <w:rPr>
          <w:rFonts w:eastAsiaTheme="minorEastAsia"/>
          <w:color w:val="000000" w:themeColor="text1"/>
          <w:lang w:eastAsia="zh-CN"/>
        </w:rPr>
        <w:t>起点</w:t>
      </w:r>
      <w:r w:rsidR="00E97F44"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start</m:t>
            </m:r>
          </m:sub>
        </m:sSub>
      </m:oMath>
      <w:r w:rsidR="00E97F44" w:rsidRPr="00E97F44">
        <w:rPr>
          <w:rFonts w:eastAsiaTheme="minorEastAsia"/>
          <w:color w:val="000000" w:themeColor="text1"/>
          <w:lang w:eastAsia="zh-CN"/>
        </w:rPr>
        <w:t>、终点</w:t>
      </w:r>
      <w:r w:rsidR="00E97F44"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goal</m:t>
            </m:r>
          </m:sub>
        </m:sSub>
      </m:oMath>
      <w:r>
        <w:rPr>
          <w:rFonts w:eastAsiaTheme="minorEastAsia" w:hint="eastAsia"/>
          <w:color w:val="000000" w:themeColor="text1"/>
          <w:lang w:eastAsia="zh-CN"/>
        </w:rPr>
        <w:t>分别构建两颗随机树</w:t>
      </w:r>
      <w:ins w:id="165" w:author="兴雨 郭" w:date="2026-02-04T20:46:00Z" w16du:dateUtc="2026-02-04T12:46:00Z">
        <w:r w:rsidR="001428A7" w:rsidRPr="001428A7">
          <w:rPr>
            <w:rFonts w:hint="eastAsia"/>
            <w:position w:val="-12"/>
          </w:rPr>
          <w:object w:dxaOrig="340" w:dyaOrig="360" w14:anchorId="20C6DAEB">
            <v:shape id="_x0000_i1116" type="#_x0000_t75" style="width:16.4pt;height:17.8pt" o:ole="">
              <v:imagedata r:id="rId22" o:title=""/>
            </v:shape>
            <o:OLEObject Type="Embed" ProgID="Equation.DSMT4" ShapeID="_x0000_i1116" DrawAspect="Content" ObjectID="_1833740276" r:id="rId23"/>
          </w:object>
        </w:r>
      </w:ins>
      <w:r w:rsidR="001428A7">
        <w:rPr>
          <w:rFonts w:eastAsiaTheme="minorEastAsia" w:hint="eastAsia"/>
          <w:lang w:eastAsia="zh-CN"/>
        </w:rPr>
        <w:t>、</w:t>
      </w:r>
      <w:ins w:id="166" w:author="兴雨 郭" w:date="2026-02-04T20:46:00Z" w16du:dateUtc="2026-02-04T12:46:00Z">
        <w:r w:rsidR="001428A7" w:rsidRPr="001428A7">
          <w:rPr>
            <w:rFonts w:hint="eastAsia"/>
            <w:position w:val="-12"/>
          </w:rPr>
          <w:object w:dxaOrig="340" w:dyaOrig="360" w14:anchorId="3E380A04">
            <v:shape id="_x0000_i1117" type="#_x0000_t75" style="width:16.4pt;height:17.8pt" o:ole="">
              <v:imagedata r:id="rId24" o:title=""/>
            </v:shape>
            <o:OLEObject Type="Embed" ProgID="Equation.DSMT4" ShapeID="_x0000_i1117" DrawAspect="Content" ObjectID="_1833740277" r:id="rId25"/>
          </w:object>
        </w:r>
      </w:ins>
      <w:r>
        <w:rPr>
          <w:rFonts w:eastAsiaTheme="minorEastAsia" w:hint="eastAsia"/>
          <w:color w:val="000000" w:themeColor="text1"/>
          <w:lang w:eastAsia="zh-CN"/>
        </w:rPr>
        <w:t>并引入动态</w:t>
      </w:r>
      <w:r w:rsidR="00E97F44" w:rsidRPr="00E97F44">
        <w:rPr>
          <w:rFonts w:eastAsiaTheme="minorEastAsia"/>
          <w:color w:val="000000" w:themeColor="text1"/>
          <w:lang w:eastAsia="zh-CN"/>
        </w:rPr>
        <w:t>中介点</w:t>
      </w:r>
      <w:r w:rsidR="00E97F44"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meet</m:t>
            </m:r>
          </m:sub>
        </m:sSub>
      </m:oMath>
      <w:r w:rsidR="00E73D63">
        <w:rPr>
          <w:rFonts w:eastAsiaTheme="minorEastAsia" w:hint="eastAsia"/>
          <w:color w:val="000000" w:themeColor="text1"/>
          <w:lang w:eastAsia="zh-CN"/>
        </w:rPr>
        <w:t>，将全局搜索</w:t>
      </w:r>
      <w:ins w:id="167" w:author="兴雨 郭" w:date="2026-02-04T20:43:00Z" w16du:dateUtc="2026-02-04T12:43:00Z">
        <w:r w:rsidR="00F40F4C" w:rsidRPr="00A869F1">
          <w:rPr>
            <w:rFonts w:eastAsiaTheme="minorEastAsia" w:hint="eastAsia"/>
            <w:color w:val="000000" w:themeColor="text1"/>
            <w:lang w:eastAsia="zh-CN"/>
          </w:rPr>
          <w:t>解耦</w:t>
        </w:r>
      </w:ins>
      <w:del w:id="168" w:author="兴雨 郭" w:date="2026-02-04T20:43:00Z" w16du:dateUtc="2026-02-04T12:43:00Z">
        <w:r w:rsidR="00E73D63" w:rsidDel="00F40F4C">
          <w:rPr>
            <w:rFonts w:eastAsiaTheme="minorEastAsia" w:hint="eastAsia"/>
            <w:color w:val="000000" w:themeColor="text1"/>
            <w:lang w:eastAsia="zh-CN"/>
          </w:rPr>
          <w:delText>分解</w:delText>
        </w:r>
      </w:del>
      <w:r w:rsidR="00E73D63">
        <w:rPr>
          <w:rFonts w:eastAsiaTheme="minorEastAsia" w:hint="eastAsia"/>
          <w:color w:val="000000" w:themeColor="text1"/>
          <w:lang w:eastAsia="zh-CN"/>
        </w:rPr>
        <w:t>为</w:t>
      </w:r>
      <w:r w:rsidR="00E73D63" w:rsidRPr="00E97F44">
        <w:rPr>
          <w:rFonts w:eastAsiaTheme="minorEastAsia"/>
          <w:color w:val="000000" w:themeColor="text1"/>
          <w:lang w:eastAsia="zh-CN"/>
        </w:rPr>
        <w:t xml:space="preserve"> </w:t>
      </w:r>
      <w:r w:rsidR="00E97F44" w:rsidRPr="00E97F44">
        <w:rPr>
          <w:rFonts w:eastAsiaTheme="minorEastAsia"/>
          <w:color w:val="000000" w:themeColor="text1"/>
          <w:lang w:eastAsia="zh-CN"/>
        </w:rPr>
        <w:t>“</w:t>
      </w:r>
      <w:r w:rsidR="00E97F44" w:rsidRPr="00E97F44">
        <w:rPr>
          <w:rFonts w:eastAsiaTheme="minorEastAsia"/>
          <w:color w:val="000000" w:themeColor="text1"/>
          <w:lang w:eastAsia="zh-CN"/>
        </w:rPr>
        <w:t>起点</w:t>
      </w:r>
      <w:r w:rsidR="00E97F44" w:rsidRPr="00E97F44">
        <w:rPr>
          <w:rFonts w:eastAsiaTheme="minorEastAsia"/>
          <w:color w:val="000000" w:themeColor="text1"/>
          <w:lang w:eastAsia="zh-CN"/>
        </w:rPr>
        <w:t>—</w:t>
      </w:r>
      <w:r w:rsidR="00E97F44" w:rsidRPr="00E97F44">
        <w:rPr>
          <w:rFonts w:eastAsiaTheme="minorEastAsia"/>
          <w:color w:val="000000" w:themeColor="text1"/>
          <w:lang w:eastAsia="zh-CN"/>
        </w:rPr>
        <w:t>中介点</w:t>
      </w:r>
      <w:r w:rsidR="00E97F44" w:rsidRPr="00E97F44">
        <w:rPr>
          <w:rFonts w:eastAsiaTheme="minorEastAsia"/>
          <w:color w:val="000000" w:themeColor="text1"/>
          <w:lang w:eastAsia="zh-CN"/>
        </w:rPr>
        <w:t>”</w:t>
      </w:r>
      <w:r w:rsidR="00E97F44" w:rsidRPr="00E97F44">
        <w:rPr>
          <w:rFonts w:eastAsiaTheme="minorEastAsia"/>
          <w:color w:val="000000" w:themeColor="text1"/>
          <w:lang w:eastAsia="zh-CN"/>
        </w:rPr>
        <w:t>和</w:t>
      </w:r>
      <w:r w:rsidR="00E97F44" w:rsidRPr="00E97F44">
        <w:rPr>
          <w:rFonts w:eastAsiaTheme="minorEastAsia"/>
          <w:color w:val="000000" w:themeColor="text1"/>
          <w:lang w:eastAsia="zh-CN"/>
        </w:rPr>
        <w:t>“</w:t>
      </w:r>
      <w:r w:rsidR="00E97F44" w:rsidRPr="00E97F44">
        <w:rPr>
          <w:rFonts w:eastAsiaTheme="minorEastAsia"/>
          <w:color w:val="000000" w:themeColor="text1"/>
          <w:lang w:eastAsia="zh-CN"/>
        </w:rPr>
        <w:t>终点</w:t>
      </w:r>
      <w:r w:rsidR="00E97F44" w:rsidRPr="00E97F44">
        <w:rPr>
          <w:rFonts w:eastAsiaTheme="minorEastAsia"/>
          <w:color w:val="000000" w:themeColor="text1"/>
          <w:lang w:eastAsia="zh-CN"/>
        </w:rPr>
        <w:t>—</w:t>
      </w:r>
      <w:r w:rsidR="00E97F44" w:rsidRPr="00E97F44">
        <w:rPr>
          <w:rFonts w:eastAsiaTheme="minorEastAsia"/>
          <w:color w:val="000000" w:themeColor="text1"/>
          <w:lang w:eastAsia="zh-CN"/>
        </w:rPr>
        <w:t>中介点</w:t>
      </w:r>
      <w:r w:rsidR="00E97F44" w:rsidRPr="00E97F44">
        <w:rPr>
          <w:rFonts w:eastAsiaTheme="minorEastAsia"/>
          <w:color w:val="000000" w:themeColor="text1"/>
          <w:lang w:eastAsia="zh-CN"/>
        </w:rPr>
        <w:t>”</w:t>
      </w:r>
      <w:r w:rsidR="00E97F44" w:rsidRPr="00E97F44">
        <w:rPr>
          <w:rFonts w:eastAsiaTheme="minorEastAsia"/>
          <w:color w:val="000000" w:themeColor="text1"/>
          <w:lang w:eastAsia="zh-CN"/>
        </w:rPr>
        <w:t>的</w:t>
      </w:r>
      <w:r>
        <w:rPr>
          <w:rFonts w:eastAsiaTheme="minorEastAsia" w:hint="eastAsia"/>
          <w:color w:val="000000" w:themeColor="text1"/>
          <w:lang w:eastAsia="zh-CN"/>
        </w:rPr>
        <w:t>两个子问题</w:t>
      </w:r>
      <w:ins w:id="169" w:author="兴雨 郭" w:date="2026-02-04T20:44:00Z" w16du:dateUtc="2026-02-04T12:44:00Z">
        <w:r w:rsidR="00F40F4C">
          <w:rPr>
            <w:rFonts w:eastAsiaTheme="minorEastAsia" w:hint="eastAsia"/>
            <w:color w:val="000000" w:themeColor="text1"/>
            <w:lang w:eastAsia="zh-CN"/>
          </w:rPr>
          <w:t>，其定义见式</w:t>
        </w:r>
      </w:ins>
      <w:ins w:id="170" w:author="兴雨 郭" w:date="2026-02-04T20:45:00Z" w16du:dateUtc="2026-02-04T12:45:00Z">
        <w:r w:rsidR="00F40F4C">
          <w:rPr>
            <w:rFonts w:eastAsiaTheme="minorEastAsia" w:hint="eastAsia"/>
            <w:color w:val="000000" w:themeColor="text1"/>
            <w:lang w:eastAsia="zh-CN"/>
          </w:rPr>
          <w:t>1</w:t>
        </w:r>
      </w:ins>
      <w:r w:rsidR="00E73D63">
        <w:rPr>
          <w:rFonts w:eastAsiaTheme="minorEastAsia" w:hint="eastAsia"/>
          <w:color w:val="000000" w:themeColor="text1"/>
          <w:lang w:eastAsia="zh-CN"/>
        </w:rPr>
        <w:t>。</w:t>
      </w:r>
      <w:r>
        <w:rPr>
          <w:rFonts w:eastAsiaTheme="minorEastAsia" w:hint="eastAsia"/>
          <w:color w:val="000000" w:themeColor="text1"/>
          <w:lang w:eastAsia="zh-CN"/>
        </w:rPr>
        <w:t>其中</w:t>
      </w:r>
      <w:r w:rsidRPr="00E97F44">
        <w:rPr>
          <w:rFonts w:eastAsiaTheme="minorEastAsia"/>
          <w:color w:val="000000" w:themeColor="text1"/>
          <w:lang w:eastAsia="zh-CN"/>
        </w:rPr>
        <w:t>中介点</w:t>
      </w:r>
      <w:r w:rsidRPr="00E97F44">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meet</m:t>
            </m:r>
          </m:sub>
        </m:sSub>
      </m:oMath>
      <w:r>
        <w:rPr>
          <w:rFonts w:eastAsiaTheme="minorEastAsia" w:hint="eastAsia"/>
          <w:color w:val="000000" w:themeColor="text1"/>
          <w:lang w:eastAsia="zh-CN"/>
        </w:rPr>
        <w:t>基于双树搜索状态在线更新</w:t>
      </w:r>
      <w:r w:rsidR="001428A7">
        <w:rPr>
          <w:rFonts w:eastAsiaTheme="minorEastAsia" w:hint="eastAsia"/>
          <w:color w:val="000000" w:themeColor="text1"/>
          <w:lang w:eastAsia="zh-CN"/>
        </w:rPr>
        <w:t>。</w:t>
      </w:r>
      <w:r w:rsidR="00E97F44" w:rsidRPr="00E97F44">
        <w:rPr>
          <w:rFonts w:eastAsiaTheme="minorEastAsia"/>
          <w:color w:val="000000" w:themeColor="text1"/>
          <w:lang w:eastAsia="zh-CN"/>
        </w:rPr>
        <w:t>与传统单一静态</w:t>
      </w:r>
      <w:r w:rsidR="00021530" w:rsidRPr="00021530">
        <w:rPr>
          <w:rFonts w:eastAsiaTheme="minorEastAsia"/>
          <w:color w:val="000000" w:themeColor="text1"/>
          <w:lang w:eastAsia="zh-CN"/>
        </w:rPr>
        <w:t>椭球</w:t>
      </w:r>
      <w:r w:rsidR="00E97F44" w:rsidRPr="00E97F44">
        <w:rPr>
          <w:rFonts w:eastAsiaTheme="minorEastAsia"/>
          <w:color w:val="000000" w:themeColor="text1"/>
          <w:lang w:eastAsia="zh-CN"/>
        </w:rPr>
        <w:t>不同，本文所构建的超椭球体并非固定形状，</w:t>
      </w:r>
      <w:r w:rsidR="00021530">
        <w:rPr>
          <w:rFonts w:eastAsiaTheme="minorEastAsia" w:hint="eastAsia"/>
          <w:color w:val="000000" w:themeColor="text1"/>
          <w:lang w:eastAsia="zh-CN"/>
        </w:rPr>
        <w:t>其</w:t>
      </w:r>
      <w:r w:rsidR="00021530" w:rsidRPr="00021530">
        <w:rPr>
          <w:rFonts w:eastAsiaTheme="minorEastAsia"/>
          <w:color w:val="000000" w:themeColor="text1"/>
          <w:lang w:eastAsia="zh-CN"/>
        </w:rPr>
        <w:t>参数随路径代价改进与中介点迁移更新</w:t>
      </w:r>
      <w:r w:rsidR="00021530">
        <w:rPr>
          <w:rFonts w:eastAsiaTheme="minorEastAsia" w:hint="eastAsia"/>
          <w:color w:val="000000" w:themeColor="text1"/>
          <w:lang w:eastAsia="zh-CN"/>
        </w:rPr>
        <w:t>，</w:t>
      </w:r>
      <w:r w:rsidR="001428A7">
        <w:rPr>
          <w:rFonts w:eastAsiaTheme="minorEastAsia" w:hint="eastAsia"/>
          <w:color w:val="000000" w:themeColor="text1"/>
          <w:lang w:eastAsia="zh-CN"/>
        </w:rPr>
        <w:t>以</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w:rPr>
                <w:rFonts w:ascii="Cambria Math" w:eastAsiaTheme="minorEastAsia" w:hAnsi="Cambria Math"/>
                <w:color w:val="000000" w:themeColor="text1"/>
                <w:lang w:eastAsia="zh-CN"/>
              </w:rPr>
              <m:t>meet</m:t>
            </m:r>
          </m:sub>
        </m:sSub>
      </m:oMath>
      <w:r w:rsidR="001428A7">
        <w:rPr>
          <w:rFonts w:eastAsiaTheme="minorEastAsia" w:hint="eastAsia"/>
          <w:color w:val="000000" w:themeColor="text1"/>
          <w:lang w:eastAsia="zh-CN"/>
        </w:rPr>
        <w:t>为桥梁，</w:t>
      </w:r>
      <w:r w:rsidR="00E97F44" w:rsidRPr="00E97F44">
        <w:rPr>
          <w:rFonts w:eastAsiaTheme="minorEastAsia"/>
          <w:color w:val="000000" w:themeColor="text1"/>
          <w:lang w:eastAsia="zh-CN"/>
        </w:rPr>
        <w:t>根据搜索过程中的路径代价变化与扩展状态自适应地进行伸缩</w:t>
      </w:r>
      <w:ins w:id="171" w:author="兴雨 郭" w:date="2026-02-04T20:46:00Z" w16du:dateUtc="2026-02-04T12:46:00Z">
        <w:r w:rsidR="00F770A3">
          <w:rPr>
            <w:rFonts w:eastAsiaTheme="minorEastAsia" w:hint="eastAsia"/>
            <w:color w:val="000000" w:themeColor="text1"/>
            <w:lang w:eastAsia="zh-CN"/>
          </w:rPr>
          <w:t>，</w:t>
        </w:r>
      </w:ins>
      <w:r w:rsidR="00021530">
        <w:rPr>
          <w:rFonts w:eastAsiaTheme="minorEastAsia" w:hint="eastAsia"/>
          <w:color w:val="000000" w:themeColor="text1"/>
          <w:lang w:eastAsia="zh-CN"/>
        </w:rPr>
        <w:t>在</w:t>
      </w:r>
      <w:ins w:id="172" w:author="兴雨 郭" w:date="2026-02-04T20:46:00Z" w16du:dateUtc="2026-02-04T12:46:00Z">
        <w:r w:rsidR="00F770A3" w:rsidRPr="00B72E86">
          <w:rPr>
            <w:rFonts w:eastAsiaTheme="minorEastAsia"/>
            <w:color w:val="000000" w:themeColor="text1"/>
            <w:lang w:eastAsia="zh-CN"/>
          </w:rPr>
          <w:t>起点侧与目标</w:t>
        </w:r>
        <w:r w:rsidR="00F770A3" w:rsidRPr="00B72E86">
          <w:rPr>
            <w:rFonts w:eastAsiaTheme="minorEastAsia" w:hint="eastAsia"/>
            <w:color w:val="000000" w:themeColor="text1"/>
            <w:lang w:eastAsia="zh-CN"/>
          </w:rPr>
          <w:t>点</w:t>
        </w:r>
        <w:r w:rsidR="00F770A3" w:rsidRPr="00B72E86">
          <w:rPr>
            <w:rFonts w:eastAsiaTheme="minorEastAsia"/>
            <w:color w:val="000000" w:themeColor="text1"/>
            <w:lang w:eastAsia="zh-CN"/>
          </w:rPr>
          <w:t>侧</w:t>
        </w:r>
        <w:r w:rsidR="00021530">
          <w:rPr>
            <w:rFonts w:eastAsiaTheme="minorEastAsia" w:hint="eastAsia"/>
            <w:color w:val="000000" w:themeColor="text1"/>
            <w:lang w:eastAsia="zh-CN"/>
          </w:rPr>
          <w:t>分别在</w:t>
        </w:r>
      </w:ins>
      <w:r w:rsidR="00021530" w:rsidRPr="00021530">
        <w:rPr>
          <w:rFonts w:eastAsiaTheme="minorEastAsia" w:hint="eastAsia"/>
          <w:color w:val="000000" w:themeColor="text1"/>
          <w:lang w:eastAsia="zh-CN"/>
        </w:rPr>
        <w:t>构建超椭球体采样约束</w:t>
      </w:r>
      <w:r w:rsidR="00021530">
        <w:rPr>
          <w:rFonts w:eastAsiaTheme="minorEastAsia" w:hint="eastAsia"/>
          <w:color w:val="000000" w:themeColor="text1"/>
          <w:lang w:eastAsia="zh-CN"/>
        </w:rPr>
        <w:t>，</w:t>
      </w:r>
      <w:del w:id="173" w:author="兴雨 郭" w:date="2026-02-04T20:47:00Z" w16du:dateUtc="2026-02-04T12:47:00Z">
        <w:r w:rsidR="00E97F44" w:rsidRPr="00E97F44" w:rsidDel="00F770A3">
          <w:rPr>
            <w:rFonts w:eastAsiaTheme="minorEastAsia"/>
            <w:color w:val="000000" w:themeColor="text1"/>
            <w:lang w:eastAsia="zh-CN"/>
          </w:rPr>
          <w:delText>从而在</w:delText>
        </w:r>
      </w:del>
      <w:r w:rsidR="00E97F44" w:rsidRPr="00E97F44">
        <w:rPr>
          <w:rFonts w:eastAsiaTheme="minorEastAsia"/>
          <w:color w:val="000000" w:themeColor="text1"/>
          <w:lang w:eastAsia="zh-CN"/>
        </w:rPr>
        <w:t>保证潜在最优路径覆盖性的同时，</w:t>
      </w:r>
      <w:r w:rsidR="00E97F44" w:rsidRPr="00E97F44">
        <w:rPr>
          <w:rFonts w:eastAsiaTheme="minorEastAsia"/>
          <w:color w:val="000000" w:themeColor="text1"/>
          <w:highlight w:val="red"/>
          <w:lang w:eastAsia="zh-CN"/>
        </w:rPr>
        <w:t>持续压缩</w:t>
      </w:r>
      <w:r w:rsidR="00E97F44" w:rsidRPr="00E97F44">
        <w:rPr>
          <w:rFonts w:eastAsiaTheme="minorEastAsia"/>
          <w:color w:val="000000" w:themeColor="text1"/>
          <w:lang w:eastAsia="zh-CN"/>
        </w:rPr>
        <w:t>无效采样区域</w:t>
      </w:r>
      <w:del w:id="174" w:author="兴雨 郭" w:date="2026-02-04T20:48:00Z" w16du:dateUtc="2026-02-04T12:48:00Z">
        <w:r w:rsidR="00681EBC" w:rsidDel="00F770A3">
          <w:rPr>
            <w:rFonts w:eastAsiaTheme="minorEastAsia" w:hint="eastAsia"/>
            <w:color w:val="000000" w:themeColor="text1"/>
            <w:lang w:eastAsia="zh-CN"/>
          </w:rPr>
          <w:delText>，具体实现</w:delText>
        </w:r>
      </w:del>
      <w:ins w:id="175" w:author="兴雨 郭" w:date="2026-02-04T20:48:00Z" w16du:dateUtc="2026-02-04T12:48:00Z">
        <w:r w:rsidR="00F770A3" w:rsidRPr="00B72E86">
          <w:rPr>
            <w:rFonts w:eastAsiaTheme="minorEastAsia" w:hint="eastAsia"/>
            <w:color w:val="000000" w:themeColor="text1"/>
            <w:lang w:eastAsia="zh-CN"/>
          </w:rPr>
          <w:t>。</w:t>
        </w:r>
      </w:ins>
      <w:del w:id="176" w:author="兴雨 郭" w:date="2026-02-04T20:48:00Z" w16du:dateUtc="2026-02-04T12:48:00Z">
        <w:r w:rsidR="00681EBC" w:rsidDel="00F770A3">
          <w:rPr>
            <w:rFonts w:eastAsiaTheme="minorEastAsia" w:hint="eastAsia"/>
            <w:color w:val="000000" w:themeColor="text1"/>
            <w:lang w:eastAsia="zh-CN"/>
          </w:rPr>
          <w:delText>见伪代码</w:delText>
        </w:r>
        <w:r w:rsidR="00681EBC" w:rsidDel="00F770A3">
          <w:rPr>
            <w:rFonts w:eastAsiaTheme="minorEastAsia" w:hint="eastAsia"/>
            <w:color w:val="000000" w:themeColor="text1"/>
            <w:lang w:eastAsia="zh-CN"/>
          </w:rPr>
          <w:delText>1</w:delText>
        </w:r>
        <w:r w:rsidR="00E97F44" w:rsidRPr="00E97F44" w:rsidDel="00F770A3">
          <w:rPr>
            <w:rFonts w:eastAsiaTheme="minorEastAsia"/>
            <w:color w:val="000000" w:themeColor="text1"/>
            <w:lang w:eastAsia="zh-CN"/>
          </w:rPr>
          <w:delText>。</w:delText>
        </w:r>
      </w:del>
      <w:r w:rsidR="00021530">
        <w:rPr>
          <w:rFonts w:eastAsiaTheme="minorEastAsia" w:hint="eastAsia"/>
          <w:lang w:eastAsia="zh-CN"/>
        </w:rPr>
        <w:t>该采样机制的核心是动态计算超椭球体的约束参数</w:t>
      </w:r>
      <w:r w:rsidR="00021530" w:rsidRPr="00137855">
        <w:rPr>
          <w:rFonts w:eastAsiaTheme="minorEastAsia"/>
          <w:lang w:eastAsia="zh-CN"/>
        </w:rPr>
        <w:t>，</w:t>
      </w:r>
      <w:r w:rsidR="00021530">
        <w:rPr>
          <w:rFonts w:ascii="宋体" w:eastAsia="宋体" w:hAnsi="宋体" w:cs="宋体" w:hint="eastAsia"/>
          <w:lang w:eastAsia="zh-CN"/>
        </w:rPr>
        <w:t>对于任意一个方向，以起点侧为例，</w:t>
      </w:r>
      <w:r w:rsidR="00021530" w:rsidRPr="00137855">
        <w:rPr>
          <w:rFonts w:eastAsiaTheme="minorEastAsia"/>
          <w:lang w:eastAsia="zh-CN"/>
        </w:rPr>
        <w:t>其</w:t>
      </w:r>
      <w:r w:rsidR="00021530">
        <w:rPr>
          <w:rFonts w:eastAsiaTheme="minorEastAsia" w:hint="eastAsia"/>
          <w:lang w:eastAsia="zh-CN"/>
        </w:rPr>
        <w:t>定义</w:t>
      </w:r>
      <w:r w:rsidR="00021530" w:rsidRPr="00137855">
        <w:rPr>
          <w:rFonts w:eastAsiaTheme="minorEastAsia"/>
          <w:lang w:eastAsia="zh-CN"/>
        </w:rPr>
        <w:t>为</w:t>
      </w:r>
      <w:r w:rsidR="00021530" w:rsidRPr="00137855">
        <w:rPr>
          <w:rFonts w:eastAsiaTheme="minorEastAsia" w:hint="eastAsia"/>
          <w:lang w:eastAsia="zh-CN"/>
        </w:rPr>
        <w:t>：</w:t>
      </w:r>
    </w:p>
    <w:p w14:paraId="63B4694A" w14:textId="77777777" w:rsidR="00021530" w:rsidRDefault="00021530" w:rsidP="00021530">
      <w:pPr>
        <w:pStyle w:val="ac"/>
        <w:keepNext/>
        <w:jc w:val="right"/>
      </w:pPr>
      <w:r w:rsidRPr="00043ED5">
        <w:rPr>
          <w:rFonts w:hint="eastAsia"/>
          <w:position w:val="-18"/>
        </w:rPr>
        <w:object w:dxaOrig="8260" w:dyaOrig="520" w14:anchorId="373E0D2B">
          <v:shape id="_x0000_i1118" type="#_x0000_t75" style="width:346.8pt;height:21.75pt" o:ole="">
            <v:imagedata r:id="rId26" o:title=""/>
          </v:shape>
          <o:OLEObject Type="Embed" ProgID="Equation.DSMT4" ShapeID="_x0000_i1118" DrawAspect="Content" ObjectID="_1833740278" r:id="rId27"/>
        </w:object>
      </w:r>
    </w:p>
    <w:p w14:paraId="1B382C94" w14:textId="77777777" w:rsidR="00021530" w:rsidRDefault="00021530" w:rsidP="00021530">
      <w:pPr>
        <w:rPr>
          <w:rFonts w:eastAsiaTheme="minorEastAsia"/>
          <w:lang w:eastAsia="zh-CN"/>
        </w:rPr>
      </w:pPr>
      <w:r>
        <w:rPr>
          <w:rFonts w:eastAsiaTheme="minorEastAsia" w:hint="eastAsia"/>
          <w:lang w:eastAsia="zh-CN"/>
        </w:rPr>
        <w:t>其中</w:t>
      </w:r>
    </w:p>
    <w:p w14:paraId="5512E46F" w14:textId="6985B9E8" w:rsidR="00021530" w:rsidRPr="00500B1D" w:rsidRDefault="00021530" w:rsidP="00021530">
      <w:pPr>
        <w:numPr>
          <w:ilvl w:val="0"/>
          <w:numId w:val="7"/>
        </w:numPr>
        <w:rPr>
          <w:lang w:eastAsia="zh-CN"/>
        </w:rPr>
      </w:pPr>
      <w:r w:rsidRPr="00500B1D">
        <w:rPr>
          <w:rFonts w:hint="eastAsia"/>
          <w:position w:val="-16"/>
        </w:rPr>
        <w:object w:dxaOrig="460" w:dyaOrig="440" w14:anchorId="628C0A9A">
          <v:shape id="_x0000_i1119" type="#_x0000_t75" style="width:22.45pt;height:21.75pt" o:ole="">
            <v:imagedata r:id="rId17" o:title=""/>
          </v:shape>
          <o:OLEObject Type="Embed" ProgID="Equation.DSMT4" ShapeID="_x0000_i1119" DrawAspect="Content" ObjectID="_1833740279" r:id="rId28"/>
        </w:object>
      </w:r>
      <w:r w:rsidRPr="002D2EF8">
        <w:rPr>
          <w:rFonts w:eastAsiaTheme="minorEastAsia" w:hint="eastAsia"/>
          <w:lang w:eastAsia="zh-CN"/>
        </w:rPr>
        <w:t>表</w:t>
      </w:r>
      <w:r w:rsidRPr="00500B1D">
        <w:rPr>
          <w:rFonts w:eastAsiaTheme="minorEastAsia" w:hint="eastAsia"/>
          <w:lang w:eastAsia="zh-CN"/>
        </w:rPr>
        <w:t>示</w:t>
      </w:r>
      <w:r w:rsidRPr="00500B1D">
        <w:rPr>
          <w:rFonts w:eastAsiaTheme="minorEastAsia"/>
          <w:lang w:eastAsia="zh-CN"/>
        </w:rPr>
        <w:t>从起点侧</w:t>
      </w:r>
      <w:r w:rsidRPr="00021530">
        <w:rPr>
          <w:rFonts w:eastAsiaTheme="minorEastAsia"/>
          <w:lang w:eastAsia="zh-CN"/>
        </w:rPr>
        <w:t>经启发式评估的最优总代价估计</w:t>
      </w:r>
      <w:r w:rsidRPr="00500B1D">
        <w:rPr>
          <w:rFonts w:eastAsiaTheme="minorEastAsia"/>
          <w:lang w:eastAsia="zh-CN"/>
        </w:rPr>
        <w:t>；</w:t>
      </w:r>
    </w:p>
    <w:p w14:paraId="50D258C7" w14:textId="25EAA966" w:rsidR="00021530" w:rsidRDefault="00021530" w:rsidP="00021530">
      <w:pPr>
        <w:numPr>
          <w:ilvl w:val="0"/>
          <w:numId w:val="7"/>
        </w:numPr>
        <w:rPr>
          <w:rFonts w:eastAsiaTheme="minorEastAsia"/>
          <w:lang w:eastAsia="zh-CN"/>
        </w:rPr>
      </w:pPr>
      <w:r w:rsidRPr="002D2EF8">
        <w:rPr>
          <w:rFonts w:hint="eastAsia"/>
          <w:position w:val="-12"/>
        </w:rPr>
        <w:object w:dxaOrig="880" w:dyaOrig="360" w14:anchorId="317FA9EF">
          <v:shape id="_x0000_i1120" type="#_x0000_t75" style="width:43.5pt;height:18.2pt" o:ole="">
            <v:imagedata r:id="rId29" o:title=""/>
          </v:shape>
          <o:OLEObject Type="Embed" ProgID="Equation.DSMT4" ShapeID="_x0000_i1120" DrawAspect="Content" ObjectID="_1833740280" r:id="rId30"/>
        </w:object>
      </w:r>
      <w:r w:rsidRPr="002D2EF8">
        <w:rPr>
          <w:rFonts w:ascii="Cambria Math" w:eastAsiaTheme="minorEastAsia" w:hAnsi="Cambria Math" w:hint="eastAsia"/>
          <w:iCs/>
          <w:lang w:eastAsia="zh-CN"/>
        </w:rPr>
        <w:t>是</w:t>
      </w:r>
      <w:r w:rsidRPr="00A35680">
        <w:rPr>
          <w:rFonts w:eastAsiaTheme="minorEastAsia"/>
          <w:lang w:eastAsia="zh-CN"/>
        </w:rPr>
        <w:t>从起点</w:t>
      </w:r>
      <w:r>
        <w:rPr>
          <w:rFonts w:eastAsiaTheme="minorEastAsia" w:hint="eastAsia"/>
          <w:lang w:eastAsia="zh-CN"/>
        </w:rPr>
        <w:t>x</w:t>
      </w:r>
      <w:r w:rsidRPr="00E64207">
        <w:rPr>
          <w:rFonts w:eastAsiaTheme="minorEastAsia" w:hint="eastAsia"/>
          <w:vertAlign w:val="subscript"/>
          <w:lang w:eastAsia="zh-CN"/>
        </w:rPr>
        <w:t>start</w:t>
      </w:r>
      <w:r w:rsidRPr="00A35680">
        <w:rPr>
          <w:rFonts w:eastAsiaTheme="minorEastAsia"/>
          <w:lang w:eastAsia="zh-CN"/>
        </w:rPr>
        <w:t>到节点</w:t>
      </w:r>
      <w:r>
        <w:rPr>
          <w:rFonts w:eastAsiaTheme="minorEastAsia" w:hint="eastAsia"/>
          <w:lang w:eastAsia="zh-CN"/>
        </w:rPr>
        <w:t>x</w:t>
      </w:r>
      <w:r w:rsidRPr="00A35680">
        <w:rPr>
          <w:rFonts w:eastAsiaTheme="minorEastAsia"/>
          <w:lang w:eastAsia="zh-CN"/>
        </w:rPr>
        <w:t>的累积路径代价；</w:t>
      </w:r>
      <w:r>
        <w:rPr>
          <w:rFonts w:eastAsiaTheme="minorEastAsia"/>
          <w:lang w:eastAsia="zh-CN"/>
        </w:rPr>
        <w:t xml:space="preserve"> </w:t>
      </w:r>
    </w:p>
    <w:p w14:paraId="379673B6" w14:textId="2085E19E" w:rsidR="00021530" w:rsidRPr="00021530" w:rsidRDefault="00021530" w:rsidP="00021530">
      <w:pPr>
        <w:numPr>
          <w:ilvl w:val="0"/>
          <w:numId w:val="7"/>
        </w:numPr>
        <w:rPr>
          <w:lang w:eastAsia="zh-CN"/>
        </w:rPr>
      </w:pPr>
      <w:r w:rsidRPr="002D2EF8">
        <w:rPr>
          <w:rFonts w:hint="eastAsia"/>
          <w:position w:val="-12"/>
        </w:rPr>
        <w:object w:dxaOrig="920" w:dyaOrig="360" w14:anchorId="09A7168F">
          <v:shape id="_x0000_i1121" type="#_x0000_t75" style="width:46.7pt;height:18.2pt" o:ole="">
            <v:imagedata r:id="rId31" o:title=""/>
          </v:shape>
          <o:OLEObject Type="Embed" ProgID="Equation.DSMT4" ShapeID="_x0000_i1121" DrawAspect="Content" ObjectID="_1833740281" r:id="rId32"/>
        </w:object>
      </w:r>
      <w:r w:rsidRPr="002D2EF8">
        <w:rPr>
          <w:rFonts w:eastAsiaTheme="minorEastAsia" w:hint="eastAsia"/>
          <w:lang w:eastAsia="zh-CN"/>
        </w:rPr>
        <w:t>是</w:t>
      </w:r>
      <w:r w:rsidRPr="00A35680">
        <w:rPr>
          <w:rFonts w:eastAsiaTheme="minorEastAsia"/>
          <w:lang w:eastAsia="zh-CN"/>
        </w:rPr>
        <w:t>节点</w:t>
      </w:r>
      <w:r>
        <w:rPr>
          <w:rFonts w:eastAsiaTheme="minorEastAsia" w:hint="eastAsia"/>
          <w:lang w:eastAsia="zh-CN"/>
        </w:rPr>
        <w:t>x</w:t>
      </w:r>
      <w:r w:rsidRPr="00A35680">
        <w:rPr>
          <w:rFonts w:eastAsiaTheme="minorEastAsia"/>
          <w:lang w:eastAsia="zh-CN"/>
        </w:rPr>
        <w:t>到中介点</w:t>
      </w:r>
      <w:r>
        <w:rPr>
          <w:rFonts w:eastAsiaTheme="minorEastAsia" w:hint="eastAsia"/>
          <w:lang w:eastAsia="zh-CN"/>
        </w:rPr>
        <w:t>x</w:t>
      </w:r>
      <w:r w:rsidRPr="00246C12">
        <w:rPr>
          <w:rFonts w:eastAsiaTheme="minorEastAsia" w:hint="eastAsia"/>
          <w:vertAlign w:val="subscript"/>
          <w:lang w:eastAsia="zh-CN"/>
        </w:rPr>
        <w:t>m</w:t>
      </w:r>
      <w:r>
        <w:rPr>
          <w:rFonts w:eastAsiaTheme="minorEastAsia" w:hint="eastAsia"/>
          <w:vertAlign w:val="subscript"/>
          <w:lang w:eastAsia="zh-CN"/>
        </w:rPr>
        <w:t>eet</w:t>
      </w:r>
      <w:r w:rsidRPr="00A35680">
        <w:rPr>
          <w:rFonts w:eastAsiaTheme="minorEastAsia"/>
          <w:lang w:eastAsia="zh-CN"/>
        </w:rPr>
        <w:t>的启发式</w:t>
      </w:r>
      <w:r>
        <w:rPr>
          <w:rFonts w:eastAsiaTheme="minorEastAsia" w:hint="eastAsia"/>
          <w:lang w:eastAsia="zh-CN"/>
        </w:rPr>
        <w:t>距离</w:t>
      </w:r>
      <w:r w:rsidRPr="00A35680">
        <w:rPr>
          <w:rFonts w:eastAsiaTheme="minorEastAsia"/>
          <w:lang w:eastAsia="zh-CN"/>
        </w:rPr>
        <w:t>；</w:t>
      </w:r>
    </w:p>
    <w:p w14:paraId="1CC32D58" w14:textId="4E76EE13" w:rsidR="00021530" w:rsidRDefault="00021530" w:rsidP="004F41E8">
      <w:pPr>
        <w:spacing w:line="300" w:lineRule="auto"/>
        <w:ind w:firstLine="720"/>
        <w:jc w:val="both"/>
        <w:rPr>
          <w:rFonts w:eastAsiaTheme="minorEastAsia"/>
          <w:color w:val="000000" w:themeColor="text1"/>
          <w:lang w:eastAsia="zh-CN"/>
        </w:rPr>
      </w:pPr>
      <w:r w:rsidRPr="004F41E8">
        <w:rPr>
          <w:rFonts w:eastAsiaTheme="minorEastAsia" w:hint="eastAsia"/>
          <w:color w:val="000000" w:themeColor="text1"/>
          <w:lang w:eastAsia="zh-CN"/>
        </w:rPr>
        <w:t>且为平衡探索与开发，引入</w:t>
      </w:r>
      <w:r w:rsidRPr="004F41E8">
        <w:rPr>
          <w:rFonts w:eastAsiaTheme="minorEastAsia"/>
          <w:color w:val="000000" w:themeColor="text1"/>
          <w:lang w:eastAsia="zh-CN"/>
        </w:rPr>
        <w:t>基于搜索状态反馈的在线调节机制</w:t>
      </w:r>
      <w:r w:rsidRPr="004F41E8">
        <w:rPr>
          <w:rFonts w:eastAsiaTheme="minorEastAsia" w:hint="eastAsia"/>
          <w:color w:val="000000" w:themeColor="text1"/>
          <w:lang w:eastAsia="zh-CN"/>
        </w:rPr>
        <w:t>进行闭环调节，当路径改进停滞时主动扩大探索范围，而当改进高效时，缩小</w:t>
      </w:r>
      <w:r w:rsidR="004F41E8" w:rsidRPr="004F41E8">
        <w:rPr>
          <w:rFonts w:eastAsiaTheme="minorEastAsia"/>
          <w:color w:val="000000" w:themeColor="text1"/>
          <w:lang w:eastAsia="zh-CN"/>
        </w:rPr>
        <w:t>椭球并提高知情采样比例，强化局部收敛。该机制使采样策略根据搜索进程自适应调整，避免人工参数调优的局限性。</w:t>
      </w:r>
    </w:p>
    <w:p w14:paraId="58C91B4F" w14:textId="77777777" w:rsidR="004F41E8" w:rsidRDefault="004F41E8" w:rsidP="004F41E8">
      <w:pPr>
        <w:spacing w:line="300" w:lineRule="auto"/>
        <w:ind w:firstLine="720"/>
        <w:jc w:val="both"/>
        <w:rPr>
          <w:rFonts w:eastAsiaTheme="minorEastAsia"/>
          <w:color w:val="000000" w:themeColor="text1"/>
          <w:lang w:eastAsia="zh-CN"/>
        </w:rPr>
      </w:pPr>
      <w:r w:rsidRPr="004F41E8">
        <w:rPr>
          <w:rFonts w:eastAsiaTheme="minorEastAsia" w:hint="eastAsia"/>
          <w:color w:val="000000" w:themeColor="text1"/>
          <w:lang w:eastAsia="zh-CN"/>
        </w:rPr>
        <w:t>每次迭代中，</w:t>
      </w:r>
      <w:r>
        <w:rPr>
          <w:rFonts w:eastAsiaTheme="minorEastAsia" w:hint="eastAsia"/>
          <w:color w:val="000000" w:themeColor="text1"/>
          <w:lang w:eastAsia="zh-CN"/>
        </w:rPr>
        <w:t>检查新节点是否可与对树直接连接，否则由对树向新节点方向贪心步进逼近。通过中介点引导，两棵树的生长方向被有效约束，避免无目标扩展与搜索震荡。当双树成功连接后，对拼接路径执行节点重连优化与自适应平滑处理，生成最终可行路径。</w:t>
      </w:r>
      <w:ins w:id="177" w:author="兴雨 郭" w:date="2026-02-04T20:49:00Z" w16du:dateUtc="2026-02-04T12:49:00Z">
        <w:r w:rsidR="00F770A3">
          <w:rPr>
            <w:rFonts w:eastAsiaTheme="minorEastAsia" w:hint="eastAsia"/>
            <w:color w:val="000000" w:themeColor="text1"/>
            <w:lang w:eastAsia="zh-CN"/>
          </w:rPr>
          <w:t>具体实现</w:t>
        </w:r>
        <w:r w:rsidR="00F770A3" w:rsidRPr="00B72E86">
          <w:rPr>
            <w:rFonts w:eastAsiaTheme="minorEastAsia" w:hint="eastAsia"/>
            <w:color w:val="000000" w:themeColor="text1"/>
            <w:lang w:eastAsia="zh-CN"/>
          </w:rPr>
          <w:t>伪代码</w:t>
        </w:r>
        <w:r w:rsidR="00F770A3">
          <w:rPr>
            <w:rFonts w:eastAsiaTheme="minorEastAsia" w:hint="eastAsia"/>
            <w:color w:val="000000" w:themeColor="text1"/>
            <w:lang w:eastAsia="zh-CN"/>
          </w:rPr>
          <w:t>见算法</w:t>
        </w:r>
        <w:r w:rsidR="00F770A3" w:rsidRPr="00B72E86">
          <w:rPr>
            <w:rFonts w:eastAsiaTheme="minorEastAsia" w:hint="eastAsia"/>
            <w:color w:val="000000" w:themeColor="text1"/>
            <w:lang w:eastAsia="zh-CN"/>
          </w:rPr>
          <w:t>1</w:t>
        </w:r>
        <w:r w:rsidR="00F770A3">
          <w:rPr>
            <w:rFonts w:eastAsiaTheme="minorEastAsia" w:hint="eastAsia"/>
            <w:color w:val="000000" w:themeColor="text1"/>
            <w:lang w:eastAsia="zh-CN"/>
          </w:rPr>
          <w:t>，</w:t>
        </w:r>
        <w:r w:rsidR="00F770A3" w:rsidRPr="00B72E86">
          <w:rPr>
            <w:rFonts w:eastAsiaTheme="minorEastAsia" w:hint="eastAsia"/>
            <w:color w:val="000000" w:themeColor="text1"/>
            <w:lang w:eastAsia="zh-CN"/>
          </w:rPr>
          <w:t>2</w:t>
        </w:r>
      </w:ins>
      <w:del w:id="178" w:author="兴雨 郭" w:date="2026-02-04T20:49:00Z" w16du:dateUtc="2026-02-04T12:49:00Z">
        <w:r w:rsidR="00681EBC" w:rsidDel="00F770A3">
          <w:rPr>
            <w:rFonts w:eastAsiaTheme="minorEastAsia" w:hint="eastAsia"/>
            <w:color w:val="000000" w:themeColor="text1"/>
            <w:lang w:eastAsia="zh-CN"/>
          </w:rPr>
          <w:delText>，具体实现见伪代码</w:delText>
        </w:r>
        <w:r w:rsidR="00681EBC" w:rsidDel="00F770A3">
          <w:rPr>
            <w:rFonts w:eastAsiaTheme="minorEastAsia" w:hint="eastAsia"/>
            <w:color w:val="000000" w:themeColor="text1"/>
            <w:lang w:eastAsia="zh-CN"/>
          </w:rPr>
          <w:delText>2</w:delText>
        </w:r>
      </w:del>
      <w:r w:rsidR="00E97F44" w:rsidRPr="00E97F44">
        <w:rPr>
          <w:rFonts w:eastAsiaTheme="minorEastAsia"/>
          <w:color w:val="000000" w:themeColor="text1"/>
          <w:lang w:eastAsia="zh-CN"/>
        </w:rPr>
        <w:t>。</w:t>
      </w:r>
    </w:p>
    <w:p w14:paraId="62898D36" w14:textId="37447855" w:rsidR="00DC3B50" w:rsidRPr="004F41E8" w:rsidRDefault="00043ED5" w:rsidP="004F41E8">
      <w:pPr>
        <w:spacing w:line="300" w:lineRule="auto"/>
        <w:ind w:firstLine="720"/>
        <w:jc w:val="both"/>
        <w:rPr>
          <w:rFonts w:eastAsiaTheme="minorEastAsia"/>
          <w:color w:val="000000" w:themeColor="text1"/>
          <w:lang w:eastAsia="zh-CN"/>
        </w:rPr>
      </w:pPr>
      <w:r>
        <w:rPr>
          <w:noProof/>
        </w:rPr>
        <w:drawing>
          <wp:anchor distT="0" distB="0" distL="114300" distR="114300" simplePos="0" relativeHeight="251792384" behindDoc="0" locked="0" layoutInCell="1" allowOverlap="1" wp14:anchorId="2F07755A" wp14:editId="11B81039">
            <wp:simplePos x="0" y="0"/>
            <wp:positionH relativeFrom="column">
              <wp:posOffset>542290</wp:posOffset>
            </wp:positionH>
            <wp:positionV relativeFrom="paragraph">
              <wp:posOffset>237490</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5D5F448" w14:textId="6BAB0DDD" w:rsidR="002818D8" w:rsidDel="00043ED5" w:rsidRDefault="00B53AAB" w:rsidP="00DC3B50">
      <w:pPr>
        <w:jc w:val="center"/>
        <w:rPr>
          <w:del w:id="179" w:author="兴雨 郭" w:date="2026-02-05T23:03:00Z" w16du:dateUtc="2026-02-05T15:03:00Z"/>
          <w:rFonts w:eastAsiaTheme="minorEastAsia"/>
          <w:lang w:eastAsia="zh-CN"/>
        </w:rPr>
      </w:pPr>
      <w:r w:rsidRPr="00B72E86">
        <w:rPr>
          <w:rFonts w:eastAsiaTheme="minorEastAsia" w:hint="eastAsia"/>
          <w:lang w:eastAsia="zh-CN"/>
        </w:rPr>
        <w:t>算法</w:t>
      </w:r>
      <w:r w:rsidRPr="00B72E86">
        <w:rPr>
          <w:rFonts w:eastAsiaTheme="minorEastAsia" w:hint="eastAsia"/>
          <w:lang w:eastAsia="zh-CN"/>
        </w:rPr>
        <w:t>1</w:t>
      </w:r>
      <w:r w:rsidR="007854B2">
        <w:rPr>
          <w:rFonts w:eastAsiaTheme="minorEastAsia" w:hint="eastAsia"/>
          <w:lang w:eastAsia="zh-CN"/>
        </w:rPr>
        <w:t xml:space="preserve"> </w:t>
      </w:r>
      <w:r w:rsidR="007854B2" w:rsidRPr="00C53B0D">
        <w:rPr>
          <w:rFonts w:eastAsiaTheme="minorEastAsia"/>
          <w:lang w:eastAsia="zh-CN"/>
        </w:rPr>
        <w:t>在线调节机制</w:t>
      </w:r>
      <w:r w:rsidRPr="00B72E86">
        <w:rPr>
          <w:rFonts w:eastAsiaTheme="minorEastAsia" w:hint="eastAsia"/>
          <w:lang w:eastAsia="zh-CN"/>
        </w:rPr>
        <w:t>:</w:t>
      </w:r>
      <w:r w:rsidR="002818D8" w:rsidRPr="002818D8">
        <w:rPr>
          <w:rFonts w:ascii="宋体" w:eastAsia="宋体" w:hAnsi="宋体" w:cs="宋体"/>
          <w:lang w:eastAsia="zh-CN"/>
        </w:rPr>
        <w:t xml:space="preserve"> </w:t>
      </w:r>
      <w:r w:rsidR="002818D8" w:rsidRPr="002818D8">
        <w:rPr>
          <w:rFonts w:eastAsiaTheme="minorEastAsia"/>
          <w:lang w:eastAsia="zh-CN"/>
        </w:rPr>
        <w:t>根据当前最优路径代价</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002818D8" w:rsidRPr="002818D8">
        <w:rPr>
          <w:rFonts w:eastAsiaTheme="minorEastAsia"/>
          <w:lang w:eastAsia="zh-CN"/>
        </w:rPr>
        <w:t>及其历史序列</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002818D8" w:rsidRPr="002818D8">
        <w:rPr>
          <w:rFonts w:eastAsiaTheme="minorEastAsia"/>
          <w:lang w:eastAsia="zh-CN"/>
        </w:rPr>
        <w:t>，估计改进效率并通过离散调节采样约束参数，输出超椭球扩张因子</w:t>
      </w:r>
      <w:r w:rsidR="002818D8" w:rsidRPr="002818D8">
        <w:rPr>
          <w:rFonts w:eastAsiaTheme="minorEastAsia"/>
          <w:lang w:eastAsia="zh-CN"/>
        </w:rPr>
        <w:t xml:space="preserve"> </w:t>
      </w:r>
      <m:oMath>
        <m:r>
          <w:rPr>
            <w:rFonts w:ascii="Cambria Math" w:eastAsiaTheme="minorEastAsia" w:hAnsi="Cambria Math"/>
            <w:lang w:eastAsia="zh-CN"/>
          </w:rPr>
          <m:t>γ</m:t>
        </m:r>
      </m:oMath>
      <w:r w:rsidR="002818D8" w:rsidRPr="002818D8">
        <w:rPr>
          <w:rFonts w:eastAsiaTheme="minorEastAsia"/>
          <w:lang w:eastAsia="zh-CN"/>
        </w:rPr>
        <w:t>与启发式采样概率</w:t>
      </w:r>
      <w:r w:rsidR="002818D8" w:rsidRPr="002818D8">
        <w:rPr>
          <w:rFonts w:eastAsiaTheme="minorEastAsia"/>
          <w:lang w:eastAsia="zh-CN"/>
        </w:rPr>
        <w:t xml:space="preserve"> </w:t>
      </w:r>
      <m:oMath>
        <m:r>
          <w:rPr>
            <w:rFonts w:ascii="Cambria Math" w:eastAsiaTheme="minorEastAsia" w:hAnsi="Cambria Math"/>
            <w:lang w:eastAsia="zh-CN"/>
          </w:rPr>
          <m:t>p</m:t>
        </m:r>
      </m:oMath>
      <w:r w:rsidR="002818D8" w:rsidRPr="002818D8">
        <w:rPr>
          <w:rFonts w:eastAsiaTheme="minorEastAsia"/>
          <w:lang w:eastAsia="zh-CN"/>
        </w:rPr>
        <w:t>，用于自适应控制后续迭代的</w:t>
      </w:r>
      <w:r w:rsidR="002818D8" w:rsidRPr="002818D8">
        <w:rPr>
          <w:rFonts w:eastAsiaTheme="minorEastAsia"/>
          <w:lang w:eastAsia="zh-CN"/>
        </w:rPr>
        <w:t>“</w:t>
      </w:r>
      <w:r w:rsidR="002818D8" w:rsidRPr="002818D8">
        <w:rPr>
          <w:rFonts w:eastAsiaTheme="minorEastAsia"/>
          <w:lang w:eastAsia="zh-CN"/>
        </w:rPr>
        <w:t>约束强度</w:t>
      </w:r>
      <w:r w:rsidR="002818D8" w:rsidRPr="002818D8">
        <w:rPr>
          <w:rFonts w:eastAsiaTheme="minorEastAsia"/>
          <w:lang w:eastAsia="zh-CN"/>
        </w:rPr>
        <w:t>”</w:t>
      </w:r>
      <w:r w:rsidR="002818D8" w:rsidRPr="002818D8">
        <w:rPr>
          <w:rFonts w:eastAsiaTheme="minorEastAsia"/>
          <w:lang w:eastAsia="zh-CN"/>
        </w:rPr>
        <w:t>和</w:t>
      </w:r>
      <w:r w:rsidR="002818D8" w:rsidRPr="002818D8">
        <w:rPr>
          <w:rFonts w:eastAsiaTheme="minorEastAsia"/>
          <w:lang w:eastAsia="zh-CN"/>
        </w:rPr>
        <w:t>“</w:t>
      </w:r>
      <w:r w:rsidR="002818D8" w:rsidRPr="002818D8">
        <w:rPr>
          <w:rFonts w:eastAsiaTheme="minorEastAsia"/>
          <w:lang w:eastAsia="zh-CN"/>
        </w:rPr>
        <w:t>信息采样占比</w:t>
      </w:r>
      <w:r w:rsidR="002818D8" w:rsidRPr="002818D8">
        <w:rPr>
          <w:rFonts w:eastAsiaTheme="minorEastAsia"/>
          <w:lang w:eastAsia="zh-CN"/>
        </w:rPr>
        <w:t>”</w:t>
      </w:r>
    </w:p>
    <w:p w14:paraId="0ED8D045" w14:textId="77777777" w:rsidR="00DC3B50" w:rsidDel="00043ED5" w:rsidRDefault="00DC3B50" w:rsidP="00DC3B50">
      <w:pPr>
        <w:jc w:val="center"/>
        <w:rPr>
          <w:del w:id="180" w:author="兴雨 郭" w:date="2026-02-05T23:03:00Z" w16du:dateUtc="2026-02-05T15:03:00Z"/>
          <w:rFonts w:eastAsiaTheme="minorEastAsia"/>
          <w:lang w:eastAsia="zh-CN"/>
        </w:rPr>
      </w:pPr>
    </w:p>
    <w:p w14:paraId="48F28AB8" w14:textId="77777777" w:rsidR="00DC3B50" w:rsidDel="00043ED5" w:rsidRDefault="00DC3B50" w:rsidP="00DC3B50">
      <w:pPr>
        <w:jc w:val="center"/>
        <w:rPr>
          <w:del w:id="181" w:author="兴雨 郭" w:date="2026-02-05T23:03:00Z" w16du:dateUtc="2026-02-05T15:03:00Z"/>
          <w:rFonts w:eastAsiaTheme="minorEastAsia"/>
          <w:lang w:eastAsia="zh-CN"/>
        </w:rPr>
      </w:pPr>
    </w:p>
    <w:p w14:paraId="44206D67" w14:textId="77777777" w:rsidR="00DC3B50" w:rsidRDefault="00DC3B50" w:rsidP="00043ED5">
      <w:pPr>
        <w:jc w:val="center"/>
        <w:rPr>
          <w:rFonts w:eastAsiaTheme="minorEastAsia"/>
          <w:lang w:eastAsia="zh-CN"/>
        </w:rPr>
      </w:pPr>
    </w:p>
    <w:p w14:paraId="3932581E" w14:textId="1A2FD494" w:rsidR="002818D8" w:rsidRPr="00B72E86" w:rsidRDefault="002818D8" w:rsidP="002818D8">
      <w:pPr>
        <w:jc w:val="center"/>
        <w:rPr>
          <w:rFonts w:eastAsiaTheme="minorEastAsia"/>
          <w:lang w:eastAsia="zh-CN"/>
        </w:rPr>
      </w:pPr>
      <w:del w:id="182" w:author="兴雨 郭" w:date="2026-02-05T23:03:00Z" w16du:dateUtc="2026-02-05T15:03:00Z">
        <w:r w:rsidDel="00043ED5">
          <w:rPr>
            <w:noProof/>
          </w:rPr>
          <w:drawing>
            <wp:inline distT="0" distB="0" distL="0" distR="0" wp14:anchorId="02062FDD" wp14:editId="3AEE0075">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stretch>
                        <a:fillRect/>
                      </a:stretch>
                    </pic:blipFill>
                    <pic:spPr>
                      <a:xfrm>
                        <a:off x="0" y="0"/>
                        <a:ext cx="2798338" cy="3899473"/>
                      </a:xfrm>
                      <a:prstGeom prst="rect">
                        <a:avLst/>
                      </a:prstGeom>
                      <a:ln>
                        <a:solidFill>
                          <a:schemeClr val="tx1"/>
                        </a:solidFill>
                      </a:ln>
                    </pic:spPr>
                  </pic:pic>
                </a:graphicData>
              </a:graphic>
            </wp:inline>
          </w:drawing>
        </w:r>
      </w:del>
    </w:p>
    <w:p w14:paraId="730C1782" w14:textId="17DC1824" w:rsidR="00B53AAB" w:rsidRDefault="000E4C16" w:rsidP="00043ED5">
      <w:pPr>
        <w:jc w:val="center"/>
        <w:rPr>
          <w:rFonts w:eastAsiaTheme="minorEastAsia"/>
          <w:sz w:val="21"/>
          <w:szCs w:val="21"/>
          <w:lang w:eastAsia="zh-CN"/>
        </w:rPr>
      </w:pPr>
      <w:moveToRangeStart w:id="183" w:author="兴雨 郭" w:date="2026-02-05T23:03:00Z" w:name="move221225024"/>
      <w:ins w:id="184" w:author="兴雨 郭" w:date="2026-02-05T23:03:00Z" w16du:dateUtc="2026-02-05T15:03:00Z">
        <w:r>
          <w:rPr>
            <w:noProof/>
          </w:rPr>
          <w:lastRenderedPageBreak/>
          <w:drawing>
            <wp:anchor distT="0" distB="0" distL="114300" distR="114300" simplePos="0" relativeHeight="251793408" behindDoc="0" locked="0" layoutInCell="1" allowOverlap="1" wp14:anchorId="598795E5" wp14:editId="10870733">
              <wp:simplePos x="0" y="0"/>
              <wp:positionH relativeFrom="column">
                <wp:posOffset>976849</wp:posOffset>
              </wp:positionH>
              <wp:positionV relativeFrom="paragraph">
                <wp:posOffset>109308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83"/>
      <w:r w:rsidR="00B53AAB" w:rsidRPr="00833A35">
        <w:rPr>
          <w:rFonts w:eastAsiaTheme="minorEastAsia" w:hint="eastAsia"/>
          <w:sz w:val="21"/>
          <w:szCs w:val="21"/>
          <w:lang w:eastAsia="zh-CN"/>
        </w:rPr>
        <w:t>算法</w:t>
      </w:r>
      <w:r w:rsidR="00B53AAB" w:rsidRPr="00833A35">
        <w:rPr>
          <w:rFonts w:eastAsiaTheme="minorEastAsia" w:hint="eastAsia"/>
          <w:sz w:val="21"/>
          <w:szCs w:val="21"/>
          <w:lang w:eastAsia="zh-CN"/>
        </w:rPr>
        <w:t xml:space="preserve">2 </w:t>
      </w:r>
      <w:r w:rsidR="00B53AAB" w:rsidRPr="00833A35">
        <w:rPr>
          <w:rFonts w:eastAsiaTheme="minorEastAsia" w:hint="eastAsia"/>
          <w:sz w:val="21"/>
          <w:szCs w:val="21"/>
          <w:lang w:eastAsia="zh-CN"/>
        </w:rPr>
        <w:t>自适应</w:t>
      </w:r>
      <w:ins w:id="185" w:author="兴雨 郭" w:date="2026-02-05T22:55:00Z" w16du:dateUtc="2026-02-05T14:55: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r w:rsidR="00DA32EB" w:rsidRPr="00B4474A">
          <w:rPr>
            <w:rFonts w:eastAsiaTheme="minorEastAsia"/>
            <w:lang w:eastAsia="zh-CN"/>
          </w:rPr>
          <w:t>约束</w:t>
        </w:r>
      </w:ins>
      <w:del w:id="186" w:author="兴雨 郭" w:date="2026-02-05T22:55:00Z" w16du:dateUtc="2026-02-05T14:55:00Z">
        <w:r w:rsidR="00B53AAB" w:rsidRPr="00833A35" w:rsidDel="00DA32EB">
          <w:rPr>
            <w:rFonts w:eastAsiaTheme="minorEastAsia" w:hint="eastAsia"/>
            <w:sz w:val="21"/>
            <w:szCs w:val="21"/>
            <w:lang w:eastAsia="zh-CN"/>
          </w:rPr>
          <w:delText>双向超椭球体约束采样</w:delText>
        </w:r>
      </w:del>
      <w:r w:rsidR="00B53AAB" w:rsidRPr="00833A35">
        <w:rPr>
          <w:rFonts w:eastAsiaTheme="minorEastAsia"/>
          <w:sz w:val="21"/>
          <w:szCs w:val="21"/>
          <w:lang w:eastAsia="zh-CN"/>
        </w:rPr>
        <w:t>（</w:t>
      </w:r>
      <w:r w:rsidR="00B53AAB" w:rsidRPr="00833A35">
        <w:rPr>
          <w:rFonts w:eastAsiaTheme="minorEastAsia"/>
          <w:sz w:val="21"/>
          <w:szCs w:val="21"/>
          <w:lang w:eastAsia="zh-CN"/>
        </w:rPr>
        <w:t>Adaptive Dual-Ellipsoid Constrained Sampling</w:t>
      </w:r>
      <w:r w:rsidR="00B53AAB" w:rsidRPr="00833A35">
        <w:rPr>
          <w:rFonts w:eastAsiaTheme="minorEastAsia"/>
          <w:sz w:val="21"/>
          <w:szCs w:val="21"/>
          <w:lang w:eastAsia="zh-CN"/>
        </w:rPr>
        <w:t>）</w:t>
      </w:r>
      <w:r w:rsidR="00B53AAB" w:rsidRPr="00833A35">
        <w:rPr>
          <w:rFonts w:eastAsiaTheme="minorEastAsia" w:hint="eastAsia"/>
          <w:sz w:val="21"/>
          <w:szCs w:val="21"/>
          <w:lang w:eastAsia="zh-CN"/>
        </w:rPr>
        <w:t>:</w:t>
      </w:r>
      <w:r w:rsidR="002818D8" w:rsidRPr="00833A35">
        <w:rPr>
          <w:rFonts w:ascii="宋体" w:eastAsia="宋体" w:hAnsi="宋体" w:cs="宋体"/>
          <w:sz w:val="21"/>
          <w:szCs w:val="21"/>
          <w:lang w:eastAsia="zh-CN"/>
        </w:rPr>
        <w:t xml:space="preserve"> </w:t>
      </w:r>
      <w:r w:rsidR="002818D8" w:rsidRPr="00833A35">
        <w:rPr>
          <w:rFonts w:eastAsiaTheme="minorEastAsia"/>
          <w:sz w:val="21"/>
          <w:szCs w:val="21"/>
          <w:lang w:eastAsia="zh-CN"/>
        </w:rPr>
        <w:t>以双向树</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002818D8" w:rsidRPr="00833A35">
        <w:rPr>
          <w:rFonts w:eastAsiaTheme="minorEastAsia"/>
          <w:sz w:val="21"/>
          <w:szCs w:val="21"/>
          <w:lang w:eastAsia="zh-CN"/>
        </w:rPr>
        <w:t>及会合点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meet</m:t>
            </m:r>
          </m:sub>
        </m:sSub>
      </m:oMath>
      <w:r w:rsidR="002818D8" w:rsidRPr="00833A35">
        <w:rPr>
          <w:rFonts w:eastAsiaTheme="minorEastAsia"/>
          <w:sz w:val="21"/>
          <w:szCs w:val="21"/>
          <w:lang w:eastAsia="zh-CN"/>
        </w:rPr>
        <w:t>为基础，将全局规划分解为</w:t>
      </w:r>
      <w:r w:rsidR="002818D8" w:rsidRPr="00833A35">
        <w:rPr>
          <w:rFonts w:eastAsiaTheme="minorEastAsia"/>
          <w:sz w:val="21"/>
          <w:szCs w:val="21"/>
          <w:lang w:eastAsia="zh-CN"/>
        </w:rPr>
        <w:t>“</w:t>
      </w:r>
      <w:r w:rsidR="002818D8" w:rsidRPr="00833A35">
        <w:rPr>
          <w:rFonts w:eastAsiaTheme="minorEastAsia"/>
          <w:sz w:val="21"/>
          <w:szCs w:val="21"/>
          <w:lang w:eastAsia="zh-CN"/>
        </w:rPr>
        <w:t>起点</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和</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终点</w:t>
      </w:r>
      <w:r w:rsidR="002818D8" w:rsidRPr="00833A35">
        <w:rPr>
          <w:rFonts w:eastAsiaTheme="minorEastAsia"/>
          <w:sz w:val="21"/>
          <w:szCs w:val="21"/>
          <w:lang w:eastAsia="zh-CN"/>
        </w:rPr>
        <w:t>”</w:t>
      </w:r>
      <w:r w:rsidR="002818D8" w:rsidRPr="00833A35">
        <w:rPr>
          <w:rFonts w:eastAsiaTheme="minorEastAsia"/>
          <w:sz w:val="21"/>
          <w:szCs w:val="21"/>
          <w:lang w:eastAsia="zh-CN"/>
        </w:rPr>
        <w:t>两个子问题，分别构造</w:t>
      </w:r>
      <w:ins w:id="187" w:author="兴雨 郭" w:date="2026-02-05T22:04:00Z" w16du:dateUtc="2026-02-05T14:04:00Z">
        <w:r w:rsidR="00871EFB" w:rsidRPr="008E3093">
          <w:rPr>
            <w:rFonts w:eastAsiaTheme="minorEastAsia"/>
            <w:lang w:eastAsia="zh-CN"/>
          </w:rPr>
          <w:t>非对称双椭球域</w:t>
        </w:r>
      </w:ins>
      <w:del w:id="188" w:author="兴雨 郭" w:date="2026-02-05T22:04:00Z" w16du:dateUtc="2026-02-05T14:04:00Z">
        <w:r w:rsidR="002818D8" w:rsidRPr="00833A35" w:rsidDel="00871EFB">
          <w:rPr>
            <w:rFonts w:eastAsiaTheme="minorEastAsia"/>
            <w:sz w:val="21"/>
            <w:szCs w:val="21"/>
            <w:lang w:eastAsia="zh-CN"/>
          </w:rPr>
          <w:delText>非对称超椭球</w:delText>
        </w:r>
      </w:del>
      <w:del w:id="189" w:author="兴雨 郭" w:date="2026-02-05T22:02:00Z" w16du:dateUtc="2026-02-05T14:02:00Z">
        <w:r w:rsidR="002818D8" w:rsidRPr="00833A35" w:rsidDel="008E3093">
          <w:rPr>
            <w:rFonts w:eastAsiaTheme="minorEastAsia"/>
            <w:sz w:val="21"/>
            <w:szCs w:val="21"/>
            <w:lang w:eastAsia="zh-CN"/>
          </w:rPr>
          <w:delText>采样</w:delText>
        </w:r>
      </w:del>
      <w:del w:id="190" w:author="兴雨 郭" w:date="2026-02-05T22:04:00Z" w16du:dateUtc="2026-02-05T14:04:00Z">
        <w:r w:rsidR="002818D8" w:rsidRPr="00833A35" w:rsidDel="00871EFB">
          <w:rPr>
            <w:rFonts w:eastAsiaTheme="minorEastAsia"/>
            <w:sz w:val="21"/>
            <w:szCs w:val="21"/>
            <w:lang w:eastAsia="zh-CN"/>
          </w:rPr>
          <w:delText>域</w:delText>
        </w:r>
      </w:del>
      <w:r w:rsidR="002818D8" w:rsidRPr="00833A35">
        <w:rPr>
          <w:rFonts w:eastAsiaTheme="minorEastAsia"/>
          <w:sz w:val="21"/>
          <w:szCs w:val="21"/>
          <w:lang w:eastAsia="zh-CN"/>
        </w:rPr>
        <w:t>并自适应更新其尺度，随后在选定超椭球内进行均匀采样并通过可行性验证得到候选采样点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2EB38509" w14:textId="77777777" w:rsidR="000E4C16" w:rsidRDefault="000E4C16" w:rsidP="000E4C16">
      <w:pPr>
        <w:jc w:val="center"/>
        <w:rPr>
          <w:rFonts w:eastAsiaTheme="minorEastAsia"/>
          <w:sz w:val="21"/>
          <w:szCs w:val="21"/>
          <w:lang w:eastAsia="zh-CN"/>
        </w:rPr>
      </w:pPr>
    </w:p>
    <w:p w14:paraId="11736F03" w14:textId="77777777" w:rsidR="000E4C16" w:rsidRDefault="000E4C16" w:rsidP="000E4C16">
      <w:pPr>
        <w:jc w:val="center"/>
        <w:rPr>
          <w:rFonts w:eastAsiaTheme="minorEastAsia"/>
          <w:sz w:val="21"/>
          <w:szCs w:val="21"/>
          <w:lang w:eastAsia="zh-CN"/>
        </w:rPr>
      </w:pPr>
    </w:p>
    <w:p w14:paraId="5D508DA6" w14:textId="77777777" w:rsidR="000E4C16" w:rsidRDefault="000E4C16" w:rsidP="000E4C16">
      <w:pPr>
        <w:jc w:val="center"/>
        <w:rPr>
          <w:rFonts w:eastAsiaTheme="minorEastAsia"/>
          <w:sz w:val="21"/>
          <w:szCs w:val="21"/>
          <w:lang w:eastAsia="zh-CN"/>
        </w:rPr>
      </w:pPr>
    </w:p>
    <w:p w14:paraId="6A09A567" w14:textId="77777777" w:rsidR="000E4C16" w:rsidRDefault="000E4C16" w:rsidP="000E4C16">
      <w:pPr>
        <w:jc w:val="center"/>
        <w:rPr>
          <w:rFonts w:eastAsiaTheme="minorEastAsia"/>
          <w:sz w:val="21"/>
          <w:szCs w:val="21"/>
          <w:lang w:eastAsia="zh-CN"/>
        </w:rPr>
      </w:pPr>
    </w:p>
    <w:p w14:paraId="0ABC3F0E" w14:textId="77777777" w:rsidR="000E4C16" w:rsidRDefault="000E4C16" w:rsidP="000E4C16">
      <w:pPr>
        <w:jc w:val="center"/>
        <w:rPr>
          <w:rFonts w:eastAsiaTheme="minorEastAsia"/>
          <w:sz w:val="21"/>
          <w:szCs w:val="21"/>
          <w:lang w:eastAsia="zh-CN"/>
        </w:rPr>
      </w:pPr>
    </w:p>
    <w:p w14:paraId="508021EF" w14:textId="77777777" w:rsidR="000E4C16" w:rsidRDefault="000E4C16" w:rsidP="000E4C16">
      <w:pPr>
        <w:jc w:val="center"/>
        <w:rPr>
          <w:rFonts w:eastAsiaTheme="minorEastAsia"/>
          <w:sz w:val="21"/>
          <w:szCs w:val="21"/>
          <w:lang w:eastAsia="zh-CN"/>
        </w:rPr>
      </w:pPr>
    </w:p>
    <w:p w14:paraId="6ADB8388" w14:textId="77777777" w:rsidR="000E4C16" w:rsidRDefault="000E4C16" w:rsidP="000E4C16">
      <w:pPr>
        <w:jc w:val="center"/>
        <w:rPr>
          <w:rFonts w:eastAsiaTheme="minorEastAsia"/>
          <w:sz w:val="21"/>
          <w:szCs w:val="21"/>
          <w:lang w:eastAsia="zh-CN"/>
        </w:rPr>
      </w:pPr>
    </w:p>
    <w:p w14:paraId="3CB56867" w14:textId="77777777" w:rsidR="000E4C16" w:rsidRDefault="000E4C16" w:rsidP="000E4C16">
      <w:pPr>
        <w:jc w:val="center"/>
        <w:rPr>
          <w:rFonts w:eastAsiaTheme="minorEastAsia"/>
          <w:sz w:val="21"/>
          <w:szCs w:val="21"/>
          <w:lang w:eastAsia="zh-CN"/>
        </w:rPr>
      </w:pPr>
    </w:p>
    <w:p w14:paraId="1BEF4FC1" w14:textId="77777777" w:rsidR="000E4C16" w:rsidRDefault="000E4C16" w:rsidP="000E4C16">
      <w:pPr>
        <w:jc w:val="center"/>
        <w:rPr>
          <w:rFonts w:eastAsiaTheme="minorEastAsia"/>
          <w:sz w:val="21"/>
          <w:szCs w:val="21"/>
          <w:lang w:eastAsia="zh-CN"/>
        </w:rPr>
      </w:pPr>
    </w:p>
    <w:p w14:paraId="4E28E415" w14:textId="77777777" w:rsidR="000E4C16" w:rsidRDefault="000E4C16" w:rsidP="000E4C16">
      <w:pPr>
        <w:jc w:val="center"/>
        <w:rPr>
          <w:rFonts w:eastAsiaTheme="minorEastAsia"/>
          <w:sz w:val="21"/>
          <w:szCs w:val="21"/>
          <w:lang w:eastAsia="zh-CN"/>
        </w:rPr>
      </w:pPr>
    </w:p>
    <w:p w14:paraId="78EA0344" w14:textId="0EB9B38D" w:rsidR="000E4C16" w:rsidRDefault="00E038E7" w:rsidP="000E4C16">
      <w:pPr>
        <w:jc w:val="center"/>
        <w:rPr>
          <w:rFonts w:eastAsiaTheme="minorEastAsia"/>
          <w:sz w:val="21"/>
          <w:szCs w:val="21"/>
          <w:lang w:eastAsia="zh-CN"/>
        </w:rPr>
      </w:pPr>
      <w:r w:rsidRPr="00E038E7">
        <w:rPr>
          <w:rFonts w:eastAsiaTheme="minorEastAsia"/>
          <w:sz w:val="21"/>
          <w:szCs w:val="21"/>
          <w:lang w:eastAsia="zh-CN"/>
        </w:rPr>
        <w:lastRenderedPageBreak/>
        <w:drawing>
          <wp:inline distT="0" distB="0" distL="0" distR="0" wp14:anchorId="0529E1C6" wp14:editId="1178F925">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35"/>
                    <a:stretch>
                      <a:fillRect/>
                    </a:stretch>
                  </pic:blipFill>
                  <pic:spPr>
                    <a:xfrm>
                      <a:off x="0" y="0"/>
                      <a:ext cx="6483350" cy="4765040"/>
                    </a:xfrm>
                    <a:prstGeom prst="rect">
                      <a:avLst/>
                    </a:prstGeom>
                  </pic:spPr>
                </pic:pic>
              </a:graphicData>
            </a:graphic>
          </wp:inline>
        </w:drawing>
      </w:r>
    </w:p>
    <w:p w14:paraId="46323167" w14:textId="77777777" w:rsidR="000E4C16" w:rsidRPr="00833A35" w:rsidDel="00043ED5" w:rsidRDefault="000E4C16" w:rsidP="000E4C16">
      <w:pPr>
        <w:jc w:val="center"/>
        <w:rPr>
          <w:del w:id="191"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192" w:author="兴雨 郭" w:date="2026-02-05T23:04:00Z" w16du:dateUtc="2026-02-05T15:04:00Z"/>
          <w:rFonts w:eastAsiaTheme="minorEastAsia"/>
          <w:lang w:eastAsia="zh-CN"/>
        </w:rPr>
        <w:pPrChange w:id="193" w:author="兴雨 郭" w:date="2026-02-05T23:04:00Z" w16du:dateUtc="2026-02-05T15:04:00Z">
          <w:pPr>
            <w:pStyle w:val="a6"/>
            <w:ind w:left="720" w:firstLine="0"/>
            <w:jc w:val="center"/>
          </w:pPr>
        </w:pPrChange>
      </w:pPr>
    </w:p>
    <w:p w14:paraId="74F64DD8" w14:textId="3F78AB52" w:rsidR="00DC3B50" w:rsidDel="00043ED5" w:rsidRDefault="00DC3B50">
      <w:pPr>
        <w:rPr>
          <w:del w:id="194" w:author="兴雨 郭" w:date="2026-02-05T23:04:00Z" w16du:dateUtc="2026-02-05T15:04:00Z"/>
          <w:rFonts w:eastAsiaTheme="minorEastAsia"/>
          <w:lang w:eastAsia="zh-CN"/>
        </w:rPr>
        <w:pPrChange w:id="195" w:author="兴雨 郭" w:date="2026-02-05T23:04:00Z" w16du:dateUtc="2026-02-05T15:04:00Z">
          <w:pPr>
            <w:pStyle w:val="a6"/>
            <w:ind w:left="720" w:firstLine="0"/>
            <w:jc w:val="center"/>
          </w:pPr>
        </w:pPrChange>
      </w:pPr>
    </w:p>
    <w:p w14:paraId="5424E693" w14:textId="135150A5" w:rsidR="00DC3B50" w:rsidDel="00043ED5" w:rsidRDefault="00DC3B50">
      <w:pPr>
        <w:rPr>
          <w:del w:id="196" w:author="兴雨 郭" w:date="2026-02-05T23:04:00Z" w16du:dateUtc="2026-02-05T15:04:00Z"/>
          <w:rFonts w:eastAsiaTheme="minorEastAsia"/>
          <w:lang w:eastAsia="zh-CN"/>
        </w:rPr>
        <w:pPrChange w:id="197" w:author="兴雨 郭" w:date="2026-02-05T23:04:00Z" w16du:dateUtc="2026-02-05T15:04:00Z">
          <w:pPr>
            <w:pStyle w:val="a6"/>
            <w:ind w:left="720" w:firstLine="0"/>
            <w:jc w:val="center"/>
          </w:pPr>
        </w:pPrChange>
      </w:pPr>
    </w:p>
    <w:p w14:paraId="0EFC7788" w14:textId="318F73FA" w:rsidR="00DC3B50" w:rsidDel="00043ED5" w:rsidRDefault="00DC3B50">
      <w:pPr>
        <w:rPr>
          <w:del w:id="198" w:author="兴雨 郭" w:date="2026-02-05T23:04:00Z" w16du:dateUtc="2026-02-05T15:04:00Z"/>
          <w:rFonts w:eastAsiaTheme="minorEastAsia"/>
          <w:lang w:eastAsia="zh-CN"/>
        </w:rPr>
        <w:pPrChange w:id="199" w:author="兴雨 郭" w:date="2026-02-05T23:04:00Z" w16du:dateUtc="2026-02-05T15:04:00Z">
          <w:pPr>
            <w:pStyle w:val="a6"/>
            <w:ind w:left="720" w:firstLine="0"/>
            <w:jc w:val="center"/>
          </w:pPr>
        </w:pPrChange>
      </w:pPr>
    </w:p>
    <w:p w14:paraId="52252CEB" w14:textId="676113D6" w:rsidR="00DC3B50" w:rsidDel="00043ED5" w:rsidRDefault="00DC3B50">
      <w:pPr>
        <w:rPr>
          <w:del w:id="200" w:author="兴雨 郭" w:date="2026-02-05T23:04:00Z" w16du:dateUtc="2026-02-05T15:04:00Z"/>
          <w:rFonts w:eastAsiaTheme="minorEastAsia"/>
          <w:lang w:eastAsia="zh-CN"/>
        </w:rPr>
        <w:pPrChange w:id="201" w:author="兴雨 郭" w:date="2026-02-05T23:04:00Z" w16du:dateUtc="2026-02-05T15:04:00Z">
          <w:pPr>
            <w:pStyle w:val="a6"/>
            <w:ind w:left="720" w:firstLine="0"/>
            <w:jc w:val="center"/>
          </w:pPr>
        </w:pPrChange>
      </w:pPr>
    </w:p>
    <w:p w14:paraId="61C84D48" w14:textId="1242E6AA" w:rsidR="00DC3B50" w:rsidDel="00043ED5" w:rsidRDefault="00DC3B50">
      <w:pPr>
        <w:rPr>
          <w:del w:id="202" w:author="兴雨 郭" w:date="2026-02-05T23:04:00Z" w16du:dateUtc="2026-02-05T15:04:00Z"/>
          <w:rFonts w:eastAsiaTheme="minorEastAsia"/>
          <w:lang w:eastAsia="zh-CN"/>
        </w:rPr>
        <w:pPrChange w:id="203" w:author="兴雨 郭" w:date="2026-02-05T23:04:00Z" w16du:dateUtc="2026-02-05T15:04:00Z">
          <w:pPr>
            <w:pStyle w:val="a6"/>
            <w:ind w:left="720" w:firstLine="0"/>
            <w:jc w:val="center"/>
          </w:pPr>
        </w:pPrChange>
      </w:pPr>
    </w:p>
    <w:p w14:paraId="0FCAEC4B" w14:textId="2B97CD25" w:rsidR="00DC3B50" w:rsidDel="00043ED5" w:rsidRDefault="00DC3B50">
      <w:pPr>
        <w:rPr>
          <w:del w:id="204" w:author="兴雨 郭" w:date="2026-02-05T23:04:00Z" w16du:dateUtc="2026-02-05T15:04:00Z"/>
          <w:rFonts w:eastAsiaTheme="minorEastAsia"/>
          <w:lang w:eastAsia="zh-CN"/>
        </w:rPr>
        <w:pPrChange w:id="205" w:author="兴雨 郭" w:date="2026-02-05T23:04:00Z" w16du:dateUtc="2026-02-05T15:04:00Z">
          <w:pPr>
            <w:pStyle w:val="a6"/>
            <w:ind w:left="720" w:firstLine="0"/>
            <w:jc w:val="center"/>
          </w:pPr>
        </w:pPrChange>
      </w:pPr>
    </w:p>
    <w:p w14:paraId="4CECF127" w14:textId="79A5BF8E" w:rsidR="00DC3B50" w:rsidDel="00043ED5" w:rsidRDefault="00DC3B50">
      <w:pPr>
        <w:rPr>
          <w:del w:id="206" w:author="兴雨 郭" w:date="2026-02-05T23:04:00Z" w16du:dateUtc="2026-02-05T15:04:00Z"/>
          <w:rFonts w:eastAsiaTheme="minorEastAsia"/>
          <w:lang w:eastAsia="zh-CN"/>
        </w:rPr>
        <w:pPrChange w:id="207" w:author="兴雨 郭" w:date="2026-02-05T23:04:00Z" w16du:dateUtc="2026-02-05T15:04:00Z">
          <w:pPr>
            <w:pStyle w:val="a6"/>
            <w:ind w:left="720" w:firstLine="0"/>
            <w:jc w:val="center"/>
          </w:pPr>
        </w:pPrChange>
      </w:pPr>
    </w:p>
    <w:p w14:paraId="59E98505" w14:textId="66B2B6DA" w:rsidR="00DC3B50" w:rsidDel="00043ED5" w:rsidRDefault="00DC3B50">
      <w:pPr>
        <w:rPr>
          <w:del w:id="208" w:author="兴雨 郭" w:date="2026-02-05T23:04:00Z" w16du:dateUtc="2026-02-05T15:04:00Z"/>
          <w:rFonts w:eastAsiaTheme="minorEastAsia"/>
          <w:lang w:eastAsia="zh-CN"/>
        </w:rPr>
        <w:pPrChange w:id="209" w:author="兴雨 郭" w:date="2026-02-05T23:04:00Z" w16du:dateUtc="2026-02-05T15:04:00Z">
          <w:pPr>
            <w:pStyle w:val="a6"/>
            <w:ind w:left="720" w:firstLine="0"/>
            <w:jc w:val="center"/>
          </w:pPr>
        </w:pPrChange>
      </w:pPr>
    </w:p>
    <w:p w14:paraId="2E5140F7" w14:textId="711DA43B" w:rsidR="00DC3B50" w:rsidDel="00043ED5" w:rsidRDefault="00DC3B50">
      <w:pPr>
        <w:rPr>
          <w:del w:id="210" w:author="兴雨 郭" w:date="2026-02-05T23:04:00Z" w16du:dateUtc="2026-02-05T15:04:00Z"/>
          <w:rFonts w:eastAsiaTheme="minorEastAsia"/>
          <w:lang w:eastAsia="zh-CN"/>
        </w:rPr>
        <w:pPrChange w:id="211" w:author="兴雨 郭" w:date="2026-02-05T23:04:00Z" w16du:dateUtc="2026-02-05T15:04:00Z">
          <w:pPr>
            <w:pStyle w:val="a6"/>
            <w:ind w:left="720" w:firstLine="0"/>
            <w:jc w:val="center"/>
          </w:pPr>
        </w:pPrChange>
      </w:pPr>
    </w:p>
    <w:p w14:paraId="78847079" w14:textId="19325FE0" w:rsidR="00DC3B50" w:rsidDel="00043ED5" w:rsidRDefault="00DC3B50">
      <w:pPr>
        <w:rPr>
          <w:del w:id="212" w:author="兴雨 郭" w:date="2026-02-05T23:04:00Z" w16du:dateUtc="2026-02-05T15:04:00Z"/>
          <w:rFonts w:eastAsiaTheme="minorEastAsia"/>
          <w:lang w:eastAsia="zh-CN"/>
        </w:rPr>
        <w:pPrChange w:id="213" w:author="兴雨 郭" w:date="2026-02-05T23:04:00Z" w16du:dateUtc="2026-02-05T15:04:00Z">
          <w:pPr>
            <w:pStyle w:val="a6"/>
            <w:ind w:left="720" w:firstLine="0"/>
            <w:jc w:val="center"/>
          </w:pPr>
        </w:pPrChange>
      </w:pPr>
    </w:p>
    <w:p w14:paraId="0A11CC8B" w14:textId="3C94D257" w:rsidR="00DC3B50" w:rsidDel="00043ED5" w:rsidRDefault="00DC3B50">
      <w:pPr>
        <w:rPr>
          <w:del w:id="214" w:author="兴雨 郭" w:date="2026-02-05T23:04:00Z" w16du:dateUtc="2026-02-05T15:04:00Z"/>
          <w:rFonts w:eastAsiaTheme="minorEastAsia"/>
          <w:lang w:eastAsia="zh-CN"/>
        </w:rPr>
        <w:pPrChange w:id="215" w:author="兴雨 郭" w:date="2026-02-05T23:04:00Z" w16du:dateUtc="2026-02-05T15:04:00Z">
          <w:pPr>
            <w:pStyle w:val="a6"/>
            <w:ind w:left="720" w:firstLine="0"/>
            <w:jc w:val="center"/>
          </w:pPr>
        </w:pPrChange>
      </w:pPr>
    </w:p>
    <w:p w14:paraId="304CF5A3" w14:textId="345635C3" w:rsidR="00DC3B50" w:rsidDel="00043ED5" w:rsidRDefault="00DC3B50">
      <w:pPr>
        <w:rPr>
          <w:del w:id="216" w:author="兴雨 郭" w:date="2026-02-05T23:04:00Z" w16du:dateUtc="2026-02-05T15:04:00Z"/>
          <w:rFonts w:eastAsiaTheme="minorEastAsia"/>
          <w:lang w:eastAsia="zh-CN"/>
        </w:rPr>
        <w:pPrChange w:id="217" w:author="兴雨 郭" w:date="2026-02-05T23:04:00Z" w16du:dateUtc="2026-02-05T15:04:00Z">
          <w:pPr>
            <w:pStyle w:val="a6"/>
            <w:ind w:left="720" w:firstLine="0"/>
            <w:jc w:val="center"/>
          </w:pPr>
        </w:pPrChange>
      </w:pPr>
    </w:p>
    <w:p w14:paraId="08F26CF1" w14:textId="6A5951BA" w:rsidR="00DC3B50" w:rsidDel="00043ED5" w:rsidRDefault="00DC3B50">
      <w:pPr>
        <w:rPr>
          <w:del w:id="218" w:author="兴雨 郭" w:date="2026-02-05T23:04:00Z" w16du:dateUtc="2026-02-05T15:04:00Z"/>
          <w:rFonts w:eastAsiaTheme="minorEastAsia"/>
          <w:lang w:eastAsia="zh-CN"/>
        </w:rPr>
        <w:pPrChange w:id="219" w:author="兴雨 郭" w:date="2026-02-05T23:04:00Z" w16du:dateUtc="2026-02-05T15:04:00Z">
          <w:pPr>
            <w:pStyle w:val="a6"/>
            <w:ind w:left="720" w:firstLine="0"/>
            <w:jc w:val="center"/>
          </w:pPr>
        </w:pPrChange>
      </w:pPr>
    </w:p>
    <w:p w14:paraId="4FC5ACFF" w14:textId="7FA14F3E" w:rsidR="00DC3B50" w:rsidDel="00043ED5" w:rsidRDefault="00DC3B50">
      <w:pPr>
        <w:rPr>
          <w:del w:id="220" w:author="兴雨 郭" w:date="2026-02-05T23:04:00Z" w16du:dateUtc="2026-02-05T15:04:00Z"/>
          <w:rFonts w:eastAsiaTheme="minorEastAsia"/>
          <w:lang w:eastAsia="zh-CN"/>
        </w:rPr>
        <w:pPrChange w:id="221" w:author="兴雨 郭" w:date="2026-02-05T23:04:00Z" w16du:dateUtc="2026-02-05T15:04:00Z">
          <w:pPr>
            <w:pStyle w:val="a6"/>
            <w:ind w:left="720" w:firstLine="0"/>
            <w:jc w:val="center"/>
          </w:pPr>
        </w:pPrChange>
      </w:pPr>
    </w:p>
    <w:p w14:paraId="7A1EB4C1" w14:textId="6A69F555" w:rsidR="00DC3B50" w:rsidDel="00043ED5" w:rsidRDefault="00DC3B50">
      <w:pPr>
        <w:rPr>
          <w:del w:id="222" w:author="兴雨 郭" w:date="2026-02-05T23:04:00Z" w16du:dateUtc="2026-02-05T15:04:00Z"/>
          <w:rFonts w:eastAsiaTheme="minorEastAsia"/>
          <w:lang w:eastAsia="zh-CN"/>
        </w:rPr>
        <w:pPrChange w:id="223" w:author="兴雨 郭" w:date="2026-02-05T23:04:00Z" w16du:dateUtc="2026-02-05T15:04:00Z">
          <w:pPr>
            <w:pStyle w:val="a6"/>
            <w:ind w:left="720" w:firstLine="0"/>
            <w:jc w:val="center"/>
          </w:pPr>
        </w:pPrChange>
      </w:pPr>
    </w:p>
    <w:p w14:paraId="07CEAE0B" w14:textId="7DF5A8CC" w:rsidR="00DC3B50" w:rsidDel="00043ED5" w:rsidRDefault="00DC3B50">
      <w:pPr>
        <w:rPr>
          <w:del w:id="224" w:author="兴雨 郭" w:date="2026-02-05T23:04:00Z" w16du:dateUtc="2026-02-05T15:04:00Z"/>
          <w:rFonts w:eastAsiaTheme="minorEastAsia"/>
          <w:lang w:eastAsia="zh-CN"/>
        </w:rPr>
        <w:pPrChange w:id="225" w:author="兴雨 郭" w:date="2026-02-05T23:04:00Z" w16du:dateUtc="2026-02-05T15:04:00Z">
          <w:pPr>
            <w:pStyle w:val="a6"/>
            <w:ind w:left="720" w:firstLine="0"/>
            <w:jc w:val="center"/>
          </w:pPr>
        </w:pPrChange>
      </w:pPr>
    </w:p>
    <w:p w14:paraId="1AF17F00" w14:textId="791FA742" w:rsidR="00DC3B50" w:rsidDel="00043ED5" w:rsidRDefault="00DC3B50">
      <w:pPr>
        <w:rPr>
          <w:del w:id="226" w:author="兴雨 郭" w:date="2026-02-05T23:04:00Z" w16du:dateUtc="2026-02-05T15:04:00Z"/>
          <w:rFonts w:eastAsiaTheme="minorEastAsia"/>
          <w:lang w:eastAsia="zh-CN"/>
        </w:rPr>
        <w:pPrChange w:id="227" w:author="兴雨 郭" w:date="2026-02-05T23:04:00Z" w16du:dateUtc="2026-02-05T15:04:00Z">
          <w:pPr>
            <w:pStyle w:val="a6"/>
            <w:ind w:left="720" w:firstLine="0"/>
            <w:jc w:val="center"/>
          </w:pPr>
        </w:pPrChange>
      </w:pPr>
    </w:p>
    <w:p w14:paraId="086B0CEE" w14:textId="4E608AD5" w:rsidR="00DC3B50" w:rsidDel="00043ED5" w:rsidRDefault="00DC3B50">
      <w:pPr>
        <w:rPr>
          <w:del w:id="228" w:author="兴雨 郭" w:date="2026-02-05T23:04:00Z" w16du:dateUtc="2026-02-05T15:04:00Z"/>
          <w:rFonts w:eastAsiaTheme="minorEastAsia"/>
          <w:lang w:eastAsia="zh-CN"/>
        </w:rPr>
        <w:pPrChange w:id="229" w:author="兴雨 郭" w:date="2026-02-05T23:04:00Z" w16du:dateUtc="2026-02-05T15:04:00Z">
          <w:pPr>
            <w:pStyle w:val="a6"/>
            <w:ind w:left="720" w:firstLine="0"/>
            <w:jc w:val="center"/>
          </w:pPr>
        </w:pPrChange>
      </w:pPr>
    </w:p>
    <w:p w14:paraId="42B80F81" w14:textId="68BAF0F5" w:rsidR="00DC3B50" w:rsidDel="00043ED5" w:rsidRDefault="00DC3B50">
      <w:pPr>
        <w:rPr>
          <w:del w:id="230" w:author="兴雨 郭" w:date="2026-02-05T23:04:00Z" w16du:dateUtc="2026-02-05T15:04:00Z"/>
          <w:rFonts w:eastAsiaTheme="minorEastAsia"/>
          <w:lang w:eastAsia="zh-CN"/>
        </w:rPr>
        <w:pPrChange w:id="231"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32" w:author="兴雨 郭" w:date="2026-02-01T23:46:00Z" w16du:dateUtc="2026-02-01T15:46:00Z"/>
          <w:rFonts w:eastAsiaTheme="minorEastAsia"/>
          <w:lang w:eastAsia="zh-CN"/>
          <w:rPrChange w:id="233" w:author="兴雨 郭" w:date="2026-02-01T23:45:00Z" w16du:dateUtc="2026-02-01T15:45:00Z">
            <w:rPr>
              <w:del w:id="234" w:author="兴雨 郭" w:date="2026-02-01T23:46:00Z" w16du:dateUtc="2026-02-01T15:46:00Z"/>
              <w:rFonts w:eastAsiaTheme="minorEastAsia"/>
              <w:u w:val="words"/>
              <w:lang w:eastAsia="zh-CN"/>
            </w:rPr>
          </w:rPrChange>
        </w:rPr>
        <w:pPrChange w:id="235" w:author="兴雨 郭" w:date="2026-02-01T23:45:00Z" w16du:dateUtc="2026-02-01T15:45:00Z">
          <w:pPr>
            <w:pStyle w:val="a6"/>
            <w:ind w:left="720" w:firstLine="0"/>
            <w:jc w:val="center"/>
          </w:pPr>
        </w:pPrChange>
      </w:pPr>
      <w:del w:id="236" w:author="兴雨 郭" w:date="2026-02-01T23:46:00Z" w16du:dateUtc="2026-02-01T15:46:00Z">
        <w:r w:rsidRPr="00DC3B50" w:rsidDel="00DC3B50">
          <w:rPr>
            <w:rFonts w:eastAsiaTheme="minorEastAsia" w:hint="eastAsia"/>
            <w:lang w:eastAsia="zh-CN"/>
            <w:rPrChange w:id="237" w:author="兴雨 郭" w:date="2026-02-01T23:45:00Z" w16du:dateUtc="2026-02-01T15:45:00Z">
              <w:rPr>
                <w:rFonts w:eastAsiaTheme="minorEastAsia" w:hint="eastAsia"/>
                <w:u w:val="words"/>
                <w:lang w:eastAsia="zh-CN"/>
              </w:rPr>
            </w:rPrChange>
          </w:rPr>
          <w:delText>人如图</w:delText>
        </w:r>
      </w:del>
    </w:p>
    <w:p w14:paraId="3714D2F9" w14:textId="72A66785"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38"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r w:rsidR="0047730F">
        <w:rPr>
          <w:rFonts w:ascii="Times New Roman" w:eastAsia="宋体" w:hAnsi="Times New Roman" w:cs="Times New Roman" w:hint="eastAsia"/>
          <w:spacing w:val="-2"/>
          <w:w w:val="110"/>
          <w:highlight w:val="yellow"/>
          <w:lang w:eastAsia="zh-CN"/>
        </w:rPr>
        <w:t xml:space="preserve"> </w:t>
      </w:r>
      <w:bookmarkEnd w:id="145"/>
      <w:r w:rsidR="0047730F" w:rsidRPr="0047730F">
        <w:rPr>
          <w:rFonts w:ascii="Times New Roman" w:eastAsia="宋体" w:hAnsi="Times New Roman" w:cs="Times New Roman"/>
          <w:spacing w:val="-2"/>
          <w:w w:val="110"/>
          <w:highlight w:val="yellow"/>
          <w:lang w:eastAsia="zh-CN"/>
        </w:rPr>
        <w:t>SC-RRT</w:t>
      </w:r>
      <w:r w:rsidR="0047730F" w:rsidRPr="0047730F">
        <w:rPr>
          <w:rFonts w:ascii="Times New Roman" w:eastAsia="宋体" w:hAnsi="Times New Roman" w:cs="Times New Roman"/>
          <w:spacing w:val="-2"/>
          <w:w w:val="110"/>
          <w:highlight w:val="yellow"/>
          <w:lang w:eastAsia="zh-CN"/>
        </w:rPr>
        <w:t>算法总体框架。算法由搜索规划主循环、基于搜索状态反馈的在线调节机制、自适应双超椭球约束采样和可行性验证与双树连接四个模块组成。虚线箭头表示从搜索状态到采样参数调节的反馈路径。</w:t>
      </w:r>
      <w:del w:id="239"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26059D62" w14:textId="709B4C30" w:rsidR="0047730F" w:rsidRDefault="0047730F" w:rsidP="0047730F">
      <w:pPr>
        <w:pStyle w:val="11"/>
        <w:tabs>
          <w:tab w:val="left" w:pos="487"/>
        </w:tabs>
        <w:spacing w:before="109"/>
        <w:jc w:val="center"/>
        <w:rPr>
          <w:rFonts w:ascii="Times New Roman" w:eastAsia="宋体" w:hAnsi="Times New Roman" w:cs="Times New Roman" w:hint="eastAsia"/>
          <w:spacing w:val="-2"/>
          <w:w w:val="110"/>
          <w:lang w:eastAsia="zh-CN"/>
        </w:rPr>
      </w:pPr>
      <w:r w:rsidRPr="0047730F">
        <w:rPr>
          <w:rFonts w:ascii="Times New Roman" w:eastAsia="宋体" w:hAnsi="Times New Roman" w:cs="Times New Roman"/>
          <w:spacing w:val="-2"/>
          <w:w w:val="110"/>
          <w:lang w:eastAsia="zh-CN"/>
        </w:rPr>
        <w:t>Fig. 2</w:t>
      </w:r>
      <w:r>
        <w:rPr>
          <w:rFonts w:ascii="Times New Roman" w:eastAsia="宋体" w:hAnsi="Times New Roman" w:cs="Times New Roman" w:hint="eastAsia"/>
          <w:spacing w:val="-2"/>
          <w:w w:val="110"/>
          <w:lang w:eastAsia="zh-CN"/>
        </w:rPr>
        <w:t xml:space="preserve"> </w:t>
      </w:r>
      <w:r w:rsidRPr="0047730F">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00120C68">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6"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4C125A89" w:rsidR="00030EF5" w:rsidRPr="00030EF5" w:rsidDel="00043ED5" w:rsidRDefault="00030EF5" w:rsidP="00892ADF">
      <w:pPr>
        <w:tabs>
          <w:tab w:val="left" w:pos="627"/>
        </w:tabs>
        <w:spacing w:before="229"/>
        <w:jc w:val="center"/>
        <w:outlineLvl w:val="2"/>
        <w:rPr>
          <w:del w:id="240"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环境下路径规划可视化对比（环境</w:t>
      </w:r>
      <w:ins w:id="241" w:author="兴雨 郭" w:date="2026-02-04T22:30:00Z" w16du:dateUtc="2026-02-04T14:30:00Z">
        <w:r>
          <w:rPr>
            <w:rFonts w:eastAsiaTheme="minorEastAsia" w:hint="eastAsia"/>
            <w:lang w:eastAsia="zh-CN"/>
          </w:rPr>
          <w:t>配置</w:t>
        </w:r>
      </w:ins>
      <w:del w:id="242"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43" w:author="兴雨 郭" w:date="2026-02-04T22:30:00Z" w16du:dateUtc="2026-02-04T14:30:00Z">
        <w:r>
          <w:rPr>
            <w:rFonts w:eastAsiaTheme="minorEastAsia" w:hint="eastAsia"/>
            <w:lang w:eastAsia="zh-CN"/>
          </w:rPr>
          <w:t>见表</w:t>
        </w:r>
        <w:r>
          <w:rPr>
            <w:rFonts w:eastAsiaTheme="minorEastAsia" w:hint="eastAsia"/>
            <w:lang w:eastAsia="zh-CN"/>
          </w:rPr>
          <w:t>1</w:t>
        </w:r>
      </w:ins>
      <w:del w:id="244"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；每幅图显示：障碍物、两棵树、最终路径、超椭球边界；</w:t>
      </w:r>
      <w:del w:id="245"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46" w:author="兴雨 郭" w:date="2026-02-05T23:02:00Z" w16du:dateUtc="2026-02-05T15:02:00Z">
          <w:pPr>
            <w:pStyle w:val="11"/>
            <w:tabs>
              <w:tab w:val="left" w:pos="487"/>
            </w:tabs>
            <w:spacing w:before="109"/>
          </w:pPr>
        </w:pPrChange>
      </w:pPr>
    </w:p>
    <w:p w14:paraId="2960704D" w14:textId="740792AC" w:rsidR="00A008C3" w:rsidRPr="00385D0C" w:rsidRDefault="00EA01BF" w:rsidP="00385D0C">
      <w:pPr>
        <w:pStyle w:val="11"/>
        <w:numPr>
          <w:ilvl w:val="0"/>
          <w:numId w:val="5"/>
        </w:numPr>
        <w:tabs>
          <w:tab w:val="left" w:pos="487"/>
        </w:tabs>
        <w:spacing w:before="109"/>
        <w:rPr>
          <w:rFonts w:ascii="Times New Roman" w:eastAsia="宋体" w:hAnsi="Times New Roman" w:cs="Times New Roman"/>
          <w:spacing w:val="-2"/>
          <w:w w:val="110"/>
        </w:rPr>
      </w:pPr>
      <w:bookmarkStart w:id="247" w:name="2_Problem_statement_and_notation"/>
      <w:bookmarkEnd w:id="247"/>
      <w:commentRangeStart w:id="248"/>
      <w:r w:rsidRPr="009F4587">
        <w:rPr>
          <w:rFonts w:ascii="Times New Roman" w:eastAsia="宋体" w:hAnsi="Times New Roman" w:cs="Times New Roman"/>
          <w:spacing w:val="-2"/>
          <w:w w:val="110"/>
        </w:rPr>
        <w:t>Simulation</w:t>
      </w:r>
      <w:bookmarkStart w:id="249" w:name="OLE_LINK21"/>
      <w:commentRangeEnd w:id="248"/>
      <w:r w:rsidR="00016377" w:rsidRPr="00385D0C">
        <w:rPr>
          <w:rStyle w:val="af0"/>
          <w:rFonts w:ascii="Times New Roman" w:eastAsia="宋体" w:hAnsi="Times New Roman" w:cs="Times New Roman"/>
          <w:spacing w:val="-2"/>
          <w:w w:val="110"/>
          <w:sz w:val="24"/>
          <w:szCs w:val="24"/>
        </w:rPr>
        <w:commentReference w:id="248"/>
      </w:r>
    </w:p>
    <w:bookmarkEnd w:id="249"/>
    <w:p w14:paraId="4E5117F1" w14:textId="030347B2"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在环境规模与障碍物密度保持一致条件下的性能，本研究在不同维度下开展了一系列仿真实验（见表</w:t>
      </w:r>
      <w:r w:rsidR="00D814C2">
        <w:rPr>
          <w:rFonts w:eastAsiaTheme="minorEastAsia" w:hint="eastAsia"/>
          <w:sz w:val="22"/>
          <w:szCs w:val="22"/>
          <w:lang w:eastAsia="zh-CN"/>
        </w:rPr>
        <w:t>2</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50" w:name="OLE_LINK14"/>
      <w:commentRangeStart w:id="251"/>
      <w:commentRangeStart w:id="252"/>
      <w:commentRangeStart w:id="253"/>
      <w:r w:rsidRPr="004B65D6">
        <w:rPr>
          <w:rFonts w:eastAsiaTheme="minorEastAsia" w:hint="eastAsia"/>
          <w:sz w:val="22"/>
          <w:szCs w:val="22"/>
          <w:lang w:eastAsia="zh-CN"/>
        </w:rPr>
        <w:t>Table 1</w:t>
      </w:r>
      <w:bookmarkEnd w:id="250"/>
      <w:r w:rsidRPr="004B65D6">
        <w:rPr>
          <w:rFonts w:eastAsiaTheme="minorEastAsia" w:hint="eastAsia"/>
          <w:sz w:val="22"/>
          <w:szCs w:val="22"/>
          <w:lang w:eastAsia="zh-CN"/>
        </w:rPr>
        <w:t xml:space="preserve"> Environment configurations</w:t>
      </w:r>
      <w:commentRangeEnd w:id="251"/>
      <w:r w:rsidR="00016377" w:rsidRPr="004B65D6">
        <w:rPr>
          <w:rStyle w:val="af0"/>
          <w:rFonts w:eastAsiaTheme="minorEastAsia"/>
          <w:sz w:val="22"/>
          <w:szCs w:val="22"/>
          <w:lang w:eastAsia="zh-CN"/>
        </w:rPr>
        <w:commentReference w:id="251"/>
      </w:r>
      <w:commentRangeEnd w:id="252"/>
      <w:r w:rsidR="00016377" w:rsidRPr="004B65D6">
        <w:rPr>
          <w:rStyle w:val="af0"/>
          <w:rFonts w:eastAsiaTheme="minorEastAsia"/>
          <w:sz w:val="22"/>
          <w:szCs w:val="22"/>
          <w:lang w:eastAsia="zh-CN"/>
        </w:rPr>
        <w:commentReference w:id="252"/>
      </w:r>
      <w:commentRangeEnd w:id="253"/>
      <w:r w:rsidR="00016377" w:rsidRPr="004B65D6">
        <w:rPr>
          <w:rStyle w:val="af0"/>
          <w:rFonts w:eastAsiaTheme="minorEastAsia"/>
          <w:sz w:val="22"/>
          <w:szCs w:val="22"/>
          <w:lang w:eastAsia="zh-CN"/>
        </w:rPr>
        <w:commentReference w:id="253"/>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54"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54"/>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02D0C825" w14:textId="0981FB44" w:rsidR="000E4C16" w:rsidDel="009A5D4E" w:rsidRDefault="000E4C16" w:rsidP="000E4C16">
      <w:pPr>
        <w:ind w:firstLineChars="200" w:firstLine="440"/>
        <w:jc w:val="both"/>
        <w:rPr>
          <w:del w:id="255" w:author="兴雨 郭" w:date="2026-02-04T22:11:00Z" w16du:dateUtc="2026-02-04T14:11:00Z"/>
          <w:rFonts w:eastAsiaTheme="minorEastAsia"/>
          <w:lang w:eastAsia="zh-CN"/>
        </w:rPr>
      </w:pPr>
      <w:r w:rsidRPr="00916166">
        <w:rPr>
          <w:rFonts w:eastAsiaTheme="minorEastAsia" w:hint="eastAsia"/>
          <w:lang w:eastAsia="zh-CN"/>
        </w:rPr>
        <w:t>据对路径规划的过往研究中，选取了几个</w:t>
      </w:r>
      <w:ins w:id="256" w:author="兴雨 郭" w:date="2026-02-04T22:09:00Z" w16du:dateUtc="2026-02-04T14:09:00Z">
        <w:r>
          <w:rPr>
            <w:rFonts w:eastAsiaTheme="minorEastAsia" w:hint="eastAsia"/>
            <w:lang w:eastAsia="zh-CN"/>
          </w:rPr>
          <w:t>相对前沿</w:t>
        </w:r>
      </w:ins>
      <w:del w:id="257" w:author="兴雨 郭" w:date="2026-02-04T22:09:00Z" w16du:dateUtc="2026-02-04T14:09:00Z">
        <w:r w:rsidRPr="00916166" w:rsidDel="009A5D4E">
          <w:rPr>
            <w:rFonts w:eastAsiaTheme="minorEastAsia" w:hint="eastAsia"/>
            <w:lang w:eastAsia="zh-CN"/>
          </w:rPr>
          <w:delText>较为经典</w:delText>
        </w:r>
      </w:del>
      <w:r w:rsidRPr="00916166">
        <w:rPr>
          <w:rFonts w:eastAsiaTheme="minorEastAsia" w:hint="eastAsia"/>
          <w:lang w:eastAsia="zh-CN"/>
        </w:rPr>
        <w:t>的</w:t>
      </w:r>
      <w:ins w:id="258" w:author="兴雨 郭" w:date="2026-02-04T22:09:00Z" w16du:dateUtc="2026-02-04T14:09:00Z">
        <w:r>
          <w:rPr>
            <w:rFonts w:eastAsiaTheme="minorEastAsia" w:hint="eastAsia"/>
            <w:lang w:eastAsia="zh-CN"/>
          </w:rPr>
          <w:t>路径规划</w:t>
        </w:r>
      </w:ins>
      <w:del w:id="259"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del w:id="260"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Pr="00916166">
        <w:rPr>
          <w:rFonts w:eastAsiaTheme="minorEastAsia" w:hint="eastAsia"/>
          <w:lang w:eastAsia="zh-CN"/>
        </w:rPr>
        <w:t>SC-RRT</w:t>
      </w:r>
      <w:del w:id="261"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的性能和稳定性</w:t>
      </w:r>
      <w:r>
        <w:rPr>
          <w:rFonts w:eastAsiaTheme="minorEastAsia" w:hint="eastAsia"/>
          <w:lang w:eastAsia="zh-CN"/>
        </w:rPr>
        <w:t>，</w:t>
      </w:r>
      <w:r w:rsidRPr="00A2555F">
        <w:rPr>
          <w:rFonts w:eastAsiaTheme="minorEastAsia"/>
          <w:lang w:eastAsia="zh-CN"/>
        </w:rPr>
        <w:t>为确保不同路径规划算法性能对比的公平性，本文在相同的环境空间和障碍物配置下，对多种算法的路径长度、收敛时间等性能指标进行评估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262"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在限定最大迭代次数五千次的情况下进行对比，</w:t>
      </w:r>
      <w:del w:id="263" w:author="兴雨 郭" w:date="2026-02-04T22:10:00Z" w16du:dateUtc="2026-02-04T14:10:00Z">
        <w:r w:rsidDel="009A5D4E">
          <w:rPr>
            <w:rFonts w:eastAsiaTheme="minorEastAsia" w:hint="eastAsia"/>
            <w:lang w:eastAsia="zh-CN"/>
          </w:rPr>
          <w:delText>我们</w:delText>
        </w:r>
      </w:del>
      <w:del w:id="264"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265" w:author="兴雨 郭" w:date="2026-02-04T22:10:00Z" w16du:dateUtc="2026-02-04T14:10:00Z">
        <w:r w:rsidDel="009A5D4E">
          <w:rPr>
            <w:rFonts w:eastAsiaTheme="minorEastAsia" w:hint="eastAsia"/>
            <w:lang w:eastAsia="zh-CN"/>
          </w:rPr>
          <w:delText>了</w:delText>
        </w:r>
      </w:del>
      <w:ins w:id="266" w:author="兴雨 郭" w:date="2026-02-04T22:11:00Z" w16du:dateUtc="2026-02-04T14:11:00Z">
        <w:r>
          <w:rPr>
            <w:rFonts w:eastAsiaTheme="minorEastAsia" w:hint="eastAsia"/>
            <w:lang w:eastAsia="zh-CN"/>
          </w:rPr>
          <w:t>5</w:t>
        </w:r>
      </w:ins>
      <w:del w:id="267"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29B7722A" w14:textId="53029C4F" w:rsidR="00EF1601" w:rsidRDefault="000E4C16" w:rsidP="008A7AF5">
      <w:pPr>
        <w:ind w:firstLineChars="200" w:firstLine="440"/>
        <w:rPr>
          <w:rFonts w:eastAsiaTheme="minorEastAsia"/>
          <w:lang w:eastAsia="zh-CN"/>
        </w:rPr>
      </w:pPr>
      <w:ins w:id="268" w:author="兴雨 郭" w:date="2026-02-04T22:11:00Z" w16du:dateUtc="2026-02-04T14:11:00Z">
        <w:r>
          <w:rPr>
            <w:rFonts w:eastAsiaTheme="minorEastAsia" w:hint="eastAsia"/>
            <w:lang w:eastAsia="zh-CN"/>
          </w:rPr>
          <w:t>通过对</w:t>
        </w:r>
      </w:ins>
      <w:del w:id="269" w:author="兴雨 郭" w:date="2026-02-04T22:11:00Z" w16du:dateUtc="2026-02-04T14:11:00Z">
        <w:r w:rsidRPr="00916166" w:rsidDel="009A5D4E">
          <w:rPr>
            <w:rFonts w:eastAsiaTheme="minorEastAsia" w:hint="eastAsia"/>
            <w:lang w:eastAsia="zh-CN"/>
          </w:rPr>
          <w:delText>表</w:delText>
        </w:r>
        <w:r w:rsidRPr="00916166" w:rsidDel="009A5D4E">
          <w:rPr>
            <w:rFonts w:eastAsiaTheme="minorEastAsia" w:hint="eastAsia"/>
            <w:lang w:eastAsia="zh-CN"/>
          </w:rPr>
          <w:delText>3</w:delText>
        </w:r>
        <w:r w:rsidRPr="00916166" w:rsidDel="009A5D4E">
          <w:rPr>
            <w:rFonts w:eastAsiaTheme="minorEastAsia" w:hint="eastAsia"/>
            <w:lang w:eastAsia="zh-CN"/>
          </w:rPr>
          <w:delText>比较了</w:delText>
        </w:r>
      </w:del>
      <w:r w:rsidRPr="00916166">
        <w:rPr>
          <w:rFonts w:eastAsiaTheme="minorEastAsia" w:hint="eastAsia"/>
          <w:lang w:eastAsia="zh-CN"/>
        </w:rPr>
        <w:t>SC-RRT</w:t>
      </w:r>
      <w:r w:rsidRPr="00916166">
        <w:rPr>
          <w:rFonts w:eastAsiaTheme="minorEastAsia" w:hint="eastAsia"/>
          <w:lang w:eastAsia="zh-CN"/>
        </w:rPr>
        <w:t>与</w:t>
      </w:r>
      <w:ins w:id="270" w:author="兴雨 郭" w:date="2026-02-04T22:11:00Z" w16du:dateUtc="2026-02-04T14:11:00Z">
        <w:r>
          <w:rPr>
            <w:rFonts w:eastAsiaTheme="minorEastAsia" w:hint="eastAsia"/>
            <w:lang w:eastAsia="zh-CN"/>
          </w:rPr>
          <w:t>Dynamic-RRT</w:t>
        </w:r>
      </w:ins>
      <w:del w:id="271" w:author="兴雨 郭" w:date="2026-02-04T22:11:00Z" w16du:dateUtc="2026-02-04T14:11:00Z">
        <w:r w:rsidRPr="00916166" w:rsidDel="009A5D4E">
          <w:rPr>
            <w:rFonts w:eastAsiaTheme="minorEastAsia" w:hint="eastAsia"/>
            <w:lang w:eastAsia="zh-CN"/>
          </w:rPr>
          <w:delText>传统</w:delText>
        </w:r>
        <w:r w:rsidRPr="00916166" w:rsidDel="009A5D4E">
          <w:rPr>
            <w:rFonts w:eastAsiaTheme="minorEastAsia" w:hint="eastAsia"/>
            <w:lang w:eastAsia="zh-CN"/>
          </w:rPr>
          <w:delText>RRT</w:delText>
        </w:r>
      </w:del>
      <w:r w:rsidRPr="00916166">
        <w:rPr>
          <w:rFonts w:eastAsiaTheme="minorEastAsia" w:hint="eastAsia"/>
          <w:lang w:eastAsia="zh-CN"/>
        </w:rPr>
        <w:t>算法</w:t>
      </w:r>
      <w:del w:id="272" w:author="兴雨 郭" w:date="2026-02-04T22:11:00Z" w16du:dateUtc="2026-02-04T14:11:00Z">
        <w:r w:rsidRPr="00916166" w:rsidDel="009A5D4E">
          <w:rPr>
            <w:rFonts w:eastAsiaTheme="minorEastAsia" w:hint="eastAsia"/>
            <w:lang w:eastAsia="zh-CN"/>
          </w:rPr>
          <w:delText>及其变体的</w:delText>
        </w:r>
      </w:del>
      <w:ins w:id="273" w:author="兴雨 郭" w:date="2026-02-04T22:11:00Z" w16du:dateUtc="2026-02-04T14:11:00Z">
        <w:r>
          <w:rPr>
            <w:rFonts w:eastAsiaTheme="minorEastAsia" w:hint="eastAsia"/>
            <w:lang w:eastAsia="zh-CN"/>
          </w:rPr>
          <w:t>的</w:t>
        </w:r>
      </w:ins>
      <w:r w:rsidRPr="00916166">
        <w:rPr>
          <w:rFonts w:eastAsiaTheme="minorEastAsia" w:hint="eastAsia"/>
          <w:lang w:eastAsia="zh-CN"/>
        </w:rPr>
        <w:t>性能</w:t>
      </w:r>
      <w:ins w:id="274" w:author="兴雨 郭" w:date="2026-02-04T22:11:00Z" w16du:dateUtc="2026-02-04T14:11:00Z">
        <w:r>
          <w:rPr>
            <w:rFonts w:eastAsiaTheme="minorEastAsia" w:hint="eastAsia"/>
            <w:lang w:eastAsia="zh-CN"/>
          </w:rPr>
          <w:t>进行对比</w:t>
        </w:r>
      </w:ins>
      <w:r w:rsidRPr="00916166">
        <w:rPr>
          <w:rFonts w:eastAsiaTheme="minorEastAsia" w:hint="eastAsia"/>
          <w:lang w:eastAsia="zh-CN"/>
        </w:rPr>
        <w:t>。</w:t>
      </w:r>
      <w:ins w:id="275" w:author="兴雨 郭" w:date="2026-02-04T22:12:00Z" w16du:dateUtc="2026-02-04T14:12:00Z">
        <w:r>
          <w:rPr>
            <w:rFonts w:eastAsiaTheme="minorEastAsia" w:hint="eastAsia"/>
            <w:lang w:eastAsia="zh-CN"/>
          </w:rPr>
          <w:t>从表</w:t>
        </w:r>
        <w:r>
          <w:rPr>
            <w:rFonts w:eastAsiaTheme="minorEastAsia" w:hint="eastAsia"/>
            <w:lang w:eastAsia="zh-CN"/>
          </w:rPr>
          <w:t>3</w:t>
        </w:r>
      </w:ins>
      <w:del w:id="276" w:author="兴雨 郭" w:date="2026-02-04T22:11:00Z" w16du:dateUtc="2026-02-04T14:11:00Z">
        <w:r w:rsidRPr="00916166" w:rsidDel="009A5D4E">
          <w:rPr>
            <w:rFonts w:eastAsiaTheme="minorEastAsia" w:hint="eastAsia"/>
            <w:lang w:eastAsia="zh-CN"/>
          </w:rPr>
          <w:delText>从表</w:delText>
        </w:r>
        <w:r w:rsidRPr="00916166" w:rsidDel="009A5D4E">
          <w:rPr>
            <w:rFonts w:eastAsiaTheme="minorEastAsia"/>
            <w:lang w:eastAsia="zh-CN"/>
          </w:rPr>
          <w:delText>3</w:delText>
        </w:r>
      </w:del>
      <w:r w:rsidRPr="00916166">
        <w:rPr>
          <w:rFonts w:eastAsiaTheme="minorEastAsia" w:hint="eastAsia"/>
          <w:lang w:eastAsia="zh-CN"/>
        </w:rPr>
        <w:t>可以看出，</w:t>
      </w:r>
      <w:ins w:id="277" w:author="兴雨 郭" w:date="2026-02-04T22:12:00Z" w16du:dateUtc="2026-02-04T14:12:00Z">
        <w:r>
          <w:rPr>
            <w:rFonts w:eastAsiaTheme="minorEastAsia" w:hint="eastAsia"/>
            <w:lang w:eastAsia="zh-CN"/>
          </w:rPr>
          <w:t>Dynamic-RRT</w:t>
        </w:r>
        <w:r>
          <w:rPr>
            <w:rFonts w:eastAsiaTheme="minorEastAsia" w:hint="eastAsia"/>
            <w:lang w:eastAsia="zh-CN"/>
          </w:rPr>
          <w:t>算法</w:t>
        </w:r>
      </w:ins>
      <w:del w:id="278" w:author="兴雨 郭" w:date="2026-02-04T22:12:00Z" w16du:dateUtc="2026-02-04T14:12:00Z">
        <w:r w:rsidRPr="00916166" w:rsidDel="009A5D4E">
          <w:rPr>
            <w:rFonts w:eastAsiaTheme="minorEastAsia" w:hint="eastAsia"/>
            <w:lang w:eastAsia="zh-CN"/>
          </w:rPr>
          <w:delText>传统算法</w:delText>
        </w:r>
        <w:r w:rsidRPr="00916166" w:rsidDel="009A5D4E">
          <w:rPr>
            <w:rFonts w:eastAsiaTheme="minorEastAsia" w:hint="eastAsia"/>
            <w:lang w:eastAsia="zh-CN"/>
          </w:rPr>
          <w:delText>RRT-star</w:delText>
        </w:r>
      </w:del>
      <w:r w:rsidRPr="00916166">
        <w:rPr>
          <w:rFonts w:eastAsiaTheme="minorEastAsia" w:hint="eastAsia"/>
          <w:lang w:eastAsia="zh-CN"/>
        </w:rPr>
        <w:t>在得到更多时间支持的情况下其渐进最优性才</w:t>
      </w:r>
      <w:ins w:id="279" w:author="兴雨 郭" w:date="2026-02-04T22:12:00Z" w16du:dateUtc="2026-02-04T14:12:00Z">
        <w:r>
          <w:rPr>
            <w:rFonts w:eastAsiaTheme="minorEastAsia" w:hint="eastAsia"/>
            <w:lang w:eastAsia="zh-CN"/>
          </w:rPr>
          <w:t>能逐步</w:t>
        </w:r>
      </w:ins>
      <w:del w:id="280" w:author="兴雨 郭" w:date="2026-02-04T22:12:00Z" w16du:dateUtc="2026-02-04T14:12:00Z">
        <w:r w:rsidRPr="00916166" w:rsidDel="009A5D4E">
          <w:rPr>
            <w:rFonts w:eastAsiaTheme="minorEastAsia" w:hint="eastAsia"/>
            <w:lang w:eastAsia="zh-CN"/>
          </w:rPr>
          <w:delText>会重回</w:delText>
        </w:r>
      </w:del>
      <w:r w:rsidRPr="00916166">
        <w:rPr>
          <w:rFonts w:eastAsiaTheme="minorEastAsia" w:hint="eastAsia"/>
          <w:lang w:eastAsia="zh-CN"/>
        </w:rPr>
        <w:t>发挥，但大多数情况下对路径规划的实时性要求更高，故需要在此做出相应取舍，并且当随机节点</w:t>
      </w:r>
      <w:ins w:id="281" w:author="兴雨 郭" w:date="2026-02-04T22:13:00Z" w16du:dateUtc="2026-02-04T14:13:00Z">
        <w:r>
          <w:rPr>
            <w:rFonts w:eastAsiaTheme="minorEastAsia" w:hint="eastAsia"/>
            <w:lang w:eastAsia="zh-CN"/>
          </w:rPr>
          <w:t>x</w:t>
        </w:r>
      </w:ins>
      <w:del w:id="282" w:author="兴雨 郭" w:date="2026-02-04T22:13:00Z" w16du:dateUtc="2026-02-04T14:13:00Z">
        <w:r w:rsidRPr="00916166" w:rsidDel="009A5D4E">
          <w:rPr>
            <w:rFonts w:eastAsiaTheme="minorEastAsia" w:hint="eastAsia"/>
            <w:lang w:eastAsia="zh-CN"/>
          </w:rPr>
          <w:delText>X</w:delText>
        </w:r>
      </w:del>
      <w:r w:rsidRPr="009A5D4E">
        <w:rPr>
          <w:rFonts w:eastAsiaTheme="minorEastAsia"/>
          <w:vertAlign w:val="subscript"/>
          <w:lang w:eastAsia="zh-CN"/>
          <w:rPrChange w:id="283" w:author="兴雨 郭" w:date="2026-02-04T22:13:00Z" w16du:dateUtc="2026-02-04T14:13:00Z">
            <w:rPr>
              <w:rFonts w:eastAsiaTheme="minorEastAsia"/>
              <w:lang w:eastAsia="zh-CN"/>
            </w:rPr>
          </w:rPrChange>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00D814C2">
        <w:rPr>
          <w:rFonts w:eastAsiaTheme="minorEastAsia" w:hint="eastAsia"/>
          <w:lang w:eastAsia="zh-CN"/>
        </w:rPr>
        <w:t>凭借</w:t>
      </w:r>
      <w:r w:rsidR="00D814C2" w:rsidRPr="00C53B0D">
        <w:rPr>
          <w:rFonts w:eastAsiaTheme="minorEastAsia"/>
          <w:lang w:eastAsia="zh-CN"/>
        </w:rPr>
        <w:t>在线调节机制</w:t>
      </w:r>
      <w:r w:rsidR="00D814C2">
        <w:rPr>
          <w:rFonts w:eastAsiaTheme="minorEastAsia" w:hint="eastAsia"/>
          <w:lang w:eastAsia="zh-CN"/>
        </w:rPr>
        <w:t>（</w:t>
      </w:r>
      <w:r w:rsidR="00D814C2" w:rsidRPr="007421E9">
        <w:rPr>
          <w:rFonts w:eastAsiaTheme="minorEastAsia"/>
          <w:lang w:eastAsia="zh-CN"/>
        </w:rPr>
        <w:t>Search State Feedback-Based Online Regulation</w:t>
      </w:r>
      <w:r w:rsidR="00D814C2">
        <w:rPr>
          <w:rFonts w:eastAsiaTheme="minorEastAsia" w:hint="eastAsia"/>
          <w:lang w:eastAsia="zh-CN"/>
        </w:rPr>
        <w:t>）</w:t>
      </w:r>
      <w:del w:id="284" w:author="兴雨 郭" w:date="2026-02-04T22:14:00Z" w16du:dateUtc="2026-02-04T14:14:00Z">
        <w:r w:rsidRPr="00916166" w:rsidDel="009A5D4E">
          <w:rPr>
            <w:rFonts w:eastAsiaTheme="minorEastAsia" w:hint="eastAsia"/>
            <w:lang w:eastAsia="zh-CN"/>
          </w:rPr>
          <w:delText>P</w:delText>
        </w:r>
        <w:r w:rsidRPr="00916166" w:rsidDel="009A5D4E">
          <w:rPr>
            <w:rFonts w:eastAsiaTheme="minorEastAsia" w:hint="eastAsia"/>
            <w:lang w:eastAsia="zh-CN"/>
          </w:rPr>
          <w:delText>值</w:delText>
        </w:r>
        <w:r w:rsidRPr="00916166" w:rsidDel="009A5D4E">
          <w:rPr>
            <w:rFonts w:eastAsiaTheme="minorEastAsia"/>
            <w:lang w:eastAsia="zh-CN"/>
          </w:rPr>
          <w:delText>8</w:delText>
        </w:r>
        <w:r w:rsidRPr="00916166" w:rsidDel="009A5D4E">
          <w:rPr>
            <w:rFonts w:eastAsiaTheme="minorEastAsia" w:hint="eastAsia"/>
            <w:lang w:eastAsia="zh-CN"/>
          </w:rPr>
          <w:delText>为间隔</w:delText>
        </w:r>
      </w:del>
      <w:r w:rsidRPr="00916166">
        <w:rPr>
          <w:rFonts w:eastAsiaTheme="minorEastAsia" w:hint="eastAsia"/>
          <w:lang w:eastAsia="zh-CN"/>
        </w:rPr>
        <w:t>生成</w:t>
      </w:r>
      <w:r w:rsidR="00D814C2" w:rsidRPr="00916166">
        <w:rPr>
          <w:rFonts w:eastAsiaTheme="minorEastAsia" w:hint="eastAsia"/>
          <w:lang w:eastAsia="zh-CN"/>
        </w:rPr>
        <w:t>的路径</w:t>
      </w:r>
      <w:r w:rsidRPr="00916166">
        <w:rPr>
          <w:rFonts w:eastAsiaTheme="minorEastAsia" w:hint="eastAsia"/>
          <w:lang w:eastAsia="zh-CN"/>
        </w:rPr>
        <w:t>收敛时间</w:t>
      </w:r>
      <w:ins w:id="285" w:author="兴雨 郭" w:date="2026-02-04T22:15:00Z" w16du:dateUtc="2026-02-04T14:15:00Z">
        <w:r>
          <w:rPr>
            <w:rFonts w:eastAsiaTheme="minorEastAsia" w:hint="eastAsia"/>
            <w:lang w:eastAsia="zh-CN"/>
          </w:rPr>
          <w:t>及采样次数远</w:t>
        </w:r>
      </w:ins>
      <w:r w:rsidRPr="00916166">
        <w:rPr>
          <w:rFonts w:eastAsiaTheme="minorEastAsia" w:hint="eastAsia"/>
          <w:lang w:eastAsia="zh-CN"/>
        </w:rPr>
        <w:t>优于</w:t>
      </w:r>
      <w:ins w:id="286" w:author="兴雨 郭" w:date="2026-02-04T22:15:00Z" w16du:dateUtc="2026-02-04T14:15:00Z">
        <w:r>
          <w:rPr>
            <w:rFonts w:eastAsiaTheme="minorEastAsia" w:hint="eastAsia"/>
            <w:lang w:eastAsia="zh-CN"/>
          </w:rPr>
          <w:t>Dynamic-</w:t>
        </w:r>
      </w:ins>
      <w:r w:rsidRPr="00916166">
        <w:rPr>
          <w:rFonts w:eastAsiaTheme="minorEastAsia"/>
          <w:lang w:eastAsia="zh-CN"/>
        </w:rPr>
        <w:t>RRT</w:t>
      </w:r>
      <w:ins w:id="287" w:author="兴雨 郭" w:date="2026-02-04T22:15:00Z" w16du:dateUtc="2026-02-04T14:15:00Z">
        <w:r>
          <w:rPr>
            <w:rFonts w:eastAsiaTheme="minorEastAsia" w:hint="eastAsia"/>
            <w:lang w:eastAsia="zh-CN"/>
          </w:rPr>
          <w:t>算法</w:t>
        </w:r>
      </w:ins>
      <w:del w:id="288" w:author="兴雨 郭" w:date="2026-02-04T22:15:00Z" w16du:dateUtc="2026-02-04T14:15:00Z">
        <w:r w:rsidRPr="00916166" w:rsidDel="009A5D4E">
          <w:rPr>
            <w:rFonts w:eastAsiaTheme="minorEastAsia"/>
            <w:lang w:eastAsia="zh-CN"/>
          </w:rPr>
          <w:delText xml:space="preserve"> *</w:delText>
        </w:r>
      </w:del>
      <w:r w:rsidRPr="00916166">
        <w:rPr>
          <w:rFonts w:eastAsiaTheme="minorEastAsia" w:hint="eastAsia"/>
          <w:lang w:eastAsia="zh-CN"/>
        </w:rPr>
        <w:t>。</w:t>
      </w:r>
      <w:ins w:id="289" w:author="兴雨 郭" w:date="2026-02-04T22:15:00Z" w16du:dateUtc="2026-02-04T14:15:00Z">
        <w:r>
          <w:rPr>
            <w:rFonts w:eastAsiaTheme="minorEastAsia" w:hint="eastAsia"/>
            <w:lang w:eastAsia="zh-CN"/>
          </w:rPr>
          <w:t>实验证明</w:t>
        </w:r>
      </w:ins>
      <w:del w:id="290" w:author="兴雨 郭" w:date="2026-02-04T22:15:00Z" w16du:dateUtc="2026-02-04T14:15:00Z">
        <w:r w:rsidRPr="00916166" w:rsidDel="009A5D4E">
          <w:rPr>
            <w:rFonts w:eastAsiaTheme="minorEastAsia" w:hint="eastAsia"/>
            <w:lang w:eastAsia="zh-CN"/>
          </w:rPr>
          <w:delText>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6</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生成的路径在消耗相同时间的情况下，在路径长度方面优于</w:delText>
        </w:r>
        <w:r w:rsidRPr="00916166" w:rsidDel="009A5D4E">
          <w:rPr>
            <w:rFonts w:eastAsiaTheme="minorEastAsia"/>
            <w:lang w:eastAsia="zh-CN"/>
          </w:rPr>
          <w:delText>RRT</w:delText>
        </w:r>
        <w:r w:rsidRPr="00916166" w:rsidDel="009A5D4E">
          <w:rPr>
            <w:rFonts w:eastAsiaTheme="minorEastAsia" w:hint="eastAsia"/>
            <w:lang w:eastAsia="zh-CN"/>
          </w:rPr>
          <w:delText>生成的路径。</w:delText>
        </w:r>
        <w:r w:rsidRPr="00916166" w:rsidDel="009A5D4E">
          <w:rPr>
            <w:rFonts w:eastAsiaTheme="minorEastAsia"/>
            <w:lang w:eastAsia="zh-CN"/>
          </w:rPr>
          <w:delText xml:space="preserve"> </w:delText>
        </w:r>
        <w:r w:rsidRPr="00916166" w:rsidDel="009A5D4E">
          <w:rPr>
            <w:rFonts w:eastAsiaTheme="minorEastAsia" w:hint="eastAsia"/>
            <w:lang w:eastAsia="zh-CN"/>
          </w:rPr>
          <w:delText>此外，当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4</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不仅比</w:delText>
        </w:r>
        <w:r w:rsidRPr="00916166" w:rsidDel="009A5D4E">
          <w:rPr>
            <w:rFonts w:eastAsiaTheme="minorEastAsia"/>
            <w:lang w:eastAsia="zh-CN"/>
          </w:rPr>
          <w:delText>RRT</w:delText>
        </w:r>
        <w:r w:rsidRPr="00916166" w:rsidDel="009A5D4E">
          <w:rPr>
            <w:rFonts w:eastAsiaTheme="minorEastAsia" w:hint="eastAsia"/>
            <w:lang w:eastAsia="zh-CN"/>
          </w:rPr>
          <w:delText>具有更短的收敛时间，而且比</w:delText>
        </w:r>
        <w:r w:rsidRPr="00916166" w:rsidDel="009A5D4E">
          <w:rPr>
            <w:rFonts w:eastAsiaTheme="minorEastAsia"/>
            <w:lang w:eastAsia="zh-CN"/>
          </w:rPr>
          <w:delText>RRT *</w:delText>
        </w:r>
        <w:r w:rsidRPr="00916166" w:rsidDel="009A5D4E">
          <w:rPr>
            <w:rFonts w:eastAsiaTheme="minorEastAsia" w:hint="eastAsia"/>
            <w:lang w:eastAsia="zh-CN"/>
          </w:rPr>
          <w:delText>具有更短的路径长度，因此与传统的</w:delText>
        </w:r>
        <w:r w:rsidRPr="00916166" w:rsidDel="009A5D4E">
          <w:rPr>
            <w:rFonts w:eastAsiaTheme="minorEastAsia"/>
            <w:lang w:eastAsia="zh-CN"/>
          </w:rPr>
          <w:delText>RRT</w:delText>
        </w:r>
        <w:r w:rsidRPr="00916166" w:rsidDel="009A5D4E">
          <w:rPr>
            <w:rFonts w:eastAsiaTheme="minorEastAsia" w:hint="eastAsia"/>
            <w:lang w:eastAsia="zh-CN"/>
          </w:rPr>
          <w:delText>变体相比，</w:delText>
        </w:r>
      </w:del>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w:t>
      </w:r>
      <w:del w:id="291" w:author="兴雨 郭" w:date="2026-02-04T22:16:00Z" w16du:dateUtc="2026-02-04T14:16:00Z">
        <w:r w:rsidRPr="00916166" w:rsidDel="009A5D4E">
          <w:rPr>
            <w:rFonts w:eastAsiaTheme="minorEastAsia" w:hint="eastAsia"/>
            <w:lang w:eastAsia="zh-CN"/>
          </w:rPr>
          <w:delText>除了这些传统的</w:delText>
        </w:r>
        <w:r w:rsidRPr="00916166" w:rsidDel="009A5D4E">
          <w:rPr>
            <w:rFonts w:eastAsiaTheme="minorEastAsia"/>
            <w:lang w:eastAsia="zh-CN"/>
          </w:rPr>
          <w:delText>RRT</w:delText>
        </w:r>
        <w:r w:rsidRPr="00916166" w:rsidDel="009A5D4E">
          <w:rPr>
            <w:rFonts w:eastAsiaTheme="minorEastAsia" w:hint="eastAsia"/>
            <w:lang w:eastAsia="zh-CN"/>
          </w:rPr>
          <w:delText>变体，高级变体也被考虑来进一步展示所提出算法的性能。</w:delText>
        </w:r>
      </w:del>
      <w:r w:rsidRPr="00916166">
        <w:rPr>
          <w:rFonts w:eastAsiaTheme="minorEastAsia" w:hint="eastAsia"/>
          <w:lang w:eastAsia="zh-CN"/>
        </w:rPr>
        <w:t>从表</w:t>
      </w:r>
      <w:r w:rsidRPr="00916166">
        <w:rPr>
          <w:rFonts w:eastAsiaTheme="minorEastAsia"/>
          <w:lang w:eastAsia="zh-CN"/>
        </w:rPr>
        <w:t>4</w:t>
      </w:r>
      <w:r w:rsidRPr="00916166">
        <w:rPr>
          <w:rFonts w:eastAsiaTheme="minorEastAsia" w:hint="eastAsia"/>
          <w:lang w:eastAsia="zh-CN"/>
        </w:rPr>
        <w:t>可以观察到，</w:t>
      </w:r>
      <w:del w:id="292" w:author="兴雨 郭" w:date="2026-02-04T22:16:00Z" w16du:dateUtc="2026-02-04T14:16:00Z">
        <w:r w:rsidRPr="00916166" w:rsidDel="009A5D4E">
          <w:rPr>
            <w:rFonts w:eastAsiaTheme="minorEastAsia"/>
            <w:lang w:eastAsia="zh-CN"/>
          </w:rPr>
          <w:delText>RRT *</w:delText>
        </w:r>
        <w:r w:rsidRPr="00916166" w:rsidDel="009A5D4E">
          <w:rPr>
            <w:rFonts w:eastAsiaTheme="minorEastAsia" w:hint="eastAsia"/>
            <w:lang w:eastAsia="zh-CN"/>
          </w:rPr>
          <w:delText>的改进版本</w:delText>
        </w:r>
        <w:r w:rsidRPr="00916166" w:rsidDel="009A5D4E">
          <w:rPr>
            <w:rFonts w:eastAsiaTheme="minorEastAsia"/>
            <w:lang w:eastAsia="zh-CN"/>
          </w:rPr>
          <w:delText>Informed RRT *</w:delText>
        </w:r>
      </w:del>
      <w:ins w:id="293" w:author="兴雨 郭" w:date="2026-02-04T22:16:00Z" w16du:dateUtc="2026-02-04T14:16:00Z">
        <w:r>
          <w:rPr>
            <w:rFonts w:eastAsiaTheme="minorEastAsia" w:hint="eastAsia"/>
            <w:lang w:eastAsia="zh-CN"/>
          </w:rPr>
          <w:t>Dynamic-RRT</w:t>
        </w:r>
        <w:r>
          <w:rPr>
            <w:rFonts w:eastAsiaTheme="minorEastAsia" w:hint="eastAsia"/>
            <w:lang w:eastAsia="zh-CN"/>
          </w:rPr>
          <w:t>算法</w:t>
        </w:r>
      </w:ins>
      <w:r w:rsidRPr="00916166">
        <w:rPr>
          <w:rFonts w:eastAsiaTheme="minorEastAsia" w:hint="eastAsia"/>
          <w:lang w:eastAsia="zh-CN"/>
        </w:rPr>
        <w:t>需要更多的时间和迭代次数才能达到与</w:t>
      </w:r>
      <w:del w:id="294" w:author="兴雨 郭" w:date="2026-02-04T22:16:00Z" w16du:dateUtc="2026-02-04T14:16:00Z">
        <w:r w:rsidRPr="00916166" w:rsidDel="009A5D4E">
          <w:rPr>
            <w:rFonts w:eastAsiaTheme="minorEastAsia" w:hint="eastAsia"/>
            <w:lang w:eastAsia="zh-CN"/>
          </w:rPr>
          <w:delText>Dynamic RRT</w:delText>
        </w:r>
      </w:del>
      <w:ins w:id="295" w:author="兴雨 郭" w:date="2026-02-04T22:16:00Z" w16du:dateUtc="2026-02-04T14:16:00Z">
        <w:r>
          <w:rPr>
            <w:rFonts w:eastAsiaTheme="minorEastAsia" w:hint="eastAsia"/>
            <w:lang w:eastAsia="zh-CN"/>
          </w:rPr>
          <w:t>SC-RRT</w:t>
        </w:r>
        <w:r>
          <w:rPr>
            <w:rFonts w:eastAsiaTheme="minorEastAsia" w:hint="eastAsia"/>
            <w:lang w:eastAsia="zh-CN"/>
          </w:rPr>
          <w:t>算法</w:t>
        </w:r>
      </w:ins>
      <w:r w:rsidRPr="00916166">
        <w:rPr>
          <w:rFonts w:eastAsiaTheme="minorEastAsia" w:hint="eastAsia"/>
          <w:lang w:eastAsia="zh-CN"/>
        </w:rPr>
        <w:t>相同的路径长度。虽然在运行时间没有限制的情况下，</w:t>
      </w:r>
      <w:ins w:id="296" w:author="兴雨 郭" w:date="2026-02-04T22:17:00Z" w16du:dateUtc="2026-02-04T14:17:00Z">
        <w:r>
          <w:rPr>
            <w:rFonts w:eastAsiaTheme="minorEastAsia" w:hint="eastAsia"/>
            <w:lang w:eastAsia="zh-CN"/>
          </w:rPr>
          <w:t>Dynamic-RRT</w:t>
        </w:r>
      </w:ins>
      <w:del w:id="297" w:author="兴雨 郭" w:date="2026-02-04T22:17:00Z" w16du:dateUtc="2026-02-04T14:17:00Z">
        <w:r w:rsidRPr="00916166" w:rsidDel="009A5D4E">
          <w:rPr>
            <w:rFonts w:eastAsiaTheme="minorEastAsia"/>
            <w:lang w:eastAsia="zh-CN"/>
          </w:rPr>
          <w:delText>Informed RRT *</w:delText>
        </w:r>
      </w:del>
      <w:r w:rsidRPr="00916166">
        <w:rPr>
          <w:rFonts w:eastAsiaTheme="minorEastAsia" w:hint="eastAsia"/>
          <w:lang w:eastAsia="zh-CN"/>
        </w:rPr>
        <w:t>可以获得更短的路径，但由于收敛时间的极速增加，这并不显著有用</w:t>
      </w:r>
      <w:ins w:id="298" w:author="兴雨 郭" w:date="2026-02-04T22:17:00Z" w16du:dateUtc="2026-02-04T14:17:00Z">
        <w:r>
          <w:rPr>
            <w:rFonts w:eastAsiaTheme="minorEastAsia" w:hint="eastAsia"/>
            <w:lang w:eastAsia="zh-CN"/>
          </w:rPr>
          <w:t>。</w:t>
        </w:r>
      </w:ins>
    </w:p>
    <w:p w14:paraId="50377955" w14:textId="09867B43" w:rsidR="00EF1601" w:rsidRDefault="000E4C16" w:rsidP="00EF1601">
      <w:pPr>
        <w:ind w:firstLineChars="200" w:firstLine="440"/>
        <w:rPr>
          <w:rFonts w:eastAsiaTheme="minor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EF1601" w:rsidRPr="00FD572D">
        <w:rPr>
          <w:rFonts w:eastAsiaTheme="minorEastAsia"/>
          <w:lang w:eastAsia="zh-CN"/>
        </w:rPr>
        <w:t>PID</w:t>
      </w:r>
      <w:ins w:id="299" w:author="兴雨 郭" w:date="2026-02-04T22:29:00Z" w16du:dateUtc="2026-02-04T14:29:00Z">
        <w:r w:rsidR="00EF1601">
          <w:rPr>
            <w:rFonts w:eastAsiaTheme="minorEastAsia" w:hint="eastAsia"/>
            <w:lang w:eastAsia="zh-CN"/>
          </w:rPr>
          <w:t xml:space="preserve"> </w:t>
        </w:r>
      </w:ins>
      <w:r w:rsidR="00EF1601" w:rsidRPr="00FD572D">
        <w:rPr>
          <w:rFonts w:eastAsiaTheme="minorEastAsia"/>
          <w:lang w:eastAsia="zh-CN"/>
        </w:rPr>
        <w:t>=</w:t>
      </w:r>
      <w:del w:id="300" w:author="兴雨 郭" w:date="2026-02-04T22:29:00Z" w16du:dateUtc="2026-02-04T14:29:00Z">
        <w:r w:rsidR="00EF1601" w:rsidRPr="00FD572D" w:rsidDel="00C95B0B">
          <w:rPr>
            <w:rFonts w:eastAsiaTheme="minorEastAsia"/>
            <w:lang w:eastAsia="zh-CN"/>
          </w:rPr>
          <w:delText>(Kp,Ki,Kd)=</w:delText>
        </w:r>
      </w:del>
      <w:ins w:id="301" w:author="兴雨 郭" w:date="2026-02-04T22:28:00Z" w16du:dateUtc="2026-02-04T14:28:00Z">
        <w:r w:rsidR="00EF1601">
          <w:rPr>
            <w:rFonts w:eastAsiaTheme="minorEastAsia" w:hint="eastAsia"/>
            <w:lang w:eastAsia="zh-CN"/>
          </w:rPr>
          <w:t>（</w:t>
        </w:r>
      </w:ins>
      <w:del w:id="302" w:author="兴雨 郭" w:date="2026-02-04T22:28:00Z" w16du:dateUtc="2026-02-04T14:28:00Z">
        <w:r w:rsidR="00EF1601" w:rsidRPr="00FD572D" w:rsidDel="00C95B0B">
          <w:rPr>
            <w:rFonts w:eastAsiaTheme="minorEastAsia"/>
            <w:lang w:eastAsia="zh-CN"/>
          </w:rPr>
          <w:delText>…</w:delText>
        </w:r>
        <w:r w:rsidR="00EF1601" w:rsidRPr="00FD572D" w:rsidDel="00C95B0B">
          <w:rPr>
            <w:rFonts w:eastAsiaTheme="minorEastAsia"/>
            <w:lang w:eastAsia="zh-CN"/>
          </w:rPr>
          <w:delText>，</w:delText>
        </w:r>
      </w:del>
      <w:ins w:id="303" w:author="兴雨 郭" w:date="2026-02-04T22:28:00Z" w16du:dateUtc="2026-02-04T14:28:00Z">
        <w:r w:rsidR="00EF1601">
          <w:rPr>
            <w:rFonts w:eastAsiaTheme="minorEastAsia" w:hint="eastAsia"/>
            <w:lang w:eastAsia="zh-CN"/>
          </w:rPr>
          <w:t>0.45</w:t>
        </w:r>
        <w:r w:rsidR="00EF1601">
          <w:rPr>
            <w:rFonts w:eastAsiaTheme="minorEastAsia" w:hint="eastAsia"/>
            <w:lang w:eastAsia="zh-CN"/>
          </w:rPr>
          <w:t>，</w:t>
        </w:r>
        <w:r w:rsidR="00EF1601">
          <w:rPr>
            <w:rFonts w:eastAsiaTheme="minorEastAsia" w:hint="eastAsia"/>
            <w:lang w:eastAsia="zh-CN"/>
          </w:rPr>
          <w:t>0.07</w:t>
        </w:r>
        <w:r w:rsidR="00EF1601">
          <w:rPr>
            <w:rFonts w:eastAsiaTheme="minorEastAsia" w:hint="eastAsia"/>
            <w:lang w:eastAsia="zh-CN"/>
          </w:rPr>
          <w:t>，</w:t>
        </w:r>
        <w:r w:rsidR="00EF1601">
          <w:rPr>
            <w:rFonts w:eastAsiaTheme="minorEastAsia" w:hint="eastAsia"/>
            <w:lang w:eastAsia="zh-CN"/>
          </w:rPr>
          <w:t>0.18</w:t>
        </w:r>
        <w:r w:rsidR="00EF1601">
          <w:rPr>
            <w:rFonts w:eastAsiaTheme="minorEastAsia" w:hint="eastAsia"/>
            <w:lang w:eastAsia="zh-CN"/>
          </w:rPr>
          <w:t>）</w:t>
        </w:r>
      </w:ins>
    </w:p>
    <w:p w14:paraId="39B5BED6" w14:textId="08055917" w:rsidR="00510981" w:rsidRDefault="002B1EDD" w:rsidP="00EF1601">
      <w:pPr>
        <w:ind w:firstLineChars="200" w:firstLine="440"/>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29951D7D" w14:textId="11A17C06" w:rsidR="00765799" w:rsidRPr="00EF1601" w:rsidRDefault="003E5195" w:rsidP="00EF1601">
      <w:pPr>
        <w:pStyle w:val="11"/>
        <w:numPr>
          <w:ilvl w:val="0"/>
          <w:numId w:val="5"/>
        </w:numPr>
        <w:tabs>
          <w:tab w:val="left" w:pos="474"/>
        </w:tabs>
        <w:spacing w:before="109"/>
        <w:rPr>
          <w:rFonts w:ascii="Times New Roman" w:eastAsia="宋体" w:hAnsi="Times New Roman" w:cs="Times New Roman"/>
          <w:spacing w:val="-2"/>
          <w:w w:val="110"/>
        </w:rPr>
      </w:pPr>
      <w:r w:rsidRPr="009F4587">
        <w:rPr>
          <w:rFonts w:ascii="Times New Roman" w:eastAsia="宋体" w:hAnsi="Times New Roman" w:cs="Times New Roman"/>
          <w:spacing w:val="-2"/>
          <w:w w:val="110"/>
        </w:rPr>
        <w:lastRenderedPageBreak/>
        <w:t>Conclusion</w:t>
      </w:r>
    </w:p>
    <w:p w14:paraId="563A0F69" w14:textId="5AC89BA4" w:rsidR="00081E14" w:rsidRDefault="006A4EF3" w:rsidP="00765D0D">
      <w:pPr>
        <w:ind w:firstLineChars="200" w:firstLine="440"/>
        <w:jc w:val="both"/>
        <w:rPr>
          <w:rFonts w:eastAsiaTheme="minorEastAsia"/>
          <w:lang w:eastAsia="zh-CN"/>
        </w:rPr>
      </w:pPr>
      <w:r w:rsidRPr="006A4EF3">
        <w:rPr>
          <w:rFonts w:eastAsiaTheme="minorEastAsia"/>
          <w:lang w:eastAsia="zh-CN"/>
        </w:rPr>
        <w:t>本文提出了一种面向障碍密集环境的采样式路径规划算法</w:t>
      </w:r>
      <w:r w:rsidRPr="006A4EF3">
        <w:rPr>
          <w:rFonts w:eastAsiaTheme="minorEastAsia"/>
          <w:lang w:eastAsia="zh-CN"/>
        </w:rPr>
        <w:t xml:space="preserve"> SC-RRT</w:t>
      </w:r>
      <w:r w:rsidRPr="006A4EF3">
        <w:rPr>
          <w:rFonts w:eastAsiaTheme="minorEastAsia"/>
          <w:lang w:eastAsia="zh-CN"/>
        </w:rPr>
        <w:t>，其核心在于构建非对称双椭球知情子集约束</w:t>
      </w:r>
      <w:r w:rsidR="00081E14">
        <w:rPr>
          <w:rFonts w:eastAsiaTheme="minorEastAsia" w:hint="eastAsia"/>
          <w:lang w:eastAsia="zh-CN"/>
        </w:rPr>
        <w:t>采样域</w:t>
      </w:r>
      <w:r w:rsidRPr="006A4EF3">
        <w:rPr>
          <w:rFonts w:eastAsiaTheme="minorEastAsia"/>
          <w:lang w:eastAsia="zh-CN"/>
        </w:rPr>
        <w:t>（</w:t>
      </w:r>
      <w:r w:rsidRPr="006A4EF3">
        <w:rPr>
          <w:rFonts w:eastAsiaTheme="minorEastAsia"/>
          <w:lang w:eastAsia="zh-CN"/>
        </w:rPr>
        <w:t>ADCS</w:t>
      </w:r>
      <w:r w:rsidRPr="006A4EF3">
        <w:rPr>
          <w:rFonts w:eastAsiaTheme="minorEastAsia"/>
          <w:lang w:eastAsia="zh-CN"/>
        </w:rPr>
        <w:t>）</w:t>
      </w:r>
      <w:r w:rsidR="00081E14">
        <w:rPr>
          <w:rFonts w:eastAsiaTheme="minorEastAsia" w:hint="eastAsia"/>
          <w:lang w:eastAsia="zh-CN"/>
        </w:rPr>
        <w:t>，</w:t>
      </w:r>
      <w:r w:rsidR="00081E14" w:rsidRPr="00081E14">
        <w:rPr>
          <w:rFonts w:eastAsiaTheme="minorEastAsia"/>
          <w:lang w:eastAsia="zh-CN"/>
        </w:rPr>
        <w:t>以起点树与目标树为基础分别形成可独立调节尺度的知情采样域，从而提高有效</w:t>
      </w:r>
      <w:r w:rsidR="00081E14">
        <w:rPr>
          <w:rFonts w:eastAsiaTheme="minorEastAsia" w:hint="eastAsia"/>
          <w:lang w:eastAsia="zh-CN"/>
        </w:rPr>
        <w:t>采样密度与</w:t>
      </w:r>
      <w:r w:rsidR="00081E14" w:rsidRPr="00081E14">
        <w:rPr>
          <w:rFonts w:eastAsiaTheme="minorEastAsia"/>
          <w:lang w:eastAsia="zh-CN"/>
        </w:rPr>
        <w:t>连通效率；</w:t>
      </w:r>
      <w:r w:rsidRPr="006A4EF3">
        <w:rPr>
          <w:rFonts w:eastAsiaTheme="minorEastAsia"/>
          <w:lang w:eastAsia="zh-CN"/>
        </w:rPr>
        <w:t>引入</w:t>
      </w:r>
      <w:r w:rsidR="00765D0D" w:rsidRPr="00765D0D">
        <w:rPr>
          <w:rFonts w:eastAsiaTheme="minorEastAsia"/>
          <w:lang w:eastAsia="zh-CN"/>
        </w:rPr>
        <w:t>基于搜索状态反馈的在线调节机制</w:t>
      </w:r>
      <w:r w:rsidR="00765D0D">
        <w:rPr>
          <w:rFonts w:eastAsiaTheme="minorEastAsia" w:hint="eastAsia"/>
          <w:lang w:eastAsia="zh-CN"/>
        </w:rPr>
        <w:t>(SSFOR)</w:t>
      </w:r>
      <w:r w:rsidR="00081E14">
        <w:rPr>
          <w:rFonts w:eastAsiaTheme="minorEastAsia" w:hint="eastAsia"/>
          <w:lang w:eastAsia="zh-CN"/>
        </w:rPr>
        <w:t>，其</w:t>
      </w:r>
      <w:r w:rsidRPr="006A4EF3">
        <w:rPr>
          <w:rFonts w:eastAsiaTheme="minorEastAsia"/>
          <w:lang w:eastAsia="zh-CN"/>
        </w:rPr>
        <w:t>以当前最优路径代价及其历史序列为反馈，输出超椭球扩张因子</w:t>
      </w:r>
      <w:r w:rsidRPr="006A4EF3">
        <w:rPr>
          <w:rFonts w:eastAsiaTheme="minorEastAsia"/>
          <w:lang w:eastAsia="zh-CN"/>
        </w:rPr>
        <w:t xml:space="preserve"> γ </w:t>
      </w:r>
      <w:r w:rsidRPr="006A4EF3">
        <w:rPr>
          <w:rFonts w:eastAsiaTheme="minorEastAsia"/>
          <w:lang w:eastAsia="zh-CN"/>
        </w:rPr>
        <w:t>与启发式采样概率</w:t>
      </w:r>
      <w:r w:rsidRPr="006A4EF3">
        <w:rPr>
          <w:rFonts w:eastAsiaTheme="minorEastAsia"/>
          <w:lang w:eastAsia="zh-CN"/>
        </w:rPr>
        <w:t xml:space="preserve"> p</w:t>
      </w:r>
      <w:r w:rsidRPr="006A4EF3">
        <w:rPr>
          <w:rFonts w:eastAsiaTheme="minorEastAsia"/>
          <w:lang w:eastAsia="zh-CN"/>
        </w:rPr>
        <w:t>，用于自适应控制后续迭代的</w:t>
      </w:r>
      <w:r w:rsidRPr="006A4EF3">
        <w:rPr>
          <w:rFonts w:eastAsiaTheme="minorEastAsia"/>
          <w:lang w:eastAsia="zh-CN"/>
        </w:rPr>
        <w:t>“</w:t>
      </w:r>
      <w:r w:rsidRPr="006A4EF3">
        <w:rPr>
          <w:rFonts w:eastAsiaTheme="minorEastAsia"/>
          <w:lang w:eastAsia="zh-CN"/>
        </w:rPr>
        <w:t>约束强度</w:t>
      </w:r>
      <w:r w:rsidRPr="006A4EF3">
        <w:rPr>
          <w:rFonts w:eastAsiaTheme="minorEastAsia"/>
          <w:lang w:eastAsia="zh-CN"/>
        </w:rPr>
        <w:t>”</w:t>
      </w:r>
      <w:r w:rsidRPr="006A4EF3">
        <w:rPr>
          <w:rFonts w:eastAsiaTheme="minorEastAsia"/>
          <w:lang w:eastAsia="zh-CN"/>
        </w:rPr>
        <w:t>和</w:t>
      </w:r>
      <w:r w:rsidRPr="006A4EF3">
        <w:rPr>
          <w:rFonts w:eastAsiaTheme="minorEastAsia"/>
          <w:lang w:eastAsia="zh-CN"/>
        </w:rPr>
        <w:t>“</w:t>
      </w:r>
      <w:r w:rsidRPr="006A4EF3">
        <w:rPr>
          <w:rFonts w:eastAsiaTheme="minorEastAsia"/>
          <w:lang w:eastAsia="zh-CN"/>
        </w:rPr>
        <w:t>信息采样占比</w:t>
      </w:r>
      <w:r w:rsidRPr="006A4EF3">
        <w:rPr>
          <w:rFonts w:eastAsiaTheme="minorEastAsia"/>
          <w:lang w:eastAsia="zh-CN"/>
        </w:rPr>
        <w:t>”</w:t>
      </w:r>
      <w:r w:rsidRPr="006A4EF3">
        <w:rPr>
          <w:rFonts w:eastAsiaTheme="minorEastAsia"/>
          <w:lang w:eastAsia="zh-CN"/>
        </w:rPr>
        <w:t>，</w:t>
      </w:r>
      <w:r w:rsidR="00081E14" w:rsidRPr="006A4EF3">
        <w:rPr>
          <w:rFonts w:eastAsiaTheme="minorEastAsia"/>
          <w:lang w:eastAsia="zh-CN"/>
        </w:rPr>
        <w:t>实现对采样</w:t>
      </w:r>
      <w:r w:rsidR="00081E14">
        <w:rPr>
          <w:rFonts w:eastAsiaTheme="minorEastAsia" w:hint="eastAsia"/>
          <w:lang w:eastAsia="zh-CN"/>
        </w:rPr>
        <w:t>、</w:t>
      </w:r>
      <w:r w:rsidR="00081E14" w:rsidRPr="006A4EF3">
        <w:rPr>
          <w:rFonts w:eastAsiaTheme="minorEastAsia"/>
          <w:lang w:eastAsia="zh-CN"/>
        </w:rPr>
        <w:t>扩展行为的闭环调节</w:t>
      </w:r>
      <w:r w:rsidR="00081E14">
        <w:rPr>
          <w:rFonts w:eastAsiaTheme="minorEastAsia" w:hint="eastAsia"/>
          <w:lang w:eastAsia="zh-CN"/>
        </w:rPr>
        <w:t>。</w:t>
      </w:r>
    </w:p>
    <w:p w14:paraId="5191C501" w14:textId="774483C4" w:rsidR="00B14A0E" w:rsidRPr="006A4EF3" w:rsidRDefault="00B14A0E" w:rsidP="00081E14">
      <w:pPr>
        <w:ind w:firstLineChars="200" w:firstLine="440"/>
        <w:jc w:val="both"/>
        <w:rPr>
          <w:rFonts w:eastAsiaTheme="minorEastAsia"/>
          <w:lang w:eastAsia="zh-CN"/>
        </w:rPr>
      </w:pPr>
      <w:r w:rsidRPr="00B14A0E">
        <w:rPr>
          <w:rFonts w:eastAsiaTheme="minorEastAsia"/>
          <w:lang w:eastAsia="zh-CN"/>
        </w:rPr>
        <w:t>在二维与三维多组典型场景的对比实验中，</w:t>
      </w:r>
      <w:r w:rsidRPr="00B14A0E">
        <w:rPr>
          <w:rFonts w:eastAsiaTheme="minorEastAsia"/>
          <w:lang w:eastAsia="zh-CN"/>
        </w:rPr>
        <w:t xml:space="preserve">SC-RRT </w:t>
      </w:r>
      <w:r w:rsidRPr="00B14A0E">
        <w:rPr>
          <w:rFonts w:eastAsiaTheme="minorEastAsia"/>
          <w:lang w:eastAsia="zh-CN"/>
        </w:rPr>
        <w:t>相比</w:t>
      </w:r>
      <w:r>
        <w:rPr>
          <w:rFonts w:eastAsiaTheme="minorEastAsia" w:hint="eastAsia"/>
          <w:lang w:eastAsia="zh-CN"/>
        </w:rPr>
        <w:t>Dynamic-RRT</w:t>
      </w:r>
      <w:r>
        <w:rPr>
          <w:rFonts w:eastAsiaTheme="minorEastAsia" w:hint="eastAsia"/>
          <w:lang w:eastAsia="zh-CN"/>
        </w:rPr>
        <w:t>算法，</w:t>
      </w:r>
      <w:r w:rsidRPr="00B14A0E">
        <w:rPr>
          <w:rFonts w:eastAsiaTheme="minorEastAsia"/>
          <w:lang w:eastAsia="zh-CN"/>
        </w:rPr>
        <w:t>能够更快获得首次可行路径，并在更短的计算时间内获得更优或相当的路径成本，</w:t>
      </w:r>
      <w:r w:rsidR="00DC43B6">
        <w:rPr>
          <w:rFonts w:eastAsiaTheme="minorEastAsia" w:hint="eastAsia"/>
          <w:lang w:eastAsia="zh-CN"/>
        </w:rPr>
        <w:t>且在</w:t>
      </w:r>
      <w:r w:rsidR="00765D0D">
        <w:rPr>
          <w:rFonts w:eastAsiaTheme="minorEastAsia" w:hint="eastAsia"/>
          <w:lang w:eastAsia="zh-CN"/>
        </w:rPr>
        <w:t xml:space="preserve"> </w:t>
      </w:r>
      <w:r w:rsidR="00DC43B6" w:rsidRPr="00DC43B6">
        <w:rPr>
          <w:rFonts w:eastAsiaTheme="minorEastAsia"/>
          <w:lang w:eastAsia="zh-CN"/>
        </w:rPr>
        <w:t xml:space="preserve">ADCS </w:t>
      </w:r>
      <w:r w:rsidR="00DC43B6" w:rsidRPr="00DC43B6">
        <w:rPr>
          <w:rFonts w:eastAsiaTheme="minorEastAsia"/>
          <w:lang w:eastAsia="zh-CN"/>
        </w:rPr>
        <w:t>的双向非对称约束与</w:t>
      </w:r>
      <w:r w:rsidR="00765D0D" w:rsidRPr="00765D0D">
        <w:rPr>
          <w:rFonts w:eastAsiaTheme="minorEastAsia"/>
          <w:lang w:eastAsia="zh-CN"/>
        </w:rPr>
        <w:t>基于搜索状态反馈的在线调节机制</w:t>
      </w:r>
      <w:r w:rsidR="00DC43B6" w:rsidRPr="00DC43B6">
        <w:rPr>
          <w:rFonts w:eastAsiaTheme="minorEastAsia"/>
          <w:lang w:eastAsia="zh-CN"/>
        </w:rPr>
        <w:t>协同作用</w:t>
      </w:r>
      <w:r w:rsidR="00DC43B6">
        <w:rPr>
          <w:rFonts w:eastAsiaTheme="minorEastAsia" w:hint="eastAsia"/>
          <w:lang w:eastAsia="zh-CN"/>
        </w:rPr>
        <w:t>下，</w:t>
      </w:r>
      <w:r w:rsidRPr="00B14A0E">
        <w:rPr>
          <w:rFonts w:eastAsiaTheme="minorEastAsia"/>
          <w:lang w:eastAsia="zh-CN"/>
        </w:rPr>
        <w:t>显著减少冗余采样节点与路径节点数量，规划结果在不同起终点距离与障碍分布下表现出更一致的收敛行为与更高的稳定性。</w:t>
      </w:r>
    </w:p>
    <w:p w14:paraId="731717AF" w14:textId="63330C7E" w:rsidR="00765799" w:rsidRPr="00A857B7" w:rsidRDefault="00765799" w:rsidP="00DC43B6">
      <w:pPr>
        <w:jc w:val="both"/>
        <w:rPr>
          <w:rFonts w:eastAsiaTheme="minorEastAsia"/>
          <w:lang w:eastAsia="zh-CN"/>
        </w:rPr>
        <w:sectPr w:rsidR="00765799" w:rsidRPr="00A857B7" w:rsidSect="00765799">
          <w:headerReference w:type="even" r:id="rId38"/>
          <w:headerReference w:type="default" r:id="rId39"/>
          <w:type w:val="continuous"/>
          <w:pgSz w:w="11910" w:h="15820"/>
          <w:pgMar w:top="900" w:right="900" w:bottom="1120" w:left="800" w:header="616" w:footer="939" w:gutter="0"/>
          <w:pgNumType w:start="2"/>
          <w:cols w:space="708"/>
        </w:sectPr>
      </w:pPr>
    </w:p>
    <w:p w14:paraId="4C9C8C33" w14:textId="4EBDF9D2" w:rsidR="0076352E" w:rsidRPr="00510981" w:rsidRDefault="00ED66E7" w:rsidP="006A4EF3">
      <w:pPr>
        <w:spacing w:line="261" w:lineRule="auto"/>
        <w:ind w:firstLineChars="200" w:firstLine="440"/>
        <w:jc w:val="both"/>
        <w:rPr>
          <w:rFonts w:eastAsiaTheme="minorEastAsia"/>
          <w:lang w:eastAsia="zh-CN"/>
        </w:rPr>
        <w:sectPr w:rsidR="0076352E" w:rsidRPr="00510981" w:rsidSect="00927F8F">
          <w:footerReference w:type="even" r:id="rId40"/>
          <w:footerReference w:type="default" r:id="rId41"/>
          <w:type w:val="continuous"/>
          <w:pgSz w:w="11910" w:h="15820"/>
          <w:pgMar w:top="540" w:right="900" w:bottom="1120" w:left="800" w:header="616" w:footer="939" w:gutter="0"/>
          <w:cols w:space="708"/>
        </w:sectPr>
      </w:pPr>
      <w:r w:rsidRPr="00510981">
        <w:rPr>
          <w:rFonts w:eastAsiaTheme="minorEastAsia" w:hint="eastAsia"/>
          <w:lang w:eastAsia="zh-CN"/>
        </w:rPr>
        <w:t>在未来的工作中，</w:t>
      </w:r>
      <w:r w:rsidR="00DC43B6">
        <w:rPr>
          <w:rFonts w:eastAsiaTheme="minorEastAsia" w:hint="eastAsia"/>
          <w:lang w:eastAsia="zh-CN"/>
        </w:rPr>
        <w:t>可</w:t>
      </w:r>
      <w:r w:rsidR="00DC43B6" w:rsidRPr="00DC43B6">
        <w:rPr>
          <w:rFonts w:eastAsiaTheme="minorEastAsia"/>
          <w:lang w:eastAsia="zh-CN"/>
        </w:rPr>
        <w:t>进一步拓展代价函数形式</w:t>
      </w:r>
      <w:r w:rsidR="00DC43B6">
        <w:rPr>
          <w:rFonts w:eastAsiaTheme="minorEastAsia" w:hint="eastAsia"/>
          <w:lang w:eastAsia="zh-CN"/>
        </w:rPr>
        <w:t>即</w:t>
      </w:r>
      <w:r w:rsidRPr="00510981">
        <w:rPr>
          <w:rFonts w:eastAsiaTheme="minorEastAsia" w:hint="eastAsia"/>
          <w:lang w:eastAsia="zh-CN"/>
        </w:rPr>
        <w:t>使用我们的方法来拟合任何成本函数，正如</w:t>
      </w:r>
      <w:r w:rsidRPr="00510981">
        <w:rPr>
          <w:rFonts w:eastAsiaTheme="minorEastAsia"/>
          <w:lang w:eastAsia="zh-CN"/>
        </w:rPr>
        <w:t>RRT *</w:t>
      </w:r>
      <w:r w:rsidRPr="00510981">
        <w:rPr>
          <w:rFonts w:eastAsiaTheme="minorEastAsia" w:hint="eastAsia"/>
          <w:lang w:eastAsia="zh-CN"/>
        </w:rPr>
        <w:t>所做的那样，而不是仅仅优化欧氏距离。将我们的方法应用于各种机器人，无论是机器人小车还是高自由度机械臂，以考察其在各个维度上的优越性。</w:t>
      </w: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2"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304" w:name="References"/>
      <w:bookmarkEnd w:id="304"/>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305" w:name="_bookmark25"/>
      <w:bookmarkEnd w:id="305"/>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06" w:name="_bookmark26"/>
      <w:bookmarkEnd w:id="306"/>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07" w:name="_bookmark27"/>
      <w:bookmarkEnd w:id="307"/>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08" w:name="_bookmark28"/>
      <w:bookmarkEnd w:id="308"/>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09" w:name="_bookmark29"/>
      <w:bookmarkEnd w:id="309"/>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10" w:name="_bookmark30"/>
      <w:bookmarkEnd w:id="310"/>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311" w:name="_bookmark31"/>
      <w:bookmarkEnd w:id="311"/>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312" w:name="_bookmark32"/>
      <w:bookmarkEnd w:id="312"/>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313" w:name="_bookmark33"/>
      <w:bookmarkEnd w:id="313"/>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314" w:author="兴雨 郭" w:date="2026-02-05T23:01:00Z" w16du:dateUtc="2026-02-05T15:01:00Z"/>
          <w:sz w:val="17"/>
          <w:rPrChange w:id="315" w:author="兴雨 郭" w:date="2026-02-05T23:01:00Z" w16du:dateUtc="2026-02-05T15:01:00Z">
            <w:rPr>
              <w:del w:id="316"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3" w:history="1">
        <w:r w:rsidR="0076352E">
          <w:rPr>
            <w:color w:val="0000FF"/>
            <w:sz w:val="17"/>
          </w:rPr>
          <w:t>https://doi.org/10.48550/arXiv.1005.0416</w:t>
        </w:r>
      </w:hyperlink>
    </w:p>
    <w:p w14:paraId="4EF73DE8" w14:textId="30818A4B" w:rsidR="0076352E" w:rsidRPr="00043ED5" w:rsidDel="00043ED5" w:rsidRDefault="00821371">
      <w:pPr>
        <w:pStyle w:val="a6"/>
        <w:numPr>
          <w:ilvl w:val="0"/>
          <w:numId w:val="1"/>
        </w:numPr>
        <w:tabs>
          <w:tab w:val="left" w:pos="561"/>
        </w:tabs>
        <w:spacing w:before="2" w:line="244" w:lineRule="auto"/>
        <w:ind w:right="41" w:hanging="341"/>
        <w:jc w:val="both"/>
        <w:rPr>
          <w:del w:id="317" w:author="兴雨 郭" w:date="2026-02-05T23:02:00Z" w16du:dateUtc="2026-02-05T15:02:00Z"/>
          <w:sz w:val="17"/>
          <w:rPrChange w:id="318" w:author="兴雨 郭" w:date="2026-02-05T23:02:00Z" w16du:dateUtc="2026-02-05T15:02:00Z">
            <w:rPr>
              <w:del w:id="319" w:author="兴雨 郭" w:date="2026-02-05T23:02:00Z" w16du:dateUtc="2026-02-05T15:02:00Z"/>
            </w:rPr>
          </w:rPrChange>
        </w:rPr>
        <w:pPrChange w:id="320" w:author="兴雨 郭" w:date="2026-02-05T23:02:00Z" w16du:dateUtc="2026-02-05T15:02:00Z">
          <w:pPr>
            <w:pStyle w:val="a6"/>
            <w:numPr>
              <w:numId w:val="1"/>
            </w:numPr>
            <w:tabs>
              <w:tab w:val="left" w:pos="561"/>
            </w:tabs>
            <w:spacing w:before="87" w:line="244" w:lineRule="auto"/>
            <w:ind w:right="115" w:hanging="267"/>
            <w:jc w:val="right"/>
          </w:pPr>
        </w:pPrChange>
      </w:pPr>
      <w:bookmarkStart w:id="321" w:name="_bookmark34"/>
      <w:bookmarkEnd w:id="321"/>
      <w:del w:id="322" w:author="兴雨 郭" w:date="2026-02-05T23:01:00Z" w16du:dateUtc="2026-02-05T15:01:00Z">
        <w:r w:rsidRPr="00043ED5" w:rsidDel="00043ED5">
          <w:rPr>
            <w:sz w:val="17"/>
            <w:rPrChange w:id="323" w:author="兴雨 郭" w:date="2026-02-05T23:02:00Z" w16du:dateUtc="2026-02-05T15:02:00Z">
              <w:rPr/>
            </w:rPrChange>
          </w:rPr>
          <w:br w:type="column"/>
        </w:r>
      </w:del>
      <w:del w:id="324" w:author="兴雨 郭" w:date="2026-02-05T23:02:00Z" w16du:dateUtc="2026-02-05T15:02:00Z">
        <w:r w:rsidRPr="00043ED5" w:rsidDel="00043ED5">
          <w:rPr>
            <w:sz w:val="17"/>
            <w:rPrChange w:id="325"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326" w:author="兴雨 郭" w:date="2026-02-05T23:02:00Z" w16du:dateUtc="2026-02-05T15:02:00Z">
              <w:rPr>
                <w:b/>
              </w:rPr>
            </w:rPrChange>
          </w:rPr>
          <w:delText>4</w:delText>
        </w:r>
        <w:r w:rsidRPr="00043ED5" w:rsidDel="00043ED5">
          <w:rPr>
            <w:sz w:val="17"/>
            <w:rPrChange w:id="327"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328" w:author="兴雨 郭" w:date="2026-02-05T23:02:00Z" w16du:dateUtc="2026-02-05T15:02:00Z"/>
          <w:sz w:val="17"/>
          <w:rPrChange w:id="329" w:author="兴雨 郭" w:date="2026-02-05T23:02:00Z" w16du:dateUtc="2026-02-05T15:02:00Z">
            <w:rPr>
              <w:ins w:id="330" w:author="兴雨 郭" w:date="2026-02-05T23:02:00Z" w16du:dateUtc="2026-02-05T15:02:00Z"/>
              <w:rFonts w:eastAsiaTheme="minorEastAsia"/>
              <w:sz w:val="17"/>
              <w:lang w:eastAsia="zh-CN"/>
            </w:rPr>
          </w:rPrChange>
        </w:rPr>
      </w:pPr>
    </w:p>
    <w:p w14:paraId="7E0EBC62" w14:textId="74A33A48" w:rsidR="0076352E" w:rsidRDefault="00821371">
      <w:pPr>
        <w:pStyle w:val="a6"/>
        <w:numPr>
          <w:ilvl w:val="0"/>
          <w:numId w:val="1"/>
        </w:numPr>
        <w:tabs>
          <w:tab w:val="left" w:pos="561"/>
        </w:tabs>
        <w:spacing w:before="2" w:line="244" w:lineRule="auto"/>
        <w:ind w:right="41" w:hanging="341"/>
        <w:jc w:val="both"/>
        <w:rPr>
          <w:sz w:val="17"/>
        </w:rPr>
        <w:pPrChange w:id="331" w:author="兴雨 郭" w:date="2026-02-05T23:02:00Z" w16du:dateUtc="2026-02-05T15:02:00Z">
          <w:pPr>
            <w:pStyle w:val="a6"/>
            <w:numPr>
              <w:numId w:val="1"/>
            </w:numPr>
            <w:tabs>
              <w:tab w:val="left" w:pos="561"/>
            </w:tabs>
            <w:spacing w:before="2" w:line="244" w:lineRule="auto"/>
            <w:ind w:right="114" w:hanging="267"/>
            <w:jc w:val="right"/>
          </w:pPr>
        </w:pPrChange>
      </w:pPr>
      <w:r>
        <w:rPr>
          <w:sz w:val="17"/>
        </w:rPr>
        <w:t xml:space="preserve">Wang, J.K., et al.: Neural RRT*: Learning-Based Optimal Path </w:t>
      </w:r>
      <w:bookmarkStart w:id="332" w:name="_bookmark35"/>
      <w:bookmarkEnd w:id="332"/>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333" w:name="_bookmark36"/>
      <w:bookmarkEnd w:id="333"/>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4" w:history="1">
        <w:r w:rsidR="0076352E">
          <w:rPr>
            <w:color w:val="0000FF"/>
            <w:sz w:val="17"/>
          </w:rPr>
          <w:t>https://www.researchgate.net/</w:t>
        </w:r>
      </w:hyperlink>
      <w:r>
        <w:rPr>
          <w:color w:val="0000FF"/>
          <w:sz w:val="17"/>
        </w:rPr>
        <w:t xml:space="preserve"> </w:t>
      </w:r>
      <w:hyperlink r:id="rId45" w:history="1">
        <w:r w:rsidR="0076352E">
          <w:rPr>
            <w:color w:val="0000FF"/>
            <w:spacing w:val="-2"/>
            <w:sz w:val="17"/>
          </w:rPr>
          <w:t>publication/2639200_Rapidly-Exploring_Random_Trees_A_</w:t>
        </w:r>
      </w:hyperlink>
      <w:r>
        <w:rPr>
          <w:color w:val="0000FF"/>
          <w:spacing w:val="-2"/>
          <w:sz w:val="17"/>
        </w:rPr>
        <w:t xml:space="preserve"> </w:t>
      </w:r>
      <w:bookmarkStart w:id="334" w:name="_bookmark37"/>
      <w:bookmarkEnd w:id="334"/>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335" w:name="_bookmark38"/>
      <w:bookmarkEnd w:id="335"/>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336" w:name="_bookmark39"/>
      <w:bookmarkEnd w:id="336"/>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337" w:name="_bookmark40"/>
      <w:bookmarkEnd w:id="337"/>
      <w:r>
        <w:rPr>
          <w:sz w:val="17"/>
        </w:rPr>
        <w:t xml:space="preserve">sys). (2019). </w:t>
      </w:r>
      <w:hyperlink r:id="rId46"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338" w:name="_bookmark41"/>
      <w:bookmarkEnd w:id="338"/>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339" w:name="_bookmark42"/>
      <w:bookmarkEnd w:id="339"/>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340" w:name="_bookmark43"/>
      <w:bookmarkEnd w:id="340"/>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341" w:name="_bookmark44"/>
      <w:bookmarkEnd w:id="341"/>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342" w:name="_bookmark45"/>
      <w:bookmarkEnd w:id="342"/>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343" w:name="_bookmark46"/>
      <w:bookmarkEnd w:id="343"/>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344" w:name="_bookmark47"/>
      <w:bookmarkEnd w:id="344"/>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345" w:name="_bookmark48"/>
      <w:bookmarkEnd w:id="345"/>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346" w:name="_bookmark49"/>
      <w:bookmarkEnd w:id="346"/>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347" w:name="_bookmark50"/>
      <w:bookmarkEnd w:id="347"/>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7" w:history="1">
        <w:r w:rsidR="0076352E">
          <w:rPr>
            <w:color w:val="0000FF"/>
            <w:sz w:val="17"/>
          </w:rPr>
          <w:t>https://</w:t>
        </w:r>
      </w:hyperlink>
      <w:r>
        <w:rPr>
          <w:color w:val="0000FF"/>
          <w:sz w:val="17"/>
        </w:rPr>
        <w:t xml:space="preserve"> </w:t>
      </w:r>
      <w:bookmarkStart w:id="348" w:name="_bookmark51"/>
      <w:bookmarkEnd w:id="348"/>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8"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sz w:val="17"/>
          <w:lang w:eastAsia="zh-CN"/>
          <w:rPrChange w:id="349"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350" w:author="兴雨 郭" w:date="2026-02-05T23:00:00Z" w16du:dateUtc="2026-02-05T15:00:00Z"/>
          <w:sz w:val="9"/>
        </w:rPr>
      </w:pPr>
    </w:p>
    <w:p w14:paraId="319968F3" w14:textId="164D8A9F" w:rsidR="0076352E" w:rsidRPr="00043ED5" w:rsidDel="00043ED5" w:rsidRDefault="0076352E">
      <w:pPr>
        <w:rPr>
          <w:del w:id="351" w:author="兴雨 郭" w:date="2026-02-05T23:00:00Z" w16du:dateUtc="2026-02-05T15:00:00Z"/>
          <w:rFonts w:eastAsiaTheme="minorEastAsia"/>
          <w:sz w:val="9"/>
          <w:lang w:eastAsia="zh-CN"/>
          <w:rPrChange w:id="352" w:author="兴雨 郭" w:date="2026-02-05T23:00:00Z" w16du:dateUtc="2026-02-05T15:00:00Z">
            <w:rPr>
              <w:del w:id="353"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354" w:name="_bookmark52"/>
      <w:bookmarkEnd w:id="354"/>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355" w:name="_bookmark53"/>
      <w:bookmarkEnd w:id="355"/>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356" w:name="_bookmark54"/>
      <w:bookmarkEnd w:id="356"/>
      <w:r>
        <w:rPr>
          <w:sz w:val="17"/>
        </w:rPr>
        <w:t xml:space="preserve">(2012). </w:t>
      </w:r>
      <w:hyperlink r:id="rId49"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50"/>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51"/>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52"/>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bookmarkStart w:id="357" w:name="OLE_LINK10"/>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bookmarkEnd w:id="357"/>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Default="00F3051E" w:rsidP="00F3051E">
      <w:pPr>
        <w:spacing w:before="1" w:line="244" w:lineRule="auto"/>
        <w:ind w:right="114"/>
        <w:jc w:val="both"/>
        <w:rPr>
          <w:rFonts w:eastAsiaTheme="minorEastAsia"/>
          <w:sz w:val="17"/>
          <w:lang w:eastAsia="zh-CN"/>
        </w:rPr>
      </w:pPr>
    </w:p>
    <w:p w14:paraId="16DB6F2A" w14:textId="77777777" w:rsidR="003E5195" w:rsidRDefault="003E5195" w:rsidP="00F3051E">
      <w:pPr>
        <w:spacing w:before="1" w:line="244" w:lineRule="auto"/>
        <w:ind w:right="114"/>
        <w:jc w:val="both"/>
        <w:rPr>
          <w:rFonts w:eastAsiaTheme="minorEastAsia"/>
          <w:sz w:val="17"/>
          <w:lang w:eastAsia="zh-CN"/>
        </w:rPr>
      </w:pPr>
    </w:p>
    <w:p w14:paraId="09257245" w14:textId="77777777" w:rsidR="003E5195" w:rsidRDefault="003E5195" w:rsidP="00F3051E">
      <w:pPr>
        <w:spacing w:before="1" w:line="244" w:lineRule="auto"/>
        <w:ind w:right="114"/>
        <w:jc w:val="both"/>
        <w:rPr>
          <w:rFonts w:eastAsiaTheme="minorEastAsia"/>
          <w:sz w:val="17"/>
          <w:lang w:eastAsia="zh-CN"/>
        </w:rPr>
      </w:pPr>
    </w:p>
    <w:p w14:paraId="7CEE424F" w14:textId="77777777" w:rsidR="003E5195" w:rsidRPr="0060064D" w:rsidRDefault="003E5195" w:rsidP="003E5195">
      <w:pPr>
        <w:pStyle w:val="a6"/>
        <w:numPr>
          <w:ilvl w:val="0"/>
          <w:numId w:val="19"/>
        </w:numPr>
        <w:tabs>
          <w:tab w:val="left" w:pos="627"/>
        </w:tabs>
        <w:spacing w:before="229"/>
        <w:outlineLvl w:val="2"/>
        <w:rPr>
          <w:rFonts w:ascii="Arial" w:eastAsiaTheme="minorEastAsia" w:hAnsi="Arial" w:cs="Arial"/>
          <w:b/>
          <w:bCs/>
          <w:lang w:eastAsia="zh-CN"/>
        </w:rPr>
      </w:pPr>
      <w:commentRangeStart w:id="358"/>
      <w:commentRangeStart w:id="359"/>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w:t>
      </w:r>
      <w:ins w:id="360" w:author="兴雨 郭" w:date="2026-02-05T22:55:00Z">
        <w:r w:rsidRPr="00105508">
          <w:rPr>
            <w:rFonts w:eastAsiaTheme="minorEastAsia"/>
            <w:lang w:eastAsia="zh-CN"/>
          </w:rPr>
          <w:t>非对称双椭球</w:t>
        </w:r>
      </w:ins>
      <w:ins w:id="361" w:author="兴雨 郭" w:date="2026-02-05T22:56:00Z" w16du:dateUtc="2026-02-05T14:56:00Z">
        <w:r>
          <w:rPr>
            <w:rFonts w:eastAsiaTheme="minorEastAsia" w:hint="eastAsia"/>
            <w:lang w:eastAsia="zh-CN"/>
          </w:rPr>
          <w:t>采样</w:t>
        </w:r>
      </w:ins>
      <w:ins w:id="362" w:author="兴雨 郭" w:date="2026-02-05T22:55:00Z">
        <w:r w:rsidRPr="00105508">
          <w:rPr>
            <w:rFonts w:eastAsiaTheme="minorEastAsia"/>
            <w:lang w:eastAsia="zh-CN"/>
          </w:rPr>
          <w:t>域</w:t>
        </w:r>
      </w:ins>
      <w:del w:id="363" w:author="兴雨 郭" w:date="2026-02-05T22:55:00Z" w16du:dateUtc="2026-02-05T14:55:00Z">
        <w:r w:rsidRPr="00916166" w:rsidDel="00105508">
          <w:rPr>
            <w:rFonts w:eastAsiaTheme="minorEastAsia" w:hint="eastAsia"/>
            <w:lang w:eastAsia="zh-CN"/>
          </w:rPr>
          <w:delText>双向超椭球体知情子集</w:delText>
        </w:r>
      </w:del>
      <w:r w:rsidRPr="00916166">
        <w:rPr>
          <w:rFonts w:eastAsiaTheme="minorEastAsia" w:hint="eastAsia"/>
          <w:lang w:eastAsia="zh-CN"/>
        </w:rPr>
        <w:t>进行约束采样路径</w:t>
      </w:r>
      <w:del w:id="364" w:author="兴雨 郭" w:date="2026-02-05T22:56:00Z" w16du:dateUtc="2026-02-05T14:56:00Z">
        <w:r w:rsidRPr="00916166" w:rsidDel="00105508">
          <w:rPr>
            <w:rFonts w:eastAsiaTheme="minorEastAsia" w:hint="eastAsia"/>
            <w:lang w:eastAsia="zh-CN"/>
          </w:rPr>
          <w:delText>的</w:delText>
        </w:r>
      </w:del>
      <w:r w:rsidRPr="00916166">
        <w:rPr>
          <w:rFonts w:eastAsiaTheme="minorEastAsia" w:hint="eastAsia"/>
          <w:lang w:eastAsia="zh-CN"/>
        </w:rPr>
        <w:t>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5B72C49D" w14:textId="77777777" w:rsidR="003E5195" w:rsidRPr="00A32805" w:rsidRDefault="003E5195" w:rsidP="003E5195">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5CED94DF" w14:textId="77777777" w:rsidR="003E5195" w:rsidRDefault="003E5195" w:rsidP="003E5195">
      <w:pPr>
        <w:tabs>
          <w:tab w:val="left" w:pos="627"/>
        </w:tabs>
        <w:spacing w:before="229"/>
        <w:outlineLvl w:val="2"/>
        <w:rPr>
          <w:rFonts w:ascii="宋体" w:eastAsia="宋体" w:hAnsi="宋体" w:cs="宋体" w:hint="eastAsia"/>
          <w:sz w:val="20"/>
          <w:szCs w:val="20"/>
          <w:lang w:eastAsia="zh-CN"/>
        </w:rPr>
      </w:pPr>
    </w:p>
    <w:p w14:paraId="2175270D" w14:textId="77777777" w:rsidR="003E5195" w:rsidRPr="00510981" w:rsidRDefault="003E5195" w:rsidP="003E519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667D0C0"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C023F9"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2130F993" w14:textId="77777777" w:rsidR="003E5195" w:rsidRPr="008516FE"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358"/>
      <w:r w:rsidRPr="008516FE">
        <w:rPr>
          <w:rStyle w:val="af0"/>
          <w:rFonts w:eastAsiaTheme="minorEastAsia"/>
          <w:sz w:val="22"/>
          <w:szCs w:val="22"/>
          <w:lang w:eastAsia="zh-CN"/>
        </w:rPr>
        <w:commentReference w:id="358"/>
      </w:r>
      <w:commentRangeEnd w:id="359"/>
      <w:r w:rsidR="00140366" w:rsidRPr="008516FE">
        <w:rPr>
          <w:rStyle w:val="af0"/>
          <w:rFonts w:eastAsiaTheme="minorEastAsia"/>
          <w:sz w:val="22"/>
          <w:szCs w:val="22"/>
          <w:lang w:eastAsia="zh-CN"/>
        </w:rPr>
        <w:commentReference w:id="359"/>
      </w:r>
    </w:p>
    <w:p w14:paraId="7D98855E" w14:textId="0D33761A" w:rsidR="003E5195" w:rsidRPr="003E5195" w:rsidRDefault="00D52A9B" w:rsidP="00F3051E">
      <w:pPr>
        <w:spacing w:before="1" w:line="244" w:lineRule="auto"/>
        <w:ind w:right="114"/>
        <w:jc w:val="both"/>
        <w:rPr>
          <w:rFonts w:eastAsiaTheme="minorEastAsia"/>
          <w:sz w:val="17"/>
          <w:lang w:eastAsia="zh-CN"/>
        </w:rPr>
      </w:pPr>
      <w:r>
        <w:rPr>
          <w:noProof/>
        </w:rPr>
        <w:lastRenderedPageBreak/>
        <w:drawing>
          <wp:inline distT="0" distB="0" distL="0" distR="0" wp14:anchorId="0A466B63" wp14:editId="7D26375D">
            <wp:extent cx="6483350" cy="3545840"/>
            <wp:effectExtent l="0" t="0" r="0" b="0"/>
            <wp:docPr id="14670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676" name=""/>
                    <pic:cNvPicPr/>
                  </pic:nvPicPr>
                  <pic:blipFill>
                    <a:blip r:embed="rId53"/>
                    <a:stretch>
                      <a:fillRect/>
                    </a:stretch>
                  </pic:blipFill>
                  <pic:spPr>
                    <a:xfrm>
                      <a:off x="0" y="0"/>
                      <a:ext cx="6483350" cy="3545840"/>
                    </a:xfrm>
                    <a:prstGeom prst="rect">
                      <a:avLst/>
                    </a:prstGeom>
                  </pic:spPr>
                </pic:pic>
              </a:graphicData>
            </a:graphic>
          </wp:inline>
        </w:drawing>
      </w: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兴雨 郭" w:date="2026-01-25T22:56:00Z" w:initials="兴郭">
    <w:p w14:paraId="6D8CD6A0" w14:textId="071ECA70" w:rsidR="00426B43" w:rsidRDefault="00426B43" w:rsidP="00426B43">
      <w:pPr>
        <w:pStyle w:val="af1"/>
      </w:pPr>
      <w:r>
        <w:rPr>
          <w:rStyle w:val="af0"/>
        </w:rPr>
        <w:annotationRef/>
      </w:r>
      <w:r>
        <w:rPr>
          <w:rFonts w:hint="eastAsia"/>
        </w:rPr>
        <w:t>整篇验证效率高，如</w:t>
      </w:r>
      <w:r>
        <w:t>20%</w:t>
      </w:r>
    </w:p>
  </w:comment>
  <w:comment w:id="2" w:author="兴雨 郭" w:date="2026-01-25T22:58:00Z" w:initials="兴郭">
    <w:p w14:paraId="5CA664E4" w14:textId="77777777" w:rsidR="00426B43" w:rsidRDefault="00426B43" w:rsidP="00426B43">
      <w:pPr>
        <w:pStyle w:val="af1"/>
      </w:pPr>
      <w:r>
        <w:rPr>
          <w:rStyle w:val="af0"/>
        </w:rPr>
        <w:annotationRef/>
      </w:r>
      <w:r>
        <w:rPr>
          <w:rFonts w:hint="eastAsia"/>
        </w:rPr>
        <w:t>帕累托节点少导致效率高，可以从节点层面讲</w:t>
      </w:r>
    </w:p>
  </w:comment>
  <w:comment w:id="3" w:author="兴雨 郭" w:date="2026-01-25T23:01:00Z" w:initials="兴郭">
    <w:p w14:paraId="348E3033" w14:textId="77777777" w:rsidR="00426B43" w:rsidRDefault="00426B43" w:rsidP="00426B43">
      <w:pPr>
        <w:pStyle w:val="af1"/>
      </w:pPr>
      <w:r>
        <w:rPr>
          <w:rStyle w:val="af0"/>
        </w:rPr>
        <w:annotationRef/>
      </w:r>
      <w:r>
        <w:rPr>
          <w:rFonts w:hint="eastAsia"/>
        </w:rPr>
        <w:t>比较的对象算法要是我要输出的点，最好是有帕累托的</w:t>
      </w:r>
    </w:p>
  </w:comment>
  <w:comment w:id="19" w:author="兴雨 郭" w:date="2026-01-25T22:35:00Z" w:initials="兴郭">
    <w:p w14:paraId="62768A3E" w14:textId="77777777" w:rsidR="004F1626" w:rsidRDefault="004F1626" w:rsidP="004F1626">
      <w:pPr>
        <w:pStyle w:val="af1"/>
      </w:pPr>
      <w:r>
        <w:rPr>
          <w:rStyle w:val="af0"/>
        </w:rPr>
        <w:annotationRef/>
      </w:r>
      <w:r>
        <w:rPr>
          <w:rFonts w:hint="eastAsia"/>
        </w:rPr>
        <w:t>采用技术性的描述不要评价性的描述</w:t>
      </w:r>
    </w:p>
  </w:comment>
  <w:comment w:id="26"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45"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73" w:author="兴雨 郭" w:date="2026-01-25T21:19:00Z" w:initials="兴郭">
    <w:p w14:paraId="678FE41D" w14:textId="6BF9FF72" w:rsidR="0023461D" w:rsidRDefault="0023461D" w:rsidP="0023461D">
      <w:pPr>
        <w:pStyle w:val="af1"/>
      </w:pPr>
      <w:r>
        <w:rPr>
          <w:rStyle w:val="af0"/>
        </w:rPr>
        <w:annotationRef/>
      </w:r>
      <w:r>
        <w:rPr>
          <w:rFonts w:hint="eastAsia"/>
        </w:rPr>
        <w:t>第二个算法做对比实验</w:t>
      </w:r>
    </w:p>
  </w:comment>
  <w:comment w:id="161" w:author="兴雨 郭" w:date="2026-01-25T22:38:00Z" w:initials="兴郭">
    <w:p w14:paraId="16ADE50A" w14:textId="77777777" w:rsidR="00A869F1" w:rsidRDefault="00A869F1" w:rsidP="00C333A8">
      <w:pPr>
        <w:pStyle w:val="af1"/>
      </w:pPr>
      <w:r>
        <w:rPr>
          <w:rStyle w:val="af0"/>
        </w:rPr>
        <w:annotationRef/>
      </w:r>
      <w:r>
        <w:rPr>
          <w:rFonts w:hint="eastAsia"/>
        </w:rPr>
        <w:t>完善后简化下面公式的部分和评价性废话别提</w:t>
      </w:r>
    </w:p>
  </w:comment>
  <w:comment w:id="248" w:author="兴雨 郭" w:date="2026-01-25T23:09:00Z" w:initials="兴郭">
    <w:p w14:paraId="2038CDCD" w14:textId="77777777" w:rsidR="00016377" w:rsidRDefault="00016377" w:rsidP="00016377">
      <w:pPr>
        <w:pStyle w:val="af1"/>
      </w:pPr>
      <w:r>
        <w:rPr>
          <w:rStyle w:val="af0"/>
        </w:rPr>
        <w:annotationRef/>
      </w:r>
      <w:r>
        <w:rPr>
          <w:rFonts w:hint="eastAsia"/>
        </w:rPr>
        <w:t>直接写不要</w:t>
      </w:r>
      <w:r>
        <w:t>3.1</w:t>
      </w:r>
      <w:r>
        <w:rPr>
          <w:rFonts w:hint="eastAsia"/>
        </w:rPr>
        <w:t>，</w:t>
      </w:r>
      <w:r>
        <w:t>3.2</w:t>
      </w:r>
      <w:r>
        <w:rPr>
          <w:rFonts w:hint="eastAsia"/>
        </w:rPr>
        <w:t>，</w:t>
      </w:r>
      <w:r>
        <w:t>3.3</w:t>
      </w:r>
    </w:p>
  </w:comment>
  <w:comment w:id="251" w:author="兴雨 郭" w:date="2026-01-25T23:09:00Z" w:initials="兴郭">
    <w:p w14:paraId="5483F29A" w14:textId="77777777" w:rsidR="00016377" w:rsidRDefault="00016377" w:rsidP="00016377">
      <w:pPr>
        <w:pStyle w:val="af1"/>
      </w:pPr>
      <w:r>
        <w:rPr>
          <w:rStyle w:val="af0"/>
        </w:rPr>
        <w:annotationRef/>
      </w:r>
      <w:r>
        <w:rPr>
          <w:rFonts w:hint="eastAsia"/>
        </w:rPr>
        <w:t>最后写一个仿真条件，既包括实验条件又包括算法内容</w:t>
      </w:r>
    </w:p>
  </w:comment>
  <w:comment w:id="252" w:author="兴雨 郭" w:date="2026-01-25T23:09:00Z" w:initials="兴郭">
    <w:p w14:paraId="5E55200D" w14:textId="77777777" w:rsidR="00016377" w:rsidRDefault="00016377" w:rsidP="00016377">
      <w:pPr>
        <w:pStyle w:val="af1"/>
      </w:pPr>
      <w:r>
        <w:rPr>
          <w:rStyle w:val="af0"/>
        </w:rPr>
        <w:annotationRef/>
      </w:r>
      <w:r>
        <w:rPr>
          <w:rFonts w:hint="eastAsia"/>
        </w:rPr>
        <w:t>以及实验数据</w:t>
      </w:r>
    </w:p>
  </w:comment>
  <w:comment w:id="253" w:author="兴雨 郭" w:date="2026-01-25T23:10:00Z" w:initials="兴郭">
    <w:p w14:paraId="610A200F" w14:textId="77777777" w:rsidR="00016377" w:rsidRDefault="00016377" w:rsidP="00016377">
      <w:pPr>
        <w:pStyle w:val="af1"/>
      </w:pPr>
      <w:r>
        <w:rPr>
          <w:rStyle w:val="af0"/>
        </w:rPr>
        <w:annotationRef/>
      </w:r>
      <w:r>
        <w:rPr>
          <w:rFonts w:hint="eastAsia"/>
        </w:rPr>
        <w:t>包括大论文</w:t>
      </w:r>
    </w:p>
  </w:comment>
  <w:comment w:id="358" w:author="兴雨 郭" w:date="2026-01-25T22:53:00Z" w:initials="兴郭">
    <w:p w14:paraId="6EE34874" w14:textId="77777777" w:rsidR="003E5195" w:rsidRDefault="003E5195" w:rsidP="00140366">
      <w:pPr>
        <w:pStyle w:val="af1"/>
      </w:pPr>
      <w:r>
        <w:rPr>
          <w:rStyle w:val="af0"/>
        </w:rPr>
        <w:annotationRef/>
      </w:r>
      <w:r>
        <w:rPr>
          <w:rFonts w:hint="eastAsia"/>
        </w:rPr>
        <w:t>这段没用</w:t>
      </w:r>
    </w:p>
  </w:comment>
  <w:comment w:id="359" w:author="兴雨 郭" w:date="2026-01-25T23:25:00Z" w:initials="兴郭">
    <w:p w14:paraId="205F71FE" w14:textId="77777777" w:rsidR="003E5195" w:rsidRDefault="003E5195" w:rsidP="00140366">
      <w:pPr>
        <w:pStyle w:val="af1"/>
      </w:pPr>
      <w:r>
        <w:rPr>
          <w:rStyle w:val="af0"/>
        </w:rPr>
        <w:annotationRef/>
      </w:r>
      <w:r>
        <w:rPr>
          <w:rFonts w:hint="eastAsia"/>
        </w:rPr>
        <w:t>关于稳定性方面，直接讲通过</w:t>
      </w:r>
      <w:r>
        <w:t>2000</w:t>
      </w:r>
      <w:r>
        <w:rPr>
          <w:rFonts w:hint="eastAsia"/>
        </w:rPr>
        <w:t>次实验证明稳定性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D6A0" w15:done="0"/>
  <w15:commentEx w15:paraId="5CA664E4" w15:paraIdParent="6D8CD6A0" w15:done="0"/>
  <w15:commentEx w15:paraId="348E3033" w15:paraIdParent="6D8CD6A0" w15:done="0"/>
  <w15:commentEx w15:paraId="62768A3E" w15:done="0"/>
  <w15:commentEx w15:paraId="770B3817" w15:done="0"/>
  <w15:commentEx w15:paraId="4EF970B9" w15:done="0"/>
  <w15:commentEx w15:paraId="678FE41D" w15:done="0"/>
  <w15:commentEx w15:paraId="16ADE50A" w15:done="0"/>
  <w15:commentEx w15:paraId="2038CDCD" w15:done="0"/>
  <w15:commentEx w15:paraId="5483F29A" w15:done="0"/>
  <w15:commentEx w15:paraId="5E55200D" w15:paraIdParent="5483F29A" w15:done="0"/>
  <w15:commentEx w15:paraId="610A200F" w15:paraIdParent="5483F29A" w15:done="0"/>
  <w15:commentEx w15:paraId="6EE34874" w15:done="0"/>
  <w15:commentEx w15:paraId="205F71FE" w15:paraIdParent="6EE34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5812B1" w16cex:dateUtc="2026-01-25T14:56:00Z"/>
  <w16cex:commentExtensible w16cex:durableId="7D9C74A7" w16cex:dateUtc="2026-01-25T14:58:00Z"/>
  <w16cex:commentExtensible w16cex:durableId="3CD13841" w16cex:dateUtc="2026-01-25T15:01:00Z"/>
  <w16cex:commentExtensible w16cex:durableId="02FBC4CE" w16cex:dateUtc="2026-01-25T14:35:00Z"/>
  <w16cex:commentExtensible w16cex:durableId="6AD58DE5" w16cex:dateUtc="2026-01-25T14:35:00Z"/>
  <w16cex:commentExtensible w16cex:durableId="6C38E967" w16cex:dateUtc="2026-01-24T10:31:00Z"/>
  <w16cex:commentExtensible w16cex:durableId="68C891D2" w16cex:dateUtc="2026-01-25T13:19:00Z"/>
  <w16cex:commentExtensible w16cex:durableId="607E081B" w16cex:dateUtc="2026-01-25T14:38:00Z"/>
  <w16cex:commentExtensible w16cex:durableId="2B492721" w16cex:dateUtc="2026-01-25T15:09:00Z"/>
  <w16cex:commentExtensible w16cex:durableId="00CE4E14" w16cex:dateUtc="2026-01-25T15:09:00Z"/>
  <w16cex:commentExtensible w16cex:durableId="73712931" w16cex:dateUtc="2026-01-25T15:09:00Z"/>
  <w16cex:commentExtensible w16cex:durableId="09843566" w16cex:dateUtc="2026-01-25T15:10:00Z"/>
  <w16cex:commentExtensible w16cex:durableId="0A232AB4" w16cex:dateUtc="2026-01-25T14:53:00Z"/>
  <w16cex:commentExtensible w16cex:durableId="2B2297B3" w16cex:dateUtc="2026-01-2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D6A0" w16cid:durableId="7C5812B1"/>
  <w16cid:commentId w16cid:paraId="5CA664E4" w16cid:durableId="7D9C74A7"/>
  <w16cid:commentId w16cid:paraId="348E3033" w16cid:durableId="3CD13841"/>
  <w16cid:commentId w16cid:paraId="62768A3E" w16cid:durableId="02FBC4CE"/>
  <w16cid:commentId w16cid:paraId="770B3817" w16cid:durableId="6AD58DE5"/>
  <w16cid:commentId w16cid:paraId="4EF970B9" w16cid:durableId="6C38E967"/>
  <w16cid:commentId w16cid:paraId="678FE41D" w16cid:durableId="68C891D2"/>
  <w16cid:commentId w16cid:paraId="16ADE50A" w16cid:durableId="607E081B"/>
  <w16cid:commentId w16cid:paraId="2038CDCD" w16cid:durableId="2B492721"/>
  <w16cid:commentId w16cid:paraId="5483F29A" w16cid:durableId="00CE4E14"/>
  <w16cid:commentId w16cid:paraId="5E55200D" w16cid:durableId="73712931"/>
  <w16cid:commentId w16cid:paraId="610A200F" w16cid:durableId="09843566"/>
  <w16cid:commentId w16cid:paraId="6EE34874" w16cid:durableId="0A232AB4"/>
  <w16cid:commentId w16cid:paraId="205F71FE" w16cid:durableId="2B229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855B8" w14:textId="77777777" w:rsidR="00561B69" w:rsidRDefault="00561B69">
      <w:r>
        <w:separator/>
      </w:r>
    </w:p>
  </w:endnote>
  <w:endnote w:type="continuationSeparator" w:id="0">
    <w:p w14:paraId="4DED66A5" w14:textId="77777777" w:rsidR="00561B69" w:rsidRDefault="00561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E69D" w14:textId="77777777" w:rsidR="00561B69" w:rsidRDefault="00561B69">
      <w:r>
        <w:separator/>
      </w:r>
    </w:p>
  </w:footnote>
  <w:footnote w:type="continuationSeparator" w:id="0">
    <w:p w14:paraId="5E26B7D3" w14:textId="77777777" w:rsidR="00561B69" w:rsidRDefault="00561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AEAA" w14:textId="77777777" w:rsidR="00765799" w:rsidRPr="007D002C" w:rsidRDefault="00765799" w:rsidP="007D002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A03E" w14:textId="77777777" w:rsidR="00765799" w:rsidRDefault="00765799">
    <w:pPr>
      <w:pStyle w:val="a3"/>
      <w:spacing w:line="14" w:lineRule="auto"/>
    </w:pPr>
    <w:r>
      <w:rPr>
        <w:noProof/>
      </w:rPr>
      <mc:AlternateContent>
        <mc:Choice Requires="wps">
          <w:drawing>
            <wp:anchor distT="0" distB="0" distL="114300" distR="114300" simplePos="0" relativeHeight="251659264" behindDoc="1" locked="0" layoutInCell="1" allowOverlap="1" wp14:anchorId="50DE29E0" wp14:editId="75F9481E">
              <wp:simplePos x="0" y="0"/>
              <wp:positionH relativeFrom="page">
                <wp:posOffset>647700</wp:posOffset>
              </wp:positionH>
              <wp:positionV relativeFrom="page">
                <wp:posOffset>572770</wp:posOffset>
              </wp:positionV>
              <wp:extent cx="6264275" cy="0"/>
              <wp:effectExtent l="0" t="0" r="0" b="0"/>
              <wp:wrapNone/>
              <wp:docPr id="20290653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573">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3328E" id="Line 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1pt,45.1pt" to="544.25pt,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" strokeweight=".99pt">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8"/>
  </w:num>
  <w:num w:numId="6" w16cid:durableId="438337384">
    <w:abstractNumId w:val="25"/>
  </w:num>
  <w:num w:numId="7" w16cid:durableId="1849323101">
    <w:abstractNumId w:val="21"/>
  </w:num>
  <w:num w:numId="8" w16cid:durableId="455177939">
    <w:abstractNumId w:val="23"/>
  </w:num>
  <w:num w:numId="9" w16cid:durableId="1778210238">
    <w:abstractNumId w:val="3"/>
  </w:num>
  <w:num w:numId="10" w16cid:durableId="919414628">
    <w:abstractNumId w:val="22"/>
  </w:num>
  <w:num w:numId="11" w16cid:durableId="1274560829">
    <w:abstractNumId w:val="24"/>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19"/>
  </w:num>
  <w:num w:numId="20" w16cid:durableId="1519542927">
    <w:abstractNumId w:val="13"/>
  </w:num>
  <w:num w:numId="21" w16cid:durableId="1939483128">
    <w:abstractNumId w:val="11"/>
  </w:num>
  <w:num w:numId="22" w16cid:durableId="925384669">
    <w:abstractNumId w:val="20"/>
  </w:num>
  <w:num w:numId="23" w16cid:durableId="544297396">
    <w:abstractNumId w:val="17"/>
  </w:num>
  <w:num w:numId="24" w16cid:durableId="1756391665">
    <w:abstractNumId w:val="4"/>
  </w:num>
  <w:num w:numId="25" w16cid:durableId="1944459810">
    <w:abstractNumId w:val="16"/>
  </w:num>
  <w:num w:numId="26" w16cid:durableId="129001593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1530"/>
    <w:rsid w:val="000243D2"/>
    <w:rsid w:val="00030326"/>
    <w:rsid w:val="00030EF5"/>
    <w:rsid w:val="00034DCB"/>
    <w:rsid w:val="00043ED5"/>
    <w:rsid w:val="00046DC6"/>
    <w:rsid w:val="00062CA0"/>
    <w:rsid w:val="00072951"/>
    <w:rsid w:val="00075690"/>
    <w:rsid w:val="00076339"/>
    <w:rsid w:val="00081E14"/>
    <w:rsid w:val="00087929"/>
    <w:rsid w:val="0009027B"/>
    <w:rsid w:val="00090595"/>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45FC"/>
    <w:rsid w:val="000F48F0"/>
    <w:rsid w:val="000F7115"/>
    <w:rsid w:val="000F7198"/>
    <w:rsid w:val="00105508"/>
    <w:rsid w:val="00106F4F"/>
    <w:rsid w:val="00113D2A"/>
    <w:rsid w:val="0011603F"/>
    <w:rsid w:val="001169F8"/>
    <w:rsid w:val="0012135B"/>
    <w:rsid w:val="00122769"/>
    <w:rsid w:val="0012740D"/>
    <w:rsid w:val="001324AF"/>
    <w:rsid w:val="0013518F"/>
    <w:rsid w:val="00137855"/>
    <w:rsid w:val="00140366"/>
    <w:rsid w:val="001428A7"/>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11C3"/>
    <w:rsid w:val="001F32A4"/>
    <w:rsid w:val="00201A7C"/>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4138"/>
    <w:rsid w:val="002E4920"/>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4579"/>
    <w:rsid w:val="003E5195"/>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3317D"/>
    <w:rsid w:val="00441E09"/>
    <w:rsid w:val="00451B88"/>
    <w:rsid w:val="004537AD"/>
    <w:rsid w:val="004549DF"/>
    <w:rsid w:val="004553E8"/>
    <w:rsid w:val="00464A9B"/>
    <w:rsid w:val="00470211"/>
    <w:rsid w:val="0047730F"/>
    <w:rsid w:val="0047798F"/>
    <w:rsid w:val="00481616"/>
    <w:rsid w:val="004844A0"/>
    <w:rsid w:val="00486444"/>
    <w:rsid w:val="00491CA9"/>
    <w:rsid w:val="0049431B"/>
    <w:rsid w:val="00494DAF"/>
    <w:rsid w:val="00496532"/>
    <w:rsid w:val="004A3542"/>
    <w:rsid w:val="004A5EEC"/>
    <w:rsid w:val="004B65D6"/>
    <w:rsid w:val="004B6CE5"/>
    <w:rsid w:val="004B7BEA"/>
    <w:rsid w:val="004C09F3"/>
    <w:rsid w:val="004C7D00"/>
    <w:rsid w:val="004E0916"/>
    <w:rsid w:val="004F1626"/>
    <w:rsid w:val="004F2CF9"/>
    <w:rsid w:val="004F41E8"/>
    <w:rsid w:val="004F52CB"/>
    <w:rsid w:val="004F5E5B"/>
    <w:rsid w:val="005003D7"/>
    <w:rsid w:val="00500B1D"/>
    <w:rsid w:val="00501A1F"/>
    <w:rsid w:val="00502E6C"/>
    <w:rsid w:val="005037EC"/>
    <w:rsid w:val="00510981"/>
    <w:rsid w:val="0051555C"/>
    <w:rsid w:val="00515749"/>
    <w:rsid w:val="00522399"/>
    <w:rsid w:val="005235EA"/>
    <w:rsid w:val="0053252C"/>
    <w:rsid w:val="00536B15"/>
    <w:rsid w:val="00537187"/>
    <w:rsid w:val="00540E10"/>
    <w:rsid w:val="00544FD6"/>
    <w:rsid w:val="00550059"/>
    <w:rsid w:val="00552D76"/>
    <w:rsid w:val="005618E7"/>
    <w:rsid w:val="00561B69"/>
    <w:rsid w:val="00561F52"/>
    <w:rsid w:val="0056279E"/>
    <w:rsid w:val="0056381C"/>
    <w:rsid w:val="0056385D"/>
    <w:rsid w:val="00564820"/>
    <w:rsid w:val="00570532"/>
    <w:rsid w:val="00571D26"/>
    <w:rsid w:val="0058335E"/>
    <w:rsid w:val="00587CA2"/>
    <w:rsid w:val="0059054C"/>
    <w:rsid w:val="00591A1E"/>
    <w:rsid w:val="0059698D"/>
    <w:rsid w:val="005A3A2C"/>
    <w:rsid w:val="005A778F"/>
    <w:rsid w:val="005B2540"/>
    <w:rsid w:val="005B360B"/>
    <w:rsid w:val="005B4146"/>
    <w:rsid w:val="005B7F8E"/>
    <w:rsid w:val="005C06E6"/>
    <w:rsid w:val="005C488F"/>
    <w:rsid w:val="005C5F9D"/>
    <w:rsid w:val="005C6027"/>
    <w:rsid w:val="005D072F"/>
    <w:rsid w:val="005D5603"/>
    <w:rsid w:val="005D75F5"/>
    <w:rsid w:val="005E5E58"/>
    <w:rsid w:val="005F5EB7"/>
    <w:rsid w:val="0060064D"/>
    <w:rsid w:val="00602C45"/>
    <w:rsid w:val="006039D1"/>
    <w:rsid w:val="006064C8"/>
    <w:rsid w:val="00610C02"/>
    <w:rsid w:val="00620E55"/>
    <w:rsid w:val="006217CE"/>
    <w:rsid w:val="00623669"/>
    <w:rsid w:val="0063385C"/>
    <w:rsid w:val="00640DC4"/>
    <w:rsid w:val="00647675"/>
    <w:rsid w:val="00650276"/>
    <w:rsid w:val="00651660"/>
    <w:rsid w:val="00660DDF"/>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4D17"/>
    <w:rsid w:val="006B6FED"/>
    <w:rsid w:val="006C2DC5"/>
    <w:rsid w:val="006C521A"/>
    <w:rsid w:val="006E2FDC"/>
    <w:rsid w:val="006E3D83"/>
    <w:rsid w:val="006E74E6"/>
    <w:rsid w:val="006F3810"/>
    <w:rsid w:val="006F645F"/>
    <w:rsid w:val="007038ED"/>
    <w:rsid w:val="00704758"/>
    <w:rsid w:val="00707A1A"/>
    <w:rsid w:val="0071103C"/>
    <w:rsid w:val="00714B2E"/>
    <w:rsid w:val="007208B0"/>
    <w:rsid w:val="00724B6B"/>
    <w:rsid w:val="00736220"/>
    <w:rsid w:val="00736C29"/>
    <w:rsid w:val="007376F2"/>
    <w:rsid w:val="007408D5"/>
    <w:rsid w:val="007421E9"/>
    <w:rsid w:val="00742BBB"/>
    <w:rsid w:val="00746DBA"/>
    <w:rsid w:val="007543F5"/>
    <w:rsid w:val="00760A96"/>
    <w:rsid w:val="0076352E"/>
    <w:rsid w:val="00764A42"/>
    <w:rsid w:val="00765799"/>
    <w:rsid w:val="00765D0D"/>
    <w:rsid w:val="007675FE"/>
    <w:rsid w:val="007731F0"/>
    <w:rsid w:val="0077352B"/>
    <w:rsid w:val="00773628"/>
    <w:rsid w:val="00777782"/>
    <w:rsid w:val="007854B2"/>
    <w:rsid w:val="007866FA"/>
    <w:rsid w:val="00791326"/>
    <w:rsid w:val="007933E9"/>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92236"/>
    <w:rsid w:val="00892ADF"/>
    <w:rsid w:val="008A2AD5"/>
    <w:rsid w:val="008A6428"/>
    <w:rsid w:val="008A6998"/>
    <w:rsid w:val="008A7AF5"/>
    <w:rsid w:val="008B080C"/>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10108"/>
    <w:rsid w:val="00911DD9"/>
    <w:rsid w:val="00912D60"/>
    <w:rsid w:val="00916166"/>
    <w:rsid w:val="00923A6B"/>
    <w:rsid w:val="00925A8F"/>
    <w:rsid w:val="00926CAA"/>
    <w:rsid w:val="00927F8F"/>
    <w:rsid w:val="009319BE"/>
    <w:rsid w:val="0093653E"/>
    <w:rsid w:val="009375C2"/>
    <w:rsid w:val="009375CE"/>
    <w:rsid w:val="00950E52"/>
    <w:rsid w:val="00954436"/>
    <w:rsid w:val="00955567"/>
    <w:rsid w:val="00961F7E"/>
    <w:rsid w:val="00964BAF"/>
    <w:rsid w:val="00965899"/>
    <w:rsid w:val="00965BAA"/>
    <w:rsid w:val="00967BFD"/>
    <w:rsid w:val="00971E11"/>
    <w:rsid w:val="00973797"/>
    <w:rsid w:val="00986E33"/>
    <w:rsid w:val="009871F7"/>
    <w:rsid w:val="0099170D"/>
    <w:rsid w:val="009974CC"/>
    <w:rsid w:val="009A0EEE"/>
    <w:rsid w:val="009A462D"/>
    <w:rsid w:val="009A4FC4"/>
    <w:rsid w:val="009A5D4E"/>
    <w:rsid w:val="009B7B0D"/>
    <w:rsid w:val="009C2F73"/>
    <w:rsid w:val="009D1158"/>
    <w:rsid w:val="009D5C7B"/>
    <w:rsid w:val="009E349A"/>
    <w:rsid w:val="009E6202"/>
    <w:rsid w:val="009F0B8F"/>
    <w:rsid w:val="009F4587"/>
    <w:rsid w:val="009F4B14"/>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12B8"/>
    <w:rsid w:val="00B31595"/>
    <w:rsid w:val="00B32C90"/>
    <w:rsid w:val="00B37EEF"/>
    <w:rsid w:val="00B40400"/>
    <w:rsid w:val="00B40EE7"/>
    <w:rsid w:val="00B4474A"/>
    <w:rsid w:val="00B4600B"/>
    <w:rsid w:val="00B46EFA"/>
    <w:rsid w:val="00B53AAB"/>
    <w:rsid w:val="00B53EB9"/>
    <w:rsid w:val="00B54C01"/>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A05"/>
    <w:rsid w:val="00C53B0D"/>
    <w:rsid w:val="00C61B30"/>
    <w:rsid w:val="00C64B99"/>
    <w:rsid w:val="00C64EE4"/>
    <w:rsid w:val="00C670C9"/>
    <w:rsid w:val="00C709A8"/>
    <w:rsid w:val="00C7142B"/>
    <w:rsid w:val="00C76A6C"/>
    <w:rsid w:val="00C771B3"/>
    <w:rsid w:val="00C864CE"/>
    <w:rsid w:val="00C86BDE"/>
    <w:rsid w:val="00C95B0B"/>
    <w:rsid w:val="00C97A55"/>
    <w:rsid w:val="00CA2C58"/>
    <w:rsid w:val="00CA385A"/>
    <w:rsid w:val="00CA77F4"/>
    <w:rsid w:val="00CB0636"/>
    <w:rsid w:val="00CB517F"/>
    <w:rsid w:val="00CB57AD"/>
    <w:rsid w:val="00CB7A28"/>
    <w:rsid w:val="00CC3DCA"/>
    <w:rsid w:val="00CD3BF9"/>
    <w:rsid w:val="00CD4364"/>
    <w:rsid w:val="00CD5C3D"/>
    <w:rsid w:val="00CE42D9"/>
    <w:rsid w:val="00CE5984"/>
    <w:rsid w:val="00CE6A47"/>
    <w:rsid w:val="00CF1264"/>
    <w:rsid w:val="00CF1614"/>
    <w:rsid w:val="00CF2A08"/>
    <w:rsid w:val="00D04ADF"/>
    <w:rsid w:val="00D06B81"/>
    <w:rsid w:val="00D10D02"/>
    <w:rsid w:val="00D1328A"/>
    <w:rsid w:val="00D203F5"/>
    <w:rsid w:val="00D20546"/>
    <w:rsid w:val="00D2099D"/>
    <w:rsid w:val="00D2366C"/>
    <w:rsid w:val="00D246F3"/>
    <w:rsid w:val="00D3098C"/>
    <w:rsid w:val="00D35E0D"/>
    <w:rsid w:val="00D3756B"/>
    <w:rsid w:val="00D43DA0"/>
    <w:rsid w:val="00D44BDA"/>
    <w:rsid w:val="00D52A9B"/>
    <w:rsid w:val="00D54C39"/>
    <w:rsid w:val="00D560A4"/>
    <w:rsid w:val="00D64821"/>
    <w:rsid w:val="00D66F69"/>
    <w:rsid w:val="00D814C2"/>
    <w:rsid w:val="00D83A5A"/>
    <w:rsid w:val="00D86440"/>
    <w:rsid w:val="00D925AE"/>
    <w:rsid w:val="00D9506C"/>
    <w:rsid w:val="00D979FB"/>
    <w:rsid w:val="00DA2891"/>
    <w:rsid w:val="00DA32EB"/>
    <w:rsid w:val="00DA4347"/>
    <w:rsid w:val="00DB051F"/>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2226"/>
    <w:rsid w:val="00E033A3"/>
    <w:rsid w:val="00E038E7"/>
    <w:rsid w:val="00E04489"/>
    <w:rsid w:val="00E04A1C"/>
    <w:rsid w:val="00E12DD9"/>
    <w:rsid w:val="00E14720"/>
    <w:rsid w:val="00E14E0F"/>
    <w:rsid w:val="00E17DA1"/>
    <w:rsid w:val="00E239F4"/>
    <w:rsid w:val="00E31FFB"/>
    <w:rsid w:val="00E325BC"/>
    <w:rsid w:val="00E34696"/>
    <w:rsid w:val="00E34F27"/>
    <w:rsid w:val="00E403A1"/>
    <w:rsid w:val="00E40572"/>
    <w:rsid w:val="00E413C2"/>
    <w:rsid w:val="00E43F83"/>
    <w:rsid w:val="00E4440F"/>
    <w:rsid w:val="00E4750A"/>
    <w:rsid w:val="00E47A49"/>
    <w:rsid w:val="00E5095E"/>
    <w:rsid w:val="00E64207"/>
    <w:rsid w:val="00E64922"/>
    <w:rsid w:val="00E66D53"/>
    <w:rsid w:val="00E73D63"/>
    <w:rsid w:val="00E75E8B"/>
    <w:rsid w:val="00E76CBF"/>
    <w:rsid w:val="00E81936"/>
    <w:rsid w:val="00E83297"/>
    <w:rsid w:val="00E85857"/>
    <w:rsid w:val="00E906AE"/>
    <w:rsid w:val="00E92570"/>
    <w:rsid w:val="00E9478D"/>
    <w:rsid w:val="00E95A3E"/>
    <w:rsid w:val="00E97F44"/>
    <w:rsid w:val="00EA01BF"/>
    <w:rsid w:val="00EA4856"/>
    <w:rsid w:val="00EA49D7"/>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5FC0"/>
    <w:rsid w:val="00F770A3"/>
    <w:rsid w:val="00F824EB"/>
    <w:rsid w:val="00F90519"/>
    <w:rsid w:val="00F9332E"/>
    <w:rsid w:val="00F94C6D"/>
    <w:rsid w:val="00F961C9"/>
    <w:rsid w:val="00FA1390"/>
    <w:rsid w:val="00FB20CC"/>
    <w:rsid w:val="00FB5168"/>
    <w:rsid w:val="00FB7840"/>
    <w:rsid w:val="00FB7B51"/>
    <w:rsid w:val="00FC0120"/>
    <w:rsid w:val="00FC2A26"/>
    <w:rsid w:val="00FC550D"/>
    <w:rsid w:val="00FC59AE"/>
    <w:rsid w:val="00FC5AEC"/>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21530"/>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oleObject" Target="embeddings/oleObject1.bin"/><Relationship Id="rId26" Type="http://schemas.openxmlformats.org/officeDocument/2006/relationships/image" Target="media/image7.wmf"/><Relationship Id="rId39" Type="http://schemas.openxmlformats.org/officeDocument/2006/relationships/header" Target="header2.xml"/><Relationship Id="rId21" Type="http://schemas.openxmlformats.org/officeDocument/2006/relationships/image" Target="media/image4.png"/><Relationship Id="rId34" Type="http://schemas.openxmlformats.org/officeDocument/2006/relationships/image" Target="media/image11.png"/><Relationship Id="rId42" Type="http://schemas.openxmlformats.org/officeDocument/2006/relationships/hyperlink" Target="mailto:2%2C399%2C496%2C491@qq.com" TargetMode="External"/><Relationship Id="rId47" Type="http://schemas.openxmlformats.org/officeDocument/2006/relationships/hyperlink" Target="https://doi.org/10.48550/arXiv.1403.7664" TargetMode="External"/><Relationship Id="rId50" Type="http://schemas.openxmlformats.org/officeDocument/2006/relationships/image" Target="media/image15.png"/><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dhguo@xmu.edu.cn" TargetMode="External"/><Relationship Id="rId29" Type="http://schemas.openxmlformats.org/officeDocument/2006/relationships/image" Target="media/image8.wmf"/><Relationship Id="rId11" Type="http://schemas.microsoft.com/office/2011/relationships/commentsExtended" Target="commentsExtended.xml"/><Relationship Id="rId24" Type="http://schemas.openxmlformats.org/officeDocument/2006/relationships/image" Target="media/image6.wmf"/><Relationship Id="rId32" Type="http://schemas.openxmlformats.org/officeDocument/2006/relationships/oleObject" Target="embeddings/oleObject8.bin"/><Relationship Id="rId37" Type="http://schemas.openxmlformats.org/officeDocument/2006/relationships/image" Target="media/image14.png"/><Relationship Id="rId40" Type="http://schemas.openxmlformats.org/officeDocument/2006/relationships/footer" Target="footer3.xml"/><Relationship Id="rId45" Type="http://schemas.openxmlformats.org/officeDocument/2006/relationships/hyperlink" Target="https://www.researchgate.net/publication/2639200_Rapidly-Exploring_Random_Trees_A_New_Tool_for_Path_Planning" TargetMode="External"/><Relationship Id="rId53" Type="http://schemas.openxmlformats.org/officeDocument/2006/relationships/image" Target="media/image18.png"/><Relationship Id="rId5" Type="http://schemas.openxmlformats.org/officeDocument/2006/relationships/webSettings" Target="webSettings.xml"/><Relationship Id="rId10" Type="http://schemas.openxmlformats.org/officeDocument/2006/relationships/comments" Target="comments.xml"/><Relationship Id="rId19" Type="http://schemas.openxmlformats.org/officeDocument/2006/relationships/image" Target="media/image3.wmf"/><Relationship Id="rId31" Type="http://schemas.openxmlformats.org/officeDocument/2006/relationships/image" Target="media/image9.wmf"/><Relationship Id="rId44" Type="http://schemas.openxmlformats.org/officeDocument/2006/relationships/hyperlink" Target="https://www.researchgate.net/publication/2639200_Rapidly-Exploring_Random_Trees_A_New_Tool_for_Path_Planning" TargetMode="External"/><Relationship Id="rId52"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5.wmf"/><Relationship Id="rId27" Type="http://schemas.openxmlformats.org/officeDocument/2006/relationships/oleObject" Target="embeddings/oleObject5.bin"/><Relationship Id="rId30" Type="http://schemas.openxmlformats.org/officeDocument/2006/relationships/oleObject" Target="embeddings/oleObject7.bin"/><Relationship Id="rId35" Type="http://schemas.openxmlformats.org/officeDocument/2006/relationships/image" Target="media/image12.png"/><Relationship Id="rId43" Type="http://schemas.openxmlformats.org/officeDocument/2006/relationships/hyperlink" Target="https://doi.org/10.48550/arXiv.1005.0416" TargetMode="External"/><Relationship Id="rId48" Type="http://schemas.openxmlformats.org/officeDocument/2006/relationships/hyperlink" Target="https://doi.org/10.48550/arXiv.1404.1347" TargetMode="External"/><Relationship Id="rId56" Type="http://schemas.openxmlformats.org/officeDocument/2006/relationships/theme" Target="theme/theme1.xml"/><Relationship Id="rId8" Type="http://schemas.openxmlformats.org/officeDocument/2006/relationships/hyperlink" Target="http://crossmark.crossref.org/dialog/?doi=10.1007/s10846-023-01823-4&amp;domain=pdf" TargetMode="External"/><Relationship Id="rId51" Type="http://schemas.openxmlformats.org/officeDocument/2006/relationships/image" Target="media/image16.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2.wmf"/><Relationship Id="rId25" Type="http://schemas.openxmlformats.org/officeDocument/2006/relationships/oleObject" Target="embeddings/oleObject4.bin"/><Relationship Id="rId33" Type="http://schemas.openxmlformats.org/officeDocument/2006/relationships/image" Target="media/image10.png"/><Relationship Id="rId38" Type="http://schemas.openxmlformats.org/officeDocument/2006/relationships/header" Target="header1.xml"/><Relationship Id="rId46" Type="http://schemas.openxmlformats.org/officeDocument/2006/relationships/hyperlink" Target="https://doi.org/10.1109/ICSIGSYS.2019.8811093" TargetMode="External"/><Relationship Id="rId20" Type="http://schemas.openxmlformats.org/officeDocument/2006/relationships/oleObject" Target="embeddings/oleObject2.bin"/><Relationship Id="rId41" Type="http://schemas.openxmlformats.org/officeDocument/2006/relationships/footer" Target="footer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oleObject" Target="embeddings/oleObject3.bin"/><Relationship Id="rId28" Type="http://schemas.openxmlformats.org/officeDocument/2006/relationships/oleObject" Target="embeddings/oleObject6.bin"/><Relationship Id="rId36" Type="http://schemas.openxmlformats.org/officeDocument/2006/relationships/image" Target="media/image13.png"/><Relationship Id="rId49" Type="http://schemas.openxmlformats.org/officeDocument/2006/relationships/hyperlink" Target="https://doi.org/10.1109/ISdea.2012.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16</Pages>
  <Words>3709</Words>
  <Characters>21145</Characters>
  <Application>Microsoft Office Word</Application>
  <DocSecurity>0</DocSecurity>
  <Lines>176</Lines>
  <Paragraphs>49</Paragraphs>
  <ScaleCrop>false</ScaleCrop>
  <Company/>
  <LinksUpToDate>false</LinksUpToDate>
  <CharactersWithSpaces>24805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6</cp:revision>
  <cp:lastPrinted>2025-12-01T13:09:00Z</cp:lastPrinted>
  <dcterms:created xsi:type="dcterms:W3CDTF">2026-02-27T14:46:00Z</dcterms:created>
  <dcterms:modified xsi:type="dcterms:W3CDTF">2026-02-27T15:30:00Z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