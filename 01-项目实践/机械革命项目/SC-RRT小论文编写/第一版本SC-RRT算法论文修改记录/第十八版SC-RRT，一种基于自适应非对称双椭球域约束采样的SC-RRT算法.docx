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hint="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0C4330AB" w:rsidR="0076352E" w:rsidRPr="003E21FA" w:rsidRDefault="000D7B58" w:rsidP="003E21FA">
      <w:pPr>
        <w:pStyle w:val="a5"/>
        <w:spacing w:line="235" w:lineRule="auto"/>
        <w:jc w:val="center"/>
        <w:rPr>
          <w:rFonts w:eastAsiaTheme="minorEastAsia" w:hint="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hint="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hint="eastAsia"/>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DF05586"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构造尺度可变且允许非对称伸缩的双向知情采样域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ins w:id="12" w:author="兴雨 郭" w:date="2026-02-05T22:19:00Z" w16du:dateUtc="2026-02-05T14:19:00Z">
        <w:r>
          <w:rPr>
            <w:rFonts w:eastAsiaTheme="minorEastAsia" w:hint="eastAsia"/>
            <w:sz w:val="22"/>
            <w:szCs w:val="22"/>
            <w:lang w:eastAsia="zh-CN"/>
          </w:rPr>
          <w:t>-</w:t>
        </w:r>
      </w:ins>
      <w:ins w:id="13"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4"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5"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7421E9">
        <w:rPr>
          <w:rFonts w:eastAsiaTheme="minorEastAsia" w:hint="eastAsia"/>
          <w:sz w:val="22"/>
          <w:szCs w:val="22"/>
          <w:lang w:eastAsia="zh-CN"/>
        </w:rPr>
        <w:t>）</w:t>
      </w:r>
      <w:r w:rsidR="00CA2C58">
        <w:rPr>
          <w:rFonts w:eastAsiaTheme="minorEastAsia" w:hint="eastAsia"/>
          <w:sz w:val="22"/>
          <w:szCs w:val="22"/>
          <w:lang w:eastAsia="zh-CN"/>
        </w:rPr>
        <w:t>，</w:t>
      </w:r>
      <w:ins w:id="16"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7" w:author="兴雨 郭" w:date="2026-02-01T23:50:00Z">
        <w:r w:rsidR="006039D1" w:rsidRPr="006039D1">
          <w:rPr>
            <w:rFonts w:eastAsiaTheme="minorEastAsia"/>
            <w:sz w:val="22"/>
            <w:szCs w:val="22"/>
            <w:lang w:eastAsia="zh-CN"/>
          </w:rPr>
          <w:t>最优路径代价的历史演化</w:t>
        </w:r>
      </w:ins>
      <w:r>
        <w:rPr>
          <w:rFonts w:eastAsiaTheme="minorEastAsia" w:hint="eastAsia"/>
          <w:sz w:val="22"/>
          <w:szCs w:val="22"/>
          <w:lang w:eastAsia="zh-CN"/>
        </w:rPr>
        <w:t>为反馈，</w:t>
      </w:r>
      <w:ins w:id="18"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9"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ins w:id="20" w:author="兴雨 郭" w:date="2026-02-01T23:50:00Z">
        <w:r w:rsidR="006039D1" w:rsidRPr="006039D1">
          <w:rPr>
            <w:rFonts w:eastAsiaTheme="minorEastAsia"/>
            <w:sz w:val="22"/>
            <w:szCs w:val="22"/>
            <w:lang w:eastAsia="zh-CN"/>
          </w:rPr>
          <w:t>进行闭环调节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构建随搜索进程实时演化的知情采样子集，使采样密度在全局探索空间与局部约束区域间自适应分配，有效抑制了冗余扩展并维持了搜索的连续性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1"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4"/>
        <w:r w:rsidR="00405D96" w:rsidDel="006039D1">
          <w:rPr>
            <w:rFonts w:eastAsiaTheme="minorEastAsia" w:hint="eastAsia"/>
            <w:sz w:val="22"/>
            <w:szCs w:val="22"/>
            <w:lang w:eastAsia="zh-CN"/>
          </w:rPr>
          <w:delText>结合</w:delText>
        </w:r>
        <w:commentRangeStart w:id="22"/>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2"/>
        <w:r w:rsidR="006039D1" w:rsidDel="006039D1">
          <w:rPr>
            <w:rStyle w:val="af0"/>
            <w:rFonts w:eastAsiaTheme="minorEastAsia"/>
            <w:sz w:val="22"/>
            <w:szCs w:val="22"/>
            <w:lang w:eastAsia="zh-CN"/>
          </w:rPr>
          <w:commentReference w:id="22"/>
        </w:r>
      </w:del>
    </w:p>
    <w:p w14:paraId="2636E0FA" w14:textId="6629C5DB" w:rsidR="00C53B0D" w:rsidRDefault="00B4474A" w:rsidP="003E21FA">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AE1B70">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15%–20%</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FB5B7C">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3"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p>
    <w:p w14:paraId="18E66862" w14:textId="28CCAFEA" w:rsidR="007757F1" w:rsidRPr="007757F1" w:rsidRDefault="007757F1" w:rsidP="003E21FA">
      <w:pPr>
        <w:pStyle w:val="a3"/>
        <w:spacing w:before="9" w:line="261" w:lineRule="auto"/>
        <w:ind w:right="110" w:firstLine="500"/>
        <w:jc w:val="both"/>
        <w:rPr>
          <w:rFonts w:eastAsiaTheme="minorEastAsia" w:hint="eastAsia"/>
          <w:sz w:val="22"/>
          <w:szCs w:val="22"/>
          <w:lang w:eastAsia="zh-CN"/>
        </w:rPr>
      </w:pPr>
      <w:commentRangeStart w:id="24"/>
      <w:r w:rsidRPr="007757F1">
        <w:rPr>
          <w:rFonts w:eastAsiaTheme="minorEastAsia" w:hint="eastAsia"/>
          <w:sz w:val="22"/>
          <w:szCs w:val="22"/>
          <w:highlight w:val="red"/>
          <w:lang w:eastAsia="zh-CN"/>
        </w:rPr>
        <w:t>补充</w:t>
      </w:r>
      <w:commentRangeEnd w:id="24"/>
      <w:r w:rsidRPr="007757F1">
        <w:rPr>
          <w:rStyle w:val="af0"/>
          <w:rFonts w:eastAsiaTheme="minorEastAsia" w:hint="eastAsia"/>
          <w:sz w:val="22"/>
          <w:szCs w:val="22"/>
          <w:highlight w:val="red"/>
          <w:lang w:eastAsia="zh-CN"/>
        </w:rPr>
        <w:commentReference w:id="24"/>
      </w:r>
      <w:r w:rsidRPr="007757F1">
        <w:rPr>
          <w:rFonts w:eastAsiaTheme="minorEastAsia" w:hint="eastAsia"/>
          <w:sz w:val="22"/>
          <w:szCs w:val="22"/>
          <w:highlight w:val="red"/>
          <w:lang w:eastAsia="zh-CN"/>
        </w:rPr>
        <w:t>研究意义作为总结</w:t>
      </w:r>
    </w:p>
    <w:p w14:paraId="5677421C" w14:textId="094AE608" w:rsidR="00DE28E5" w:rsidRPr="003E21FA" w:rsidRDefault="00821371" w:rsidP="005D13D5">
      <w:pPr>
        <w:pStyle w:val="a3"/>
        <w:spacing w:line="261" w:lineRule="auto"/>
        <w:rPr>
          <w:rFonts w:hint="eastAsia"/>
          <w:spacing w:val="-2"/>
          <w:lang w:eastAsia="zh-CN"/>
        </w:rPr>
      </w:pPr>
      <w:r>
        <w:rPr>
          <w:rFonts w:ascii="Arial" w:hAnsi="Arial"/>
          <w:b/>
          <w:spacing w:val="-2"/>
          <w:lang w:eastAsia="zh-CN"/>
        </w:rPr>
        <w:t>Keywords</w:t>
      </w:r>
      <w:r w:rsidR="00F35CF3">
        <w:rPr>
          <w:rFonts w:ascii="宋体" w:eastAsia="宋体" w:hAnsi="宋体" w:cs="宋体" w:hint="eastAsia"/>
          <w:b/>
          <w:spacing w:val="-2"/>
          <w:lang w:eastAsia="zh-CN"/>
        </w:rPr>
        <w:t>：</w:t>
      </w:r>
      <w:commentRangeStart w:id="25"/>
      <w:r w:rsidR="00F35CF3">
        <w:rPr>
          <w:rFonts w:eastAsiaTheme="minorEastAsia" w:hint="eastAsia"/>
          <w:spacing w:val="-2"/>
          <w:lang w:eastAsia="zh-CN"/>
        </w:rPr>
        <w:t xml:space="preserve"> </w:t>
      </w:r>
      <w:r w:rsidR="00F35CF3" w:rsidRPr="00F35CF3">
        <w:rPr>
          <w:rFonts w:ascii="宋体" w:eastAsia="宋体" w:hAnsi="宋体" w:cs="宋体" w:hint="eastAsia"/>
          <w:spacing w:val="-2"/>
          <w:lang w:eastAsia="zh-CN"/>
        </w:rPr>
        <w:t>快速扩展随机树（</w:t>
      </w:r>
      <w:r w:rsidR="00F35CF3" w:rsidRPr="00F35CF3">
        <w:rPr>
          <w:spacing w:val="-2"/>
          <w:lang w:eastAsia="zh-CN"/>
        </w:rPr>
        <w:t>RRT</w:t>
      </w:r>
      <w:r w:rsidR="00F35CF3" w:rsidRPr="00F35CF3">
        <w:rPr>
          <w:rFonts w:ascii="宋体" w:eastAsia="宋体" w:hAnsi="宋体" w:cs="宋体" w:hint="eastAsia"/>
          <w:spacing w:val="-2"/>
          <w:lang w:eastAsia="zh-CN"/>
        </w:rPr>
        <w:t>）、</w:t>
      </w:r>
      <w:r w:rsidR="00642E09">
        <w:rPr>
          <w:rFonts w:ascii="宋体" w:eastAsia="宋体" w:hAnsi="宋体" w:cs="宋体" w:hint="eastAsia"/>
          <w:spacing w:val="-2"/>
          <w:lang w:eastAsia="zh-CN"/>
        </w:rPr>
        <w:t>知情</w:t>
      </w:r>
      <w:r w:rsidR="00F35CF3" w:rsidRPr="00F35CF3">
        <w:rPr>
          <w:rFonts w:ascii="宋体" w:eastAsia="宋体" w:hAnsi="宋体" w:cs="宋体" w:hint="eastAsia"/>
          <w:spacing w:val="-2"/>
          <w:lang w:eastAsia="zh-CN"/>
        </w:rPr>
        <w:t>采样、</w:t>
      </w:r>
      <w:r w:rsidR="00642E09">
        <w:rPr>
          <w:rFonts w:ascii="宋体" w:eastAsia="宋体" w:hAnsi="宋体" w:cs="宋体" w:hint="eastAsia"/>
          <w:spacing w:val="-2"/>
          <w:lang w:eastAsia="zh-CN"/>
        </w:rPr>
        <w:t>非对称双向超椭球体</w:t>
      </w:r>
      <w:r w:rsidR="009F6DFC">
        <w:rPr>
          <w:rFonts w:ascii="宋体" w:eastAsia="宋体" w:hAnsi="宋体" w:cs="宋体" w:hint="eastAsia"/>
          <w:spacing w:val="-2"/>
          <w:lang w:eastAsia="zh-CN"/>
        </w:rPr>
        <w:t>、</w:t>
      </w:r>
      <w:r w:rsidR="00642E09" w:rsidRPr="00C53B0D">
        <w:rPr>
          <w:rFonts w:eastAsiaTheme="minorEastAsia"/>
          <w:sz w:val="22"/>
          <w:szCs w:val="22"/>
          <w:lang w:eastAsia="zh-CN"/>
        </w:rPr>
        <w:t>在线调节机制</w:t>
      </w:r>
      <w:r w:rsidR="009F6DFC" w:rsidRPr="00F35CF3">
        <w:rPr>
          <w:rFonts w:ascii="宋体" w:eastAsia="宋体" w:hAnsi="宋体" w:cs="宋体" w:hint="eastAsia"/>
          <w:spacing w:val="-2"/>
          <w:lang w:eastAsia="zh-CN"/>
        </w:rPr>
        <w:t>、</w:t>
      </w:r>
      <w:r w:rsidR="00F35CF3" w:rsidRPr="00F35CF3">
        <w:rPr>
          <w:rFonts w:ascii="宋体" w:eastAsia="宋体" w:hAnsi="宋体" w:cs="宋体" w:hint="eastAsia"/>
          <w:spacing w:val="-2"/>
          <w:lang w:eastAsia="zh-CN"/>
        </w:rPr>
        <w:t>路径规划</w:t>
      </w:r>
      <w:commentRangeEnd w:id="25"/>
      <w:r w:rsidR="00642E09" w:rsidRPr="003E21FA">
        <w:rPr>
          <w:rStyle w:val="af0"/>
          <w:rFonts w:hint="eastAsia"/>
          <w:spacing w:val="-2"/>
          <w:sz w:val="20"/>
          <w:szCs w:val="20"/>
          <w:lang w:eastAsia="zh-CN"/>
        </w:rPr>
        <w:commentReference w:id="25"/>
      </w:r>
    </w:p>
    <w:p w14:paraId="6FECAB2F" w14:textId="77777777" w:rsidR="005B4146" w:rsidRPr="00571D26" w:rsidDel="00043ED5" w:rsidRDefault="005B4146">
      <w:pPr>
        <w:rPr>
          <w:del w:id="26" w:author="兴雨 郭" w:date="2026-02-05T23:02:00Z" w16du:dateUtc="2026-02-05T15:02:00Z"/>
          <w:rFonts w:eastAsiaTheme="minorEastAsia"/>
          <w:sz w:val="19"/>
          <w:lang w:eastAsia="zh-CN"/>
        </w:rPr>
      </w:pPr>
    </w:p>
    <w:p w14:paraId="28BAB929" w14:textId="77777777" w:rsidR="00DE28E5" w:rsidDel="00043ED5" w:rsidRDefault="00DE28E5">
      <w:pPr>
        <w:rPr>
          <w:del w:id="27" w:author="兴雨 郭" w:date="2026-02-05T23:02:00Z" w16du:dateUtc="2026-02-05T15:02:00Z"/>
          <w:rFonts w:eastAsiaTheme="minorEastAsia"/>
          <w:sz w:val="19"/>
          <w:lang w:eastAsia="zh-CN"/>
        </w:rPr>
      </w:pPr>
    </w:p>
    <w:p w14:paraId="1AAC563F" w14:textId="77777777" w:rsidR="00DE28E5" w:rsidRDefault="00DE28E5">
      <w:pPr>
        <w:rPr>
          <w:rFonts w:eastAsiaTheme="minorEastAsia"/>
          <w:sz w:val="19"/>
          <w:lang w:eastAsia="zh-CN"/>
        </w:rPr>
      </w:pPr>
    </w:p>
    <w:p w14:paraId="2831DCA0" w14:textId="4DE6FBAE" w:rsidR="00DE28E5" w:rsidRPr="00DE28E5" w:rsidDel="00043ED5" w:rsidRDefault="00DE28E5" w:rsidP="005D13D5">
      <w:pPr>
        <w:ind w:left="255" w:hanging="255"/>
        <w:rPr>
          <w:del w:id="28"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9" w:name="1_Introduction"/>
      <w:bookmarkEnd w:id="29"/>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30" w:name="OLE_LINK11"/>
      <w:bookmarkStart w:id="31"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47DFC4BC" w14:textId="54CDBFEB" w:rsidR="00E4440F"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2"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3" w:author="兴雨 郭" w:date="2026-02-05T21:19:00Z">
        <w:r w:rsidR="00076339" w:rsidRPr="00076339">
          <w:rPr>
            <w:rFonts w:eastAsiaTheme="minorEastAsia"/>
            <w:lang w:eastAsia="zh-CN"/>
          </w:rPr>
          <w:t>规划路径几何不够平滑</w:t>
        </w:r>
      </w:ins>
      <w:del w:id="34"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。这些不足限制了其在环境尺度大、障碍物密集或动态障碍物分布场景中的性能表现。为解决上述问题，近年来研究者从采样引导、搜索策略协同以及路径结构优化等角度提出了多种改进方法。</w:t>
      </w:r>
    </w:p>
    <w:p w14:paraId="09F54616" w14:textId="13B401E7" w:rsidR="005D13D5" w:rsidRDefault="003C1621" w:rsidP="003C1621">
      <w:pPr>
        <w:spacing w:line="262" w:lineRule="auto"/>
        <w:ind w:firstLineChars="200" w:firstLine="440"/>
        <w:jc w:val="both"/>
        <w:rPr>
          <w:rFonts w:eastAsiaTheme="minorEastAsia"/>
          <w:lang w:eastAsia="zh-CN"/>
        </w:rPr>
      </w:pPr>
      <w:r w:rsidRPr="003C1621">
        <w:rPr>
          <w:rFonts w:eastAsiaTheme="minorEastAsia"/>
          <w:lang w:eastAsia="zh-CN"/>
        </w:rPr>
        <w:t>一类代表性工作通过</w:t>
      </w:r>
      <w:ins w:id="35" w:author="兴雨 郭" w:date="2026-02-05T20:59:00Z">
        <w:r w:rsidR="00B2070E" w:rsidRPr="00B2070E">
          <w:rPr>
            <w:rFonts w:eastAsiaTheme="minorEastAsia"/>
            <w:lang w:eastAsia="zh-CN"/>
          </w:rPr>
          <w:t>改进双向搜索框架与采样引导机制来提升收敛效率</w:t>
        </w:r>
      </w:ins>
      <w:del w:id="36" w:author="兴雨 郭" w:date="2026-02-05T20:59:00Z" w16du:dateUtc="2026-02-05T12:59:00Z">
        <w:r w:rsidRPr="003C1621" w:rsidDel="00B2070E">
          <w:rPr>
            <w:rFonts w:eastAsiaTheme="minorEastAsia"/>
            <w:lang w:eastAsia="zh-CN"/>
          </w:rPr>
          <w:delText>引入多策略协同的双向扩展机制来提升搜索效率</w:delText>
        </w:r>
      </w:del>
      <w:ins w:id="37" w:author="兴雨 郭" w:date="2026-02-05T20:59:00Z" w16du:dateUtc="2026-02-05T12:59:00Z">
        <w:r w:rsidR="00B2070E" w:rsidRPr="00E4440F">
          <w:rPr>
            <w:rFonts w:eastAsiaTheme="minorEastAsia"/>
            <w:lang w:eastAsia="zh-CN"/>
          </w:rPr>
          <w:t>，</w:t>
        </w:r>
      </w:ins>
      <w:del w:id="38" w:author="兴雨 郭" w:date="2026-02-05T20:59:00Z" w16du:dateUtc="2026-02-05T12:59:00Z">
        <w:r w:rsidRPr="003C1621" w:rsidDel="00B2070E">
          <w:rPr>
            <w:rFonts w:eastAsiaTheme="minorEastAsia"/>
            <w:lang w:eastAsia="zh-CN"/>
          </w:rPr>
          <w:delText>。</w:delText>
        </w:r>
      </w:del>
      <w:ins w:id="39"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40"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 </w:t>
        </w:r>
        <w:r w:rsidR="005D13D5" w:rsidRPr="00B2070E">
          <w:rPr>
            <w:rFonts w:eastAsiaTheme="minorEastAsia"/>
            <w:lang w:eastAsia="zh-CN"/>
          </w:rPr>
          <w:t>进一步依据</w:t>
        </w:r>
        <w:r w:rsidR="005D13D5" w:rsidRPr="00B2070E">
          <w:rPr>
            <w:rFonts w:eastAsiaTheme="minorEastAsia" w:hint="eastAsia"/>
            <w:color w:val="EE0000"/>
            <w:lang w:eastAsia="zh-CN"/>
            <w:rPrChange w:id="41"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RRV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3C81D248" w14:textId="5571511E" w:rsidR="005D13D5" w:rsidRPr="005D13D5" w:rsidRDefault="005D13D5" w:rsidP="005D13D5">
      <w:pPr>
        <w:pStyle w:val="a3"/>
        <w:spacing w:before="7"/>
        <w:jc w:val="both"/>
        <w:rPr>
          <w:rFonts w:eastAsiaTheme="minorEastAsia" w:hint="eastAsia"/>
          <w:sz w:val="11"/>
          <w:lang w:eastAsia="zh-CN"/>
        </w:rPr>
      </w:pPr>
      <w:r>
        <w:rPr>
          <w:noProof/>
        </w:rPr>
        <mc:AlternateContent>
          <mc:Choice Requires="wps">
            <w:drawing>
              <wp:anchor distT="0" distB="0" distL="0" distR="0" simplePos="0" relativeHeight="251796480" behindDoc="1" locked="0" layoutInCell="1" allowOverlap="1" wp14:anchorId="10B28628" wp14:editId="2BD16507">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8E017" id="Freeform 3" o:spid="_x0000_s1026" style="position:absolute;margin-left:51pt;margin-top:7.9pt;width:238.15pt;height:.1pt;z-index:-251520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5B6CDAF6" w14:textId="77777777" w:rsidR="005D13D5" w:rsidRDefault="005D13D5" w:rsidP="005D13D5">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A190227" w14:textId="77777777" w:rsidR="005D13D5" w:rsidRPr="003E21FA" w:rsidRDefault="005D13D5" w:rsidP="005D13D5">
      <w:pPr>
        <w:tabs>
          <w:tab w:val="left" w:pos="503"/>
        </w:tabs>
        <w:spacing w:before="102" w:line="244" w:lineRule="auto"/>
        <w:ind w:left="503" w:right="927" w:hanging="284"/>
        <w:jc w:val="both"/>
        <w:rPr>
          <w:rFonts w:eastAsiaTheme="minorEastAsia" w:hint="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2C749CDD" w14:textId="77777777" w:rsidR="005D13D5" w:rsidRPr="00BC0928" w:rsidRDefault="005D13D5" w:rsidP="005D13D5">
      <w:pPr>
        <w:spacing w:before="81" w:line="244" w:lineRule="auto"/>
        <w:ind w:left="503" w:right="2292" w:hanging="297"/>
        <w:jc w:val="both"/>
        <w:rPr>
          <w:rFonts w:eastAsiaTheme="minorEastAsia" w:hint="eastAsia"/>
          <w:sz w:val="17"/>
          <w:lang w:eastAsia="zh-CN"/>
        </w:rPr>
      </w:pPr>
      <w:r>
        <w:rPr>
          <w:rFonts w:ascii="Wingdings" w:hAnsi="Wingdings"/>
          <w:sz w:val="17"/>
        </w:rPr>
        <w:lastRenderedPageBreak/>
        <w:sym w:font="Wingdings" w:char="F02A"/>
      </w:r>
      <w:r>
        <w:rPr>
          <w:spacing w:val="40"/>
          <w:sz w:val="17"/>
        </w:rPr>
        <w:t xml:space="preserve"> </w:t>
      </w:r>
      <w:r w:rsidRPr="003E21FA">
        <w:rPr>
          <w:rFonts w:hint="eastAsia"/>
          <w:sz w:val="20"/>
          <w:szCs w:val="20"/>
        </w:rPr>
        <w:t>Gxyhaoxianghenlihai</w:t>
      </w:r>
      <w:hyperlink r:id="rId14" w:history="1">
        <w:r w:rsidRPr="003E21FA">
          <w:rPr>
            <w:sz w:val="20"/>
            <w:szCs w:val="20"/>
          </w:rPr>
          <w:t>@</w:t>
        </w:r>
        <w:r w:rsidRPr="003E21FA">
          <w:rPr>
            <w:rFonts w:hint="eastAsia"/>
            <w:sz w:val="20"/>
            <w:szCs w:val="20"/>
          </w:rPr>
          <w:t>gmail</w:t>
        </w:r>
        <w:r w:rsidRPr="003E21FA">
          <w:rPr>
            <w:sz w:val="20"/>
            <w:szCs w:val="20"/>
          </w:rPr>
          <w:t>.c</w:t>
        </w:r>
        <w:r w:rsidRPr="003E21FA">
          <w:rPr>
            <w:rFonts w:hint="eastAsia"/>
            <w:sz w:val="20"/>
            <w:szCs w:val="20"/>
          </w:rPr>
          <w:t>om</w:t>
        </w:r>
      </w:hyperlink>
      <w:r>
        <w:rPr>
          <w:sz w:val="17"/>
        </w:rPr>
        <w:br w:type="page"/>
      </w:r>
    </w:p>
    <w:p w14:paraId="2E8D836E" w14:textId="139408F5" w:rsidR="00E4440F" w:rsidRDefault="003C1621" w:rsidP="003C1621">
      <w:pPr>
        <w:spacing w:line="262" w:lineRule="auto"/>
        <w:ind w:firstLineChars="200" w:firstLine="440"/>
        <w:jc w:val="both"/>
        <w:rPr>
          <w:rFonts w:eastAsiaTheme="minorEastAsia"/>
          <w:lang w:eastAsia="zh-CN"/>
        </w:rPr>
      </w:pPr>
      <w:del w:id="42" w:author="兴雨 郭" w:date="2026-02-05T21:02:00Z" w16du:dateUtc="2026-02-05T13:02:00Z">
        <w:r w:rsidDel="00B2070E">
          <w:rPr>
            <w:rFonts w:eastAsiaTheme="minorEastAsia" w:hint="eastAsia"/>
            <w:lang w:eastAsia="zh-CN"/>
          </w:rPr>
          <w:lastRenderedPageBreak/>
          <w:delText>例如，</w:delText>
        </w:r>
        <w:commentRangeStart w:id="43"/>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4" w:name="OLE_LINK3"/>
        <w:r w:rsidR="00491CA9" w:rsidRPr="00491CA9" w:rsidDel="00B2070E">
          <w:rPr>
            <w:rFonts w:eastAsiaTheme="minorEastAsia"/>
            <w:lang w:eastAsia="zh-CN"/>
          </w:rPr>
          <w:delText>MS-BI-RRT*</w:delText>
        </w:r>
        <w:bookmarkEnd w:id="44"/>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3"/>
        <w:r w:rsidR="00B2070E" w:rsidRPr="003C1621" w:rsidDel="00B2070E">
          <w:rPr>
            <w:rStyle w:val="af0"/>
            <w:rFonts w:eastAsiaTheme="minorEastAsia"/>
            <w:sz w:val="22"/>
            <w:szCs w:val="22"/>
            <w:lang w:eastAsia="zh-CN"/>
          </w:rPr>
          <w:commentReference w:id="43"/>
        </w:r>
      </w:del>
      <w:r w:rsidRPr="003C1621">
        <w:rPr>
          <w:rFonts w:eastAsiaTheme="minorEastAsia"/>
          <w:lang w:eastAsia="zh-CN"/>
        </w:rPr>
        <w:t>然而，</w:t>
      </w:r>
      <w:ins w:id="45" w:author="兴雨 郭" w:date="2026-02-05T21:13:00Z">
        <w:r w:rsidR="00746DBA" w:rsidRPr="00746DBA">
          <w:rPr>
            <w:rFonts w:eastAsiaTheme="minorEastAsia"/>
            <w:lang w:eastAsia="zh-CN"/>
          </w:rPr>
          <w:t>上述方法总体仍以快速获得可行解为目标</w:t>
        </w:r>
      </w:ins>
      <w:del w:id="46" w:author="兴雨 郭" w:date="2026-02-05T21:13:00Z" w16du:dateUtc="2026-02-05T13:13:00Z">
        <w:r w:rsidRPr="003C1621" w:rsidDel="00746DBA">
          <w:rPr>
            <w:rFonts w:eastAsiaTheme="minorEastAsia"/>
            <w:lang w:eastAsia="zh-CN"/>
          </w:rPr>
          <w:delText>上述方法</w:delText>
        </w:r>
      </w:del>
      <w:ins w:id="47" w:author="兴雨 郭" w:date="2026-02-05T21:02:00Z">
        <w:r w:rsidR="00B2070E" w:rsidRPr="00B2070E">
          <w:rPr>
            <w:rFonts w:eastAsiaTheme="minorEastAsia"/>
            <w:lang w:eastAsia="zh-CN"/>
          </w:rPr>
          <w:t>，缺乏对</w:t>
        </w:r>
      </w:ins>
      <w:ins w:id="48" w:author="兴雨 郭" w:date="2026-02-05T21:14:00Z" w16du:dateUtc="2026-02-05T13:14:00Z">
        <w:r w:rsidR="00746DBA">
          <w:rPr>
            <w:rFonts w:eastAsiaTheme="minorEastAsia" w:hint="eastAsia"/>
            <w:lang w:eastAsia="zh-CN"/>
          </w:rPr>
          <w:t>路径</w:t>
        </w:r>
      </w:ins>
      <w:ins w:id="49" w:author="兴雨 郭" w:date="2026-02-05T21:02:00Z">
        <w:r w:rsidR="00B2070E" w:rsidRPr="00B2070E">
          <w:rPr>
            <w:rFonts w:eastAsiaTheme="minorEastAsia"/>
            <w:lang w:eastAsia="zh-CN"/>
          </w:rPr>
          <w:t>代价的渐进优化，</w:t>
        </w:r>
      </w:ins>
      <w:ins w:id="50" w:author="兴雨 郭" w:date="2026-02-05T21:14:00Z" w16du:dateUtc="2026-02-05T13:14:00Z">
        <w:r w:rsidR="00746DBA">
          <w:rPr>
            <w:rFonts w:eastAsiaTheme="minorEastAsia" w:hint="eastAsia"/>
            <w:lang w:eastAsia="zh-CN"/>
          </w:rPr>
          <w:t>因而</w:t>
        </w:r>
      </w:ins>
      <w:ins w:id="51" w:author="兴雨 郭" w:date="2026-02-05T21:02:00Z">
        <w:r w:rsidR="00B2070E" w:rsidRPr="00746DBA">
          <w:rPr>
            <w:rFonts w:eastAsiaTheme="minorEastAsia" w:hint="eastAsia"/>
            <w:color w:val="EE0000"/>
            <w:lang w:eastAsia="zh-CN"/>
            <w:rPrChange w:id="52" w:author="兴雨 郭" w:date="2026-02-05T21:12:00Z" w16du:dateUtc="2026-02-05T13:12:00Z">
              <w:rPr>
                <w:rFonts w:eastAsiaTheme="minorEastAsia" w:hint="eastAsia"/>
                <w:lang w:eastAsia="zh-CN"/>
              </w:rPr>
            </w:rPrChange>
          </w:rPr>
          <w:t>难以保证路径</w:t>
        </w:r>
        <w:r w:rsidR="00B2070E" w:rsidRPr="00B2070E">
          <w:rPr>
            <w:rFonts w:eastAsiaTheme="minorEastAsia"/>
            <w:lang w:eastAsia="zh-CN"/>
          </w:rPr>
          <w:t>最优性</w:t>
        </w:r>
      </w:ins>
      <w:del w:id="53" w:author="兴雨 郭" w:date="2026-02-05T21:02:00Z" w16du:dateUtc="2026-02-05T13:02:00Z">
        <w:r w:rsidRPr="003C1621" w:rsidDel="00B2070E">
          <w:rPr>
            <w:rFonts w:eastAsiaTheme="minorEastAsia"/>
            <w:lang w:eastAsia="zh-CN"/>
          </w:rPr>
          <w:delText>主要侧重于扩展方式层面的改进，其采样过程</w:delText>
        </w:r>
        <w:r w:rsidR="00686BC8" w:rsidRPr="00686BC8" w:rsidDel="00B2070E">
          <w:rPr>
            <w:rFonts w:eastAsiaTheme="minorEastAsia"/>
            <w:lang w:eastAsia="zh-CN"/>
          </w:rPr>
          <w:delText>仍未脱离对全局工作空间的依赖</w:delText>
        </w:r>
        <w:r w:rsidRPr="003C1621" w:rsidDel="00B2070E">
          <w:rPr>
            <w:rFonts w:eastAsiaTheme="minorEastAsia"/>
            <w:lang w:eastAsia="zh-CN"/>
          </w:rPr>
          <w:delText>，缺乏对采样区域的几何约束与代价感知能力</w:delText>
        </w:r>
      </w:del>
      <w:r w:rsidRPr="003C1621">
        <w:rPr>
          <w:rFonts w:eastAsiaTheme="minorEastAsia"/>
          <w:lang w:eastAsia="zh-CN"/>
        </w:rPr>
        <w:t>。</w:t>
      </w:r>
      <w:ins w:id="54" w:author="兴雨 郭" w:date="2026-02-05T21:14:00Z" w16du:dateUtc="2026-02-05T13:14:00Z">
        <w:r w:rsidR="00746DBA">
          <w:rPr>
            <w:rFonts w:eastAsiaTheme="minorEastAsia" w:hint="eastAsia"/>
            <w:lang w:eastAsia="zh-CN"/>
          </w:rPr>
          <w:t>同时</w:t>
        </w:r>
      </w:ins>
      <w:r w:rsidRPr="003C1621">
        <w:rPr>
          <w:rFonts w:eastAsiaTheme="minorEastAsia"/>
          <w:lang w:eastAsia="zh-CN"/>
        </w:rPr>
        <w:t>在</w:t>
      </w:r>
      <w:del w:id="55" w:author="兴雨 郭" w:date="2026-02-05T21:15:00Z" w16du:dateUtc="2026-02-05T13:15:00Z">
        <w:r w:rsidRPr="003C1621" w:rsidDel="00746DBA">
          <w:rPr>
            <w:rFonts w:eastAsiaTheme="minorEastAsia"/>
            <w:lang w:eastAsia="zh-CN"/>
          </w:rPr>
          <w:delText>环境尺度较</w:delText>
        </w:r>
      </w:del>
      <w:r w:rsidRPr="003C1621">
        <w:rPr>
          <w:rFonts w:eastAsiaTheme="minorEastAsia"/>
          <w:lang w:eastAsia="zh-CN"/>
        </w:rPr>
        <w:t>大</w:t>
      </w:r>
      <w:ins w:id="56" w:author="兴雨 郭" w:date="2026-02-05T21:15:00Z" w16du:dateUtc="2026-02-05T13:15:00Z">
        <w:r w:rsidR="00746DBA" w:rsidRPr="003C1621">
          <w:rPr>
            <w:rFonts w:eastAsiaTheme="minorEastAsia"/>
            <w:lang w:eastAsia="zh-CN"/>
          </w:rPr>
          <w:t>尺度</w:t>
        </w:r>
      </w:ins>
      <w:r w:rsidRPr="003C1621">
        <w:rPr>
          <w:rFonts w:eastAsiaTheme="minorEastAsia"/>
          <w:lang w:eastAsia="zh-CN"/>
        </w:rPr>
        <w:t>或存在多</w:t>
      </w:r>
      <w:del w:id="57" w:author="兴雨 郭" w:date="2026-02-05T21:15:00Z" w16du:dateUtc="2026-02-05T13:15:00Z">
        <w:r w:rsidRPr="003C1621" w:rsidDel="00746DBA">
          <w:rPr>
            <w:rFonts w:eastAsiaTheme="minorEastAsia"/>
            <w:lang w:eastAsia="zh-CN"/>
          </w:rPr>
          <w:delText>条可行</w:delText>
        </w:r>
      </w:del>
      <w:r w:rsidRPr="003C1621">
        <w:rPr>
          <w:rFonts w:eastAsiaTheme="minorEastAsia"/>
          <w:lang w:eastAsia="zh-CN"/>
        </w:rPr>
        <w:t>通道的</w:t>
      </w:r>
      <w:del w:id="58" w:author="兴雨 郭" w:date="2026-02-05T21:15:00Z" w16du:dateUtc="2026-02-05T13:15:00Z">
        <w:r w:rsidRPr="003C1621" w:rsidDel="00746DBA">
          <w:rPr>
            <w:rFonts w:eastAsiaTheme="minorEastAsia" w:hint="eastAsia"/>
            <w:lang w:eastAsia="zh-CN"/>
          </w:rPr>
          <w:delText>情况</w:delText>
        </w:r>
      </w:del>
      <w:ins w:id="59" w:author="兴雨 郭" w:date="2026-02-05T21:15:00Z" w16du:dateUtc="2026-02-05T13:15:00Z">
        <w:r w:rsidR="00746DBA">
          <w:rPr>
            <w:rFonts w:eastAsiaTheme="minorEastAsia" w:hint="eastAsia"/>
            <w:lang w:eastAsia="zh-CN"/>
          </w:rPr>
          <w:t>环境</w:t>
        </w:r>
      </w:ins>
      <w:del w:id="60" w:author="兴雨 郭" w:date="2026-02-05T21:15:00Z" w16du:dateUtc="2026-02-05T13:15:00Z">
        <w:r w:rsidRPr="003C1621" w:rsidDel="00746DBA">
          <w:rPr>
            <w:rFonts w:eastAsiaTheme="minorEastAsia"/>
            <w:lang w:eastAsia="zh-CN"/>
          </w:rPr>
          <w:delText>下</w:delText>
        </w:r>
      </w:del>
      <w:ins w:id="61" w:author="兴雨 郭" w:date="2026-02-05T21:15:00Z" w16du:dateUtc="2026-02-05T13:15:00Z">
        <w:r w:rsidR="00746DBA">
          <w:rPr>
            <w:rFonts w:eastAsiaTheme="minorEastAsia" w:hint="eastAsia"/>
            <w:lang w:eastAsia="zh-CN"/>
          </w:rPr>
          <w:t>中</w:t>
        </w:r>
      </w:ins>
      <w:r w:rsidRPr="003C1621">
        <w:rPr>
          <w:rFonts w:eastAsiaTheme="minorEastAsia"/>
          <w:lang w:eastAsia="zh-CN"/>
        </w:rPr>
        <w:t>，</w:t>
      </w:r>
      <w:del w:id="62" w:author="兴雨 郭" w:date="2026-02-05T21:16:00Z" w16du:dateUtc="2026-02-05T13:16:00Z">
        <w:r w:rsidRPr="003C1621" w:rsidDel="00746DBA">
          <w:rPr>
            <w:rFonts w:eastAsiaTheme="minorEastAsia"/>
            <w:lang w:eastAsia="zh-CN"/>
          </w:rPr>
          <w:delText>算法</w:delText>
        </w:r>
      </w:del>
      <w:r w:rsidRPr="003C1621">
        <w:rPr>
          <w:rFonts w:eastAsiaTheme="minorEastAsia"/>
          <w:lang w:eastAsia="zh-CN"/>
        </w:rPr>
        <w:t>仍可能在与最优路径无关的区域</w:t>
      </w:r>
      <w:r w:rsidRPr="00746DBA">
        <w:rPr>
          <w:rFonts w:eastAsiaTheme="minorEastAsia" w:hint="eastAsia"/>
          <w:color w:val="EE0000"/>
          <w:lang w:eastAsia="zh-CN"/>
          <w:rPrChange w:id="63" w:author="兴雨 郭" w:date="2026-02-05T21:13:00Z" w16du:dateUtc="2026-02-05T13:13:00Z">
            <w:rPr>
              <w:rFonts w:eastAsiaTheme="minorEastAsia" w:hint="eastAsia"/>
              <w:lang w:eastAsia="zh-CN"/>
            </w:rPr>
          </w:rPrChange>
        </w:rPr>
        <w:t>产生大量冗余采</w:t>
      </w:r>
      <w:r w:rsidRPr="003C1621">
        <w:rPr>
          <w:rFonts w:eastAsiaTheme="minorEastAsia"/>
          <w:lang w:eastAsia="zh-CN"/>
        </w:rPr>
        <w:t>样点，</w:t>
      </w:r>
      <w:del w:id="64" w:author="兴雨 郭" w:date="2026-02-05T21:16:00Z" w16du:dateUtc="2026-02-05T13:16:00Z">
        <w:r w:rsidRPr="003C1621" w:rsidDel="00746DBA">
          <w:rPr>
            <w:rFonts w:eastAsiaTheme="minorEastAsia"/>
            <w:lang w:eastAsia="zh-CN"/>
          </w:rPr>
          <w:delText>进而</w:delText>
        </w:r>
      </w:del>
      <w:r w:rsidRPr="003C1621">
        <w:rPr>
          <w:rFonts w:eastAsiaTheme="minorEastAsia"/>
          <w:lang w:eastAsia="zh-CN"/>
        </w:rPr>
        <w:t>影响整体</w:t>
      </w:r>
      <w:del w:id="65" w:author="兴雨 郭" w:date="2026-02-05T21:17:00Z" w16du:dateUtc="2026-02-05T13:17:00Z">
        <w:r w:rsidRPr="003C1621" w:rsidDel="00746DBA">
          <w:rPr>
            <w:rFonts w:eastAsiaTheme="minorEastAsia"/>
            <w:lang w:eastAsia="zh-CN"/>
          </w:rPr>
          <w:delText>搜索</w:delText>
        </w:r>
      </w:del>
      <w:r w:rsidRPr="003C1621">
        <w:rPr>
          <w:rFonts w:eastAsiaTheme="minorEastAsia"/>
          <w:lang w:eastAsia="zh-CN"/>
        </w:rPr>
        <w:t>效率</w:t>
      </w:r>
      <w:r w:rsidR="008135C1" w:rsidRPr="008135C1">
        <w:rPr>
          <w:rFonts w:eastAsiaTheme="minorEastAsia"/>
          <w:lang w:eastAsia="zh-CN"/>
        </w:rPr>
        <w:t>。</w:t>
      </w:r>
    </w:p>
    <w:p w14:paraId="70BB6035" w14:textId="1C982717" w:rsidR="00686BC8" w:rsidRDefault="00B2070E" w:rsidP="00686BC8">
      <w:pPr>
        <w:spacing w:line="262" w:lineRule="auto"/>
        <w:ind w:firstLineChars="200" w:firstLine="440"/>
        <w:jc w:val="both"/>
        <w:rPr>
          <w:rFonts w:eastAsiaTheme="minorEastAsia"/>
          <w:lang w:eastAsia="zh-CN"/>
        </w:rPr>
      </w:pPr>
      <w:ins w:id="66" w:author="兴雨 郭" w:date="2026-02-05T21:03:00Z">
        <w:r w:rsidRPr="00B2070E">
          <w:rPr>
            <w:rFonts w:eastAsiaTheme="minorEastAsia"/>
            <w:color w:val="FFFFFF" w:themeColor="background1"/>
            <w:highlight w:val="red"/>
            <w:lang w:eastAsia="zh-CN"/>
          </w:rPr>
          <w:t>为兼顾快速规划与</w:t>
        </w:r>
      </w:ins>
      <w:ins w:id="67" w:author="兴雨 郭" w:date="2026-02-05T21:17:00Z">
        <w:r w:rsidR="00746DBA" w:rsidRPr="00746DBA">
          <w:rPr>
            <w:rFonts w:eastAsiaTheme="minorEastAsia"/>
            <w:color w:val="FFFFFF" w:themeColor="background1"/>
            <w:highlight w:val="red"/>
            <w:lang w:eastAsia="zh-CN"/>
          </w:rPr>
          <w:t>路径质量</w:t>
        </w:r>
      </w:ins>
      <w:ins w:id="68"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69"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70"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71"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ins w:id="72" w:author="兴雨 郭" w:date="2026-02-05T21:20:00Z" w16du:dateUtc="2026-02-05T13:20:00Z">
        <w:r w:rsidR="00076339" w:rsidRPr="00076339">
          <w:rPr>
            <w:rFonts w:eastAsiaTheme="minorEastAsia"/>
            <w:lang w:eastAsia="zh-CN"/>
          </w:rPr>
          <w:t>知情子集</w:t>
        </w:r>
      </w:ins>
      <w:del w:id="73" w:author="兴雨 郭" w:date="2026-02-05T21:20:00Z" w16du:dateUtc="2026-02-05T13:20:00Z">
        <w:r w:rsidR="00B670EB" w:rsidRPr="00B670EB" w:rsidDel="00076339">
          <w:rPr>
            <w:rFonts w:eastAsiaTheme="minorEastAsia"/>
            <w:lang w:eastAsia="zh-CN"/>
          </w:rPr>
          <w:delText>超椭球体</w:delText>
        </w:r>
      </w:del>
      <w:r w:rsidR="00B670EB" w:rsidRPr="00B670EB">
        <w:rPr>
          <w:rFonts w:eastAsiaTheme="minorEastAsia"/>
          <w:lang w:eastAsia="zh-CN"/>
        </w:rPr>
        <w:t>范围过大，</w:t>
      </w:r>
      <w:del w:id="74"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ins w:id="75" w:author="兴雨 郭" w:date="2026-02-05T21:20:00Z">
        <w:r w:rsidR="00076339" w:rsidRPr="00076339">
          <w:rPr>
            <w:rFonts w:eastAsiaTheme="minorEastAsia"/>
            <w:lang w:eastAsia="zh-CN"/>
          </w:rPr>
          <w:t>知情子集可能过早收缩</w:t>
        </w:r>
      </w:ins>
      <w:del w:id="76"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ins w:id="77" w:author="兴雨 郭" w:date="2026-02-05T21:21:00Z">
        <w:r w:rsidR="00076339" w:rsidRPr="00076339">
          <w:rPr>
            <w:rFonts w:eastAsiaTheme="minorEastAsia"/>
            <w:lang w:eastAsia="zh-CN"/>
          </w:rPr>
          <w:t>削弱对可行域的覆盖与探索性，进而增加错失更优解甚至可行解的风险</w:t>
        </w:r>
      </w:ins>
      <w:del w:id="78"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79"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80"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30"/>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81" w:author="兴雨 郭" w:date="2026-02-05T21:37:00Z">
        <w:r w:rsidR="003C0C48" w:rsidRPr="00113D2A">
          <w:rPr>
            <w:rFonts w:eastAsiaTheme="minorEastAsia"/>
            <w:sz w:val="20"/>
            <w:szCs w:val="20"/>
            <w:lang w:eastAsia="zh-CN"/>
          </w:rPr>
          <w:t>现有改进方法在效率与最优性之间仍存在明显权衡</w:t>
        </w:r>
      </w:ins>
      <w:ins w:id="82" w:author="兴雨 郭" w:date="2026-02-05T21:42:00Z" w16du:dateUtc="2026-02-05T13:42:00Z">
        <w:r w:rsidR="004A3542" w:rsidRPr="00113D2A">
          <w:rPr>
            <w:rFonts w:eastAsiaTheme="minorEastAsia" w:hint="eastAsia"/>
            <w:sz w:val="20"/>
            <w:szCs w:val="20"/>
            <w:lang w:eastAsia="zh-CN"/>
          </w:rPr>
          <w:t>：</w:t>
        </w:r>
      </w:ins>
      <w:ins w:id="83"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84" w:author="兴雨 郭" w:date="2026-02-05T21:43:00Z" w16du:dateUtc="2026-02-05T13:43:00Z">
        <w:r w:rsidR="004A3542" w:rsidRPr="00113D2A">
          <w:rPr>
            <w:rFonts w:eastAsiaTheme="minorEastAsia" w:hint="eastAsia"/>
            <w:sz w:val="20"/>
            <w:szCs w:val="20"/>
            <w:lang w:eastAsia="zh-CN"/>
          </w:rPr>
          <w:t>，</w:t>
        </w:r>
      </w:ins>
      <w:ins w:id="85"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86" w:author="兴雨 郭" w:date="2026-02-05T21:54:00Z">
        <w:r w:rsidR="008E3093" w:rsidRPr="00113D2A">
          <w:rPr>
            <w:rFonts w:eastAsiaTheme="minorEastAsia"/>
            <w:sz w:val="20"/>
            <w:szCs w:val="20"/>
            <w:lang w:eastAsia="zh-CN"/>
          </w:rPr>
          <w:t>约束域多为静态或弱自适应形式</w:t>
        </w:r>
      </w:ins>
      <w:ins w:id="87" w:author="兴雨 郭" w:date="2026-02-05T21:54:00Z" w16du:dateUtc="2026-02-05T13:54:00Z">
        <w:r w:rsidR="008E3093" w:rsidRPr="00113D2A">
          <w:rPr>
            <w:rFonts w:eastAsiaTheme="minorEastAsia" w:hint="eastAsia"/>
            <w:sz w:val="20"/>
            <w:szCs w:val="20"/>
            <w:lang w:eastAsia="zh-CN"/>
          </w:rPr>
          <w:t>，</w:t>
        </w:r>
      </w:ins>
      <w:ins w:id="88"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89" w:author="兴雨 郭" w:date="2026-02-05T21:43:00Z">
        <w:r w:rsidR="004A3542" w:rsidRPr="00113D2A">
          <w:rPr>
            <w:rFonts w:eastAsiaTheme="minorEastAsia"/>
            <w:sz w:val="20"/>
            <w:szCs w:val="20"/>
            <w:lang w:eastAsia="zh-CN"/>
          </w:rPr>
          <w:t>。</w:t>
        </w:r>
      </w:ins>
      <w:del w:id="90" w:author="兴雨 郭" w:date="2026-02-05T21:43:00Z" w16du:dateUtc="2026-02-05T13:43:00Z">
        <w:r w:rsidRPr="00113D2A" w:rsidDel="004A3542">
          <w:rPr>
            <w:rFonts w:eastAsiaTheme="minorEastAsia"/>
            <w:sz w:val="20"/>
            <w:szCs w:val="20"/>
            <w:lang w:eastAsia="zh-CN"/>
          </w:rPr>
          <w:delText>现有方法</w:delText>
        </w:r>
      </w:del>
      <w:del w:id="91"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92" w:author="兴雨 郭" w:date="2026-02-05T21:43:00Z" w16du:dateUtc="2026-02-05T13:43:00Z">
        <w:r w:rsidRPr="00113D2A" w:rsidDel="004A3542">
          <w:rPr>
            <w:rFonts w:eastAsiaTheme="minorEastAsia"/>
            <w:sz w:val="20"/>
            <w:szCs w:val="20"/>
            <w:lang w:eastAsia="zh-CN"/>
          </w:rPr>
          <w:delText>，难以在复杂</w:delText>
        </w:r>
      </w:del>
      <w:del w:id="93" w:author="兴雨 郭" w:date="2026-02-05T21:07:00Z" w16du:dateUtc="2026-02-05T13:07:00Z">
        <w:r w:rsidRPr="00113D2A" w:rsidDel="00B2070E">
          <w:rPr>
            <w:rFonts w:eastAsiaTheme="minorEastAsia"/>
            <w:sz w:val="20"/>
            <w:szCs w:val="20"/>
            <w:lang w:eastAsia="zh-CN"/>
          </w:rPr>
          <w:delText>随机障碍物</w:delText>
        </w:r>
      </w:del>
      <w:del w:id="94" w:author="兴雨 郭" w:date="2026-02-05T21:43:00Z" w16du:dateUtc="2026-02-05T13:43:00Z">
        <w:r w:rsidRPr="00113D2A" w:rsidDel="004A3542">
          <w:rPr>
            <w:rFonts w:eastAsiaTheme="minorEastAsia"/>
            <w:sz w:val="20"/>
            <w:szCs w:val="20"/>
            <w:lang w:eastAsia="zh-CN"/>
          </w:rPr>
          <w:delText>环境中同时实现快速收敛、最优路径与</w:delText>
        </w:r>
      </w:del>
      <w:del w:id="95" w:author="兴雨 郭" w:date="2026-02-05T21:36:00Z" w16du:dateUtc="2026-02-05T13:36:00Z">
        <w:r w:rsidRPr="00113D2A" w:rsidDel="003C0C48">
          <w:rPr>
            <w:rFonts w:eastAsiaTheme="minorEastAsia"/>
            <w:sz w:val="20"/>
            <w:szCs w:val="20"/>
            <w:lang w:eastAsia="zh-CN"/>
          </w:rPr>
          <w:delText>动态可行性</w:delText>
        </w:r>
      </w:del>
      <w:del w:id="96" w:author="兴雨 郭" w:date="2026-02-05T21:37:00Z" w16du:dateUtc="2026-02-05T13:37:00Z">
        <w:r w:rsidRPr="00113D2A" w:rsidDel="003C0C48">
          <w:rPr>
            <w:rFonts w:eastAsiaTheme="minorEastAsia"/>
            <w:sz w:val="20"/>
            <w:szCs w:val="20"/>
            <w:lang w:eastAsia="zh-CN"/>
          </w:rPr>
          <w:delText>的系统性</w:delText>
        </w:r>
      </w:del>
      <w:del w:id="97" w:author="兴雨 郭" w:date="2026-02-05T21:43:00Z" w16du:dateUtc="2026-02-05T13:43:00Z">
        <w:r w:rsidRPr="00113D2A" w:rsidDel="004A3542">
          <w:rPr>
            <w:rFonts w:eastAsiaTheme="minorEastAsia"/>
            <w:sz w:val="20"/>
            <w:szCs w:val="20"/>
            <w:lang w:eastAsia="zh-CN"/>
          </w:rPr>
          <w:delText>统一。</w:delText>
        </w:r>
      </w:del>
    </w:p>
    <w:p w14:paraId="5FCAA120" w14:textId="05B617A4" w:rsidR="00DE28E5" w:rsidDel="003C0C48" w:rsidRDefault="00431043" w:rsidP="00925A8F">
      <w:pPr>
        <w:spacing w:line="262" w:lineRule="auto"/>
        <w:ind w:firstLineChars="400" w:firstLine="880"/>
        <w:jc w:val="both"/>
        <w:rPr>
          <w:del w:id="98"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99" w:author="兴雨 郭" w:date="2026-02-05T22:53:00Z">
        <w:r w:rsidR="00DA32EB" w:rsidRPr="00DA32EB">
          <w:rPr>
            <w:rFonts w:eastAsiaTheme="minorEastAsia"/>
            <w:lang w:eastAsia="zh-CN"/>
          </w:rPr>
          <w:t>非对称双椭球</w:t>
        </w:r>
      </w:ins>
      <w:del w:id="100"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101"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102" w:author="兴雨 郭" w:date="2026-02-05T21:54:00Z" w16du:dateUtc="2026-02-05T13:54:00Z">
        <w:r w:rsidRPr="009A462D" w:rsidDel="008E3093">
          <w:rPr>
            <w:rFonts w:eastAsiaTheme="minorEastAsia"/>
            <w:lang w:eastAsia="zh-CN"/>
          </w:rPr>
          <w:delText>该</w:delText>
        </w:r>
      </w:del>
      <w:del w:id="103"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104"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105" w:author="兴雨 郭" w:date="2026-02-05T21:55:00Z">
        <w:r w:rsidR="008E3093" w:rsidRPr="008E3093">
          <w:rPr>
            <w:rFonts w:eastAsiaTheme="minorEastAsia"/>
            <w:lang w:eastAsia="zh-CN"/>
          </w:rPr>
          <w:t>构造起点侧与目标侧可独立伸缩的</w:t>
        </w:r>
      </w:ins>
      <w:ins w:id="106" w:author="兴雨 郭" w:date="2026-02-05T22:03:00Z">
        <w:r w:rsidR="008E3093" w:rsidRPr="008E3093">
          <w:rPr>
            <w:rFonts w:eastAsiaTheme="minorEastAsia"/>
            <w:lang w:eastAsia="zh-CN"/>
          </w:rPr>
          <w:t>非对称双椭球域</w:t>
        </w:r>
      </w:ins>
      <w:ins w:id="107"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108" w:author="兴雨 郭" w:date="2026-02-05T21:55:00Z" w16du:dateUtc="2026-02-05T13:55:00Z">
        <w:r w:rsidR="008E3093" w:rsidRPr="008E3093">
          <w:rPr>
            <w:rFonts w:eastAsiaTheme="minorEastAsia" w:hint="eastAsia"/>
            <w:lang w:eastAsia="zh-CN"/>
            <w:rPrChange w:id="109" w:author="兴雨 郭" w:date="2026-02-05T22:00:00Z" w16du:dateUtc="2026-02-05T14:00:00Z">
              <w:rPr>
                <w:rFonts w:eastAsiaTheme="minorEastAsia" w:hint="eastAsia"/>
                <w:b/>
                <w:bCs/>
                <w:lang w:eastAsia="zh-CN"/>
              </w:rPr>
            </w:rPrChange>
          </w:rPr>
          <w:t>，</w:t>
        </w:r>
      </w:ins>
      <w:ins w:id="110" w:author="兴雨 郭" w:date="2026-02-05T22:24:00Z" w16du:dateUtc="2026-02-05T14:24:00Z">
        <w:r w:rsidR="009021F6">
          <w:rPr>
            <w:rFonts w:eastAsiaTheme="minorEastAsia" w:hint="eastAsia"/>
            <w:lang w:eastAsia="zh-CN"/>
          </w:rPr>
          <w:t>其</w:t>
        </w:r>
      </w:ins>
      <w:ins w:id="111" w:author="兴雨 郭" w:date="2026-02-05T21:56:00Z">
        <w:r w:rsidR="008E3093" w:rsidRPr="008E3093">
          <w:rPr>
            <w:rFonts w:eastAsiaTheme="minorEastAsia" w:hint="eastAsia"/>
            <w:lang w:eastAsia="zh-CN"/>
            <w:rPrChange w:id="112" w:author="兴雨 郭" w:date="2026-02-05T22:00:00Z" w16du:dateUtc="2026-02-05T14:00:00Z">
              <w:rPr>
                <w:rFonts w:eastAsiaTheme="minorEastAsia" w:hint="eastAsia"/>
                <w:b/>
                <w:bCs/>
                <w:lang w:eastAsia="zh-CN"/>
              </w:rPr>
            </w:rPrChange>
          </w:rPr>
          <w:t>以当前最优路径代价及其历史演化为反馈，</w:t>
        </w:r>
      </w:ins>
      <w:ins w:id="113" w:author="兴雨 郭" w:date="2026-02-05T21:57:00Z" w16du:dateUtc="2026-02-05T13:57:00Z">
        <w:r w:rsidR="008E3093" w:rsidRPr="00686BC8">
          <w:rPr>
            <w:rFonts w:eastAsiaTheme="minorEastAsia"/>
            <w:lang w:eastAsia="zh-CN"/>
          </w:rPr>
          <w:t>自适应</w:t>
        </w:r>
      </w:ins>
      <w:ins w:id="114" w:author="兴雨 郭" w:date="2026-02-05T21:56:00Z">
        <w:r w:rsidR="008E3093" w:rsidRPr="008E3093">
          <w:rPr>
            <w:rFonts w:eastAsiaTheme="minorEastAsia" w:hint="eastAsia"/>
            <w:lang w:eastAsia="zh-CN"/>
            <w:rPrChange w:id="115" w:author="兴雨 郭" w:date="2026-02-05T22:00:00Z" w16du:dateUtc="2026-02-05T14:00:00Z">
              <w:rPr>
                <w:rFonts w:eastAsiaTheme="minorEastAsia" w:hint="eastAsia"/>
                <w:b/>
                <w:bCs/>
                <w:lang w:eastAsia="zh-CN"/>
              </w:rPr>
            </w:rPrChange>
          </w:rPr>
          <w:t>调节超椭球</w:t>
        </w:r>
      </w:ins>
      <w:del w:id="116" w:author="兴雨 郭" w:date="2026-02-05T21:57:00Z" w16du:dateUtc="2026-02-05T13:57:00Z">
        <w:r w:rsidR="0023461D" w:rsidDel="008E3093">
          <w:rPr>
            <w:rFonts w:eastAsiaTheme="minorEastAsia" w:hint="eastAsia"/>
            <w:lang w:eastAsia="zh-CN"/>
          </w:rPr>
          <w:delText>根据</w:delText>
        </w:r>
      </w:del>
      <w:del w:id="117" w:author="兴雨 郭" w:date="2026-02-04T20:39:00Z" w16du:dateUtc="2026-02-04T12:39:00Z">
        <w:r w:rsidR="0023461D" w:rsidDel="009D5C7B">
          <w:rPr>
            <w:rFonts w:eastAsiaTheme="minorEastAsia" w:hint="eastAsia"/>
            <w:lang w:eastAsia="zh-CN"/>
          </w:rPr>
          <w:delText>双树的</w:delText>
        </w:r>
      </w:del>
      <w:del w:id="118"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119" w:author="兴雨 郭" w:date="2026-02-05T21:38:00Z">
        <w:r w:rsidR="003C0C48" w:rsidRPr="003C0C48">
          <w:rPr>
            <w:rFonts w:eastAsiaTheme="minorEastAsia"/>
            <w:lang w:eastAsia="zh-CN"/>
          </w:rPr>
          <w:t>体知情子集的尺度</w:t>
        </w:r>
      </w:ins>
      <w:del w:id="120"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121" w:author="兴雨 郭" w:date="2026-02-05T21:09:00Z" w16du:dateUtc="2026-02-05T13:09:00Z">
        <w:r w:rsidR="00746DBA" w:rsidRPr="00686BC8">
          <w:rPr>
            <w:rFonts w:eastAsiaTheme="minorEastAsia"/>
            <w:lang w:eastAsia="zh-CN"/>
          </w:rPr>
          <w:t>，</w:t>
        </w:r>
      </w:ins>
      <w:ins w:id="122"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变体为基线开展对比实验，从首次可行解时间、路径代价、节点规模与规划稳定性等指标对上述机制的有效性进行系统评估。</w:t>
      </w:r>
      <w:del w:id="123" w:author="兴雨 郭" w:date="2026-02-05T21:38:00Z" w16du:dateUtc="2026-02-05T13:38:00Z">
        <w:r w:rsidR="00686BC8" w:rsidRPr="00686BC8" w:rsidDel="003C0C48">
          <w:rPr>
            <w:rFonts w:eastAsiaTheme="minorEastAsia"/>
            <w:lang w:eastAsia="zh-CN"/>
          </w:rPr>
          <w:delText>实现对全局搜索方向的精准引导</w:delText>
        </w:r>
      </w:del>
      <w:del w:id="124" w:author="兴雨 郭" w:date="2026-02-05T21:39:00Z" w16du:dateUtc="2026-02-05T13:39:00Z">
        <w:r w:rsidR="00686BC8" w:rsidRPr="00686BC8" w:rsidDel="003C0C48">
          <w:rPr>
            <w:rFonts w:eastAsiaTheme="minorEastAsia"/>
            <w:lang w:eastAsia="zh-CN"/>
          </w:rPr>
          <w:delText>，</w:delText>
        </w:r>
      </w:del>
      <w:del w:id="125" w:author="兴雨 郭" w:date="2026-02-04T20:39:00Z" w16du:dateUtc="2026-02-04T12:39:00Z">
        <w:r w:rsidR="00686BC8" w:rsidRPr="00686BC8" w:rsidDel="009D5C7B">
          <w:rPr>
            <w:rFonts w:eastAsiaTheme="minorEastAsia"/>
            <w:lang w:eastAsia="zh-CN"/>
          </w:rPr>
          <w:delText>同时结合</w:delText>
        </w:r>
      </w:del>
      <w:del w:id="126" w:author="兴雨 郭" w:date="2026-02-05T22:00:00Z" w16du:dateUtc="2026-02-05T14:00:00Z">
        <w:r w:rsidR="00686BC8" w:rsidRPr="00686BC8" w:rsidDel="008E3093">
          <w:rPr>
            <w:rFonts w:eastAsiaTheme="minorEastAsia"/>
            <w:lang w:eastAsia="zh-CN"/>
          </w:rPr>
          <w:delText>双向树协同扩展与</w:delText>
        </w:r>
      </w:del>
      <w:del w:id="127" w:author="兴雨 郭" w:date="2026-02-05T21:39:00Z" w16du:dateUtc="2026-02-05T13:39:00Z">
        <w:r w:rsidR="00686BC8" w:rsidRPr="00686BC8" w:rsidDel="003C0C48">
          <w:rPr>
            <w:rFonts w:eastAsiaTheme="minorEastAsia"/>
            <w:lang w:eastAsia="zh-CN"/>
          </w:rPr>
          <w:delText>多目标代价优化</w:delText>
        </w:r>
      </w:del>
      <w:del w:id="128" w:author="兴雨 郭" w:date="2026-02-05T22:00:00Z" w16du:dateUtc="2026-02-05T14:00:00Z">
        <w:r w:rsidR="00686BC8" w:rsidRPr="00686BC8" w:rsidDel="008E3093">
          <w:rPr>
            <w:rFonts w:eastAsiaTheme="minorEastAsia"/>
            <w:lang w:eastAsia="zh-CN"/>
          </w:rPr>
          <w:delText>，</w:delText>
        </w:r>
      </w:del>
      <w:del w:id="129" w:author="兴雨 郭" w:date="2026-02-05T21:09:00Z" w16du:dateUtc="2026-02-05T13:09:00Z">
        <w:r w:rsidR="0023461D" w:rsidDel="00746DBA">
          <w:rPr>
            <w:rFonts w:eastAsiaTheme="minorEastAsia" w:hint="eastAsia"/>
            <w:lang w:eastAsia="zh-CN"/>
          </w:rPr>
          <w:delText>于</w:delText>
        </w:r>
      </w:del>
      <w:del w:id="130" w:author="兴雨 郭" w:date="2026-02-05T21:50:00Z" w16du:dateUtc="2026-02-05T13:50:00Z">
        <w:r w:rsidR="00686BC8" w:rsidRPr="00686BC8" w:rsidDel="004A3542">
          <w:rPr>
            <w:rFonts w:eastAsiaTheme="minorEastAsia"/>
            <w:lang w:eastAsia="zh-CN"/>
          </w:rPr>
          <w:delText>快速收敛与路径质量之间建立动态平衡机制</w:delText>
        </w:r>
      </w:del>
      <w:del w:id="131" w:author="兴雨 郭" w:date="2026-02-05T21:10:00Z" w16du:dateUtc="2026-02-05T13:10:00Z">
        <w:r w:rsidR="00686BC8" w:rsidRPr="00686BC8" w:rsidDel="00746DBA">
          <w:rPr>
            <w:rFonts w:eastAsiaTheme="minorEastAsia"/>
            <w:lang w:eastAsia="zh-CN"/>
          </w:rPr>
          <w:delText>。算法无需依赖初始路径即可启动约束采样，</w:delText>
        </w:r>
      </w:del>
      <w:del w:id="132" w:author="兴雨 郭" w:date="2026-02-05T21:50:00Z" w16du:dateUtc="2026-02-05T13:50:00Z">
        <w:r w:rsidR="00686BC8" w:rsidRPr="00686BC8" w:rsidDel="004A3542">
          <w:rPr>
            <w:rFonts w:eastAsiaTheme="minorEastAsia"/>
            <w:lang w:eastAsia="zh-CN"/>
          </w:rPr>
          <w:delText>有效减少冗余节点生成，</w:delText>
        </w:r>
      </w:del>
      <w:del w:id="133" w:author="兴雨 郭" w:date="2026-02-04T20:40:00Z" w16du:dateUtc="2026-02-04T12:40:00Z">
        <w:r w:rsidR="00686BC8" w:rsidRPr="00686BC8" w:rsidDel="009D5C7B">
          <w:rPr>
            <w:rFonts w:eastAsiaTheme="minorEastAsia"/>
            <w:lang w:eastAsia="zh-CN"/>
          </w:rPr>
          <w:delText>同时</w:delText>
        </w:r>
      </w:del>
      <w:del w:id="134" w:author="兴雨 郭" w:date="2026-02-05T21:41:00Z" w16du:dateUtc="2026-02-05T13:41:00Z">
        <w:r w:rsidR="00686BC8" w:rsidRPr="00686BC8" w:rsidDel="003C0C48">
          <w:rPr>
            <w:rFonts w:eastAsiaTheme="minorEastAsia"/>
            <w:lang w:eastAsia="zh-CN"/>
          </w:rPr>
          <w:delText>通过</w:delText>
        </w:r>
      </w:del>
      <w:del w:id="135" w:author="兴雨 郭" w:date="2026-02-05T21:50:00Z" w16du:dateUtc="2026-02-05T13:50:00Z">
        <w:r w:rsidR="00686BC8" w:rsidRPr="00686BC8" w:rsidDel="004A3542">
          <w:rPr>
            <w:rFonts w:eastAsiaTheme="minorEastAsia"/>
            <w:lang w:eastAsia="zh-CN"/>
          </w:rPr>
          <w:delText>双向树连接策略提升全局探索效率，适用于</w:delText>
        </w:r>
      </w:del>
      <w:del w:id="136" w:author="兴雨 郭" w:date="2026-02-04T20:40:00Z" w16du:dateUtc="2026-02-04T12:40:00Z">
        <w:r w:rsidR="00686BC8" w:rsidRPr="00686BC8" w:rsidDel="009D5C7B">
          <w:rPr>
            <w:rFonts w:eastAsiaTheme="minorEastAsia"/>
            <w:lang w:eastAsia="zh-CN"/>
          </w:rPr>
          <w:delText>处理随机</w:delText>
        </w:r>
      </w:del>
      <w:del w:id="137" w:author="兴雨 郭" w:date="2026-02-05T21:50:00Z" w16du:dateUtc="2026-02-05T13:50:00Z">
        <w:r w:rsidR="00686BC8" w:rsidRPr="00686BC8" w:rsidDel="004A3542">
          <w:rPr>
            <w:rFonts w:eastAsiaTheme="minorEastAsia"/>
            <w:lang w:eastAsia="zh-CN"/>
          </w:rPr>
          <w:delText>障碍物分布</w:delText>
        </w:r>
      </w:del>
      <w:del w:id="138" w:author="兴雨 郭" w:date="2026-02-04T20:40:00Z" w16du:dateUtc="2026-02-04T12:40:00Z">
        <w:r w:rsidR="00686BC8" w:rsidRPr="00686BC8" w:rsidDel="009D5C7B">
          <w:rPr>
            <w:rFonts w:eastAsiaTheme="minorEastAsia"/>
            <w:lang w:eastAsia="zh-CN"/>
          </w:rPr>
          <w:delText>的</w:delText>
        </w:r>
      </w:del>
      <w:del w:id="139" w:author="兴雨 郭" w:date="2026-02-05T21:50:00Z" w16du:dateUtc="2026-02-05T13:50:00Z">
        <w:r w:rsidR="00686BC8" w:rsidRPr="00686BC8" w:rsidDel="004A3542">
          <w:rPr>
            <w:rFonts w:eastAsiaTheme="minorEastAsia"/>
            <w:lang w:eastAsia="zh-CN"/>
          </w:rPr>
          <w:delText>复杂场景。</w:delText>
        </w:r>
      </w:del>
    </w:p>
    <w:bookmarkEnd w:id="31"/>
    <w:p w14:paraId="4371CD59" w14:textId="77777777" w:rsidR="005D13D5" w:rsidRDefault="005D13D5" w:rsidP="009A462D">
      <w:pPr>
        <w:pStyle w:val="a3"/>
        <w:spacing w:before="7"/>
        <w:jc w:val="both"/>
        <w:rPr>
          <w:rFonts w:eastAsiaTheme="minorEastAsia" w:hint="eastAsia"/>
          <w:sz w:val="11"/>
          <w:lang w:eastAsia="zh-CN"/>
        </w:rPr>
      </w:pPr>
    </w:p>
    <w:p w14:paraId="53E80460" w14:textId="77777777" w:rsidR="00FE21FE" w:rsidRPr="00642E09" w:rsidRDefault="00FE21FE" w:rsidP="005D13D5">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40" w:name="OLE_LINK1"/>
    </w:p>
    <w:p w14:paraId="3B717DB8" w14:textId="77777777" w:rsidR="00642E09" w:rsidRPr="00FE21FE" w:rsidRDefault="00642E09" w:rsidP="00642E09">
      <w:pPr>
        <w:pStyle w:val="11"/>
        <w:tabs>
          <w:tab w:val="left" w:pos="474"/>
        </w:tabs>
        <w:spacing w:before="109"/>
        <w:ind w:left="255" w:firstLine="0"/>
        <w:rPr>
          <w:rFonts w:hint="eastAsia"/>
          <w:spacing w:val="-2"/>
          <w:w w:val="110"/>
        </w:rPr>
      </w:pPr>
    </w:p>
    <w:p w14:paraId="0B8FD97A" w14:textId="6539A8D1" w:rsidR="001B4D3B" w:rsidRDefault="00C709A8" w:rsidP="000E64A2">
      <w:pPr>
        <w:pStyle w:val="11"/>
        <w:tabs>
          <w:tab w:val="left" w:pos="474"/>
        </w:tabs>
        <w:spacing w:before="109"/>
        <w:ind w:left="0" w:firstLine="0"/>
        <w:rPr>
          <w:rFonts w:ascii="宋体" w:eastAsia="宋体" w:hAnsi="宋体" w:cs="宋体"/>
          <w:color w:val="EE0000"/>
          <w:spacing w:val="-2"/>
          <w:w w:val="110"/>
          <w:lang w:eastAsia="zh-CN"/>
        </w:rPr>
      </w:pPr>
      <w:commentRangeStart w:id="141"/>
      <w:commentRangeStart w:id="142"/>
      <w:r w:rsidRPr="00413C45">
        <w:rPr>
          <w:rFonts w:ascii="宋体" w:eastAsia="宋体" w:hAnsi="宋体" w:cs="宋体" w:hint="eastAsia"/>
          <w:color w:val="EE0000"/>
          <w:spacing w:val="-2"/>
          <w:w w:val="110"/>
          <w:lang w:eastAsia="zh-CN"/>
        </w:rPr>
        <w:t>问题提出</w:t>
      </w:r>
      <w:bookmarkStart w:id="143" w:name="OLE_LINK2"/>
      <w:bookmarkEnd w:id="140"/>
      <w:commentRangeEnd w:id="141"/>
      <w:r w:rsidR="00642E09">
        <w:rPr>
          <w:rStyle w:val="af0"/>
          <w:rFonts w:ascii="宋体" w:eastAsia="宋体" w:hAnsi="宋体" w:cs="宋体"/>
          <w:color w:val="EE0000"/>
          <w:spacing w:val="-2"/>
          <w:w w:val="110"/>
          <w:sz w:val="24"/>
          <w:szCs w:val="24"/>
          <w:lang w:eastAsia="zh-CN"/>
        </w:rPr>
        <w:commentReference w:id="141"/>
      </w:r>
      <w:commentRangeEnd w:id="142"/>
      <w:r w:rsidR="00642E09">
        <w:rPr>
          <w:rStyle w:val="af0"/>
          <w:rFonts w:ascii="宋体" w:eastAsia="宋体" w:hAnsi="宋体" w:cs="宋体"/>
          <w:color w:val="EE0000"/>
          <w:spacing w:val="-2"/>
          <w:w w:val="110"/>
          <w:sz w:val="24"/>
          <w:szCs w:val="24"/>
          <w:lang w:eastAsia="zh-CN"/>
        </w:rPr>
        <w:commentReference w:id="142"/>
      </w:r>
    </w:p>
    <w:p w14:paraId="75B9BAE3" w14:textId="77777777" w:rsidR="00642E09" w:rsidRDefault="00642E09" w:rsidP="000E64A2">
      <w:pPr>
        <w:pStyle w:val="11"/>
        <w:tabs>
          <w:tab w:val="left" w:pos="474"/>
        </w:tabs>
        <w:spacing w:before="109"/>
        <w:ind w:left="0" w:firstLine="0"/>
        <w:rPr>
          <w:rFonts w:ascii="宋体" w:eastAsia="宋体" w:hAnsi="宋体" w:cs="宋体"/>
          <w:color w:val="EE0000"/>
          <w:spacing w:val="-2"/>
          <w:w w:val="110"/>
          <w:lang w:eastAsia="zh-CN"/>
        </w:rPr>
      </w:pPr>
    </w:p>
    <w:p w14:paraId="47150598" w14:textId="6FC4BB58" w:rsidR="00642E09" w:rsidRPr="00642E09" w:rsidRDefault="00642E09" w:rsidP="00642E09">
      <w:pPr>
        <w:pStyle w:val="11"/>
        <w:numPr>
          <w:ilvl w:val="1"/>
          <w:numId w:val="5"/>
        </w:numPr>
        <w:tabs>
          <w:tab w:val="left" w:pos="474"/>
        </w:tabs>
        <w:spacing w:before="109"/>
        <w:rPr>
          <w:rFonts w:hint="eastAsia"/>
          <w:spacing w:val="-2"/>
          <w:w w:val="110"/>
          <w:lang w:eastAsia="zh-CN"/>
        </w:rPr>
      </w:pPr>
      <w:r w:rsidRPr="00642E09">
        <w:rPr>
          <w:rFonts w:ascii="宋体" w:eastAsia="宋体" w:hAnsi="宋体" w:cs="宋体" w:hint="eastAsia"/>
          <w:spacing w:val="-2"/>
          <w:w w:val="110"/>
          <w:lang w:eastAsia="zh-CN"/>
        </w:rPr>
        <w:t>自适应</w:t>
      </w:r>
      <w:ins w:id="144" w:author="兴雨 郭" w:date="2026-02-05T22:54:00Z" w16du:dateUtc="2026-02-05T14:54:00Z">
        <w:r w:rsidRPr="00642E09">
          <w:rPr>
            <w:rFonts w:ascii="宋体" w:eastAsia="宋体" w:hAnsi="宋体" w:cs="宋体" w:hint="eastAsia"/>
            <w:spacing w:val="-2"/>
            <w:w w:val="110"/>
            <w:lang w:eastAsia="zh-CN"/>
          </w:rPr>
          <w:t>非对称双椭球采样域</w:t>
        </w:r>
      </w:ins>
      <w:del w:id="145"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46"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4AB5B61A" w14:textId="20BE9FE2" w:rsidR="00C97A55" w:rsidRPr="00B61A9B" w:rsidRDefault="005C488F">
      <w:pPr>
        <w:ind w:firstLineChars="200" w:firstLine="440"/>
        <w:jc w:val="both"/>
        <w:rPr>
          <w:rFonts w:eastAsiaTheme="minorEastAsia"/>
          <w:color w:val="000000" w:themeColor="text1"/>
          <w:lang w:eastAsia="zh-CN"/>
        </w:rPr>
        <w:pPrChange w:id="147" w:author="兴雨 郭" w:date="2026-02-04T20:43:00Z" w16du:dateUtc="2026-02-04T12:43:00Z">
          <w:pPr>
            <w:ind w:firstLineChars="200" w:firstLine="440"/>
          </w:pPr>
        </w:pPrChange>
      </w:pPr>
      <w:bookmarkStart w:id="148" w:name="OLE_LINK9"/>
      <w:r w:rsidRPr="00A869F1">
        <w:rPr>
          <w:rFonts w:eastAsiaTheme="minorEastAsia"/>
          <w:color w:val="000000" w:themeColor="text1"/>
          <w:lang w:eastAsia="zh-CN"/>
        </w:rPr>
        <w:t>本文针对含随机障碍物的配置空间无碰撞路径规划</w:t>
      </w:r>
      <w:r w:rsidR="00C97A55"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49" w:author="兴雨 郭" w:date="2026-02-05T22:04:00Z" w16du:dateUtc="2026-02-05T14:04:00Z">
        <w:r w:rsidR="00871EFB" w:rsidRPr="008E3093">
          <w:rPr>
            <w:rFonts w:eastAsiaTheme="minorEastAsia"/>
            <w:lang w:eastAsia="zh-CN"/>
          </w:rPr>
          <w:t>非对称双椭球域</w:t>
        </w:r>
      </w:ins>
      <w:del w:id="150"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51"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52"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53"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12740D"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R="00AC0861" w:rsidDel="00F40F4C">
          <w:rPr>
            <w:rFonts w:eastAsiaTheme="minorEastAsia" w:hint="eastAsia"/>
            <w:color w:val="000000" w:themeColor="text1"/>
            <w:lang w:eastAsia="zh-CN"/>
          </w:rPr>
          <w:delText>x</w:delText>
        </w:r>
        <w:r w:rsidR="00AC0861"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R="00AC0861" w:rsidDel="00F40F4C">
          <w:rPr>
            <w:rFonts w:eastAsiaTheme="minorEastAsia" w:hint="eastAsia"/>
            <w:color w:val="000000" w:themeColor="text1"/>
            <w:highlight w:val="yellow"/>
            <w:lang w:eastAsia="zh-CN"/>
          </w:rPr>
          <w:delText>，</w:delText>
        </w:r>
        <w:r w:rsidR="00B4600B" w:rsidDel="00F40F4C">
          <w:rPr>
            <w:rFonts w:eastAsiaTheme="minorEastAsia" w:hint="eastAsia"/>
            <w:color w:val="000000" w:themeColor="text1"/>
            <w:highlight w:val="yellow"/>
            <w:lang w:eastAsia="zh-CN"/>
          </w:rPr>
          <w:delText>其定义</w:delText>
        </w:r>
        <w:r w:rsidR="00AC0861" w:rsidDel="00F40F4C">
          <w:rPr>
            <w:rFonts w:eastAsiaTheme="minorEastAsia" w:hint="eastAsia"/>
            <w:color w:val="000000" w:themeColor="text1"/>
            <w:highlight w:val="yellow"/>
            <w:lang w:eastAsia="zh-CN"/>
          </w:rPr>
          <w:delText>见</w:delText>
        </w:r>
        <w:r w:rsidR="00B4600B" w:rsidRPr="00B4600B" w:rsidDel="00F40F4C">
          <w:rPr>
            <w:rFonts w:eastAsiaTheme="minorEastAsia" w:hint="eastAsia"/>
            <w:color w:val="000000" w:themeColor="text1"/>
            <w:highlight w:val="yellow"/>
            <w:lang w:eastAsia="zh-CN"/>
          </w:rPr>
          <w:delText>式</w:delText>
        </w:r>
        <w:r w:rsidR="00B4600B" w:rsidRPr="00B4600B" w:rsidDel="00F40F4C">
          <w:rPr>
            <w:rFonts w:eastAsiaTheme="minorEastAsia" w:hint="eastAsia"/>
            <w:color w:val="000000" w:themeColor="text1"/>
            <w:highlight w:val="yellow"/>
            <w:lang w:eastAsia="zh-CN"/>
          </w:rPr>
          <w:delText>1</w:delText>
        </w:r>
      </w:del>
      <w:del w:id="154" w:author="兴雨 郭" w:date="2026-02-04T20:47:00Z" w16du:dateUtc="2026-02-04T12:47:00Z">
        <w:r w:rsidDel="00F770A3">
          <w:rPr>
            <w:rFonts w:eastAsiaTheme="minorEastAsia" w:hint="eastAsia"/>
            <w:color w:val="000000" w:themeColor="text1"/>
            <w:lang w:eastAsia="zh-CN"/>
          </w:rPr>
          <w:delText>。</w:delText>
        </w:r>
      </w:del>
      <w:del w:id="155" w:author="兴雨 郭" w:date="2026-02-04T20:45:00Z" w16du:dateUtc="2026-02-04T12:45:00Z">
        <w:r w:rsidR="00B11BEA" w:rsidRPr="00B11BEA" w:rsidDel="00F40F4C">
          <w:rPr>
            <w:rFonts w:eastAsiaTheme="minorEastAsia"/>
            <w:color w:val="000000" w:themeColor="text1"/>
            <w:lang w:eastAsia="zh-CN"/>
          </w:rPr>
          <w:delText>为</w:delText>
        </w:r>
      </w:del>
      <w:del w:id="156" w:author="兴雨 郭" w:date="2026-02-04T20:47:00Z" w16du:dateUtc="2026-02-04T12:47:00Z">
        <w:r w:rsidR="00B11BEA" w:rsidRPr="00B11BEA" w:rsidDel="00F770A3">
          <w:rPr>
            <w:rFonts w:eastAsiaTheme="minorEastAsia"/>
            <w:color w:val="000000" w:themeColor="text1"/>
            <w:lang w:eastAsia="zh-CN"/>
          </w:rPr>
          <w:delText>实现非对称采样范围的动态调节，</w:delText>
        </w:r>
        <w:r w:rsidR="00B11BEA"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5234E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22.45pt;height:21.75pt" o:ole="">
              <v:imagedata r:id="rId15" o:title=""/>
            </v:shape>
            <o:OLEObject Type="Embed" ProgID="Equation.DSMT4" ShapeID="_x0000_i1067" DrawAspect="Content" ObjectID="_1833880412" r:id="rId16"/>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52A87957">
            <v:shape id="_x0000_i1068" type="#_x0000_t75" style="width:22.45pt;height:21.75pt" o:ole="">
              <v:imagedata r:id="rId17" o:title=""/>
            </v:shape>
            <o:OLEObject Type="Embed" ProgID="Equation.DSMT4" ShapeID="_x0000_i1068" DrawAspect="Content" ObjectID="_1833880413" r:id="rId18"/>
          </w:object>
        </w:r>
        <w:r w:rsidRPr="00B72E86" w:rsidDel="00F770A3">
          <w:rPr>
            <w:rFonts w:eastAsiaTheme="minorEastAsia" w:hint="eastAsia"/>
            <w:color w:val="000000" w:themeColor="text1"/>
            <w:lang w:eastAsia="zh-CN"/>
          </w:rPr>
          <w:delText>，</w:delText>
        </w:r>
        <w:r w:rsidR="00B11BEA" w:rsidDel="00F770A3">
          <w:rPr>
            <w:rFonts w:eastAsiaTheme="minorEastAsia" w:hint="eastAsia"/>
            <w:color w:val="000000" w:themeColor="text1"/>
            <w:lang w:eastAsia="zh-CN"/>
          </w:rPr>
          <w:delText>并采用</w:delText>
        </w:r>
        <w:r w:rsidR="00062CA0" w:rsidRPr="00062CA0" w:rsidDel="00F770A3">
          <w:rPr>
            <w:rFonts w:eastAsiaTheme="minorEastAsia"/>
            <w:color w:val="000000" w:themeColor="text1"/>
            <w:lang w:eastAsia="zh-CN"/>
          </w:rPr>
          <w:delText>PID</w:delText>
        </w:r>
        <w:r w:rsidR="00062CA0" w:rsidRPr="00062CA0" w:rsidDel="00F770A3">
          <w:rPr>
            <w:rFonts w:eastAsiaTheme="minorEastAsia"/>
            <w:color w:val="000000" w:themeColor="text1"/>
            <w:lang w:eastAsia="zh-CN"/>
          </w:rPr>
          <w:delText>对采样</w:delText>
        </w:r>
        <w:r w:rsidR="00B11BEA" w:rsidDel="00F770A3">
          <w:rPr>
            <w:rFonts w:eastAsiaTheme="minorEastAsia" w:hint="eastAsia"/>
            <w:color w:val="000000" w:themeColor="text1"/>
            <w:lang w:eastAsia="zh-CN"/>
          </w:rPr>
          <w:delText>约束</w:delText>
        </w:r>
        <w:r w:rsidR="00062CA0" w:rsidRPr="00062CA0" w:rsidDel="00F770A3">
          <w:rPr>
            <w:rFonts w:eastAsiaTheme="minorEastAsia"/>
            <w:color w:val="000000" w:themeColor="text1"/>
            <w:lang w:eastAsia="zh-CN"/>
          </w:rPr>
          <w:delText>尺度进行在线自适应伸缩</w:delText>
        </w:r>
        <w:r w:rsidR="00B53EB9" w:rsidDel="00F770A3">
          <w:rPr>
            <w:rFonts w:eastAsiaTheme="minorEastAsia" w:hint="eastAsia"/>
            <w:color w:val="000000" w:themeColor="text1"/>
            <w:lang w:eastAsia="zh-CN"/>
          </w:rPr>
          <w:delText>，</w:delText>
        </w:r>
        <w:r w:rsidR="00062CA0" w:rsidRPr="00062CA0" w:rsidDel="00F770A3">
          <w:rPr>
            <w:rFonts w:eastAsiaTheme="minorEastAsia"/>
            <w:color w:val="000000" w:themeColor="text1"/>
            <w:lang w:eastAsia="zh-CN"/>
          </w:rPr>
          <w:delText>从而在保证潜在最优路径覆盖性的同时持续压缩无效采样区</w:delText>
        </w:r>
      </w:del>
      <w:ins w:id="157" w:author="兴雨 郭" w:date="2026-02-04T20:47:00Z" w16du:dateUtc="2026-02-04T12:47:00Z">
        <w:r w:rsidR="00F770A3">
          <w:rPr>
            <w:rFonts w:eastAsiaTheme="minorEastAsia" w:hint="eastAsia"/>
            <w:color w:val="000000" w:themeColor="text1"/>
            <w:lang w:eastAsia="zh-CN"/>
          </w:rPr>
          <w:t>，</w:t>
        </w:r>
      </w:ins>
      <w:del w:id="158" w:author="兴雨 郭" w:date="2026-02-04T20:47:00Z" w16du:dateUtc="2026-02-04T12:47:00Z">
        <w:r w:rsidR="00062CA0" w:rsidRPr="00062CA0" w:rsidDel="00F770A3">
          <w:rPr>
            <w:rFonts w:eastAsiaTheme="minorEastAsia"/>
            <w:color w:val="000000" w:themeColor="text1"/>
            <w:lang w:eastAsia="zh-CN"/>
          </w:rPr>
          <w:delText>域</w:delText>
        </w:r>
        <w:r w:rsidR="00062CA0" w:rsidDel="00F770A3">
          <w:rPr>
            <w:rFonts w:eastAsiaTheme="minorEastAsia" w:hint="eastAsia"/>
            <w:color w:val="000000" w:themeColor="text1"/>
            <w:lang w:eastAsia="zh-CN"/>
          </w:rPr>
          <w:delText>，</w:delText>
        </w:r>
      </w:del>
      <w:r w:rsidR="00062CA0" w:rsidRPr="00B72E86">
        <w:rPr>
          <w:rFonts w:eastAsiaTheme="minorEastAsia"/>
          <w:color w:val="000000" w:themeColor="text1"/>
          <w:lang w:eastAsia="zh-CN"/>
        </w:rPr>
        <w:t>实现非对称采样范围调节</w:t>
      </w:r>
      <w:r w:rsidR="00062CA0">
        <w:rPr>
          <w:rFonts w:eastAsiaTheme="minorEastAsia" w:hint="eastAsia"/>
          <w:color w:val="000000" w:themeColor="text1"/>
          <w:lang w:eastAsia="zh-CN"/>
        </w:rPr>
        <w:t>。</w:t>
      </w:r>
      <w:r w:rsidR="00C864CE" w:rsidRPr="00C864CE">
        <w:rPr>
          <w:rFonts w:eastAsiaTheme="minorEastAsia"/>
          <w:color w:val="000000" w:themeColor="text1"/>
          <w:lang w:eastAsia="zh-CN"/>
        </w:rPr>
        <w:t>兼顾全局探索与局部精细搜索，最终实现首次可行解时间</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Time to First Feasible Path, TFP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、首次可行路径代价</w:t>
      </w:r>
      <w:r w:rsidR="00C864CE" w:rsidRPr="00C97A55">
        <w:rPr>
          <w:rFonts w:eastAsiaTheme="minorEastAsia"/>
          <w:color w:val="000000" w:themeColor="text1"/>
          <w:lang w:eastAsia="zh-CN"/>
        </w:rPr>
        <w:t>（</w:t>
      </w:r>
      <w:r w:rsidR="00C864CE" w:rsidRPr="00C97A55">
        <w:rPr>
          <w:rFonts w:eastAsiaTheme="minorEastAsia"/>
          <w:color w:val="000000" w:themeColor="text1"/>
          <w:lang w:eastAsia="zh-CN"/>
        </w:rPr>
        <w:t>Length of First Feasible Path, LFP</w:t>
      </w:r>
      <w:r w:rsidR="00C864CE" w:rsidRPr="00C97A55">
        <w:rPr>
          <w:rFonts w:eastAsiaTheme="minorEastAsia"/>
          <w:color w:val="000000" w:themeColor="text1"/>
          <w:lang w:eastAsia="zh-CN"/>
        </w:rPr>
        <w:t>）</w:t>
      </w:r>
      <w:r w:rsidR="00C864CE" w:rsidRPr="00C864CE">
        <w:rPr>
          <w:rFonts w:eastAsiaTheme="minorEastAsia"/>
          <w:color w:val="000000" w:themeColor="text1"/>
          <w:lang w:eastAsia="zh-CN"/>
        </w:rPr>
        <w:t>及节点规模的同步降低，</w:t>
      </w:r>
      <w:del w:id="159" w:author="兴雨 郭" w:date="2026-02-04T20:42:00Z" w16du:dateUtc="2026-02-04T12:42:00Z">
        <w:r w:rsidR="00C864CE" w:rsidRPr="00C864CE" w:rsidDel="009D5C7B">
          <w:rPr>
            <w:rFonts w:eastAsiaTheme="minorEastAsia"/>
            <w:color w:val="000000" w:themeColor="text1"/>
            <w:lang w:eastAsia="zh-CN"/>
          </w:rPr>
          <w:delText>并在窄通道场景将</w:delText>
        </w:r>
      </w:del>
      <w:r w:rsidR="00C864CE" w:rsidRPr="00C864CE">
        <w:rPr>
          <w:rFonts w:eastAsiaTheme="minorEastAsia"/>
          <w:color w:val="000000" w:themeColor="text1"/>
          <w:lang w:eastAsia="zh-CN"/>
        </w:rPr>
        <w:t>成功率</w:t>
      </w:r>
      <w:r w:rsidR="00B61A9B">
        <w:rPr>
          <w:rFonts w:eastAsiaTheme="minorEastAsia" w:hint="eastAsia"/>
          <w:color w:val="000000" w:themeColor="text1"/>
          <w:lang w:eastAsia="zh-CN"/>
        </w:rPr>
        <w:t>相对于</w:t>
      </w:r>
      <w:r w:rsidR="00B61A9B">
        <w:rPr>
          <w:rFonts w:eastAsiaTheme="minorEastAsia" w:hint="eastAsia"/>
          <w:color w:val="000000" w:themeColor="text1"/>
          <w:lang w:eastAsia="zh-CN"/>
        </w:rPr>
        <w:t>Dynamic-RRT</w:t>
      </w:r>
      <w:r w:rsidR="00B61A9B">
        <w:rPr>
          <w:rFonts w:eastAsiaTheme="minorEastAsia" w:hint="eastAsia"/>
          <w:color w:val="000000" w:themeColor="text1"/>
          <w:lang w:eastAsia="zh-CN"/>
        </w:rPr>
        <w:t>算法</w:t>
      </w:r>
      <w:r w:rsidR="00C864CE" w:rsidRPr="00C864CE">
        <w:rPr>
          <w:rFonts w:eastAsiaTheme="minorEastAsia"/>
          <w:color w:val="000000" w:themeColor="text1"/>
          <w:lang w:eastAsia="zh-CN"/>
        </w:rPr>
        <w:t>提升</w:t>
      </w:r>
      <w:r w:rsidR="00C864CE" w:rsidRPr="00C864CE">
        <w:rPr>
          <w:rFonts w:eastAsiaTheme="minorEastAsia"/>
          <w:color w:val="000000" w:themeColor="text1"/>
          <w:lang w:eastAsia="zh-CN"/>
        </w:rPr>
        <w:t>21%</w:t>
      </w:r>
      <w:r w:rsidR="00C864CE" w:rsidRPr="00C864CE">
        <w:rPr>
          <w:rFonts w:eastAsiaTheme="minorEastAsia"/>
          <w:color w:val="000000" w:themeColor="text1"/>
          <w:lang w:eastAsia="zh-CN"/>
        </w:rPr>
        <w:t>。</w:t>
      </w:r>
      <w:ins w:id="160" w:author="兴雨 郭" w:date="2026-02-04T20:42:00Z" w16du:dateUtc="2026-02-04T12:42:00Z">
        <w:r w:rsidR="009D5C7B">
          <w:rPr>
            <w:rFonts w:eastAsiaTheme="minorEastAsia" w:hint="eastAsia"/>
            <w:color w:val="000000" w:themeColor="text1"/>
            <w:lang w:eastAsia="zh-CN"/>
          </w:rPr>
          <w:t>算法</w:t>
        </w:r>
      </w:ins>
      <w:del w:id="161"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R="00F01560"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00A869F1" w:rsidRPr="00C97A55" w:rsidDel="009D5C7B">
          <w:rPr>
            <w:rFonts w:eastAsiaTheme="minorEastAsia"/>
            <w:color w:val="000000" w:themeColor="text1"/>
            <w:lang w:eastAsia="zh-CN"/>
          </w:rPr>
          <w:delText>其</w:delText>
        </w:r>
      </w:del>
      <w:r w:rsidR="00A869F1" w:rsidRPr="00C97A55">
        <w:rPr>
          <w:rFonts w:eastAsiaTheme="minorEastAsia"/>
          <w:color w:val="000000" w:themeColor="text1"/>
          <w:lang w:eastAsia="zh-CN"/>
        </w:rPr>
        <w:t>整体思想如</w:t>
      </w:r>
      <w:r w:rsidR="00F01560">
        <w:rPr>
          <w:rFonts w:eastAsiaTheme="minorEastAsia" w:hint="eastAsia"/>
          <w:color w:val="000000" w:themeColor="text1"/>
          <w:lang w:eastAsia="zh-CN"/>
        </w:rPr>
        <w:t>示意</w:t>
      </w:r>
      <w:r w:rsidR="00A869F1" w:rsidRPr="00C97A55">
        <w:rPr>
          <w:rFonts w:eastAsiaTheme="minorEastAsia"/>
          <w:color w:val="000000" w:themeColor="text1"/>
          <w:lang w:eastAsia="zh-CN"/>
        </w:rPr>
        <w:t>图</w:t>
      </w:r>
      <w:r w:rsidR="00A869F1" w:rsidRPr="00C97A55">
        <w:rPr>
          <w:rFonts w:eastAsiaTheme="minorEastAsia"/>
          <w:color w:val="000000" w:themeColor="text1"/>
          <w:lang w:eastAsia="zh-CN"/>
        </w:rPr>
        <w:t xml:space="preserve"> </w:t>
      </w:r>
      <w:r w:rsidR="00A869F1" w:rsidRPr="00C97A55">
        <w:rPr>
          <w:rFonts w:eastAsiaTheme="minorEastAsia" w:hint="eastAsia"/>
          <w:color w:val="000000" w:themeColor="text1"/>
          <w:lang w:eastAsia="zh-CN"/>
        </w:rPr>
        <w:t xml:space="preserve">1 </w:t>
      </w:r>
      <w:r w:rsidR="00A869F1" w:rsidRPr="00C97A55">
        <w:rPr>
          <w:rFonts w:eastAsiaTheme="minorEastAsia"/>
          <w:color w:val="000000" w:themeColor="text1"/>
          <w:lang w:eastAsia="zh-CN"/>
        </w:rPr>
        <w:t>所示</w:t>
      </w:r>
      <w:r w:rsidR="00C97A55" w:rsidRPr="00C97A55">
        <w:rPr>
          <w:rFonts w:eastAsiaTheme="minorEastAsia" w:hint="eastAsia"/>
          <w:color w:val="000000" w:themeColor="text1"/>
          <w:lang w:eastAsia="zh-CN"/>
        </w:rPr>
        <w:t>。</w:t>
      </w:r>
      <w:bookmarkEnd w:id="148"/>
    </w:p>
    <w:p w14:paraId="4C098A8D" w14:textId="3C3DF0CF" w:rsidR="007854B2" w:rsidRDefault="007854B2" w:rsidP="001D7809">
      <w:pPr>
        <w:pStyle w:val="a6"/>
        <w:spacing w:line="300" w:lineRule="auto"/>
        <w:ind w:left="473" w:firstLine="0"/>
        <w:jc w:val="center"/>
        <w:rPr>
          <w:rFonts w:eastAsiaTheme="minorEastAsia"/>
          <w:lang w:eastAsia="zh-CN"/>
        </w:rPr>
      </w:pPr>
      <w:r>
        <w:rPr>
          <w:noProof/>
        </w:rPr>
        <w:lastRenderedPageBreak/>
        <w:drawing>
          <wp:inline distT="0" distB="0" distL="0" distR="0" wp14:anchorId="2F4C0CA4" wp14:editId="46FADB5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9"/>
                    <a:stretch>
                      <a:fillRect/>
                    </a:stretch>
                  </pic:blipFill>
                  <pic:spPr>
                    <a:xfrm>
                      <a:off x="0" y="0"/>
                      <a:ext cx="5879594" cy="3198361"/>
                    </a:xfrm>
                    <a:prstGeom prst="rect">
                      <a:avLst/>
                    </a:prstGeom>
                  </pic:spPr>
                </pic:pic>
              </a:graphicData>
            </a:graphic>
          </wp:inline>
        </w:drawing>
      </w:r>
    </w:p>
    <w:p w14:paraId="07EEA07C" w14:textId="3105F15F" w:rsidR="001D7809" w:rsidRPr="001D7809" w:rsidRDefault="001D7809" w:rsidP="001D7809">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62" w:author="兴雨 郭" w:date="2026-02-05T22:54:00Z" w16du:dateUtc="2026-02-05T14:54: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ins>
      <w:del w:id="163"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64"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022412FA" w14:textId="2EF837A2" w:rsidR="00E31FFB" w:rsidRDefault="00E31FFB" w:rsidP="00BC0928">
      <w:pPr>
        <w:spacing w:line="300" w:lineRule="auto"/>
        <w:ind w:firstLine="486"/>
        <w:jc w:val="both"/>
        <w:rPr>
          <w:rFonts w:eastAsiaTheme="minorEastAsia" w:hint="eastAsia"/>
          <w:color w:val="000000" w:themeColor="text1"/>
          <w:lang w:eastAsia="zh-CN"/>
        </w:rPr>
      </w:pPr>
      <w:commentRangeStart w:id="165"/>
      <w:commentRangeStart w:id="166"/>
      <w:r w:rsidRPr="00E31FFB">
        <w:rPr>
          <w:rFonts w:eastAsiaTheme="minorEastAsia"/>
          <w:color w:val="000000" w:themeColor="text1"/>
          <w:lang w:eastAsia="zh-CN"/>
        </w:rPr>
        <w:t>为构建路径规划问题的数学模型，定义工作空</w:t>
      </w:r>
      <w:r w:rsidR="00642E09">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65"/>
      <w:r w:rsidR="00642E09" w:rsidRPr="00E31FFB">
        <w:rPr>
          <w:rStyle w:val="af0"/>
          <w:rFonts w:eastAsiaTheme="minorEastAsia"/>
          <w:color w:val="000000" w:themeColor="text1"/>
          <w:sz w:val="22"/>
          <w:szCs w:val="22"/>
          <w:lang w:eastAsia="zh-CN"/>
        </w:rPr>
        <w:commentReference w:id="165"/>
      </w:r>
      <w:commentRangeEnd w:id="166"/>
      <w:r w:rsidR="00642E09" w:rsidRPr="00E31FFB">
        <w:rPr>
          <w:rStyle w:val="af0"/>
          <w:rFonts w:eastAsiaTheme="minorEastAsia"/>
          <w:color w:val="000000" w:themeColor="text1"/>
          <w:sz w:val="22"/>
          <w:szCs w:val="22"/>
          <w:lang w:eastAsia="zh-CN"/>
        </w:rPr>
        <w:commentReference w:id="166"/>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00642E09"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00642E09">
        <w:rPr>
          <w:rFonts w:eastAsiaTheme="minorEastAsia" w:hint="eastAsia"/>
          <w:color w:val="000000" w:themeColor="text1"/>
          <w:lang w:eastAsia="zh-CN"/>
        </w:rPr>
        <w:t>如图</w:t>
      </w:r>
      <w:r w:rsidR="00642E09">
        <w:rPr>
          <w:rFonts w:eastAsiaTheme="minorEastAsia" w:hint="eastAsia"/>
          <w:color w:val="000000" w:themeColor="text1"/>
          <w:lang w:eastAsia="zh-CN"/>
        </w:rPr>
        <w:t>1</w:t>
      </w:r>
      <w:r w:rsidR="00642E09">
        <w:rPr>
          <w:rFonts w:eastAsiaTheme="minorEastAsia" w:hint="eastAsia"/>
          <w:color w:val="000000" w:themeColor="text1"/>
          <w:lang w:eastAsia="zh-CN"/>
        </w:rPr>
        <w:t>中</w:t>
      </w:r>
      <w:r w:rsidRPr="00642E09">
        <w:rPr>
          <w:rFonts w:eastAsiaTheme="minorEastAsia"/>
          <w:strike/>
          <w:color w:val="000000" w:themeColor="text1"/>
          <w:lang w:eastAsia="zh-CN"/>
        </w:rPr>
        <w:t>，</w:t>
      </w:r>
      <m:oMath>
        <m:r>
          <w:rPr>
            <w:rFonts w:ascii="Cambria Math" w:eastAsiaTheme="minorEastAsia" w:hAnsi="Cambria Math"/>
            <w:strike/>
            <w:color w:val="000000" w:themeColor="text1"/>
            <w:lang w:eastAsia="zh-CN"/>
          </w:rPr>
          <m:t>Π</m:t>
        </m:r>
      </m:oMath>
      <w:r w:rsidRPr="00642E09">
        <w:rPr>
          <w:rFonts w:eastAsiaTheme="minorEastAsia"/>
          <w:strike/>
          <w:color w:val="000000" w:themeColor="text1"/>
          <w:lang w:eastAsia="zh-CN"/>
        </w:rPr>
        <w:t>表示所有路径的集合，</w:t>
      </w:r>
      <m:oMath>
        <m:sSub>
          <m:sSubPr>
            <m:ctrlPr>
              <w:rPr>
                <w:rFonts w:ascii="Cambria Math" w:eastAsiaTheme="minorEastAsia" w:hAnsi="Cambria Math"/>
                <w:strike/>
                <w:color w:val="000000" w:themeColor="text1"/>
                <w:lang w:eastAsia="zh-CN"/>
              </w:rPr>
            </m:ctrlPr>
          </m:sSubPr>
          <m:e>
            <m:r>
              <w:rPr>
                <w:rFonts w:ascii="Cambria Math" w:eastAsiaTheme="minorEastAsia" w:hAnsi="Cambria Math"/>
                <w:strike/>
                <w:color w:val="000000" w:themeColor="text1"/>
                <w:lang w:eastAsia="zh-CN"/>
              </w:rPr>
              <m:t>Π</m:t>
            </m:r>
          </m:e>
          <m:sub>
            <m:r>
              <m:rPr>
                <m:nor/>
              </m:rPr>
              <w:rPr>
                <w:rFonts w:eastAsiaTheme="minorEastAsia"/>
                <w:strike/>
                <w:color w:val="000000" w:themeColor="text1"/>
                <w:lang w:eastAsia="zh-CN"/>
              </w:rPr>
              <m:t>free</m:t>
            </m:r>
          </m:sub>
        </m:sSub>
      </m:oMath>
      <w:r w:rsidRPr="00642E09">
        <w:rPr>
          <w:rFonts w:eastAsiaTheme="minorEastAsia"/>
          <w:strike/>
          <w:color w:val="000000" w:themeColor="text1"/>
          <w:lang w:eastAsia="zh-CN"/>
        </w:rPr>
        <w:t>表示所有无碰撞路径的集合</w:t>
      </w:r>
      <w:r w:rsidRPr="00E31FFB">
        <w:rPr>
          <w:rFonts w:eastAsiaTheme="minorEastAsia"/>
          <w:color w:val="000000" w:themeColor="text1"/>
          <w:lang w:eastAsia="zh-CN"/>
        </w:rPr>
        <w:t>。</w:t>
      </w:r>
      <w:r w:rsidR="00E5095E" w:rsidRPr="00E31FFB">
        <w:rPr>
          <w:rFonts w:eastAsiaTheme="minorEastAsia"/>
          <w:color w:val="000000" w:themeColor="text1"/>
          <w:lang w:eastAsia="zh-CN"/>
        </w:rPr>
        <w:t>为便于讨论，以下主要基于工作空间展开</w:t>
      </w:r>
      <w:r w:rsidR="00E5095E" w:rsidRPr="00642E09">
        <w:rPr>
          <w:rFonts w:eastAsiaTheme="minorEastAsia"/>
          <w:strike/>
          <w:color w:val="000000" w:themeColor="text1"/>
          <w:lang w:eastAsia="zh-CN"/>
        </w:rPr>
        <w:t>，但所有论述同样适用于构型空间</w:t>
      </w:r>
      <w:r w:rsidR="00E5095E" w:rsidRPr="00E31FFB">
        <w:rPr>
          <w:rFonts w:eastAsiaTheme="minorEastAsia"/>
          <w:color w:val="000000" w:themeColor="text1"/>
          <w:lang w:eastAsia="zh-CN"/>
        </w:rPr>
        <w:t>。</w:t>
      </w:r>
    </w:p>
    <w:p w14:paraId="6A193288" w14:textId="55004AD4" w:rsidR="00021530" w:rsidRPr="00642E09" w:rsidRDefault="00E5095E" w:rsidP="00021530">
      <w:pPr>
        <w:spacing w:line="300" w:lineRule="auto"/>
        <w:ind w:firstLine="486"/>
        <w:jc w:val="both"/>
        <w:rPr>
          <w:rFonts w:eastAsiaTheme="minorEastAsia"/>
          <w:color w:val="EE0000"/>
          <w:lang w:eastAsia="zh-CN"/>
        </w:rPr>
      </w:pPr>
      <w:commentRangeStart w:id="167"/>
      <w:r w:rsidRPr="00642E09">
        <w:rPr>
          <w:rFonts w:eastAsiaTheme="minorEastAsia" w:hint="eastAsia"/>
          <w:color w:val="EE0000"/>
          <w:lang w:eastAsia="zh-CN"/>
        </w:rPr>
        <w:t>SC-RRT</w:t>
      </w:r>
      <w:r w:rsidRPr="00642E09">
        <w:rPr>
          <w:rFonts w:eastAsiaTheme="minorEastAsia" w:hint="eastAsia"/>
          <w:color w:val="EE0000"/>
          <w:lang w:eastAsia="zh-CN"/>
        </w:rPr>
        <w:t>算法从</w:t>
      </w:r>
      <w:r w:rsidR="00E97F44" w:rsidRPr="00642E09">
        <w:rPr>
          <w:rFonts w:eastAsiaTheme="minorEastAsia"/>
          <w:color w:val="EE0000"/>
          <w:lang w:eastAsia="zh-CN"/>
        </w:rPr>
        <w:t>起点</w:t>
      </w:r>
      <w:r w:rsidR="00E97F44"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w:rPr>
                <w:rFonts w:ascii="Cambria Math" w:eastAsiaTheme="minorEastAsia" w:hAnsi="Cambria Math"/>
                <w:color w:val="EE0000"/>
                <w:lang w:eastAsia="zh-CN"/>
              </w:rPr>
              <m:t>x</m:t>
            </m:r>
          </m:e>
          <m:sub>
            <m:r>
              <w:rPr>
                <w:rFonts w:ascii="Cambria Math" w:eastAsiaTheme="minorEastAsia" w:hAnsi="Cambria Math"/>
                <w:color w:val="EE0000"/>
                <w:lang w:eastAsia="zh-CN"/>
              </w:rPr>
              <m:t>start</m:t>
            </m:r>
          </m:sub>
        </m:sSub>
      </m:oMath>
      <w:r w:rsidR="00E97F44" w:rsidRPr="00642E09">
        <w:rPr>
          <w:rFonts w:eastAsiaTheme="minorEastAsia"/>
          <w:color w:val="EE0000"/>
          <w:lang w:eastAsia="zh-CN"/>
        </w:rPr>
        <w:t>、终点</w:t>
      </w:r>
      <w:r w:rsidR="00E97F44"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w:rPr>
                <w:rFonts w:ascii="Cambria Math" w:eastAsiaTheme="minorEastAsia" w:hAnsi="Cambria Math"/>
                <w:color w:val="EE0000"/>
                <w:lang w:eastAsia="zh-CN"/>
              </w:rPr>
              <m:t>x</m:t>
            </m:r>
          </m:e>
          <m:sub>
            <m:r>
              <w:rPr>
                <w:rFonts w:ascii="Cambria Math" w:eastAsiaTheme="minorEastAsia" w:hAnsi="Cambria Math"/>
                <w:color w:val="EE0000"/>
                <w:lang w:eastAsia="zh-CN"/>
              </w:rPr>
              <m:t>goal</m:t>
            </m:r>
          </m:sub>
        </m:sSub>
      </m:oMath>
      <w:r w:rsidRPr="00642E09">
        <w:rPr>
          <w:rFonts w:eastAsiaTheme="minorEastAsia" w:hint="eastAsia"/>
          <w:color w:val="EE0000"/>
          <w:lang w:eastAsia="zh-CN"/>
        </w:rPr>
        <w:t>分别构建两颗随机树</w:t>
      </w:r>
      <w:ins w:id="168" w:author="兴雨 郭" w:date="2026-02-04T20:46:00Z" w16du:dateUtc="2026-02-04T12:46:00Z">
        <w:r w:rsidR="001428A7" w:rsidRPr="00642E09">
          <w:rPr>
            <w:rFonts w:hint="eastAsia"/>
            <w:color w:val="EE0000"/>
            <w:position w:val="-12"/>
          </w:rPr>
          <w:object w:dxaOrig="340" w:dyaOrig="360" w14:anchorId="20C6DAEB">
            <v:shape id="_x0000_i1027" type="#_x0000_t75" style="width:16.4pt;height:17.8pt" o:ole="">
              <v:imagedata r:id="rId20" o:title=""/>
            </v:shape>
            <o:OLEObject Type="Embed" ProgID="Equation.DSMT4" ShapeID="_x0000_i1027" DrawAspect="Content" ObjectID="_1833880414" r:id="rId21"/>
          </w:object>
        </w:r>
      </w:ins>
      <w:r w:rsidR="001428A7" w:rsidRPr="00642E09">
        <w:rPr>
          <w:rFonts w:eastAsiaTheme="minorEastAsia" w:hint="eastAsia"/>
          <w:color w:val="EE0000"/>
          <w:lang w:eastAsia="zh-CN"/>
        </w:rPr>
        <w:t>、</w:t>
      </w:r>
      <w:ins w:id="169" w:author="兴雨 郭" w:date="2026-02-04T20:46:00Z" w16du:dateUtc="2026-02-04T12:46:00Z">
        <w:r w:rsidR="001428A7" w:rsidRPr="00642E09">
          <w:rPr>
            <w:rFonts w:hint="eastAsia"/>
            <w:color w:val="EE0000"/>
            <w:position w:val="-12"/>
          </w:rPr>
          <w:object w:dxaOrig="340" w:dyaOrig="360" w14:anchorId="3E380A04">
            <v:shape id="_x0000_i1028" type="#_x0000_t75" style="width:16.4pt;height:17.8pt" o:ole="">
              <v:imagedata r:id="rId22" o:title=""/>
            </v:shape>
            <o:OLEObject Type="Embed" ProgID="Equation.DSMT4" ShapeID="_x0000_i1028" DrawAspect="Content" ObjectID="_1833880415" r:id="rId23"/>
          </w:object>
        </w:r>
      </w:ins>
      <w:r w:rsidRPr="00642E09">
        <w:rPr>
          <w:rFonts w:eastAsiaTheme="minorEastAsia" w:hint="eastAsia"/>
          <w:color w:val="EE0000"/>
          <w:lang w:eastAsia="zh-CN"/>
        </w:rPr>
        <w:t>并引入动态</w:t>
      </w:r>
      <w:r w:rsidR="00E97F44" w:rsidRPr="00642E09">
        <w:rPr>
          <w:rFonts w:eastAsiaTheme="minorEastAsia"/>
          <w:color w:val="EE0000"/>
          <w:lang w:eastAsia="zh-CN"/>
        </w:rPr>
        <w:t>中介点</w:t>
      </w:r>
      <w:r w:rsidR="00E97F44"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w:rPr>
                <w:rFonts w:ascii="Cambria Math" w:eastAsiaTheme="minorEastAsia" w:hAnsi="Cambria Math"/>
                <w:color w:val="EE0000"/>
                <w:lang w:eastAsia="zh-CN"/>
              </w:rPr>
              <m:t>x</m:t>
            </m:r>
          </m:e>
          <m:sub>
            <m:r>
              <w:rPr>
                <w:rFonts w:ascii="Cambria Math" w:eastAsiaTheme="minorEastAsia" w:hAnsi="Cambria Math"/>
                <w:color w:val="EE0000"/>
                <w:lang w:eastAsia="zh-CN"/>
              </w:rPr>
              <m:t>meet</m:t>
            </m:r>
          </m:sub>
        </m:sSub>
      </m:oMath>
      <w:r w:rsidR="00E73D63" w:rsidRPr="00642E09">
        <w:rPr>
          <w:rFonts w:eastAsiaTheme="minorEastAsia" w:hint="eastAsia"/>
          <w:color w:val="EE0000"/>
          <w:lang w:eastAsia="zh-CN"/>
        </w:rPr>
        <w:t>，将全局搜索</w:t>
      </w:r>
      <w:ins w:id="170" w:author="兴雨 郭" w:date="2026-02-04T20:43:00Z" w16du:dateUtc="2026-02-04T12:43:00Z">
        <w:r w:rsidR="00F40F4C" w:rsidRPr="00642E09">
          <w:rPr>
            <w:rFonts w:eastAsiaTheme="minorEastAsia" w:hint="eastAsia"/>
            <w:color w:val="EE0000"/>
            <w:lang w:eastAsia="zh-CN"/>
          </w:rPr>
          <w:t>解耦</w:t>
        </w:r>
      </w:ins>
      <w:del w:id="171" w:author="兴雨 郭" w:date="2026-02-04T20:43:00Z" w16du:dateUtc="2026-02-04T12:43:00Z">
        <w:r w:rsidR="00E73D63" w:rsidRPr="00642E09" w:rsidDel="00F40F4C">
          <w:rPr>
            <w:rFonts w:eastAsiaTheme="minorEastAsia" w:hint="eastAsia"/>
            <w:color w:val="EE0000"/>
            <w:lang w:eastAsia="zh-CN"/>
          </w:rPr>
          <w:delText>分解</w:delText>
        </w:r>
      </w:del>
      <w:r w:rsidR="00E73D63" w:rsidRPr="00642E09">
        <w:rPr>
          <w:rFonts w:eastAsiaTheme="minorEastAsia" w:hint="eastAsia"/>
          <w:color w:val="EE0000"/>
          <w:lang w:eastAsia="zh-CN"/>
        </w:rPr>
        <w:t>为</w:t>
      </w:r>
      <w:r w:rsidR="00E73D63" w:rsidRPr="00642E09">
        <w:rPr>
          <w:rFonts w:eastAsiaTheme="minorEastAsia"/>
          <w:color w:val="EE0000"/>
          <w:lang w:eastAsia="zh-CN"/>
        </w:rPr>
        <w:t xml:space="preserve"> </w:t>
      </w:r>
      <w:r w:rsidR="00E97F44" w:rsidRPr="00642E09">
        <w:rPr>
          <w:rFonts w:eastAsiaTheme="minorEastAsia"/>
          <w:color w:val="EE0000"/>
          <w:lang w:eastAsia="zh-CN"/>
        </w:rPr>
        <w:t>“</w:t>
      </w:r>
      <w:r w:rsidR="00E97F44" w:rsidRPr="00642E09">
        <w:rPr>
          <w:rFonts w:eastAsiaTheme="minorEastAsia"/>
          <w:color w:val="EE0000"/>
          <w:lang w:eastAsia="zh-CN"/>
        </w:rPr>
        <w:t>起点</w:t>
      </w:r>
      <w:r w:rsidR="00E97F44" w:rsidRPr="00642E09">
        <w:rPr>
          <w:rFonts w:eastAsiaTheme="minorEastAsia"/>
          <w:color w:val="EE0000"/>
          <w:lang w:eastAsia="zh-CN"/>
        </w:rPr>
        <w:t>—</w:t>
      </w:r>
      <w:r w:rsidR="00E97F44" w:rsidRPr="00642E09">
        <w:rPr>
          <w:rFonts w:eastAsiaTheme="minorEastAsia"/>
          <w:color w:val="EE0000"/>
          <w:lang w:eastAsia="zh-CN"/>
        </w:rPr>
        <w:t>中介点</w:t>
      </w:r>
      <w:r w:rsidR="00E97F44" w:rsidRPr="00642E09">
        <w:rPr>
          <w:rFonts w:eastAsiaTheme="minorEastAsia"/>
          <w:color w:val="EE0000"/>
          <w:lang w:eastAsia="zh-CN"/>
        </w:rPr>
        <w:t>”</w:t>
      </w:r>
      <w:r w:rsidR="00E97F44" w:rsidRPr="00642E09">
        <w:rPr>
          <w:rFonts w:eastAsiaTheme="minorEastAsia"/>
          <w:color w:val="EE0000"/>
          <w:lang w:eastAsia="zh-CN"/>
        </w:rPr>
        <w:t>和</w:t>
      </w:r>
      <w:r w:rsidR="00E97F44" w:rsidRPr="00642E09">
        <w:rPr>
          <w:rFonts w:eastAsiaTheme="minorEastAsia"/>
          <w:color w:val="EE0000"/>
          <w:lang w:eastAsia="zh-CN"/>
        </w:rPr>
        <w:t>“</w:t>
      </w:r>
      <w:r w:rsidR="00E97F44" w:rsidRPr="00642E09">
        <w:rPr>
          <w:rFonts w:eastAsiaTheme="minorEastAsia"/>
          <w:color w:val="EE0000"/>
          <w:lang w:eastAsia="zh-CN"/>
        </w:rPr>
        <w:t>终点</w:t>
      </w:r>
      <w:r w:rsidR="00E97F44" w:rsidRPr="00642E09">
        <w:rPr>
          <w:rFonts w:eastAsiaTheme="minorEastAsia"/>
          <w:color w:val="EE0000"/>
          <w:lang w:eastAsia="zh-CN"/>
        </w:rPr>
        <w:t>—</w:t>
      </w:r>
      <w:r w:rsidR="00E97F44" w:rsidRPr="00642E09">
        <w:rPr>
          <w:rFonts w:eastAsiaTheme="minorEastAsia"/>
          <w:color w:val="EE0000"/>
          <w:lang w:eastAsia="zh-CN"/>
        </w:rPr>
        <w:t>中介点</w:t>
      </w:r>
      <w:r w:rsidR="00E97F44" w:rsidRPr="00642E09">
        <w:rPr>
          <w:rFonts w:eastAsiaTheme="minorEastAsia"/>
          <w:color w:val="EE0000"/>
          <w:lang w:eastAsia="zh-CN"/>
        </w:rPr>
        <w:t>”</w:t>
      </w:r>
      <w:r w:rsidR="00E97F44" w:rsidRPr="00642E09">
        <w:rPr>
          <w:rFonts w:eastAsiaTheme="minorEastAsia"/>
          <w:color w:val="EE0000"/>
          <w:lang w:eastAsia="zh-CN"/>
        </w:rPr>
        <w:t>的</w:t>
      </w:r>
      <w:r w:rsidRPr="00642E09">
        <w:rPr>
          <w:rFonts w:eastAsiaTheme="minorEastAsia" w:hint="eastAsia"/>
          <w:color w:val="EE0000"/>
          <w:lang w:eastAsia="zh-CN"/>
        </w:rPr>
        <w:t>两个子问题</w:t>
      </w:r>
      <w:ins w:id="172" w:author="兴雨 郭" w:date="2026-02-04T20:44:00Z" w16du:dateUtc="2026-02-04T12:44:00Z">
        <w:r w:rsidR="00F40F4C" w:rsidRPr="00642E09">
          <w:rPr>
            <w:rFonts w:eastAsiaTheme="minorEastAsia" w:hint="eastAsia"/>
            <w:color w:val="EE0000"/>
            <w:lang w:eastAsia="zh-CN"/>
          </w:rPr>
          <w:t>，其定义见式</w:t>
        </w:r>
      </w:ins>
      <w:ins w:id="173" w:author="兴雨 郭" w:date="2026-02-04T20:45:00Z" w16du:dateUtc="2026-02-04T12:45:00Z">
        <w:r w:rsidR="00F40F4C" w:rsidRPr="00642E09">
          <w:rPr>
            <w:rFonts w:eastAsiaTheme="minorEastAsia" w:hint="eastAsia"/>
            <w:color w:val="EE0000"/>
            <w:lang w:eastAsia="zh-CN"/>
          </w:rPr>
          <w:t>1</w:t>
        </w:r>
      </w:ins>
      <w:r w:rsidR="00E73D63" w:rsidRPr="00642E09">
        <w:rPr>
          <w:rFonts w:eastAsiaTheme="minorEastAsia" w:hint="eastAsia"/>
          <w:color w:val="EE0000"/>
          <w:lang w:eastAsia="zh-CN"/>
        </w:rPr>
        <w:t>。</w:t>
      </w:r>
      <w:r w:rsidRPr="00642E09">
        <w:rPr>
          <w:rFonts w:eastAsiaTheme="minorEastAsia" w:hint="eastAsia"/>
          <w:color w:val="EE0000"/>
          <w:lang w:eastAsia="zh-CN"/>
        </w:rPr>
        <w:t>其中</w:t>
      </w:r>
      <w:r w:rsidRPr="00642E09">
        <w:rPr>
          <w:rFonts w:eastAsiaTheme="minorEastAsia"/>
          <w:color w:val="EE0000"/>
          <w:lang w:eastAsia="zh-CN"/>
        </w:rPr>
        <w:t>中介点</w:t>
      </w:r>
      <w:r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w:rPr>
                <w:rFonts w:ascii="Cambria Math" w:eastAsiaTheme="minorEastAsia" w:hAnsi="Cambria Math"/>
                <w:color w:val="EE0000"/>
                <w:lang w:eastAsia="zh-CN"/>
              </w:rPr>
              <m:t>x</m:t>
            </m:r>
          </m:e>
          <m:sub>
            <m:r>
              <w:rPr>
                <w:rFonts w:ascii="Cambria Math" w:eastAsiaTheme="minorEastAsia" w:hAnsi="Cambria Math"/>
                <w:color w:val="EE0000"/>
                <w:lang w:eastAsia="zh-CN"/>
              </w:rPr>
              <m:t>meet</m:t>
            </m:r>
          </m:sub>
        </m:sSub>
      </m:oMath>
      <w:r w:rsidRPr="00642E09">
        <w:rPr>
          <w:rFonts w:eastAsiaTheme="minorEastAsia" w:hint="eastAsia"/>
          <w:color w:val="EE0000"/>
          <w:lang w:eastAsia="zh-CN"/>
        </w:rPr>
        <w:t>基于双树搜索状态在线更新</w:t>
      </w:r>
      <w:r w:rsidR="001428A7" w:rsidRPr="00642E09">
        <w:rPr>
          <w:rFonts w:eastAsiaTheme="minorEastAsia" w:hint="eastAsia"/>
          <w:color w:val="EE0000"/>
          <w:lang w:eastAsia="zh-CN"/>
        </w:rPr>
        <w:t>。</w:t>
      </w:r>
      <w:r w:rsidR="00E97F44" w:rsidRPr="00642E09">
        <w:rPr>
          <w:rFonts w:eastAsiaTheme="minorEastAsia"/>
          <w:color w:val="EE0000"/>
          <w:lang w:eastAsia="zh-CN"/>
        </w:rPr>
        <w:t>与传统单一静态</w:t>
      </w:r>
      <w:r w:rsidR="00021530" w:rsidRPr="00642E09">
        <w:rPr>
          <w:rFonts w:eastAsiaTheme="minorEastAsia"/>
          <w:color w:val="EE0000"/>
          <w:lang w:eastAsia="zh-CN"/>
        </w:rPr>
        <w:t>椭球</w:t>
      </w:r>
      <w:r w:rsidR="00E97F44" w:rsidRPr="00642E09">
        <w:rPr>
          <w:rFonts w:eastAsiaTheme="minorEastAsia"/>
          <w:color w:val="EE0000"/>
          <w:lang w:eastAsia="zh-CN"/>
        </w:rPr>
        <w:t>不同，本文所构建的超椭球体并非固定形状，</w:t>
      </w:r>
      <w:r w:rsidR="00021530" w:rsidRPr="00642E09">
        <w:rPr>
          <w:rFonts w:eastAsiaTheme="minorEastAsia" w:hint="eastAsia"/>
          <w:color w:val="EE0000"/>
          <w:lang w:eastAsia="zh-CN"/>
        </w:rPr>
        <w:t>其</w:t>
      </w:r>
      <w:r w:rsidR="00021530" w:rsidRPr="00642E09">
        <w:rPr>
          <w:rFonts w:eastAsiaTheme="minorEastAsia"/>
          <w:color w:val="EE0000"/>
          <w:lang w:eastAsia="zh-CN"/>
        </w:rPr>
        <w:t>参数随路径代价改进与中介点迁移更新</w:t>
      </w:r>
      <w:r w:rsidR="00021530" w:rsidRPr="00642E09">
        <w:rPr>
          <w:rFonts w:eastAsiaTheme="minorEastAsia" w:hint="eastAsia"/>
          <w:color w:val="EE0000"/>
          <w:lang w:eastAsia="zh-CN"/>
        </w:rPr>
        <w:t>，</w:t>
      </w:r>
      <w:r w:rsidR="001428A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w:rPr>
                <w:rFonts w:ascii="Cambria Math" w:eastAsiaTheme="minorEastAsia" w:hAnsi="Cambria Math"/>
                <w:color w:val="EE0000"/>
                <w:lang w:eastAsia="zh-CN"/>
              </w:rPr>
              <m:t>x</m:t>
            </m:r>
          </m:e>
          <m:sub>
            <m:r>
              <w:rPr>
                <w:rFonts w:ascii="Cambria Math" w:eastAsiaTheme="minorEastAsia" w:hAnsi="Cambria Math"/>
                <w:color w:val="EE0000"/>
                <w:lang w:eastAsia="zh-CN"/>
              </w:rPr>
              <m:t>meet</m:t>
            </m:r>
          </m:sub>
        </m:sSub>
      </m:oMath>
      <w:r w:rsidR="001428A7" w:rsidRPr="00642E09">
        <w:rPr>
          <w:rFonts w:eastAsiaTheme="minorEastAsia" w:hint="eastAsia"/>
          <w:color w:val="EE0000"/>
          <w:lang w:eastAsia="zh-CN"/>
        </w:rPr>
        <w:t>为桥梁，</w:t>
      </w:r>
      <w:r w:rsidR="00E97F44" w:rsidRPr="00642E09">
        <w:rPr>
          <w:rFonts w:eastAsiaTheme="minorEastAsia"/>
          <w:color w:val="EE0000"/>
          <w:lang w:eastAsia="zh-CN"/>
        </w:rPr>
        <w:t>根据搜索过程中的路径代价变化与扩展状态自适应地进行伸缩</w:t>
      </w:r>
      <w:ins w:id="174" w:author="兴雨 郭" w:date="2026-02-04T20:46:00Z" w16du:dateUtc="2026-02-04T12:46:00Z">
        <w:r w:rsidR="00F770A3" w:rsidRPr="00642E09">
          <w:rPr>
            <w:rFonts w:eastAsiaTheme="minorEastAsia" w:hint="eastAsia"/>
            <w:color w:val="EE0000"/>
            <w:lang w:eastAsia="zh-CN"/>
          </w:rPr>
          <w:t>，</w:t>
        </w:r>
      </w:ins>
      <w:r w:rsidR="00021530" w:rsidRPr="00642E09">
        <w:rPr>
          <w:rFonts w:eastAsiaTheme="minorEastAsia" w:hint="eastAsia"/>
          <w:color w:val="EE0000"/>
          <w:lang w:eastAsia="zh-CN"/>
        </w:rPr>
        <w:t>在</w:t>
      </w:r>
      <w:ins w:id="175" w:author="兴雨 郭" w:date="2026-02-04T20:46:00Z" w16du:dateUtc="2026-02-04T12:46:00Z">
        <w:r w:rsidR="00F770A3" w:rsidRPr="00642E09">
          <w:rPr>
            <w:rFonts w:eastAsiaTheme="minorEastAsia"/>
            <w:color w:val="EE0000"/>
            <w:lang w:eastAsia="zh-CN"/>
          </w:rPr>
          <w:t>起点侧与目标</w:t>
        </w:r>
        <w:r w:rsidR="00F770A3" w:rsidRPr="00642E09">
          <w:rPr>
            <w:rFonts w:eastAsiaTheme="minorEastAsia" w:hint="eastAsia"/>
            <w:color w:val="EE0000"/>
            <w:lang w:eastAsia="zh-CN"/>
          </w:rPr>
          <w:t>点</w:t>
        </w:r>
        <w:r w:rsidR="00F770A3" w:rsidRPr="00642E09">
          <w:rPr>
            <w:rFonts w:eastAsiaTheme="minorEastAsia"/>
            <w:color w:val="EE0000"/>
            <w:lang w:eastAsia="zh-CN"/>
          </w:rPr>
          <w:t>侧</w:t>
        </w:r>
        <w:r w:rsidR="00021530" w:rsidRPr="00642E09">
          <w:rPr>
            <w:rFonts w:eastAsiaTheme="minorEastAsia" w:hint="eastAsia"/>
            <w:color w:val="EE0000"/>
            <w:lang w:eastAsia="zh-CN"/>
          </w:rPr>
          <w:t>分别在</w:t>
        </w:r>
      </w:ins>
      <w:r w:rsidR="00021530" w:rsidRPr="00642E09">
        <w:rPr>
          <w:rFonts w:eastAsiaTheme="minorEastAsia" w:hint="eastAsia"/>
          <w:color w:val="EE0000"/>
          <w:lang w:eastAsia="zh-CN"/>
        </w:rPr>
        <w:t>构建超椭球体采样约束，</w:t>
      </w:r>
      <w:del w:id="176" w:author="兴雨 郭" w:date="2026-02-04T20:47:00Z" w16du:dateUtc="2026-02-04T12:47:00Z">
        <w:r w:rsidR="00E97F44" w:rsidRPr="00642E09" w:rsidDel="00F770A3">
          <w:rPr>
            <w:rFonts w:eastAsiaTheme="minorEastAsia"/>
            <w:color w:val="EE0000"/>
            <w:lang w:eastAsia="zh-CN"/>
          </w:rPr>
          <w:delText>从而在</w:delText>
        </w:r>
      </w:del>
      <w:r w:rsidR="00E97F44" w:rsidRPr="00642E09">
        <w:rPr>
          <w:rFonts w:eastAsiaTheme="minorEastAsia"/>
          <w:color w:val="EE0000"/>
          <w:lang w:eastAsia="zh-CN"/>
        </w:rPr>
        <w:t>保证潜在最优路径覆盖性的同时，</w:t>
      </w:r>
      <w:r w:rsidR="00E97F44" w:rsidRPr="00642E09">
        <w:rPr>
          <w:rFonts w:eastAsiaTheme="minorEastAsia"/>
          <w:color w:val="EE0000"/>
          <w:highlight w:val="red"/>
          <w:lang w:eastAsia="zh-CN"/>
        </w:rPr>
        <w:t>持续压缩</w:t>
      </w:r>
      <w:r w:rsidR="00E97F44" w:rsidRPr="00642E09">
        <w:rPr>
          <w:rFonts w:eastAsiaTheme="minorEastAsia"/>
          <w:color w:val="EE0000"/>
          <w:lang w:eastAsia="zh-CN"/>
        </w:rPr>
        <w:t>无效采样区域</w:t>
      </w:r>
      <w:del w:id="177" w:author="兴雨 郭" w:date="2026-02-04T20:48:00Z" w16du:dateUtc="2026-02-04T12:48:00Z">
        <w:r w:rsidR="00681EBC" w:rsidRPr="00642E09" w:rsidDel="00F770A3">
          <w:rPr>
            <w:rFonts w:eastAsiaTheme="minorEastAsia" w:hint="eastAsia"/>
            <w:color w:val="EE0000"/>
            <w:lang w:eastAsia="zh-CN"/>
          </w:rPr>
          <w:delText>，具体实现</w:delText>
        </w:r>
      </w:del>
      <w:ins w:id="178" w:author="兴雨 郭" w:date="2026-02-04T20:48:00Z" w16du:dateUtc="2026-02-04T12:48:00Z">
        <w:r w:rsidR="00F770A3" w:rsidRPr="00642E09">
          <w:rPr>
            <w:rFonts w:eastAsiaTheme="minorEastAsia" w:hint="eastAsia"/>
            <w:color w:val="EE0000"/>
            <w:lang w:eastAsia="zh-CN"/>
          </w:rPr>
          <w:t>。</w:t>
        </w:r>
      </w:ins>
      <w:del w:id="179" w:author="兴雨 郭" w:date="2026-02-04T20:48:00Z" w16du:dateUtc="2026-02-04T12:48:00Z">
        <w:r w:rsidR="00681EBC" w:rsidRPr="00642E09" w:rsidDel="00F770A3">
          <w:rPr>
            <w:rFonts w:eastAsiaTheme="minorEastAsia" w:hint="eastAsia"/>
            <w:color w:val="EE0000"/>
            <w:lang w:eastAsia="zh-CN"/>
          </w:rPr>
          <w:delText>见伪代码</w:delText>
        </w:r>
        <w:r w:rsidR="00681EBC" w:rsidRPr="00642E09" w:rsidDel="00F770A3">
          <w:rPr>
            <w:rFonts w:eastAsiaTheme="minorEastAsia" w:hint="eastAsia"/>
            <w:color w:val="EE0000"/>
            <w:lang w:eastAsia="zh-CN"/>
          </w:rPr>
          <w:delText>1</w:delText>
        </w:r>
        <w:r w:rsidR="00E97F44" w:rsidRPr="00642E09" w:rsidDel="00F770A3">
          <w:rPr>
            <w:rFonts w:eastAsiaTheme="minorEastAsia"/>
            <w:color w:val="EE0000"/>
            <w:lang w:eastAsia="zh-CN"/>
          </w:rPr>
          <w:delText>。</w:delText>
        </w:r>
      </w:del>
      <w:r w:rsidR="00021530" w:rsidRPr="00642E09">
        <w:rPr>
          <w:rFonts w:eastAsiaTheme="minorEastAsia" w:hint="eastAsia"/>
          <w:color w:val="EE0000"/>
          <w:lang w:eastAsia="zh-CN"/>
        </w:rPr>
        <w:t>该采样机制的核心是动态计算超椭球体的约束参数</w:t>
      </w:r>
      <w:r w:rsidR="00021530" w:rsidRPr="00642E09">
        <w:rPr>
          <w:rFonts w:eastAsiaTheme="minorEastAsia"/>
          <w:color w:val="EE0000"/>
          <w:lang w:eastAsia="zh-CN"/>
        </w:rPr>
        <w:t>，</w:t>
      </w:r>
      <w:r w:rsidR="00021530" w:rsidRPr="00642E09">
        <w:rPr>
          <w:rFonts w:ascii="宋体" w:eastAsia="宋体" w:hAnsi="宋体" w:cs="宋体" w:hint="eastAsia"/>
          <w:color w:val="EE0000"/>
          <w:lang w:eastAsia="zh-CN"/>
        </w:rPr>
        <w:t>对于任意一个方向，以起点侧为例，</w:t>
      </w:r>
      <w:r w:rsidR="00021530" w:rsidRPr="00642E09">
        <w:rPr>
          <w:rFonts w:eastAsiaTheme="minorEastAsia"/>
          <w:color w:val="EE0000"/>
          <w:lang w:eastAsia="zh-CN"/>
        </w:rPr>
        <w:t>其</w:t>
      </w:r>
      <w:r w:rsidR="00021530" w:rsidRPr="00642E09">
        <w:rPr>
          <w:rFonts w:eastAsiaTheme="minorEastAsia" w:hint="eastAsia"/>
          <w:color w:val="EE0000"/>
          <w:lang w:eastAsia="zh-CN"/>
        </w:rPr>
        <w:t>定义</w:t>
      </w:r>
      <w:r w:rsidR="00021530" w:rsidRPr="00642E09">
        <w:rPr>
          <w:rFonts w:eastAsiaTheme="minorEastAsia"/>
          <w:color w:val="EE0000"/>
          <w:lang w:eastAsia="zh-CN"/>
        </w:rPr>
        <w:t>为</w:t>
      </w:r>
      <w:r w:rsidR="00021530" w:rsidRPr="00642E09">
        <w:rPr>
          <w:rFonts w:eastAsiaTheme="minorEastAsia" w:hint="eastAsia"/>
          <w:color w:val="EE0000"/>
          <w:lang w:eastAsia="zh-CN"/>
        </w:rPr>
        <w:t>：</w:t>
      </w:r>
    </w:p>
    <w:p w14:paraId="63B4694A" w14:textId="77777777" w:rsidR="00021530" w:rsidRPr="00642E09" w:rsidRDefault="00021530" w:rsidP="00021530">
      <w:pPr>
        <w:pStyle w:val="ac"/>
        <w:keepNext/>
        <w:jc w:val="right"/>
        <w:rPr>
          <w:color w:val="EE0000"/>
        </w:rPr>
      </w:pPr>
      <w:r w:rsidRPr="00642E09">
        <w:rPr>
          <w:rFonts w:hint="eastAsia"/>
          <w:color w:val="EE0000"/>
          <w:position w:val="-18"/>
        </w:rPr>
        <w:object w:dxaOrig="8260" w:dyaOrig="520" w14:anchorId="373E0D2B">
          <v:shape id="_x0000_i1029" type="#_x0000_t75" style="width:346.8pt;height:21.75pt" o:ole="">
            <v:imagedata r:id="rId24" o:title=""/>
          </v:shape>
          <o:OLEObject Type="Embed" ProgID="Equation.DSMT4" ShapeID="_x0000_i1029" DrawAspect="Content" ObjectID="_1833880416" r:id="rId25"/>
        </w:object>
      </w:r>
    </w:p>
    <w:p w14:paraId="1B382C94" w14:textId="77777777" w:rsidR="00021530" w:rsidRPr="00642E09" w:rsidRDefault="00021530" w:rsidP="00021530">
      <w:pPr>
        <w:rPr>
          <w:rFonts w:eastAsiaTheme="minorEastAsia"/>
          <w:color w:val="EE0000"/>
          <w:lang w:eastAsia="zh-CN"/>
        </w:rPr>
      </w:pPr>
      <w:r w:rsidRPr="00642E09">
        <w:rPr>
          <w:rFonts w:eastAsiaTheme="minorEastAsia" w:hint="eastAsia"/>
          <w:color w:val="EE0000"/>
          <w:lang w:eastAsia="zh-CN"/>
        </w:rPr>
        <w:t>其中</w:t>
      </w:r>
    </w:p>
    <w:p w14:paraId="5512E46F" w14:textId="6985B9E8" w:rsidR="00021530" w:rsidRPr="00642E09" w:rsidRDefault="00021530" w:rsidP="00021530">
      <w:pPr>
        <w:numPr>
          <w:ilvl w:val="0"/>
          <w:numId w:val="7"/>
        </w:numPr>
        <w:rPr>
          <w:color w:val="EE0000"/>
          <w:lang w:eastAsia="zh-CN"/>
        </w:rPr>
      </w:pPr>
      <w:r w:rsidRPr="00642E09">
        <w:rPr>
          <w:rFonts w:hint="eastAsia"/>
          <w:color w:val="EE0000"/>
          <w:position w:val="-16"/>
        </w:rPr>
        <w:object w:dxaOrig="460" w:dyaOrig="440" w14:anchorId="628C0A9A">
          <v:shape id="_x0000_i1030" type="#_x0000_t75" style="width:22.45pt;height:21.75pt" o:ole="">
            <v:imagedata r:id="rId15" o:title=""/>
          </v:shape>
          <o:OLEObject Type="Embed" ProgID="Equation.DSMT4" ShapeID="_x0000_i1030" DrawAspect="Content" ObjectID="_1833880417" r:id="rId26"/>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D258C7" w14:textId="25EAA966" w:rsidR="00021530" w:rsidRPr="00642E09" w:rsidRDefault="00021530" w:rsidP="00021530">
      <w:pPr>
        <w:numPr>
          <w:ilvl w:val="0"/>
          <w:numId w:val="7"/>
        </w:numPr>
        <w:rPr>
          <w:rFonts w:eastAsiaTheme="minorEastAsia"/>
          <w:color w:val="EE0000"/>
          <w:lang w:eastAsia="zh-CN"/>
        </w:rPr>
      </w:pPr>
      <w:r w:rsidRPr="00642E09">
        <w:rPr>
          <w:rFonts w:hint="eastAsia"/>
          <w:color w:val="EE0000"/>
          <w:position w:val="-12"/>
        </w:rPr>
        <w:object w:dxaOrig="880" w:dyaOrig="360" w14:anchorId="317FA9EF">
          <v:shape id="_x0000_i1031" type="#_x0000_t75" style="width:43.5pt;height:18.2pt" o:ole="">
            <v:imagedata r:id="rId27" o:title=""/>
          </v:shape>
          <o:OLEObject Type="Embed" ProgID="Equation.DSMT4" ShapeID="_x0000_i1031" DrawAspect="Content" ObjectID="_1833880418" r:id="rId28"/>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79673B6" w14:textId="2085E19E" w:rsidR="00021530" w:rsidRPr="00642E09" w:rsidRDefault="00021530" w:rsidP="00021530">
      <w:pPr>
        <w:numPr>
          <w:ilvl w:val="0"/>
          <w:numId w:val="7"/>
        </w:numPr>
        <w:rPr>
          <w:color w:val="EE0000"/>
          <w:lang w:eastAsia="zh-CN"/>
        </w:rPr>
      </w:pPr>
      <w:r w:rsidRPr="00642E09">
        <w:rPr>
          <w:rFonts w:hint="eastAsia"/>
          <w:color w:val="EE0000"/>
          <w:position w:val="-12"/>
        </w:rPr>
        <w:object w:dxaOrig="920" w:dyaOrig="360" w14:anchorId="09A7168F">
          <v:shape id="_x0000_i1032" type="#_x0000_t75" style="width:46.7pt;height:18.2pt" o:ole="">
            <v:imagedata r:id="rId29" o:title=""/>
          </v:shape>
          <o:OLEObject Type="Embed" ProgID="Equation.DSMT4" ShapeID="_x0000_i1032" DrawAspect="Content" ObjectID="_1833880419" r:id="rId30"/>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CC32D58" w14:textId="4E76EE13" w:rsidR="00021530" w:rsidRPr="00642E09" w:rsidRDefault="00021530" w:rsidP="004F41E8">
      <w:pPr>
        <w:spacing w:line="300" w:lineRule="auto"/>
        <w:ind w:firstLine="720"/>
        <w:jc w:val="both"/>
        <w:rPr>
          <w:rFonts w:eastAsiaTheme="minorEastAsia"/>
          <w:color w:val="EE0000"/>
          <w:lang w:eastAsia="zh-CN"/>
        </w:rPr>
      </w:pPr>
      <w:r w:rsidRPr="00642E09">
        <w:rPr>
          <w:rFonts w:eastAsiaTheme="minorEastAsia" w:hint="eastAsia"/>
          <w:color w:val="EE0000"/>
          <w:lang w:eastAsia="zh-CN"/>
        </w:rPr>
        <w:t>且为平衡探索与开发，引入</w:t>
      </w:r>
      <w:r w:rsidRPr="00642E09">
        <w:rPr>
          <w:rFonts w:eastAsiaTheme="minorEastAsia"/>
          <w:color w:val="EE0000"/>
          <w:lang w:eastAsia="zh-CN"/>
        </w:rPr>
        <w:t>基于搜索状态反馈的在线调节机制</w:t>
      </w:r>
      <w:r w:rsidRPr="00642E09">
        <w:rPr>
          <w:rFonts w:eastAsiaTheme="minorEastAsia" w:hint="eastAsia"/>
          <w:color w:val="EE0000"/>
          <w:lang w:eastAsia="zh-CN"/>
        </w:rPr>
        <w:t>进行闭环调节，当路径改进停滞时主动扩大探索范围，而当改进高效时，缩小</w:t>
      </w:r>
      <w:r w:rsidR="004F41E8" w:rsidRPr="00642E09">
        <w:rPr>
          <w:rFonts w:eastAsiaTheme="minorEastAsia"/>
          <w:color w:val="EE0000"/>
          <w:lang w:eastAsia="zh-CN"/>
        </w:rPr>
        <w:t>椭球并提高知情采样比例，强化局部收敛。该机制使采样策略根据搜索进程自适应调整，避免人工参数调优的局限性。</w:t>
      </w:r>
      <w:commentRangeEnd w:id="167"/>
      <w:r w:rsidR="00993056" w:rsidRPr="00642E09">
        <w:rPr>
          <w:rStyle w:val="af0"/>
          <w:rFonts w:eastAsiaTheme="minorEastAsia"/>
          <w:color w:val="EE0000"/>
          <w:sz w:val="22"/>
          <w:szCs w:val="22"/>
          <w:lang w:eastAsia="zh-CN"/>
        </w:rPr>
        <w:commentReference w:id="167"/>
      </w:r>
    </w:p>
    <w:p w14:paraId="58C91B4F" w14:textId="77777777" w:rsidR="004F41E8" w:rsidRDefault="004F41E8" w:rsidP="004F41E8">
      <w:pPr>
        <w:spacing w:line="300" w:lineRule="auto"/>
        <w:ind w:firstLine="720"/>
        <w:jc w:val="both"/>
        <w:rPr>
          <w:rFonts w:eastAsiaTheme="minorEastAsia"/>
          <w:color w:val="000000" w:themeColor="text1"/>
          <w:lang w:eastAsia="zh-CN"/>
        </w:rPr>
      </w:pPr>
      <w:r w:rsidRPr="004F41E8">
        <w:rPr>
          <w:rFonts w:eastAsiaTheme="minorEastAsia" w:hint="eastAsia"/>
          <w:color w:val="000000" w:themeColor="text1"/>
          <w:lang w:eastAsia="zh-CN"/>
        </w:rPr>
        <w:t>每次迭代中，</w:t>
      </w:r>
      <w:r>
        <w:rPr>
          <w:rFonts w:eastAsiaTheme="minorEastAsia" w:hint="eastAsia"/>
          <w:color w:val="000000" w:themeColor="text1"/>
          <w:lang w:eastAsia="zh-CN"/>
        </w:rPr>
        <w:t>检查新节点是否可与对树直接连接，否则由对树向新节点方向贪心步进逼近。通过中介点引导，两棵树的生长方向被有效约束，避免无目标扩展与搜索震荡。当双树成功连接后，对拼接路径执行节点重连优化与自适应平滑处理，生成最终可行路径。</w:t>
      </w:r>
      <w:ins w:id="180" w:author="兴雨 郭" w:date="2026-02-04T20:49:00Z" w16du:dateUtc="2026-02-04T12:49:00Z">
        <w:r w:rsidR="00F770A3">
          <w:rPr>
            <w:rFonts w:eastAsiaTheme="minorEastAsia" w:hint="eastAsia"/>
            <w:color w:val="000000" w:themeColor="text1"/>
            <w:lang w:eastAsia="zh-CN"/>
          </w:rPr>
          <w:t>具体实现</w:t>
        </w:r>
        <w:r w:rsidR="00F770A3" w:rsidRPr="00B72E86">
          <w:rPr>
            <w:rFonts w:eastAsiaTheme="minorEastAsia" w:hint="eastAsia"/>
            <w:color w:val="000000" w:themeColor="text1"/>
            <w:lang w:eastAsia="zh-CN"/>
          </w:rPr>
          <w:t>伪代码</w:t>
        </w:r>
        <w:r w:rsidR="00F770A3">
          <w:rPr>
            <w:rFonts w:eastAsiaTheme="minorEastAsia" w:hint="eastAsia"/>
            <w:color w:val="000000" w:themeColor="text1"/>
            <w:lang w:eastAsia="zh-CN"/>
          </w:rPr>
          <w:t>见算法</w:t>
        </w:r>
        <w:r w:rsidR="00F770A3" w:rsidRPr="00B72E86">
          <w:rPr>
            <w:rFonts w:eastAsiaTheme="minorEastAsia" w:hint="eastAsia"/>
            <w:color w:val="000000" w:themeColor="text1"/>
            <w:lang w:eastAsia="zh-CN"/>
          </w:rPr>
          <w:t>1</w:t>
        </w:r>
        <w:r w:rsidR="00F770A3">
          <w:rPr>
            <w:rFonts w:eastAsiaTheme="minorEastAsia" w:hint="eastAsia"/>
            <w:color w:val="000000" w:themeColor="text1"/>
            <w:lang w:eastAsia="zh-CN"/>
          </w:rPr>
          <w:t>，</w:t>
        </w:r>
        <w:r w:rsidR="00F770A3" w:rsidRPr="00B72E86">
          <w:rPr>
            <w:rFonts w:eastAsiaTheme="minorEastAsia" w:hint="eastAsia"/>
            <w:color w:val="000000" w:themeColor="text1"/>
            <w:lang w:eastAsia="zh-CN"/>
          </w:rPr>
          <w:t>2</w:t>
        </w:r>
      </w:ins>
      <w:del w:id="181" w:author="兴雨 郭" w:date="2026-02-04T20:49:00Z" w16du:dateUtc="2026-02-04T12:49:00Z">
        <w:r w:rsidR="00681EBC" w:rsidDel="00F770A3">
          <w:rPr>
            <w:rFonts w:eastAsiaTheme="minorEastAsia" w:hint="eastAsia"/>
            <w:color w:val="000000" w:themeColor="text1"/>
            <w:lang w:eastAsia="zh-CN"/>
          </w:rPr>
          <w:delText>，具体实现见伪代码</w:delText>
        </w:r>
        <w:r w:rsidR="00681EBC" w:rsidDel="00F770A3">
          <w:rPr>
            <w:rFonts w:eastAsiaTheme="minorEastAsia" w:hint="eastAsia"/>
            <w:color w:val="000000" w:themeColor="text1"/>
            <w:lang w:eastAsia="zh-CN"/>
          </w:rPr>
          <w:delText>2</w:delText>
        </w:r>
      </w:del>
      <w:r w:rsidR="00E97F44" w:rsidRPr="00E97F44">
        <w:rPr>
          <w:rFonts w:eastAsiaTheme="minorEastAsia"/>
          <w:color w:val="000000" w:themeColor="text1"/>
          <w:lang w:eastAsia="zh-CN"/>
        </w:rPr>
        <w:t>。</w:t>
      </w:r>
    </w:p>
    <w:p w14:paraId="46869AD9" w14:textId="77777777" w:rsidR="00642E09" w:rsidRDefault="00642E09" w:rsidP="004F41E8">
      <w:pPr>
        <w:spacing w:line="300" w:lineRule="auto"/>
        <w:ind w:firstLine="720"/>
        <w:jc w:val="both"/>
        <w:rPr>
          <w:rFonts w:eastAsiaTheme="minorEastAsia"/>
          <w:color w:val="000000" w:themeColor="text1"/>
          <w:lang w:eastAsia="zh-CN"/>
        </w:rPr>
      </w:pPr>
    </w:p>
    <w:p w14:paraId="5EED8603" w14:textId="4EF6743F" w:rsidR="00642E09" w:rsidRPr="00642E09" w:rsidRDefault="00642E09" w:rsidP="00642E09">
      <w:pPr>
        <w:pStyle w:val="11"/>
        <w:numPr>
          <w:ilvl w:val="1"/>
          <w:numId w:val="5"/>
        </w:numPr>
        <w:tabs>
          <w:tab w:val="left" w:pos="474"/>
        </w:tabs>
        <w:spacing w:before="109"/>
        <w:rPr>
          <w:rFonts w:ascii="宋体" w:eastAsia="宋体" w:hAnsi="宋体" w:cs="宋体" w:hint="eastAsia"/>
          <w:spacing w:val="-2"/>
          <w:w w:val="110"/>
          <w:lang w:eastAsia="zh-CN"/>
        </w:rPr>
      </w:pPr>
      <w:bookmarkStart w:id="182" w:name="OLE_LINK15"/>
      <w:r w:rsidRPr="00642E09">
        <w:rPr>
          <w:rFonts w:ascii="宋体" w:eastAsia="宋体" w:hAnsi="宋体" w:cs="宋体" w:hint="eastAsia"/>
          <w:spacing w:val="-2"/>
          <w:w w:val="110"/>
          <w:lang w:eastAsia="zh-CN"/>
        </w:rPr>
        <w:lastRenderedPageBreak/>
        <w:t>算法实现1</w:t>
      </w:r>
    </w:p>
    <w:bookmarkEnd w:id="182"/>
    <w:p w14:paraId="62898D36" w14:textId="37447855" w:rsidR="00DC3B50" w:rsidRPr="004F41E8" w:rsidRDefault="00043ED5" w:rsidP="004F41E8">
      <w:pPr>
        <w:spacing w:line="300" w:lineRule="auto"/>
        <w:ind w:firstLine="720"/>
        <w:jc w:val="both"/>
        <w:rPr>
          <w:rFonts w:eastAsiaTheme="minorEastAsia"/>
          <w:color w:val="000000" w:themeColor="text1"/>
          <w:lang w:eastAsia="zh-CN"/>
        </w:rPr>
      </w:pPr>
      <w:r>
        <w:rPr>
          <w:noProof/>
        </w:rPr>
        <w:drawing>
          <wp:anchor distT="0" distB="0" distL="114300" distR="114300" simplePos="0" relativeHeight="251792384" behindDoc="0" locked="0" layoutInCell="1" allowOverlap="1" wp14:anchorId="2F07755A" wp14:editId="11B81039">
            <wp:simplePos x="0" y="0"/>
            <wp:positionH relativeFrom="column">
              <wp:posOffset>542290</wp:posOffset>
            </wp:positionH>
            <wp:positionV relativeFrom="paragraph">
              <wp:posOffset>237490</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5D5F448" w14:textId="6BAB0DDD" w:rsidR="002818D8" w:rsidRDefault="00B53AAB" w:rsidP="00043ED5">
      <w:pPr>
        <w:jc w:val="center"/>
        <w:rPr>
          <w:rFonts w:eastAsiaTheme="minorEastAsia"/>
          <w:lang w:eastAsia="zh-CN"/>
        </w:rPr>
      </w:pPr>
      <w:r w:rsidRPr="00B72E86">
        <w:rPr>
          <w:rFonts w:eastAsiaTheme="minorEastAsia" w:hint="eastAsia"/>
          <w:lang w:eastAsia="zh-CN"/>
        </w:rPr>
        <w:t>算法</w:t>
      </w:r>
      <w:r w:rsidRPr="00B72E86">
        <w:rPr>
          <w:rFonts w:eastAsiaTheme="minorEastAsia" w:hint="eastAsia"/>
          <w:lang w:eastAsia="zh-CN"/>
        </w:rPr>
        <w:t>1</w:t>
      </w:r>
      <w:r w:rsidR="007854B2">
        <w:rPr>
          <w:rFonts w:eastAsiaTheme="minorEastAsia" w:hint="eastAsia"/>
          <w:lang w:eastAsia="zh-CN"/>
        </w:rPr>
        <w:t xml:space="preserve"> </w:t>
      </w:r>
      <w:r w:rsidR="007854B2" w:rsidRPr="00C53B0D">
        <w:rPr>
          <w:rFonts w:eastAsiaTheme="minorEastAsia"/>
          <w:lang w:eastAsia="zh-CN"/>
        </w:rPr>
        <w:t>在线调节机制</w:t>
      </w:r>
      <w:r w:rsidRPr="00B72E86">
        <w:rPr>
          <w:rFonts w:eastAsiaTheme="minorEastAsia" w:hint="eastAsia"/>
          <w:lang w:eastAsia="zh-CN"/>
        </w:rPr>
        <w:t>:</w:t>
      </w:r>
      <w:r w:rsidR="002818D8" w:rsidRPr="002818D8">
        <w:rPr>
          <w:rFonts w:ascii="宋体" w:eastAsia="宋体" w:hAnsi="宋体" w:cs="宋体"/>
          <w:lang w:eastAsia="zh-CN"/>
        </w:rPr>
        <w:t xml:space="preserve"> </w:t>
      </w:r>
      <w:r w:rsidR="002818D8" w:rsidRPr="002818D8">
        <w:rPr>
          <w:rFonts w:eastAsiaTheme="minorEastAsia"/>
          <w:lang w:eastAsia="zh-CN"/>
        </w:rPr>
        <w:t>根据当前最优路径代价</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002818D8" w:rsidRPr="002818D8">
        <w:rPr>
          <w:rFonts w:eastAsiaTheme="minorEastAsia"/>
          <w:lang w:eastAsia="zh-CN"/>
        </w:rPr>
        <w:t>及其历史序列</w:t>
      </w:r>
      <w:r w:rsidR="002818D8" w:rsidRPr="002818D8">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002818D8" w:rsidRPr="002818D8">
        <w:rPr>
          <w:rFonts w:eastAsiaTheme="minorEastAsia"/>
          <w:lang w:eastAsia="zh-CN"/>
        </w:rPr>
        <w:t>，估计改进效率并通过离散调节采样约束参数，输出超椭球扩张因子</w:t>
      </w:r>
      <w:r w:rsidR="002818D8" w:rsidRPr="002818D8">
        <w:rPr>
          <w:rFonts w:eastAsiaTheme="minorEastAsia"/>
          <w:lang w:eastAsia="zh-CN"/>
        </w:rPr>
        <w:t xml:space="preserve"> </w:t>
      </w:r>
      <m:oMath>
        <m:r>
          <w:rPr>
            <w:rFonts w:ascii="Cambria Math" w:eastAsiaTheme="minorEastAsia" w:hAnsi="Cambria Math"/>
            <w:lang w:eastAsia="zh-CN"/>
          </w:rPr>
          <m:t>γ</m:t>
        </m:r>
      </m:oMath>
      <w:r w:rsidR="002818D8" w:rsidRPr="002818D8">
        <w:rPr>
          <w:rFonts w:eastAsiaTheme="minorEastAsia"/>
          <w:lang w:eastAsia="zh-CN"/>
        </w:rPr>
        <w:t>与启发式采样概率</w:t>
      </w:r>
      <w:r w:rsidR="002818D8" w:rsidRPr="002818D8">
        <w:rPr>
          <w:rFonts w:eastAsiaTheme="minorEastAsia"/>
          <w:lang w:eastAsia="zh-CN"/>
        </w:rPr>
        <w:t xml:space="preserve"> </w:t>
      </w:r>
      <m:oMath>
        <m:r>
          <w:rPr>
            <w:rFonts w:ascii="Cambria Math" w:eastAsiaTheme="minorEastAsia" w:hAnsi="Cambria Math"/>
            <w:lang w:eastAsia="zh-CN"/>
          </w:rPr>
          <m:t>p</m:t>
        </m:r>
      </m:oMath>
      <w:r w:rsidR="002818D8" w:rsidRPr="002818D8">
        <w:rPr>
          <w:rFonts w:eastAsiaTheme="minorEastAsia"/>
          <w:lang w:eastAsia="zh-CN"/>
        </w:rPr>
        <w:t>，用于自适应控制后续迭代的</w:t>
      </w:r>
      <w:r w:rsidR="002818D8" w:rsidRPr="002818D8">
        <w:rPr>
          <w:rFonts w:eastAsiaTheme="minorEastAsia"/>
          <w:lang w:eastAsia="zh-CN"/>
        </w:rPr>
        <w:t>“</w:t>
      </w:r>
      <w:r w:rsidR="002818D8" w:rsidRPr="002818D8">
        <w:rPr>
          <w:rFonts w:eastAsiaTheme="minorEastAsia"/>
          <w:lang w:eastAsia="zh-CN"/>
        </w:rPr>
        <w:t>约束强度</w:t>
      </w:r>
      <w:r w:rsidR="002818D8" w:rsidRPr="002818D8">
        <w:rPr>
          <w:rFonts w:eastAsiaTheme="minorEastAsia"/>
          <w:lang w:eastAsia="zh-CN"/>
        </w:rPr>
        <w:t>”</w:t>
      </w:r>
      <w:r w:rsidR="002818D8" w:rsidRPr="002818D8">
        <w:rPr>
          <w:rFonts w:eastAsiaTheme="minorEastAsia"/>
          <w:lang w:eastAsia="zh-CN"/>
        </w:rPr>
        <w:t>和</w:t>
      </w:r>
      <w:r w:rsidR="002818D8" w:rsidRPr="002818D8">
        <w:rPr>
          <w:rFonts w:eastAsiaTheme="minorEastAsia"/>
          <w:lang w:eastAsia="zh-CN"/>
        </w:rPr>
        <w:t>“</w:t>
      </w:r>
      <w:r w:rsidR="002818D8" w:rsidRPr="002818D8">
        <w:rPr>
          <w:rFonts w:eastAsiaTheme="minorEastAsia"/>
          <w:lang w:eastAsia="zh-CN"/>
        </w:rPr>
        <w:t>信息采样占比</w:t>
      </w:r>
      <w:r w:rsidR="002818D8" w:rsidRPr="002818D8">
        <w:rPr>
          <w:rFonts w:eastAsiaTheme="minorEastAsia"/>
          <w:lang w:eastAsia="zh-CN"/>
        </w:rPr>
        <w:t>”</w:t>
      </w:r>
    </w:p>
    <w:p w14:paraId="4D2B14A9" w14:textId="77777777" w:rsidR="00642E09" w:rsidRDefault="00642E09" w:rsidP="00043ED5">
      <w:pPr>
        <w:jc w:val="center"/>
        <w:rPr>
          <w:rFonts w:eastAsiaTheme="minorEastAsia"/>
          <w:lang w:eastAsia="zh-CN"/>
        </w:rPr>
      </w:pPr>
    </w:p>
    <w:p w14:paraId="5BE64B7E" w14:textId="16C1B1E8" w:rsidR="00642E09" w:rsidRPr="00642E09" w:rsidRDefault="00642E09" w:rsidP="00642E09">
      <w:pPr>
        <w:pStyle w:val="11"/>
        <w:numPr>
          <w:ilvl w:val="1"/>
          <w:numId w:val="5"/>
        </w:numPr>
        <w:tabs>
          <w:tab w:val="left" w:pos="474"/>
        </w:tabs>
        <w:spacing w:before="109"/>
        <w:rPr>
          <w:rFonts w:ascii="宋体" w:eastAsia="宋体" w:hAnsi="宋体" w:cs="宋体" w:hint="eastAsia"/>
          <w:spacing w:val="-2"/>
          <w:w w:val="110"/>
          <w:lang w:eastAsia="zh-CN"/>
        </w:rPr>
      </w:pPr>
      <w:r w:rsidRPr="00642E09">
        <w:rPr>
          <w:rFonts w:ascii="宋体" w:eastAsia="宋体" w:hAnsi="宋体" w:cs="宋体" w:hint="eastAsia"/>
          <w:spacing w:val="-2"/>
          <w:w w:val="110"/>
          <w:lang w:eastAsia="zh-CN"/>
        </w:rPr>
        <w:t>算法实现</w:t>
      </w:r>
      <w:r>
        <w:rPr>
          <w:rFonts w:ascii="宋体" w:eastAsia="宋体" w:hAnsi="宋体" w:cs="宋体" w:hint="eastAsia"/>
          <w:spacing w:val="-2"/>
          <w:w w:val="110"/>
          <w:lang w:eastAsia="zh-CN"/>
        </w:rPr>
        <w:t>2</w:t>
      </w:r>
    </w:p>
    <w:p w14:paraId="7186CFFF" w14:textId="77777777" w:rsidR="00642E09" w:rsidDel="00043ED5" w:rsidRDefault="00642E09" w:rsidP="00DC3B50">
      <w:pPr>
        <w:jc w:val="center"/>
        <w:rPr>
          <w:del w:id="183" w:author="兴雨 郭" w:date="2026-02-05T23:03:00Z" w16du:dateUtc="2026-02-05T15:03:00Z"/>
          <w:rFonts w:eastAsiaTheme="minorEastAsia" w:hint="eastAsia"/>
          <w:lang w:eastAsia="zh-CN"/>
        </w:rPr>
      </w:pPr>
    </w:p>
    <w:p w14:paraId="0ED8D045" w14:textId="77777777" w:rsidR="00DC3B50" w:rsidDel="00043ED5" w:rsidRDefault="00DC3B50" w:rsidP="00DC3B50">
      <w:pPr>
        <w:jc w:val="center"/>
        <w:rPr>
          <w:del w:id="184" w:author="兴雨 郭" w:date="2026-02-05T23:03:00Z" w16du:dateUtc="2026-02-05T15:03:00Z"/>
          <w:rFonts w:eastAsiaTheme="minorEastAsia"/>
          <w:lang w:eastAsia="zh-CN"/>
        </w:rPr>
      </w:pPr>
    </w:p>
    <w:p w14:paraId="48F28AB8" w14:textId="77777777" w:rsidR="00DC3B50" w:rsidDel="00043ED5" w:rsidRDefault="00DC3B50" w:rsidP="00DC3B50">
      <w:pPr>
        <w:jc w:val="center"/>
        <w:rPr>
          <w:del w:id="185" w:author="兴雨 郭" w:date="2026-02-05T23:03:00Z" w16du:dateUtc="2026-02-05T15:03:00Z"/>
          <w:rFonts w:eastAsiaTheme="minorEastAsia"/>
          <w:lang w:eastAsia="zh-CN"/>
        </w:rPr>
      </w:pPr>
    </w:p>
    <w:p w14:paraId="44206D67" w14:textId="77777777" w:rsidR="00DC3B50" w:rsidRDefault="00DC3B50" w:rsidP="00043ED5">
      <w:pPr>
        <w:jc w:val="center"/>
        <w:rPr>
          <w:rFonts w:eastAsiaTheme="minorEastAsia"/>
          <w:lang w:eastAsia="zh-CN"/>
        </w:rPr>
      </w:pPr>
    </w:p>
    <w:p w14:paraId="3932581E" w14:textId="1A2FD494" w:rsidR="002818D8" w:rsidRPr="00B72E86" w:rsidRDefault="002818D8" w:rsidP="002818D8">
      <w:pPr>
        <w:jc w:val="center"/>
        <w:rPr>
          <w:rFonts w:eastAsiaTheme="minorEastAsia"/>
          <w:lang w:eastAsia="zh-CN"/>
        </w:rPr>
      </w:pPr>
      <w:del w:id="186" w:author="兴雨 郭" w:date="2026-02-05T23:03:00Z" w16du:dateUtc="2026-02-05T15:03:00Z">
        <w:r w:rsidDel="00043ED5">
          <w:rPr>
            <w:noProof/>
          </w:rPr>
          <w:drawing>
            <wp:inline distT="0" distB="0" distL="0" distR="0" wp14:anchorId="02062FDD" wp14:editId="3AEE0075">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stretch>
                        <a:fillRect/>
                      </a:stretch>
                    </pic:blipFill>
                    <pic:spPr>
                      <a:xfrm>
                        <a:off x="0" y="0"/>
                        <a:ext cx="2798338" cy="3899473"/>
                      </a:xfrm>
                      <a:prstGeom prst="rect">
                        <a:avLst/>
                      </a:prstGeom>
                      <a:ln>
                        <a:solidFill>
                          <a:schemeClr val="tx1"/>
                        </a:solidFill>
                      </a:ln>
                    </pic:spPr>
                  </pic:pic>
                </a:graphicData>
              </a:graphic>
            </wp:inline>
          </w:drawing>
        </w:r>
      </w:del>
    </w:p>
    <w:p w14:paraId="730C1782" w14:textId="17DC1824" w:rsidR="00B53AAB" w:rsidRDefault="000E4C16" w:rsidP="00043ED5">
      <w:pPr>
        <w:jc w:val="center"/>
        <w:rPr>
          <w:rFonts w:eastAsiaTheme="minorEastAsia"/>
          <w:sz w:val="21"/>
          <w:szCs w:val="21"/>
          <w:lang w:eastAsia="zh-CN"/>
        </w:rPr>
      </w:pPr>
      <w:moveToRangeStart w:id="187" w:author="兴雨 郭" w:date="2026-02-05T23:03:00Z" w:name="move221225024"/>
      <w:ins w:id="188" w:author="兴雨 郭" w:date="2026-02-05T23:03:00Z" w16du:dateUtc="2026-02-05T15:03:00Z">
        <w:r>
          <w:rPr>
            <w:noProof/>
          </w:rPr>
          <w:lastRenderedPageBreak/>
          <w:drawing>
            <wp:anchor distT="0" distB="0" distL="114300" distR="114300" simplePos="0" relativeHeight="251793408" behindDoc="0" locked="0" layoutInCell="1" allowOverlap="1" wp14:anchorId="598795E5" wp14:editId="10870733">
              <wp:simplePos x="0" y="0"/>
              <wp:positionH relativeFrom="column">
                <wp:posOffset>976849</wp:posOffset>
              </wp:positionH>
              <wp:positionV relativeFrom="paragraph">
                <wp:posOffset>109308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2">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87"/>
      <w:r w:rsidR="00B53AAB" w:rsidRPr="00833A35">
        <w:rPr>
          <w:rFonts w:eastAsiaTheme="minorEastAsia" w:hint="eastAsia"/>
          <w:sz w:val="21"/>
          <w:szCs w:val="21"/>
          <w:lang w:eastAsia="zh-CN"/>
        </w:rPr>
        <w:t>算法</w:t>
      </w:r>
      <w:r w:rsidR="00B53AAB" w:rsidRPr="00833A35">
        <w:rPr>
          <w:rFonts w:eastAsiaTheme="minorEastAsia" w:hint="eastAsia"/>
          <w:sz w:val="21"/>
          <w:szCs w:val="21"/>
          <w:lang w:eastAsia="zh-CN"/>
        </w:rPr>
        <w:t xml:space="preserve">2 </w:t>
      </w:r>
      <w:r w:rsidR="00B53AAB" w:rsidRPr="00833A35">
        <w:rPr>
          <w:rFonts w:eastAsiaTheme="minorEastAsia" w:hint="eastAsia"/>
          <w:sz w:val="21"/>
          <w:szCs w:val="21"/>
          <w:lang w:eastAsia="zh-CN"/>
        </w:rPr>
        <w:t>自适应</w:t>
      </w:r>
      <w:ins w:id="189" w:author="兴雨 郭" w:date="2026-02-05T22:55:00Z" w16du:dateUtc="2026-02-05T14:55:00Z">
        <w:r w:rsidR="00DA32EB" w:rsidRPr="00DA32EB">
          <w:rPr>
            <w:rFonts w:eastAsiaTheme="minorEastAsia"/>
            <w:lang w:eastAsia="zh-CN"/>
          </w:rPr>
          <w:t>非对称双椭球</w:t>
        </w:r>
        <w:r w:rsidR="00DA32EB" w:rsidRPr="00B4474A">
          <w:rPr>
            <w:rFonts w:eastAsiaTheme="minorEastAsia"/>
            <w:lang w:eastAsia="zh-CN"/>
          </w:rPr>
          <w:t>采样</w:t>
        </w:r>
        <w:r w:rsidR="00DA32EB" w:rsidRPr="00DA32EB">
          <w:rPr>
            <w:rFonts w:eastAsiaTheme="minorEastAsia"/>
            <w:lang w:eastAsia="zh-CN"/>
          </w:rPr>
          <w:t>域</w:t>
        </w:r>
        <w:r w:rsidR="00DA32EB" w:rsidRPr="00B4474A">
          <w:rPr>
            <w:rFonts w:eastAsiaTheme="minorEastAsia"/>
            <w:lang w:eastAsia="zh-CN"/>
          </w:rPr>
          <w:t>约束</w:t>
        </w:r>
      </w:ins>
      <w:del w:id="190" w:author="兴雨 郭" w:date="2026-02-05T22:55:00Z" w16du:dateUtc="2026-02-05T14:55:00Z">
        <w:r w:rsidR="00B53AAB" w:rsidRPr="00833A35" w:rsidDel="00DA32EB">
          <w:rPr>
            <w:rFonts w:eastAsiaTheme="minorEastAsia" w:hint="eastAsia"/>
            <w:sz w:val="21"/>
            <w:szCs w:val="21"/>
            <w:lang w:eastAsia="zh-CN"/>
          </w:rPr>
          <w:delText>双向超椭球体约束采样</w:delText>
        </w:r>
      </w:del>
      <w:r w:rsidR="00B53AAB" w:rsidRPr="00833A35">
        <w:rPr>
          <w:rFonts w:eastAsiaTheme="minorEastAsia"/>
          <w:sz w:val="21"/>
          <w:szCs w:val="21"/>
          <w:lang w:eastAsia="zh-CN"/>
        </w:rPr>
        <w:t>（</w:t>
      </w:r>
      <w:r w:rsidR="00B53AAB" w:rsidRPr="00833A35">
        <w:rPr>
          <w:rFonts w:eastAsiaTheme="minorEastAsia"/>
          <w:sz w:val="21"/>
          <w:szCs w:val="21"/>
          <w:lang w:eastAsia="zh-CN"/>
        </w:rPr>
        <w:t>Adaptive Dual-Ellipsoid Constrained Sampling</w:t>
      </w:r>
      <w:r w:rsidR="00B53AAB" w:rsidRPr="00833A35">
        <w:rPr>
          <w:rFonts w:eastAsiaTheme="minorEastAsia"/>
          <w:sz w:val="21"/>
          <w:szCs w:val="21"/>
          <w:lang w:eastAsia="zh-CN"/>
        </w:rPr>
        <w:t>）</w:t>
      </w:r>
      <w:r w:rsidR="00B53AAB" w:rsidRPr="00833A35">
        <w:rPr>
          <w:rFonts w:eastAsiaTheme="minorEastAsia" w:hint="eastAsia"/>
          <w:sz w:val="21"/>
          <w:szCs w:val="21"/>
          <w:lang w:eastAsia="zh-CN"/>
        </w:rPr>
        <w:t>:</w:t>
      </w:r>
      <w:r w:rsidR="002818D8" w:rsidRPr="00833A35">
        <w:rPr>
          <w:rFonts w:ascii="宋体" w:eastAsia="宋体" w:hAnsi="宋体" w:cs="宋体"/>
          <w:sz w:val="21"/>
          <w:szCs w:val="21"/>
          <w:lang w:eastAsia="zh-CN"/>
        </w:rPr>
        <w:t xml:space="preserve"> </w:t>
      </w:r>
      <w:r w:rsidR="002818D8" w:rsidRPr="00833A35">
        <w:rPr>
          <w:rFonts w:eastAsiaTheme="minorEastAsia"/>
          <w:sz w:val="21"/>
          <w:szCs w:val="21"/>
          <w:lang w:eastAsia="zh-CN"/>
        </w:rPr>
        <w:t>以双向树</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002818D8" w:rsidRPr="00833A35">
        <w:rPr>
          <w:rFonts w:eastAsiaTheme="minorEastAsia"/>
          <w:sz w:val="21"/>
          <w:szCs w:val="21"/>
          <w:lang w:eastAsia="zh-CN"/>
        </w:rPr>
        <w:t>及会合点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002818D8" w:rsidRPr="00833A35">
        <w:rPr>
          <w:rFonts w:eastAsiaTheme="minorEastAsia"/>
          <w:sz w:val="21"/>
          <w:szCs w:val="21"/>
          <w:lang w:eastAsia="zh-CN"/>
        </w:rPr>
        <w:t>为基础，将全局规划分解为</w:t>
      </w:r>
      <w:r w:rsidR="002818D8" w:rsidRPr="00833A35">
        <w:rPr>
          <w:rFonts w:eastAsiaTheme="minorEastAsia"/>
          <w:sz w:val="21"/>
          <w:szCs w:val="21"/>
          <w:lang w:eastAsia="zh-CN"/>
        </w:rPr>
        <w:t>“</w:t>
      </w:r>
      <w:r w:rsidR="002818D8" w:rsidRPr="00833A35">
        <w:rPr>
          <w:rFonts w:eastAsiaTheme="minorEastAsia"/>
          <w:sz w:val="21"/>
          <w:szCs w:val="21"/>
          <w:lang w:eastAsia="zh-CN"/>
        </w:rPr>
        <w:t>起点</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和</w:t>
      </w:r>
      <w:r w:rsidR="002818D8" w:rsidRPr="00833A35">
        <w:rPr>
          <w:rFonts w:eastAsiaTheme="minorEastAsia"/>
          <w:sz w:val="21"/>
          <w:szCs w:val="21"/>
          <w:lang w:eastAsia="zh-CN"/>
        </w:rPr>
        <w:t>“</w:t>
      </w:r>
      <w:r w:rsidR="002818D8" w:rsidRPr="00833A35">
        <w:rPr>
          <w:rFonts w:eastAsiaTheme="minorEastAsia"/>
          <w:sz w:val="21"/>
          <w:szCs w:val="21"/>
          <w:lang w:eastAsia="zh-CN"/>
        </w:rPr>
        <w:t>会合点</w:t>
      </w:r>
      <w:r w:rsidR="002818D8" w:rsidRPr="00833A35">
        <w:rPr>
          <w:rFonts w:eastAsiaTheme="minorEastAsia"/>
          <w:sz w:val="21"/>
          <w:szCs w:val="21"/>
          <w:lang w:eastAsia="zh-CN"/>
        </w:rPr>
        <w:t>–</w:t>
      </w:r>
      <w:r w:rsidR="002818D8" w:rsidRPr="00833A35">
        <w:rPr>
          <w:rFonts w:eastAsiaTheme="minorEastAsia"/>
          <w:sz w:val="21"/>
          <w:szCs w:val="21"/>
          <w:lang w:eastAsia="zh-CN"/>
        </w:rPr>
        <w:t>终点</w:t>
      </w:r>
      <w:r w:rsidR="002818D8" w:rsidRPr="00833A35">
        <w:rPr>
          <w:rFonts w:eastAsiaTheme="minorEastAsia"/>
          <w:sz w:val="21"/>
          <w:szCs w:val="21"/>
          <w:lang w:eastAsia="zh-CN"/>
        </w:rPr>
        <w:t>”</w:t>
      </w:r>
      <w:r w:rsidR="002818D8" w:rsidRPr="00833A35">
        <w:rPr>
          <w:rFonts w:eastAsiaTheme="minorEastAsia"/>
          <w:sz w:val="21"/>
          <w:szCs w:val="21"/>
          <w:lang w:eastAsia="zh-CN"/>
        </w:rPr>
        <w:t>两个子问题，分别构造</w:t>
      </w:r>
      <w:ins w:id="191" w:author="兴雨 郭" w:date="2026-02-05T22:04:00Z" w16du:dateUtc="2026-02-05T14:04:00Z">
        <w:r w:rsidR="00871EFB" w:rsidRPr="008E3093">
          <w:rPr>
            <w:rFonts w:eastAsiaTheme="minorEastAsia"/>
            <w:lang w:eastAsia="zh-CN"/>
          </w:rPr>
          <w:t>非对称双椭球域</w:t>
        </w:r>
      </w:ins>
      <w:del w:id="192" w:author="兴雨 郭" w:date="2026-02-05T22:04:00Z" w16du:dateUtc="2026-02-05T14:04:00Z">
        <w:r w:rsidR="002818D8" w:rsidRPr="00833A35" w:rsidDel="00871EFB">
          <w:rPr>
            <w:rFonts w:eastAsiaTheme="minorEastAsia"/>
            <w:sz w:val="21"/>
            <w:szCs w:val="21"/>
            <w:lang w:eastAsia="zh-CN"/>
          </w:rPr>
          <w:delText>非对称超椭球</w:delText>
        </w:r>
      </w:del>
      <w:del w:id="193" w:author="兴雨 郭" w:date="2026-02-05T22:02:00Z" w16du:dateUtc="2026-02-05T14:02:00Z">
        <w:r w:rsidR="002818D8" w:rsidRPr="00833A35" w:rsidDel="008E3093">
          <w:rPr>
            <w:rFonts w:eastAsiaTheme="minorEastAsia"/>
            <w:sz w:val="21"/>
            <w:szCs w:val="21"/>
            <w:lang w:eastAsia="zh-CN"/>
          </w:rPr>
          <w:delText>采样</w:delText>
        </w:r>
      </w:del>
      <w:del w:id="194" w:author="兴雨 郭" w:date="2026-02-05T22:04:00Z" w16du:dateUtc="2026-02-05T14:04:00Z">
        <w:r w:rsidR="002818D8" w:rsidRPr="00833A35" w:rsidDel="00871EFB">
          <w:rPr>
            <w:rFonts w:eastAsiaTheme="minorEastAsia"/>
            <w:sz w:val="21"/>
            <w:szCs w:val="21"/>
            <w:lang w:eastAsia="zh-CN"/>
          </w:rPr>
          <w:delText>域</w:delText>
        </w:r>
      </w:del>
      <w:r w:rsidR="002818D8" w:rsidRPr="00833A35">
        <w:rPr>
          <w:rFonts w:eastAsiaTheme="minorEastAsia"/>
          <w:sz w:val="21"/>
          <w:szCs w:val="21"/>
          <w:lang w:eastAsia="zh-CN"/>
        </w:rPr>
        <w:t>并自适应更新其尺度，随后在选定超椭球内进行均匀采样并通过可行性验证得到候选采样点</w:t>
      </w:r>
      <w:r w:rsidR="002818D8"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2EB38509" w14:textId="77777777" w:rsidR="000E4C16" w:rsidRDefault="000E4C16" w:rsidP="000E4C16">
      <w:pPr>
        <w:jc w:val="center"/>
        <w:rPr>
          <w:rFonts w:eastAsiaTheme="minorEastAsia"/>
          <w:sz w:val="21"/>
          <w:szCs w:val="21"/>
          <w:lang w:eastAsia="zh-CN"/>
        </w:rPr>
      </w:pPr>
    </w:p>
    <w:p w14:paraId="11736F03" w14:textId="77777777" w:rsidR="000E4C16" w:rsidRDefault="000E4C16" w:rsidP="000E4C16">
      <w:pPr>
        <w:jc w:val="center"/>
        <w:rPr>
          <w:rFonts w:eastAsiaTheme="minorEastAsia"/>
          <w:sz w:val="21"/>
          <w:szCs w:val="21"/>
          <w:lang w:eastAsia="zh-CN"/>
        </w:rPr>
      </w:pPr>
    </w:p>
    <w:p w14:paraId="5D508DA6" w14:textId="77777777" w:rsidR="000E4C16" w:rsidRDefault="000E4C16" w:rsidP="000E4C16">
      <w:pPr>
        <w:jc w:val="center"/>
        <w:rPr>
          <w:rFonts w:eastAsiaTheme="minorEastAsia"/>
          <w:sz w:val="21"/>
          <w:szCs w:val="21"/>
          <w:lang w:eastAsia="zh-CN"/>
        </w:rPr>
      </w:pPr>
    </w:p>
    <w:p w14:paraId="6A09A567" w14:textId="77777777" w:rsidR="000E4C16" w:rsidRDefault="000E4C16" w:rsidP="000E4C16">
      <w:pPr>
        <w:jc w:val="center"/>
        <w:rPr>
          <w:rFonts w:eastAsiaTheme="minorEastAsia"/>
          <w:sz w:val="21"/>
          <w:szCs w:val="21"/>
          <w:lang w:eastAsia="zh-CN"/>
        </w:rPr>
      </w:pPr>
    </w:p>
    <w:p w14:paraId="0ABC3F0E" w14:textId="77777777" w:rsidR="000E4C16" w:rsidRDefault="000E4C16" w:rsidP="000E4C16">
      <w:pPr>
        <w:jc w:val="center"/>
        <w:rPr>
          <w:rFonts w:eastAsiaTheme="minorEastAsia"/>
          <w:sz w:val="21"/>
          <w:szCs w:val="21"/>
          <w:lang w:eastAsia="zh-CN"/>
        </w:rPr>
      </w:pPr>
    </w:p>
    <w:p w14:paraId="508021EF" w14:textId="77777777" w:rsidR="000E4C16" w:rsidRDefault="000E4C16" w:rsidP="000E4C16">
      <w:pPr>
        <w:jc w:val="center"/>
        <w:rPr>
          <w:rFonts w:eastAsiaTheme="minorEastAsia"/>
          <w:sz w:val="21"/>
          <w:szCs w:val="21"/>
          <w:lang w:eastAsia="zh-CN"/>
        </w:rPr>
      </w:pPr>
    </w:p>
    <w:p w14:paraId="6ADB8388" w14:textId="77777777" w:rsidR="000E4C16" w:rsidRDefault="000E4C16" w:rsidP="000E4C16">
      <w:pPr>
        <w:jc w:val="center"/>
        <w:rPr>
          <w:rFonts w:eastAsiaTheme="minorEastAsia"/>
          <w:sz w:val="21"/>
          <w:szCs w:val="21"/>
          <w:lang w:eastAsia="zh-CN"/>
        </w:rPr>
      </w:pPr>
    </w:p>
    <w:p w14:paraId="3CB56867" w14:textId="77777777" w:rsidR="000E4C16" w:rsidRDefault="000E4C16" w:rsidP="000E4C16">
      <w:pPr>
        <w:jc w:val="center"/>
        <w:rPr>
          <w:rFonts w:eastAsiaTheme="minorEastAsia"/>
          <w:sz w:val="21"/>
          <w:szCs w:val="21"/>
          <w:lang w:eastAsia="zh-CN"/>
        </w:rPr>
      </w:pPr>
    </w:p>
    <w:p w14:paraId="1BEF4FC1" w14:textId="77777777" w:rsidR="000E4C16" w:rsidRDefault="000E4C16" w:rsidP="000E4C16">
      <w:pPr>
        <w:jc w:val="center"/>
        <w:rPr>
          <w:rFonts w:eastAsiaTheme="minorEastAsia"/>
          <w:sz w:val="21"/>
          <w:szCs w:val="21"/>
          <w:lang w:eastAsia="zh-CN"/>
        </w:rPr>
      </w:pPr>
    </w:p>
    <w:p w14:paraId="4E28E415" w14:textId="77777777" w:rsidR="000E4C16" w:rsidRDefault="000E4C16" w:rsidP="000E4C16">
      <w:pPr>
        <w:jc w:val="center"/>
        <w:rPr>
          <w:rFonts w:eastAsiaTheme="minorEastAsia"/>
          <w:sz w:val="21"/>
          <w:szCs w:val="21"/>
          <w:lang w:eastAsia="zh-CN"/>
        </w:rPr>
      </w:pPr>
    </w:p>
    <w:p w14:paraId="78EA0344" w14:textId="0EB9B38D" w:rsidR="000E4C16" w:rsidRDefault="00E038E7" w:rsidP="000E4C16">
      <w:pPr>
        <w:jc w:val="center"/>
        <w:rPr>
          <w:rFonts w:eastAsiaTheme="minorEastAsia"/>
          <w:sz w:val="21"/>
          <w:szCs w:val="21"/>
          <w:lang w:eastAsia="zh-CN"/>
        </w:rPr>
      </w:pPr>
      <w:commentRangeStart w:id="195"/>
      <w:r w:rsidRPr="00E038E7">
        <w:rPr>
          <w:rFonts w:eastAsiaTheme="minorEastAsia"/>
          <w:noProof/>
          <w:sz w:val="21"/>
          <w:szCs w:val="21"/>
          <w:lang w:eastAsia="zh-CN"/>
        </w:rPr>
        <w:lastRenderedPageBreak/>
        <w:drawing>
          <wp:inline distT="0" distB="0" distL="0" distR="0" wp14:anchorId="0529E1C6" wp14:editId="1178F925">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3"/>
                    <a:stretch>
                      <a:fillRect/>
                    </a:stretch>
                  </pic:blipFill>
                  <pic:spPr>
                    <a:xfrm>
                      <a:off x="0" y="0"/>
                      <a:ext cx="6483350" cy="4765040"/>
                    </a:xfrm>
                    <a:prstGeom prst="rect">
                      <a:avLst/>
                    </a:prstGeom>
                  </pic:spPr>
                </pic:pic>
              </a:graphicData>
            </a:graphic>
          </wp:inline>
        </w:drawing>
      </w:r>
      <w:commentRangeEnd w:id="195"/>
      <w:r w:rsidR="00993056">
        <w:rPr>
          <w:rStyle w:val="af0"/>
          <w:rFonts w:eastAsiaTheme="minorEastAsia"/>
          <w:lang w:eastAsia="zh-CN"/>
        </w:rPr>
        <w:commentReference w:id="195"/>
      </w:r>
    </w:p>
    <w:p w14:paraId="46323167" w14:textId="77777777" w:rsidR="000E4C16" w:rsidRPr="00833A35" w:rsidDel="00043ED5" w:rsidRDefault="000E4C16" w:rsidP="000E4C16">
      <w:pPr>
        <w:jc w:val="center"/>
        <w:rPr>
          <w:del w:id="196"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97" w:author="兴雨 郭" w:date="2026-02-05T23:04:00Z" w16du:dateUtc="2026-02-05T15:04:00Z"/>
          <w:rFonts w:eastAsiaTheme="minorEastAsia"/>
          <w:lang w:eastAsia="zh-CN"/>
        </w:rPr>
        <w:pPrChange w:id="198" w:author="兴雨 郭" w:date="2026-02-05T23:04:00Z" w16du:dateUtc="2026-02-05T15:04:00Z">
          <w:pPr>
            <w:pStyle w:val="a6"/>
            <w:ind w:left="720" w:firstLine="0"/>
            <w:jc w:val="center"/>
          </w:pPr>
        </w:pPrChange>
      </w:pPr>
    </w:p>
    <w:p w14:paraId="74F64DD8" w14:textId="3F78AB52" w:rsidR="00DC3B50" w:rsidDel="00043ED5" w:rsidRDefault="00DC3B50">
      <w:pPr>
        <w:rPr>
          <w:del w:id="199" w:author="兴雨 郭" w:date="2026-02-05T23:04:00Z" w16du:dateUtc="2026-02-05T15:04:00Z"/>
          <w:rFonts w:eastAsiaTheme="minorEastAsia"/>
          <w:lang w:eastAsia="zh-CN"/>
        </w:rPr>
        <w:pPrChange w:id="200" w:author="兴雨 郭" w:date="2026-02-05T23:04:00Z" w16du:dateUtc="2026-02-05T15:04:00Z">
          <w:pPr>
            <w:pStyle w:val="a6"/>
            <w:ind w:left="720" w:firstLine="0"/>
            <w:jc w:val="center"/>
          </w:pPr>
        </w:pPrChange>
      </w:pPr>
    </w:p>
    <w:p w14:paraId="5424E693" w14:textId="135150A5" w:rsidR="00DC3B50" w:rsidDel="00043ED5" w:rsidRDefault="00DC3B50">
      <w:pPr>
        <w:rPr>
          <w:del w:id="201" w:author="兴雨 郭" w:date="2026-02-05T23:04:00Z" w16du:dateUtc="2026-02-05T15:04:00Z"/>
          <w:rFonts w:eastAsiaTheme="minorEastAsia"/>
          <w:lang w:eastAsia="zh-CN"/>
        </w:rPr>
        <w:pPrChange w:id="202" w:author="兴雨 郭" w:date="2026-02-05T23:04:00Z" w16du:dateUtc="2026-02-05T15:04:00Z">
          <w:pPr>
            <w:pStyle w:val="a6"/>
            <w:ind w:left="720" w:firstLine="0"/>
            <w:jc w:val="center"/>
          </w:pPr>
        </w:pPrChange>
      </w:pPr>
    </w:p>
    <w:p w14:paraId="0EFC7788" w14:textId="318F73FA" w:rsidR="00DC3B50" w:rsidDel="00043ED5" w:rsidRDefault="00DC3B50">
      <w:pPr>
        <w:rPr>
          <w:del w:id="203" w:author="兴雨 郭" w:date="2026-02-05T23:04:00Z" w16du:dateUtc="2026-02-05T15:04:00Z"/>
          <w:rFonts w:eastAsiaTheme="minorEastAsia"/>
          <w:lang w:eastAsia="zh-CN"/>
        </w:rPr>
        <w:pPrChange w:id="204" w:author="兴雨 郭" w:date="2026-02-05T23:04:00Z" w16du:dateUtc="2026-02-05T15:04:00Z">
          <w:pPr>
            <w:pStyle w:val="a6"/>
            <w:ind w:left="720" w:firstLine="0"/>
            <w:jc w:val="center"/>
          </w:pPr>
        </w:pPrChange>
      </w:pPr>
    </w:p>
    <w:p w14:paraId="52252CEB" w14:textId="676113D6" w:rsidR="00DC3B50" w:rsidDel="00043ED5" w:rsidRDefault="00DC3B50">
      <w:pPr>
        <w:rPr>
          <w:del w:id="205" w:author="兴雨 郭" w:date="2026-02-05T23:04:00Z" w16du:dateUtc="2026-02-05T15:04:00Z"/>
          <w:rFonts w:eastAsiaTheme="minorEastAsia"/>
          <w:lang w:eastAsia="zh-CN"/>
        </w:rPr>
        <w:pPrChange w:id="206" w:author="兴雨 郭" w:date="2026-02-05T23:04:00Z" w16du:dateUtc="2026-02-05T15:04:00Z">
          <w:pPr>
            <w:pStyle w:val="a6"/>
            <w:ind w:left="720" w:firstLine="0"/>
            <w:jc w:val="center"/>
          </w:pPr>
        </w:pPrChange>
      </w:pPr>
    </w:p>
    <w:p w14:paraId="61C84D48" w14:textId="1242E6AA" w:rsidR="00DC3B50" w:rsidDel="00043ED5" w:rsidRDefault="00DC3B50">
      <w:pPr>
        <w:rPr>
          <w:del w:id="207" w:author="兴雨 郭" w:date="2026-02-05T23:04:00Z" w16du:dateUtc="2026-02-05T15:04:00Z"/>
          <w:rFonts w:eastAsiaTheme="minorEastAsia"/>
          <w:lang w:eastAsia="zh-CN"/>
        </w:rPr>
        <w:pPrChange w:id="208" w:author="兴雨 郭" w:date="2026-02-05T23:04:00Z" w16du:dateUtc="2026-02-05T15:04:00Z">
          <w:pPr>
            <w:pStyle w:val="a6"/>
            <w:ind w:left="720" w:firstLine="0"/>
            <w:jc w:val="center"/>
          </w:pPr>
        </w:pPrChange>
      </w:pPr>
    </w:p>
    <w:p w14:paraId="0FCAEC4B" w14:textId="2B97CD25" w:rsidR="00DC3B50" w:rsidDel="00043ED5" w:rsidRDefault="00DC3B50">
      <w:pPr>
        <w:rPr>
          <w:del w:id="209" w:author="兴雨 郭" w:date="2026-02-05T23:04:00Z" w16du:dateUtc="2026-02-05T15:04:00Z"/>
          <w:rFonts w:eastAsiaTheme="minorEastAsia"/>
          <w:lang w:eastAsia="zh-CN"/>
        </w:rPr>
        <w:pPrChange w:id="210" w:author="兴雨 郭" w:date="2026-02-05T23:04:00Z" w16du:dateUtc="2026-02-05T15:04:00Z">
          <w:pPr>
            <w:pStyle w:val="a6"/>
            <w:ind w:left="720" w:firstLine="0"/>
            <w:jc w:val="center"/>
          </w:pPr>
        </w:pPrChange>
      </w:pPr>
    </w:p>
    <w:p w14:paraId="4CECF127" w14:textId="79A5BF8E" w:rsidR="00DC3B50" w:rsidDel="00043ED5" w:rsidRDefault="00DC3B50">
      <w:pPr>
        <w:rPr>
          <w:del w:id="211" w:author="兴雨 郭" w:date="2026-02-05T23:04:00Z" w16du:dateUtc="2026-02-05T15:04:00Z"/>
          <w:rFonts w:eastAsiaTheme="minorEastAsia"/>
          <w:lang w:eastAsia="zh-CN"/>
        </w:rPr>
        <w:pPrChange w:id="212" w:author="兴雨 郭" w:date="2026-02-05T23:04:00Z" w16du:dateUtc="2026-02-05T15:04:00Z">
          <w:pPr>
            <w:pStyle w:val="a6"/>
            <w:ind w:left="720" w:firstLine="0"/>
            <w:jc w:val="center"/>
          </w:pPr>
        </w:pPrChange>
      </w:pPr>
    </w:p>
    <w:p w14:paraId="59E98505" w14:textId="66B2B6DA" w:rsidR="00DC3B50" w:rsidDel="00043ED5" w:rsidRDefault="00DC3B50">
      <w:pPr>
        <w:rPr>
          <w:del w:id="213" w:author="兴雨 郭" w:date="2026-02-05T23:04:00Z" w16du:dateUtc="2026-02-05T15:04:00Z"/>
          <w:rFonts w:eastAsiaTheme="minorEastAsia"/>
          <w:lang w:eastAsia="zh-CN"/>
        </w:rPr>
        <w:pPrChange w:id="214" w:author="兴雨 郭" w:date="2026-02-05T23:04:00Z" w16du:dateUtc="2026-02-05T15:04:00Z">
          <w:pPr>
            <w:pStyle w:val="a6"/>
            <w:ind w:left="720" w:firstLine="0"/>
            <w:jc w:val="center"/>
          </w:pPr>
        </w:pPrChange>
      </w:pPr>
    </w:p>
    <w:p w14:paraId="2E5140F7" w14:textId="711DA43B" w:rsidR="00DC3B50" w:rsidDel="00043ED5" w:rsidRDefault="00DC3B50">
      <w:pPr>
        <w:rPr>
          <w:del w:id="215" w:author="兴雨 郭" w:date="2026-02-05T23:04:00Z" w16du:dateUtc="2026-02-05T15:04:00Z"/>
          <w:rFonts w:eastAsiaTheme="minorEastAsia"/>
          <w:lang w:eastAsia="zh-CN"/>
        </w:rPr>
        <w:pPrChange w:id="216" w:author="兴雨 郭" w:date="2026-02-05T23:04:00Z" w16du:dateUtc="2026-02-05T15:04:00Z">
          <w:pPr>
            <w:pStyle w:val="a6"/>
            <w:ind w:left="720" w:firstLine="0"/>
            <w:jc w:val="center"/>
          </w:pPr>
        </w:pPrChange>
      </w:pPr>
    </w:p>
    <w:p w14:paraId="78847079" w14:textId="19325FE0" w:rsidR="00DC3B50" w:rsidDel="00043ED5" w:rsidRDefault="00DC3B50">
      <w:pPr>
        <w:rPr>
          <w:del w:id="217" w:author="兴雨 郭" w:date="2026-02-05T23:04:00Z" w16du:dateUtc="2026-02-05T15:04:00Z"/>
          <w:rFonts w:eastAsiaTheme="minorEastAsia"/>
          <w:lang w:eastAsia="zh-CN"/>
        </w:rPr>
        <w:pPrChange w:id="218" w:author="兴雨 郭" w:date="2026-02-05T23:04:00Z" w16du:dateUtc="2026-02-05T15:04:00Z">
          <w:pPr>
            <w:pStyle w:val="a6"/>
            <w:ind w:left="720" w:firstLine="0"/>
            <w:jc w:val="center"/>
          </w:pPr>
        </w:pPrChange>
      </w:pPr>
    </w:p>
    <w:p w14:paraId="0A11CC8B" w14:textId="3C94D257" w:rsidR="00DC3B50" w:rsidDel="00043ED5" w:rsidRDefault="00DC3B50">
      <w:pPr>
        <w:rPr>
          <w:del w:id="219" w:author="兴雨 郭" w:date="2026-02-05T23:04:00Z" w16du:dateUtc="2026-02-05T15:04:00Z"/>
          <w:rFonts w:eastAsiaTheme="minorEastAsia"/>
          <w:lang w:eastAsia="zh-CN"/>
        </w:rPr>
        <w:pPrChange w:id="220" w:author="兴雨 郭" w:date="2026-02-05T23:04:00Z" w16du:dateUtc="2026-02-05T15:04:00Z">
          <w:pPr>
            <w:pStyle w:val="a6"/>
            <w:ind w:left="720" w:firstLine="0"/>
            <w:jc w:val="center"/>
          </w:pPr>
        </w:pPrChange>
      </w:pPr>
    </w:p>
    <w:p w14:paraId="304CF5A3" w14:textId="345635C3" w:rsidR="00DC3B50" w:rsidDel="00043ED5" w:rsidRDefault="00DC3B50">
      <w:pPr>
        <w:rPr>
          <w:del w:id="221" w:author="兴雨 郭" w:date="2026-02-05T23:04:00Z" w16du:dateUtc="2026-02-05T15:04:00Z"/>
          <w:rFonts w:eastAsiaTheme="minorEastAsia"/>
          <w:lang w:eastAsia="zh-CN"/>
        </w:rPr>
        <w:pPrChange w:id="222" w:author="兴雨 郭" w:date="2026-02-05T23:04:00Z" w16du:dateUtc="2026-02-05T15:04:00Z">
          <w:pPr>
            <w:pStyle w:val="a6"/>
            <w:ind w:left="720" w:firstLine="0"/>
            <w:jc w:val="center"/>
          </w:pPr>
        </w:pPrChange>
      </w:pPr>
    </w:p>
    <w:p w14:paraId="08F26CF1" w14:textId="6A5951BA" w:rsidR="00DC3B50" w:rsidDel="00043ED5" w:rsidRDefault="00DC3B50">
      <w:pPr>
        <w:rPr>
          <w:del w:id="223" w:author="兴雨 郭" w:date="2026-02-05T23:04:00Z" w16du:dateUtc="2026-02-05T15:04:00Z"/>
          <w:rFonts w:eastAsiaTheme="minorEastAsia"/>
          <w:lang w:eastAsia="zh-CN"/>
        </w:rPr>
        <w:pPrChange w:id="224" w:author="兴雨 郭" w:date="2026-02-05T23:04:00Z" w16du:dateUtc="2026-02-05T15:04:00Z">
          <w:pPr>
            <w:pStyle w:val="a6"/>
            <w:ind w:left="720" w:firstLine="0"/>
            <w:jc w:val="center"/>
          </w:pPr>
        </w:pPrChange>
      </w:pPr>
    </w:p>
    <w:p w14:paraId="4FC5ACFF" w14:textId="7FA14F3E" w:rsidR="00DC3B50" w:rsidDel="00043ED5" w:rsidRDefault="00DC3B50">
      <w:pPr>
        <w:rPr>
          <w:del w:id="225" w:author="兴雨 郭" w:date="2026-02-05T23:04:00Z" w16du:dateUtc="2026-02-05T15:04:00Z"/>
          <w:rFonts w:eastAsiaTheme="minorEastAsia"/>
          <w:lang w:eastAsia="zh-CN"/>
        </w:rPr>
        <w:pPrChange w:id="226" w:author="兴雨 郭" w:date="2026-02-05T23:04:00Z" w16du:dateUtc="2026-02-05T15:04:00Z">
          <w:pPr>
            <w:pStyle w:val="a6"/>
            <w:ind w:left="720" w:firstLine="0"/>
            <w:jc w:val="center"/>
          </w:pPr>
        </w:pPrChange>
      </w:pPr>
    </w:p>
    <w:p w14:paraId="7A1EB4C1" w14:textId="6A69F555" w:rsidR="00DC3B50" w:rsidDel="00043ED5" w:rsidRDefault="00DC3B50">
      <w:pPr>
        <w:rPr>
          <w:del w:id="227" w:author="兴雨 郭" w:date="2026-02-05T23:04:00Z" w16du:dateUtc="2026-02-05T15:04:00Z"/>
          <w:rFonts w:eastAsiaTheme="minorEastAsia"/>
          <w:lang w:eastAsia="zh-CN"/>
        </w:rPr>
        <w:pPrChange w:id="228" w:author="兴雨 郭" w:date="2026-02-05T23:04:00Z" w16du:dateUtc="2026-02-05T15:04:00Z">
          <w:pPr>
            <w:pStyle w:val="a6"/>
            <w:ind w:left="720" w:firstLine="0"/>
            <w:jc w:val="center"/>
          </w:pPr>
        </w:pPrChange>
      </w:pPr>
    </w:p>
    <w:p w14:paraId="07CEAE0B" w14:textId="7DF5A8CC" w:rsidR="00DC3B50" w:rsidDel="00043ED5" w:rsidRDefault="00DC3B50">
      <w:pPr>
        <w:rPr>
          <w:del w:id="229" w:author="兴雨 郭" w:date="2026-02-05T23:04:00Z" w16du:dateUtc="2026-02-05T15:04:00Z"/>
          <w:rFonts w:eastAsiaTheme="minorEastAsia"/>
          <w:lang w:eastAsia="zh-CN"/>
        </w:rPr>
        <w:pPrChange w:id="230" w:author="兴雨 郭" w:date="2026-02-05T23:04:00Z" w16du:dateUtc="2026-02-05T15:04:00Z">
          <w:pPr>
            <w:pStyle w:val="a6"/>
            <w:ind w:left="720" w:firstLine="0"/>
            <w:jc w:val="center"/>
          </w:pPr>
        </w:pPrChange>
      </w:pPr>
    </w:p>
    <w:p w14:paraId="1AF17F00" w14:textId="791FA742" w:rsidR="00DC3B50" w:rsidDel="00043ED5" w:rsidRDefault="00DC3B50">
      <w:pPr>
        <w:rPr>
          <w:del w:id="231" w:author="兴雨 郭" w:date="2026-02-05T23:04:00Z" w16du:dateUtc="2026-02-05T15:04:00Z"/>
          <w:rFonts w:eastAsiaTheme="minorEastAsia"/>
          <w:lang w:eastAsia="zh-CN"/>
        </w:rPr>
        <w:pPrChange w:id="232" w:author="兴雨 郭" w:date="2026-02-05T23:04:00Z" w16du:dateUtc="2026-02-05T15:04:00Z">
          <w:pPr>
            <w:pStyle w:val="a6"/>
            <w:ind w:left="720" w:firstLine="0"/>
            <w:jc w:val="center"/>
          </w:pPr>
        </w:pPrChange>
      </w:pPr>
    </w:p>
    <w:p w14:paraId="086B0CEE" w14:textId="4E608AD5" w:rsidR="00DC3B50" w:rsidDel="00043ED5" w:rsidRDefault="00DC3B50">
      <w:pPr>
        <w:rPr>
          <w:del w:id="233" w:author="兴雨 郭" w:date="2026-02-05T23:04:00Z" w16du:dateUtc="2026-02-05T15:04:00Z"/>
          <w:rFonts w:eastAsiaTheme="minorEastAsia"/>
          <w:lang w:eastAsia="zh-CN"/>
        </w:rPr>
        <w:pPrChange w:id="234" w:author="兴雨 郭" w:date="2026-02-05T23:04:00Z" w16du:dateUtc="2026-02-05T15:04:00Z">
          <w:pPr>
            <w:pStyle w:val="a6"/>
            <w:ind w:left="720" w:firstLine="0"/>
            <w:jc w:val="center"/>
          </w:pPr>
        </w:pPrChange>
      </w:pPr>
    </w:p>
    <w:p w14:paraId="42B80F81" w14:textId="68BAF0F5" w:rsidR="00DC3B50" w:rsidDel="00043ED5" w:rsidRDefault="00DC3B50">
      <w:pPr>
        <w:rPr>
          <w:del w:id="235" w:author="兴雨 郭" w:date="2026-02-05T23:04:00Z" w16du:dateUtc="2026-02-05T15:04:00Z"/>
          <w:rFonts w:eastAsiaTheme="minorEastAsia"/>
          <w:lang w:eastAsia="zh-CN"/>
        </w:rPr>
        <w:pPrChange w:id="236"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37" w:author="兴雨 郭" w:date="2026-02-01T23:46:00Z" w16du:dateUtc="2026-02-01T15:46:00Z"/>
          <w:rFonts w:eastAsiaTheme="minorEastAsia"/>
          <w:lang w:eastAsia="zh-CN"/>
          <w:rPrChange w:id="238" w:author="兴雨 郭" w:date="2026-02-01T23:45:00Z" w16du:dateUtc="2026-02-01T15:45:00Z">
            <w:rPr>
              <w:del w:id="239" w:author="兴雨 郭" w:date="2026-02-01T23:46:00Z" w16du:dateUtc="2026-02-01T15:46:00Z"/>
              <w:rFonts w:eastAsiaTheme="minorEastAsia"/>
              <w:u w:val="words"/>
              <w:lang w:eastAsia="zh-CN"/>
            </w:rPr>
          </w:rPrChange>
        </w:rPr>
        <w:pPrChange w:id="240" w:author="兴雨 郭" w:date="2026-02-01T23:45:00Z" w16du:dateUtc="2026-02-01T15:45:00Z">
          <w:pPr>
            <w:pStyle w:val="a6"/>
            <w:ind w:left="720" w:firstLine="0"/>
            <w:jc w:val="center"/>
          </w:pPr>
        </w:pPrChange>
      </w:pPr>
      <w:del w:id="241" w:author="兴雨 郭" w:date="2026-02-01T23:46:00Z" w16du:dateUtc="2026-02-01T15:46:00Z">
        <w:r w:rsidRPr="00DC3B50" w:rsidDel="00DC3B50">
          <w:rPr>
            <w:rFonts w:eastAsiaTheme="minorEastAsia" w:hint="eastAsia"/>
            <w:lang w:eastAsia="zh-CN"/>
            <w:rPrChange w:id="242"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43"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43"/>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44"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72238278">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4"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45"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46" w:author="兴雨 郭" w:date="2026-02-04T22:30:00Z" w16du:dateUtc="2026-02-04T14:30:00Z">
        <w:r>
          <w:rPr>
            <w:rFonts w:eastAsiaTheme="minorEastAsia" w:hint="eastAsia"/>
            <w:lang w:eastAsia="zh-CN"/>
          </w:rPr>
          <w:t>配置</w:t>
        </w:r>
      </w:ins>
      <w:del w:id="247"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48" w:author="兴雨 郭" w:date="2026-02-04T22:30:00Z" w16du:dateUtc="2026-02-04T14:30:00Z">
        <w:r>
          <w:rPr>
            <w:rFonts w:eastAsiaTheme="minorEastAsia" w:hint="eastAsia"/>
            <w:lang w:eastAsia="zh-CN"/>
          </w:rPr>
          <w:t>见表</w:t>
        </w:r>
        <w:r>
          <w:rPr>
            <w:rFonts w:eastAsiaTheme="minorEastAsia" w:hint="eastAsia"/>
            <w:lang w:eastAsia="zh-CN"/>
          </w:rPr>
          <w:t>1</w:t>
        </w:r>
      </w:ins>
      <w:del w:id="249"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50"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51" w:author="兴雨 郭" w:date="2026-02-05T23:02:00Z" w16du:dateUtc="2026-02-05T15:02:00Z">
          <w:pPr>
            <w:pStyle w:val="11"/>
            <w:tabs>
              <w:tab w:val="left" w:pos="487"/>
            </w:tabs>
            <w:spacing w:before="109"/>
          </w:pPr>
        </w:pPrChange>
      </w:pPr>
    </w:p>
    <w:p w14:paraId="2960704D" w14:textId="740792AC" w:rsidR="00A008C3" w:rsidRPr="005D13D5" w:rsidRDefault="00EA01BF" w:rsidP="00642E09">
      <w:pPr>
        <w:pStyle w:val="11"/>
        <w:numPr>
          <w:ilvl w:val="0"/>
          <w:numId w:val="27"/>
        </w:numPr>
        <w:tabs>
          <w:tab w:val="left" w:pos="487"/>
        </w:tabs>
        <w:spacing w:before="109"/>
        <w:ind w:left="255" w:hanging="255"/>
        <w:rPr>
          <w:spacing w:val="-2"/>
          <w:w w:val="110"/>
        </w:rPr>
      </w:pPr>
      <w:bookmarkStart w:id="252" w:name="2_Problem_statement_and_notation"/>
      <w:bookmarkEnd w:id="252"/>
      <w:r w:rsidRPr="005D13D5">
        <w:rPr>
          <w:spacing w:val="-2"/>
          <w:w w:val="110"/>
        </w:rPr>
        <w:t>Simulation</w:t>
      </w:r>
      <w:bookmarkStart w:id="253" w:name="OLE_LINK21"/>
    </w:p>
    <w:bookmarkEnd w:id="253"/>
    <w:p w14:paraId="4E5117F1" w14:textId="030347B2"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54" w:name="OLE_LINK14"/>
      <w:r w:rsidRPr="004B65D6">
        <w:rPr>
          <w:rFonts w:eastAsiaTheme="minorEastAsia" w:hint="eastAsia"/>
          <w:sz w:val="22"/>
          <w:szCs w:val="22"/>
          <w:lang w:eastAsia="zh-CN"/>
        </w:rPr>
        <w:t>Table 1</w:t>
      </w:r>
      <w:bookmarkEnd w:id="254"/>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5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5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0981FB44" w:rsidR="000E4C16" w:rsidDel="009A5D4E" w:rsidRDefault="000E4C16" w:rsidP="000E4C16">
      <w:pPr>
        <w:ind w:firstLineChars="200" w:firstLine="440"/>
        <w:jc w:val="both"/>
        <w:rPr>
          <w:del w:id="256"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57" w:author="兴雨 郭" w:date="2026-02-04T22:09:00Z" w16du:dateUtc="2026-02-04T14:09:00Z">
        <w:r>
          <w:rPr>
            <w:rFonts w:eastAsiaTheme="minorEastAsia" w:hint="eastAsia"/>
            <w:lang w:eastAsia="zh-CN"/>
          </w:rPr>
          <w:t>相对前沿</w:t>
        </w:r>
      </w:ins>
      <w:del w:id="258"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59" w:author="兴雨 郭" w:date="2026-02-04T22:09:00Z" w16du:dateUtc="2026-02-04T14:09:00Z">
        <w:r>
          <w:rPr>
            <w:rFonts w:eastAsiaTheme="minorEastAsia" w:hint="eastAsia"/>
            <w:lang w:eastAsia="zh-CN"/>
          </w:rPr>
          <w:t>路径规划</w:t>
        </w:r>
      </w:ins>
      <w:del w:id="260"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61"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62"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63"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64" w:author="兴雨 郭" w:date="2026-02-04T22:10:00Z" w16du:dateUtc="2026-02-04T14:10:00Z">
        <w:r w:rsidDel="009A5D4E">
          <w:rPr>
            <w:rFonts w:eastAsiaTheme="minorEastAsia" w:hint="eastAsia"/>
            <w:lang w:eastAsia="zh-CN"/>
          </w:rPr>
          <w:delText>我们</w:delText>
        </w:r>
      </w:del>
      <w:del w:id="265"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66" w:author="兴雨 郭" w:date="2026-02-04T22:10:00Z" w16du:dateUtc="2026-02-04T14:10:00Z">
        <w:r w:rsidDel="009A5D4E">
          <w:rPr>
            <w:rFonts w:eastAsiaTheme="minorEastAsia" w:hint="eastAsia"/>
            <w:lang w:eastAsia="zh-CN"/>
          </w:rPr>
          <w:delText>了</w:delText>
        </w:r>
      </w:del>
      <w:ins w:id="267" w:author="兴雨 郭" w:date="2026-02-04T22:11:00Z" w16du:dateUtc="2026-02-04T14:11:00Z">
        <w:r>
          <w:rPr>
            <w:rFonts w:eastAsiaTheme="minorEastAsia" w:hint="eastAsia"/>
            <w:lang w:eastAsia="zh-CN"/>
          </w:rPr>
          <w:t>5</w:t>
        </w:r>
      </w:ins>
      <w:del w:id="268"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53029C4F" w:rsidR="00EF1601" w:rsidRDefault="000E4C16" w:rsidP="008A7AF5">
      <w:pPr>
        <w:ind w:firstLineChars="200" w:firstLine="440"/>
        <w:rPr>
          <w:rFonts w:eastAsiaTheme="minorEastAsia"/>
          <w:lang w:eastAsia="zh-CN"/>
        </w:rPr>
      </w:pPr>
      <w:ins w:id="269" w:author="兴雨 郭" w:date="2026-02-04T22:11:00Z" w16du:dateUtc="2026-02-04T14:11:00Z">
        <w:r>
          <w:rPr>
            <w:rFonts w:eastAsiaTheme="minorEastAsia" w:hint="eastAsia"/>
            <w:lang w:eastAsia="zh-CN"/>
          </w:rPr>
          <w:t>通过对</w:t>
        </w:r>
      </w:ins>
      <w:del w:id="270"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71" w:author="兴雨 郭" w:date="2026-02-04T22:11:00Z" w16du:dateUtc="2026-02-04T14:11:00Z">
        <w:r>
          <w:rPr>
            <w:rFonts w:eastAsiaTheme="minorEastAsia" w:hint="eastAsia"/>
            <w:lang w:eastAsia="zh-CN"/>
          </w:rPr>
          <w:t>Dynamic-RRT</w:t>
        </w:r>
      </w:ins>
      <w:del w:id="272"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73" w:author="兴雨 郭" w:date="2026-02-04T22:11:00Z" w16du:dateUtc="2026-02-04T14:11:00Z">
        <w:r w:rsidRPr="00916166" w:rsidDel="009A5D4E">
          <w:rPr>
            <w:rFonts w:eastAsiaTheme="minorEastAsia" w:hint="eastAsia"/>
            <w:lang w:eastAsia="zh-CN"/>
          </w:rPr>
          <w:delText>及其变体的</w:delText>
        </w:r>
      </w:del>
      <w:ins w:id="274"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75"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76" w:author="兴雨 郭" w:date="2026-02-04T22:12:00Z" w16du:dateUtc="2026-02-04T14:12:00Z">
        <w:r>
          <w:rPr>
            <w:rFonts w:eastAsiaTheme="minorEastAsia" w:hint="eastAsia"/>
            <w:lang w:eastAsia="zh-CN"/>
          </w:rPr>
          <w:t>从表</w:t>
        </w:r>
        <w:r>
          <w:rPr>
            <w:rFonts w:eastAsiaTheme="minorEastAsia" w:hint="eastAsia"/>
            <w:lang w:eastAsia="zh-CN"/>
          </w:rPr>
          <w:t>3</w:t>
        </w:r>
      </w:ins>
      <w:del w:id="277"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78"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79"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280" w:author="兴雨 郭" w:date="2026-02-04T22:12:00Z" w16du:dateUtc="2026-02-04T14:12:00Z">
        <w:r>
          <w:rPr>
            <w:rFonts w:eastAsiaTheme="minorEastAsia" w:hint="eastAsia"/>
            <w:lang w:eastAsia="zh-CN"/>
          </w:rPr>
          <w:t>能逐步</w:t>
        </w:r>
      </w:ins>
      <w:del w:id="281"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282" w:author="兴雨 郭" w:date="2026-02-04T22:13:00Z" w16du:dateUtc="2026-02-04T14:13:00Z">
        <w:r>
          <w:rPr>
            <w:rFonts w:eastAsiaTheme="minorEastAsia" w:hint="eastAsia"/>
            <w:lang w:eastAsia="zh-CN"/>
          </w:rPr>
          <w:t>x</w:t>
        </w:r>
      </w:ins>
      <w:del w:id="283"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284"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00D814C2">
        <w:rPr>
          <w:rFonts w:eastAsiaTheme="minorEastAsia" w:hint="eastAsia"/>
          <w:lang w:eastAsia="zh-CN"/>
        </w:rPr>
        <w:t>凭借</w:t>
      </w:r>
      <w:r w:rsidR="00D814C2" w:rsidRPr="00C53B0D">
        <w:rPr>
          <w:rFonts w:eastAsiaTheme="minorEastAsia"/>
          <w:lang w:eastAsia="zh-CN"/>
        </w:rPr>
        <w:t>在线调节机制</w:t>
      </w:r>
      <w:r w:rsidR="00D814C2">
        <w:rPr>
          <w:rFonts w:eastAsiaTheme="minorEastAsia" w:hint="eastAsia"/>
          <w:lang w:eastAsia="zh-CN"/>
        </w:rPr>
        <w:t>（</w:t>
      </w:r>
      <w:r w:rsidR="00D814C2" w:rsidRPr="007421E9">
        <w:rPr>
          <w:rFonts w:eastAsiaTheme="minorEastAsia"/>
          <w:lang w:eastAsia="zh-CN"/>
        </w:rPr>
        <w:t>Search State Feedback-Based Online Regulation</w:t>
      </w:r>
      <w:r w:rsidR="00D814C2">
        <w:rPr>
          <w:rFonts w:eastAsiaTheme="minorEastAsia" w:hint="eastAsia"/>
          <w:lang w:eastAsia="zh-CN"/>
        </w:rPr>
        <w:t>）</w:t>
      </w:r>
      <w:del w:id="285"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w:t>
      </w:r>
      <w:r w:rsidR="00D814C2" w:rsidRPr="00916166">
        <w:rPr>
          <w:rFonts w:eastAsiaTheme="minorEastAsia" w:hint="eastAsia"/>
          <w:lang w:eastAsia="zh-CN"/>
        </w:rPr>
        <w:t>的路径</w:t>
      </w:r>
      <w:r w:rsidRPr="00916166">
        <w:rPr>
          <w:rFonts w:eastAsiaTheme="minorEastAsia" w:hint="eastAsia"/>
          <w:lang w:eastAsia="zh-CN"/>
        </w:rPr>
        <w:t>收敛时间</w:t>
      </w:r>
      <w:ins w:id="286"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287" w:author="兴雨 郭" w:date="2026-02-04T22:15:00Z" w16du:dateUtc="2026-02-04T14:15:00Z">
        <w:r>
          <w:rPr>
            <w:rFonts w:eastAsiaTheme="minorEastAsia" w:hint="eastAsia"/>
            <w:lang w:eastAsia="zh-CN"/>
          </w:rPr>
          <w:t>Dynamic-</w:t>
        </w:r>
      </w:ins>
      <w:r w:rsidRPr="00916166">
        <w:rPr>
          <w:rFonts w:eastAsiaTheme="minorEastAsia"/>
          <w:lang w:eastAsia="zh-CN"/>
        </w:rPr>
        <w:t>RRT</w:t>
      </w:r>
      <w:ins w:id="288" w:author="兴雨 郭" w:date="2026-02-04T22:15:00Z" w16du:dateUtc="2026-02-04T14:15:00Z">
        <w:r>
          <w:rPr>
            <w:rFonts w:eastAsiaTheme="minorEastAsia" w:hint="eastAsia"/>
            <w:lang w:eastAsia="zh-CN"/>
          </w:rPr>
          <w:t>算法</w:t>
        </w:r>
      </w:ins>
      <w:del w:id="289"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w:t>
      </w:r>
      <w:ins w:id="290" w:author="兴雨 郭" w:date="2026-02-04T22:15:00Z" w16du:dateUtc="2026-02-04T14:15:00Z">
        <w:r>
          <w:rPr>
            <w:rFonts w:eastAsiaTheme="minorEastAsia" w:hint="eastAsia"/>
            <w:lang w:eastAsia="zh-CN"/>
          </w:rPr>
          <w:t>实验证明</w:t>
        </w:r>
      </w:ins>
      <w:del w:id="291"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292"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293"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294"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295" w:author="兴雨 郭" w:date="2026-02-04T22:16:00Z" w16du:dateUtc="2026-02-04T14:16:00Z">
        <w:r w:rsidRPr="00916166" w:rsidDel="009A5D4E">
          <w:rPr>
            <w:rFonts w:eastAsiaTheme="minorEastAsia" w:hint="eastAsia"/>
            <w:lang w:eastAsia="zh-CN"/>
          </w:rPr>
          <w:delText>Dynamic RRT</w:delText>
        </w:r>
      </w:del>
      <w:ins w:id="296"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297" w:author="兴雨 郭" w:date="2026-02-04T22:17:00Z" w16du:dateUtc="2026-02-04T14:17:00Z">
        <w:r>
          <w:rPr>
            <w:rFonts w:eastAsiaTheme="minorEastAsia" w:hint="eastAsia"/>
            <w:lang w:eastAsia="zh-CN"/>
          </w:rPr>
          <w:t>Dynamic-RRT</w:t>
        </w:r>
      </w:ins>
      <w:del w:id="298"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299" w:author="兴雨 郭" w:date="2026-02-04T22:17:00Z" w16du:dateUtc="2026-02-04T14:17:00Z">
        <w:r>
          <w:rPr>
            <w:rFonts w:eastAsiaTheme="minorEastAsia" w:hint="eastAsia"/>
            <w:lang w:eastAsia="zh-CN"/>
          </w:rPr>
          <w:t>。</w:t>
        </w:r>
      </w:ins>
    </w:p>
    <w:p w14:paraId="4DA9049E" w14:textId="63984600" w:rsidR="00272662" w:rsidRDefault="000E4C16" w:rsidP="005D13D5">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EF1601" w:rsidRPr="00FD572D">
        <w:rPr>
          <w:rFonts w:eastAsiaTheme="minorEastAsia"/>
          <w:lang w:eastAsia="zh-CN"/>
        </w:rPr>
        <w:t>PID</w:t>
      </w:r>
      <w:ins w:id="300" w:author="兴雨 郭" w:date="2026-02-04T22:29:00Z" w16du:dateUtc="2026-02-04T14:29:00Z">
        <w:r w:rsidR="00EF1601">
          <w:rPr>
            <w:rFonts w:eastAsiaTheme="minorEastAsia" w:hint="eastAsia"/>
            <w:lang w:eastAsia="zh-CN"/>
          </w:rPr>
          <w:t xml:space="preserve"> </w:t>
        </w:r>
      </w:ins>
      <w:r w:rsidR="00EF1601" w:rsidRPr="00FD572D">
        <w:rPr>
          <w:rFonts w:eastAsiaTheme="minorEastAsia"/>
          <w:lang w:eastAsia="zh-CN"/>
        </w:rPr>
        <w:t>=</w:t>
      </w:r>
      <w:del w:id="301" w:author="兴雨 郭" w:date="2026-02-04T22:29:00Z" w16du:dateUtc="2026-02-04T14:29:00Z">
        <w:r w:rsidR="00EF1601" w:rsidRPr="00FD572D" w:rsidDel="00C95B0B">
          <w:rPr>
            <w:rFonts w:eastAsiaTheme="minorEastAsia"/>
            <w:lang w:eastAsia="zh-CN"/>
          </w:rPr>
          <w:delText>(Kp,Ki,Kd)=</w:delText>
        </w:r>
      </w:del>
      <w:ins w:id="302" w:author="兴雨 郭" w:date="2026-02-04T22:28:00Z" w16du:dateUtc="2026-02-04T14:28:00Z">
        <w:r w:rsidR="00EF1601">
          <w:rPr>
            <w:rFonts w:eastAsiaTheme="minorEastAsia" w:hint="eastAsia"/>
            <w:lang w:eastAsia="zh-CN"/>
          </w:rPr>
          <w:t>（</w:t>
        </w:r>
      </w:ins>
      <w:del w:id="303" w:author="兴雨 郭" w:date="2026-02-04T22:28:00Z" w16du:dateUtc="2026-02-04T14:28:00Z">
        <w:r w:rsidR="00EF1601" w:rsidRPr="00FD572D" w:rsidDel="00C95B0B">
          <w:rPr>
            <w:rFonts w:eastAsiaTheme="minorEastAsia"/>
            <w:lang w:eastAsia="zh-CN"/>
          </w:rPr>
          <w:delText>…</w:delText>
        </w:r>
        <w:r w:rsidR="00EF1601" w:rsidRPr="00FD572D" w:rsidDel="00C95B0B">
          <w:rPr>
            <w:rFonts w:eastAsiaTheme="minorEastAsia"/>
            <w:lang w:eastAsia="zh-CN"/>
          </w:rPr>
          <w:delText>，</w:delText>
        </w:r>
      </w:del>
      <w:ins w:id="304" w:author="兴雨 郭" w:date="2026-02-04T22:28:00Z" w16du:dateUtc="2026-02-04T14:28:00Z">
        <w:r w:rsidR="00EF1601">
          <w:rPr>
            <w:rFonts w:eastAsiaTheme="minorEastAsia" w:hint="eastAsia"/>
            <w:lang w:eastAsia="zh-CN"/>
          </w:rPr>
          <w:t>0.45</w:t>
        </w:r>
        <w:r w:rsidR="00EF1601">
          <w:rPr>
            <w:rFonts w:eastAsiaTheme="minorEastAsia" w:hint="eastAsia"/>
            <w:lang w:eastAsia="zh-CN"/>
          </w:rPr>
          <w:t>，</w:t>
        </w:r>
        <w:r w:rsidR="00EF1601">
          <w:rPr>
            <w:rFonts w:eastAsiaTheme="minorEastAsia" w:hint="eastAsia"/>
            <w:lang w:eastAsia="zh-CN"/>
          </w:rPr>
          <w:t>0.07</w:t>
        </w:r>
        <w:r w:rsidR="00EF1601">
          <w:rPr>
            <w:rFonts w:eastAsiaTheme="minorEastAsia" w:hint="eastAsia"/>
            <w:lang w:eastAsia="zh-CN"/>
          </w:rPr>
          <w:t>，</w:t>
        </w:r>
        <w:r w:rsidR="00EF1601">
          <w:rPr>
            <w:rFonts w:eastAsiaTheme="minorEastAsia" w:hint="eastAsia"/>
            <w:lang w:eastAsia="zh-CN"/>
          </w:rPr>
          <w:t>0.18</w:t>
        </w:r>
        <w:r w:rsidR="00EF1601">
          <w:rPr>
            <w:rFonts w:eastAsiaTheme="minorEastAsia" w:hint="eastAsia"/>
            <w:lang w:eastAsia="zh-CN"/>
          </w:rPr>
          <w:t>）</w:t>
        </w:r>
      </w:ins>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305"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305"/>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p w14:paraId="39B5BED6" w14:textId="08055917" w:rsidR="00510981" w:rsidRDefault="002B1EDD" w:rsidP="00272662">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p>
    <w:p w14:paraId="29951D7D" w14:textId="11A17C06" w:rsidR="00765799" w:rsidRPr="005D13D5" w:rsidRDefault="003E5195" w:rsidP="00642E09">
      <w:pPr>
        <w:pStyle w:val="11"/>
        <w:numPr>
          <w:ilvl w:val="0"/>
          <w:numId w:val="27"/>
        </w:numPr>
        <w:tabs>
          <w:tab w:val="left" w:pos="474"/>
        </w:tabs>
        <w:spacing w:before="109"/>
        <w:ind w:left="255" w:hanging="255"/>
        <w:rPr>
          <w:spacing w:val="-2"/>
          <w:w w:val="110"/>
        </w:rPr>
      </w:pPr>
      <w:r w:rsidRPr="005D13D5">
        <w:rPr>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306"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E8A5C62"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commentRangeStart w:id="307"/>
      <w:r w:rsidR="00B30D4E" w:rsidRPr="00B30D4E">
        <w:rPr>
          <w:rFonts w:eastAsiaTheme="minorEastAsia"/>
          <w:lang w:eastAsia="zh-CN"/>
        </w:rPr>
        <w:t>具体而言：在路径质量方面，</w:t>
      </w:r>
      <w:r w:rsidR="00B30D4E" w:rsidRPr="00B30D4E">
        <w:rPr>
          <w:rFonts w:eastAsiaTheme="minorEastAsia"/>
          <w:lang w:eastAsia="zh-CN"/>
        </w:rPr>
        <w:t>SC-RRT</w:t>
      </w:r>
      <w:r w:rsidR="00B30D4E" w:rsidRPr="00B30D4E">
        <w:rPr>
          <w:rFonts w:eastAsiaTheme="minorEastAsia"/>
          <w:lang w:eastAsia="zh-CN"/>
        </w:rPr>
        <w:t>的平均路径长度为</w:t>
      </w:r>
      <m:oMath>
        <m:r>
          <w:rPr>
            <w:rFonts w:ascii="Cambria Math" w:eastAsiaTheme="minorEastAsia" w:hAnsi="Cambria Math"/>
            <w:lang w:eastAsia="zh-CN"/>
          </w:rPr>
          <m:t>2132.33</m:t>
        </m:r>
        <m:r>
          <m:rPr>
            <m:nor/>
          </m:rPr>
          <w:rPr>
            <w:rFonts w:eastAsiaTheme="minorEastAsia"/>
            <w:lang w:eastAsia="zh-CN"/>
          </w:rPr>
          <m:t> mm</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缩短约</w:t>
      </w:r>
      <m:oMath>
        <m:r>
          <w:rPr>
            <w:rFonts w:ascii="Cambria Math" w:eastAsiaTheme="minorEastAsia" w:hAnsi="Cambria Math"/>
            <w:lang w:eastAsia="zh-CN"/>
          </w:rPr>
          <m:t>12.6%</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缩短约</w:t>
      </w:r>
      <m:oMath>
        <m:r>
          <w:rPr>
            <w:rFonts w:ascii="Cambria Math" w:eastAsiaTheme="minorEastAsia" w:hAnsi="Cambria Math"/>
            <w:lang w:eastAsia="zh-CN"/>
          </w:rPr>
          <m:t>4.9%</m:t>
        </m:r>
      </m:oMath>
      <w:r w:rsidR="00B30D4E" w:rsidRPr="00B30D4E">
        <w:rPr>
          <w:rFonts w:eastAsiaTheme="minorEastAsia"/>
          <w:lang w:eastAsia="zh-CN"/>
        </w:rPr>
        <w:t>，路径效率（直线距离与实际路径长度之比）达到</w:t>
      </w:r>
      <m:oMath>
        <m:r>
          <w:rPr>
            <w:rFonts w:ascii="Cambria Math" w:eastAsiaTheme="minorEastAsia" w:hAnsi="Cambria Math"/>
            <w:lang w:eastAsia="zh-CN"/>
          </w:rPr>
          <m:t>0.9956</m:t>
        </m:r>
      </m:oMath>
      <w:r w:rsidR="00B30D4E" w:rsidRPr="00B30D4E">
        <w:rPr>
          <w:rFonts w:eastAsiaTheme="minorEastAsia"/>
          <w:lang w:eastAsia="zh-CN"/>
        </w:rPr>
        <w:t>，在所有对比算法中最接近理论最优值；在规划效率方面，</w:t>
      </w:r>
      <w:r w:rsidR="00B30D4E" w:rsidRPr="00B30D4E">
        <w:rPr>
          <w:rFonts w:eastAsiaTheme="minorEastAsia"/>
          <w:lang w:eastAsia="zh-CN"/>
        </w:rPr>
        <w:t>SC-RRT</w:t>
      </w:r>
      <w:r w:rsidR="00B30D4E" w:rsidRPr="00B30D4E">
        <w:rPr>
          <w:rFonts w:eastAsiaTheme="minorEastAsia"/>
          <w:lang w:eastAsia="zh-CN"/>
        </w:rPr>
        <w:t>的平均规划时间为</w:t>
      </w:r>
      <m:oMath>
        <m:r>
          <w:rPr>
            <w:rFonts w:ascii="Cambria Math" w:eastAsiaTheme="minorEastAsia" w:hAnsi="Cambria Math"/>
            <w:lang w:eastAsia="zh-CN"/>
          </w:rPr>
          <m:t>0.071</m:t>
        </m:r>
        <m:r>
          <m:rPr>
            <m:nor/>
          </m:rPr>
          <w:rPr>
            <w:rFonts w:eastAsiaTheme="minorEastAsia"/>
            <w:lang w:eastAsia="zh-CN"/>
          </w:rPr>
          <m:t> s</m:t>
        </m:r>
      </m:oMath>
      <w:r w:rsidR="00B30D4E" w:rsidRPr="00B30D4E">
        <w:rPr>
          <w:rFonts w:eastAsiaTheme="minorEastAsia"/>
          <w:lang w:eastAsia="zh-CN"/>
        </w:rPr>
        <w:t>，与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0.054</m:t>
        </m:r>
        <m:r>
          <m:rPr>
            <m:nor/>
          </m:rPr>
          <w:rPr>
            <w:rFonts w:eastAsiaTheme="minorEastAsia"/>
            <w:lang w:eastAsia="zh-CN"/>
          </w:rPr>
          <m:t> s</m:t>
        </m:r>
      </m:oMath>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m:oMath>
        <m:r>
          <w:rPr>
            <w:rFonts w:ascii="Cambria Math" w:eastAsiaTheme="minorEastAsia" w:hAnsi="Cambria Math"/>
            <w:lang w:eastAsia="zh-CN"/>
          </w:rPr>
          <m:t>0.029</m:t>
        </m:r>
        <m:r>
          <m:rPr>
            <m:nor/>
          </m:rPr>
          <w:rPr>
            <w:rFonts w:eastAsiaTheme="minorEastAsia"/>
            <w:lang w:eastAsia="zh-CN"/>
          </w:rPr>
          <m:t> s</m:t>
        </m:r>
      </m:oMath>
      <w:r w:rsidR="00B30D4E" w:rsidRPr="00B30D4E">
        <w:rPr>
          <w:rFonts w:eastAsiaTheme="minorEastAsia"/>
          <w:lang w:eastAsia="zh-CN"/>
        </w:rPr>
        <w:t>）处于同一数量级，同时比</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15.843</m:t>
        </m:r>
        <m:r>
          <m:rPr>
            <m:nor/>
          </m:rPr>
          <w:rPr>
            <w:rFonts w:eastAsiaTheme="minorEastAsia"/>
            <w:lang w:eastAsia="zh-CN"/>
          </w:rPr>
          <m:t> s</m:t>
        </m:r>
      </m:oMath>
      <w:r w:rsidR="00B30D4E" w:rsidRPr="00B30D4E">
        <w:rPr>
          <w:rFonts w:eastAsiaTheme="minorEastAsia"/>
          <w:lang w:eastAsia="zh-CN"/>
        </w:rPr>
        <w:t>）快逾两个数量级；在路径平滑性方面，</w:t>
      </w:r>
      <w:r w:rsidR="00B30D4E" w:rsidRPr="00B30D4E">
        <w:rPr>
          <w:rFonts w:eastAsiaTheme="minorEastAsia"/>
          <w:lang w:eastAsia="zh-CN"/>
        </w:rPr>
        <w:t>SC-RRT</w:t>
      </w:r>
      <w:r w:rsidR="00B30D4E" w:rsidRPr="00B30D4E">
        <w:rPr>
          <w:rFonts w:eastAsiaTheme="minorEastAsia"/>
          <w:lang w:eastAsia="zh-CN"/>
        </w:rPr>
        <w:t>的平滑度指标（转角序列标准差）为</w:t>
      </w:r>
      <m:oMath>
        <m:r>
          <w:rPr>
            <w:rFonts w:ascii="Cambria Math" w:eastAsiaTheme="minorEastAsia" w:hAnsi="Cambria Math"/>
            <w:lang w:eastAsia="zh-CN"/>
          </w:rPr>
          <m:t>0.0883</m:t>
        </m:r>
        <m:r>
          <m:rPr>
            <m:nor/>
          </m:rPr>
          <w:rPr>
            <w:rFonts w:eastAsiaTheme="minorEastAsia"/>
            <w:lang w:eastAsia="zh-CN"/>
          </w:rPr>
          <m:t> rad</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0.4639</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81.0%</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0.3225</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72.6%</m:t>
        </m:r>
      </m:oMath>
      <w:r w:rsidR="00B30D4E" w:rsidRPr="00B30D4E">
        <w:rPr>
          <w:rFonts w:eastAsiaTheme="minorEastAsia"/>
          <w:lang w:eastAsia="zh-CN"/>
        </w:rPr>
        <w:t>，平均转角仅为</w:t>
      </w:r>
      <m:oMath>
        <m:r>
          <w:rPr>
            <w:rFonts w:ascii="Cambria Math" w:eastAsiaTheme="minorEastAsia" w:hAnsi="Cambria Math"/>
            <w:lang w:eastAsia="zh-CN"/>
          </w:rPr>
          <m:t>5.49</m:t>
        </m:r>
      </m:oMath>
      <w:r w:rsidR="00B30D4E" w:rsidRPr="00B30D4E">
        <w:rPr>
          <w:rFonts w:eastAsiaTheme="minorEastAsia"/>
          <w:lang w:eastAsia="zh-CN"/>
        </w:rPr>
        <w:t>，远低于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34.38</m:t>
        </m:r>
      </m:oMath>
      <w:r w:rsidR="00B30D4E" w:rsidRPr="00B30D4E">
        <w:rPr>
          <w:rFonts w:eastAsiaTheme="minorEastAsia"/>
          <w:lang w:eastAsia="zh-CN"/>
        </w:rPr>
        <w:t>）和</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34.01</m:t>
        </m:r>
      </m:oMath>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w:t>
      </w:r>
      <w:commentRangeEnd w:id="307"/>
      <w:r w:rsidR="00DB3660" w:rsidRPr="00B30D4E">
        <w:rPr>
          <w:rStyle w:val="af0"/>
          <w:rFonts w:eastAsiaTheme="minorEastAsia"/>
          <w:sz w:val="22"/>
          <w:szCs w:val="22"/>
          <w:lang w:eastAsia="zh-CN"/>
        </w:rPr>
        <w:commentReference w:id="307"/>
      </w:r>
      <w:r w:rsidR="00B30D4E" w:rsidRPr="00B30D4E">
        <w:rPr>
          <w:rFonts w:eastAsiaTheme="minorEastAsia"/>
          <w:lang w:eastAsia="zh-CN"/>
        </w:rPr>
        <w:t>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p w14:paraId="4C9C8C33" w14:textId="17B515D5" w:rsidR="0076352E" w:rsidRPr="00510981" w:rsidRDefault="000827BC" w:rsidP="00DB3660">
      <w:pPr>
        <w:ind w:firstLineChars="200" w:firstLine="440"/>
        <w:jc w:val="both"/>
        <w:rPr>
          <w:rFonts w:eastAsiaTheme="minorEastAsia" w:hint="eastAsia"/>
          <w:lang w:eastAsia="zh-CN"/>
        </w:rPr>
        <w:sectPr w:rsidR="0076352E" w:rsidRPr="00510981" w:rsidSect="00927F8F">
          <w:footerReference w:type="even" r:id="rId36"/>
          <w:footerReference w:type="default" r:id="rId37"/>
          <w:type w:val="continuous"/>
          <w:pgSz w:w="11910" w:h="15820"/>
          <w:pgMar w:top="540" w:right="900" w:bottom="1120" w:left="800" w:header="616" w:footer="939" w:gutter="0"/>
          <w:cols w:space="708"/>
        </w:sectPr>
      </w:pPr>
      <w:r w:rsidRPr="000827BC">
        <w:rPr>
          <w:rFonts w:eastAsiaTheme="minorEastAsia"/>
          <w:lang w:eastAsia="zh-CN"/>
        </w:rPr>
        <w:t>尽管如此，当前工作仍存在一定局限性。当前代价函数仅优化欧氏路径长度，未直接考虑曲率约束或能量消耗等运动学指标；此外，路径后处理平滑模块引入的非线性变形在个别情况下可能增加路径长度，其与上游规划质量的耦合效应尚未进行完整的理论刻画。</w:t>
      </w:r>
      <w:bookmarkEnd w:id="306"/>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38"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308" w:name="References"/>
      <w:bookmarkEnd w:id="308"/>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309" w:name="_bookmark25"/>
      <w:bookmarkEnd w:id="309"/>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310" w:name="_bookmark26"/>
      <w:bookmarkEnd w:id="310"/>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311" w:name="_bookmark27"/>
      <w:bookmarkEnd w:id="311"/>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312" w:name="_bookmark28"/>
      <w:bookmarkEnd w:id="312"/>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313" w:name="_bookmark29"/>
      <w:bookmarkEnd w:id="313"/>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314" w:name="_bookmark30"/>
      <w:bookmarkEnd w:id="314"/>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315" w:name="_bookmark31"/>
      <w:bookmarkEnd w:id="315"/>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316" w:name="_bookmark32"/>
      <w:bookmarkEnd w:id="316"/>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317" w:name="_bookmark33"/>
      <w:bookmarkEnd w:id="317"/>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318" w:author="兴雨 郭" w:date="2026-02-05T23:01:00Z" w16du:dateUtc="2026-02-05T15:01:00Z"/>
          <w:sz w:val="17"/>
          <w:rPrChange w:id="319" w:author="兴雨 郭" w:date="2026-02-05T23:01:00Z" w16du:dateUtc="2026-02-05T15:01:00Z">
            <w:rPr>
              <w:del w:id="320"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39"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321" w:author="兴雨 郭" w:date="2026-02-05T23:02:00Z" w16du:dateUtc="2026-02-05T15:02:00Z"/>
          <w:sz w:val="17"/>
          <w:rPrChange w:id="322" w:author="兴雨 郭" w:date="2026-02-05T23:02:00Z" w16du:dateUtc="2026-02-05T15:02:00Z">
            <w:rPr>
              <w:del w:id="323" w:author="兴雨 郭" w:date="2026-02-05T23:02:00Z" w16du:dateUtc="2026-02-05T15:02:00Z"/>
            </w:rPr>
          </w:rPrChange>
        </w:rPr>
        <w:pPrChange w:id="324" w:author="兴雨 郭" w:date="2026-02-05T23:02:00Z" w16du:dateUtc="2026-02-05T15:02:00Z">
          <w:pPr>
            <w:pStyle w:val="a6"/>
            <w:numPr>
              <w:numId w:val="1"/>
            </w:numPr>
            <w:tabs>
              <w:tab w:val="left" w:pos="561"/>
            </w:tabs>
            <w:spacing w:before="87" w:line="244" w:lineRule="auto"/>
            <w:ind w:right="115" w:hanging="267"/>
            <w:jc w:val="right"/>
          </w:pPr>
        </w:pPrChange>
      </w:pPr>
      <w:bookmarkStart w:id="325" w:name="_bookmark34"/>
      <w:bookmarkEnd w:id="325"/>
      <w:del w:id="326" w:author="兴雨 郭" w:date="2026-02-05T23:01:00Z" w16du:dateUtc="2026-02-05T15:01:00Z">
        <w:r w:rsidRPr="00043ED5" w:rsidDel="00043ED5">
          <w:rPr>
            <w:sz w:val="17"/>
            <w:rPrChange w:id="327" w:author="兴雨 郭" w:date="2026-02-05T23:02:00Z" w16du:dateUtc="2026-02-05T15:02:00Z">
              <w:rPr/>
            </w:rPrChange>
          </w:rPr>
          <w:br w:type="column"/>
        </w:r>
      </w:del>
      <w:del w:id="328" w:author="兴雨 郭" w:date="2026-02-05T23:02:00Z" w16du:dateUtc="2026-02-05T15:02:00Z">
        <w:r w:rsidRPr="00043ED5" w:rsidDel="00043ED5">
          <w:rPr>
            <w:sz w:val="17"/>
            <w:rPrChange w:id="329"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330" w:author="兴雨 郭" w:date="2026-02-05T23:02:00Z" w16du:dateUtc="2026-02-05T15:02:00Z">
              <w:rPr>
                <w:b/>
              </w:rPr>
            </w:rPrChange>
          </w:rPr>
          <w:delText>4</w:delText>
        </w:r>
        <w:r w:rsidRPr="00043ED5" w:rsidDel="00043ED5">
          <w:rPr>
            <w:sz w:val="17"/>
            <w:rPrChange w:id="331"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332" w:author="兴雨 郭" w:date="2026-02-05T23:02:00Z" w16du:dateUtc="2026-02-05T15:02:00Z"/>
          <w:sz w:val="17"/>
          <w:rPrChange w:id="333" w:author="兴雨 郭" w:date="2026-02-05T23:02:00Z" w16du:dateUtc="2026-02-05T15:02:00Z">
            <w:rPr>
              <w:ins w:id="334"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335"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36" w:name="_bookmark35"/>
      <w:bookmarkEnd w:id="336"/>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37" w:name="_bookmark36"/>
      <w:bookmarkEnd w:id="337"/>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0" w:history="1">
        <w:r w:rsidR="0076352E">
          <w:rPr>
            <w:color w:val="0000FF"/>
            <w:sz w:val="17"/>
          </w:rPr>
          <w:t>https://www.researchgate.net/</w:t>
        </w:r>
      </w:hyperlink>
      <w:r>
        <w:rPr>
          <w:color w:val="0000FF"/>
          <w:sz w:val="17"/>
        </w:rPr>
        <w:t xml:space="preserve"> </w:t>
      </w:r>
      <w:hyperlink r:id="rId41" w:history="1">
        <w:r w:rsidR="0076352E">
          <w:rPr>
            <w:color w:val="0000FF"/>
            <w:spacing w:val="-2"/>
            <w:sz w:val="17"/>
          </w:rPr>
          <w:t>publication/2639200_Rapidly-Exploring_Random_Trees_A_</w:t>
        </w:r>
      </w:hyperlink>
      <w:r>
        <w:rPr>
          <w:color w:val="0000FF"/>
          <w:spacing w:val="-2"/>
          <w:sz w:val="17"/>
        </w:rPr>
        <w:t xml:space="preserve"> </w:t>
      </w:r>
      <w:bookmarkStart w:id="338" w:name="_bookmark37"/>
      <w:bookmarkEnd w:id="338"/>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39" w:name="_bookmark38"/>
      <w:bookmarkEnd w:id="339"/>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40" w:name="_bookmark39"/>
      <w:bookmarkEnd w:id="340"/>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41" w:name="_bookmark40"/>
      <w:bookmarkEnd w:id="341"/>
      <w:r>
        <w:rPr>
          <w:sz w:val="17"/>
        </w:rPr>
        <w:t xml:space="preserve">sys). (2019). </w:t>
      </w:r>
      <w:hyperlink r:id="rId42"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42" w:name="_bookmark41"/>
      <w:bookmarkEnd w:id="342"/>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43" w:name="_bookmark42"/>
      <w:bookmarkEnd w:id="343"/>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44" w:name="_bookmark43"/>
      <w:bookmarkEnd w:id="344"/>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45" w:name="_bookmark44"/>
      <w:bookmarkEnd w:id="345"/>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46" w:name="_bookmark45"/>
      <w:bookmarkEnd w:id="346"/>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47" w:name="_bookmark46"/>
      <w:bookmarkEnd w:id="347"/>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48" w:name="_bookmark47"/>
      <w:bookmarkEnd w:id="348"/>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49" w:name="_bookmark48"/>
      <w:bookmarkEnd w:id="349"/>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50" w:name="_bookmark49"/>
      <w:bookmarkEnd w:id="350"/>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51" w:name="_bookmark50"/>
      <w:bookmarkEnd w:id="351"/>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3" w:history="1">
        <w:r w:rsidR="0076352E">
          <w:rPr>
            <w:color w:val="0000FF"/>
            <w:sz w:val="17"/>
          </w:rPr>
          <w:t>https://</w:t>
        </w:r>
      </w:hyperlink>
      <w:r>
        <w:rPr>
          <w:color w:val="0000FF"/>
          <w:sz w:val="17"/>
        </w:rPr>
        <w:t xml:space="preserve"> </w:t>
      </w:r>
      <w:bookmarkStart w:id="352" w:name="_bookmark51"/>
      <w:bookmarkEnd w:id="352"/>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4"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53"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54" w:author="兴雨 郭" w:date="2026-02-05T23:00:00Z" w16du:dateUtc="2026-02-05T15:00:00Z"/>
          <w:sz w:val="9"/>
        </w:rPr>
      </w:pPr>
    </w:p>
    <w:p w14:paraId="319968F3" w14:textId="164D8A9F" w:rsidR="0076352E" w:rsidRPr="00043ED5" w:rsidDel="00043ED5" w:rsidRDefault="0076352E">
      <w:pPr>
        <w:rPr>
          <w:del w:id="355" w:author="兴雨 郭" w:date="2026-02-05T23:00:00Z" w16du:dateUtc="2026-02-05T15:00:00Z"/>
          <w:rFonts w:eastAsiaTheme="minorEastAsia"/>
          <w:sz w:val="9"/>
          <w:lang w:eastAsia="zh-CN"/>
          <w:rPrChange w:id="356" w:author="兴雨 郭" w:date="2026-02-05T23:00:00Z" w16du:dateUtc="2026-02-05T15:00:00Z">
            <w:rPr>
              <w:del w:id="357"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58" w:name="_bookmark52"/>
      <w:bookmarkEnd w:id="358"/>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59" w:name="_bookmark53"/>
      <w:bookmarkEnd w:id="359"/>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60" w:name="_bookmark54"/>
      <w:bookmarkEnd w:id="360"/>
      <w:r>
        <w:rPr>
          <w:sz w:val="17"/>
        </w:rPr>
        <w:t xml:space="preserve">(2012). </w:t>
      </w:r>
      <w:hyperlink r:id="rId45"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46"/>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47"/>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48"/>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61"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61"/>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62"/>
      <w:commentRangeStart w:id="363"/>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64" w:author="兴雨 郭" w:date="2026-02-05T22:55:00Z">
        <w:r w:rsidRPr="00105508">
          <w:rPr>
            <w:rFonts w:eastAsiaTheme="minorEastAsia"/>
            <w:lang w:eastAsia="zh-CN"/>
          </w:rPr>
          <w:t>非对称双椭球</w:t>
        </w:r>
      </w:ins>
      <w:ins w:id="365" w:author="兴雨 郭" w:date="2026-02-05T22:56:00Z" w16du:dateUtc="2026-02-05T14:56:00Z">
        <w:r>
          <w:rPr>
            <w:rFonts w:eastAsiaTheme="minorEastAsia" w:hint="eastAsia"/>
            <w:lang w:eastAsia="zh-CN"/>
          </w:rPr>
          <w:t>采样</w:t>
        </w:r>
      </w:ins>
      <w:ins w:id="366" w:author="兴雨 郭" w:date="2026-02-05T22:55:00Z">
        <w:r w:rsidRPr="00105508">
          <w:rPr>
            <w:rFonts w:eastAsiaTheme="minorEastAsia"/>
            <w:lang w:eastAsia="zh-CN"/>
          </w:rPr>
          <w:t>域</w:t>
        </w:r>
      </w:ins>
      <w:del w:id="367"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68"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62"/>
      <w:r w:rsidRPr="008516FE">
        <w:rPr>
          <w:rStyle w:val="af0"/>
          <w:rFonts w:eastAsiaTheme="minorEastAsia"/>
          <w:sz w:val="22"/>
          <w:szCs w:val="22"/>
          <w:lang w:eastAsia="zh-CN"/>
        </w:rPr>
        <w:commentReference w:id="362"/>
      </w:r>
      <w:commentRangeEnd w:id="363"/>
      <w:r w:rsidR="00140366" w:rsidRPr="008516FE">
        <w:rPr>
          <w:rStyle w:val="af0"/>
          <w:rFonts w:eastAsiaTheme="minorEastAsia"/>
          <w:sz w:val="22"/>
          <w:szCs w:val="22"/>
          <w:lang w:eastAsia="zh-CN"/>
        </w:rPr>
        <w:commentReference w:id="363"/>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49"/>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24" w:author="兴雨 郭" w:date="2026-03-01T14:25:00Z" w:initials="兴郭">
    <w:p w14:paraId="299E5C17" w14:textId="77777777" w:rsidR="007757F1" w:rsidRDefault="007757F1" w:rsidP="007757F1">
      <w:pPr>
        <w:pStyle w:val="af1"/>
      </w:pPr>
      <w:r>
        <w:rPr>
          <w:rStyle w:val="af0"/>
        </w:rPr>
        <w:annotationRef/>
      </w:r>
      <w:r>
        <w:rPr>
          <w:rFonts w:hint="eastAsia"/>
        </w:rPr>
        <w:t>工程价值实际意义</w:t>
      </w:r>
    </w:p>
  </w:comment>
  <w:comment w:id="25" w:author="兴雨 郭" w:date="2026-03-01T13:58:00Z" w:initials="兴郭">
    <w:p w14:paraId="0BF0C13B" w14:textId="77777777" w:rsidR="00642E09" w:rsidRDefault="00642E09" w:rsidP="00642E09">
      <w:pPr>
        <w:pStyle w:val="af1"/>
      </w:pPr>
      <w:r>
        <w:rPr>
          <w:rStyle w:val="af0"/>
        </w:rPr>
        <w:annotationRef/>
      </w:r>
      <w:r>
        <w:rPr>
          <w:rFonts w:hint="eastAsia"/>
        </w:rPr>
        <w:t>太普通</w:t>
      </w:r>
    </w:p>
  </w:comment>
  <w:comment w:id="43"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41" w:author="兴雨 郭" w:date="2026-03-01T13:58:00Z" w:initials="兴郭">
    <w:p w14:paraId="3DBBB771" w14:textId="77777777" w:rsidR="00642E09" w:rsidRDefault="00642E09" w:rsidP="00642E09">
      <w:pPr>
        <w:pStyle w:val="af1"/>
      </w:pPr>
      <w:r>
        <w:rPr>
          <w:rStyle w:val="af0"/>
        </w:rPr>
        <w:annotationRef/>
      </w:r>
      <w:r>
        <w:t>2.1---2.2---2.3---2.4</w:t>
      </w:r>
    </w:p>
  </w:comment>
  <w:comment w:id="142" w:author="兴雨 郭" w:date="2026-03-01T14:00:00Z" w:initials="兴郭">
    <w:p w14:paraId="1FD2DA57" w14:textId="77777777" w:rsidR="00642E09" w:rsidRDefault="00642E09" w:rsidP="00642E09">
      <w:pPr>
        <w:pStyle w:val="af1"/>
      </w:pPr>
      <w:r>
        <w:rPr>
          <w:rStyle w:val="af0"/>
        </w:rPr>
        <w:annotationRef/>
      </w:r>
      <w:r>
        <w:rPr>
          <w:rFonts w:hint="eastAsia"/>
        </w:rPr>
        <w:t>基于策略解决什么问题。放最后，算法</w:t>
      </w:r>
      <w:r>
        <w:t>1</w:t>
      </w:r>
      <w:r>
        <w:rPr>
          <w:rFonts w:hint="eastAsia"/>
        </w:rPr>
        <w:t>，</w:t>
      </w:r>
      <w:r>
        <w:t>2</w:t>
      </w:r>
    </w:p>
  </w:comment>
  <w:comment w:id="165" w:author="兴雨 郭" w:date="2026-03-01T14:02:00Z" w:initials="兴郭">
    <w:p w14:paraId="529C17A4" w14:textId="77777777" w:rsidR="00642E09" w:rsidRDefault="00642E09" w:rsidP="00642E09">
      <w:pPr>
        <w:pStyle w:val="af1"/>
      </w:pPr>
      <w:r>
        <w:rPr>
          <w:rStyle w:val="af0"/>
        </w:rPr>
        <w:annotationRef/>
      </w:r>
      <w:r>
        <w:rPr>
          <w:rFonts w:hint="eastAsia"/>
        </w:rPr>
        <w:t>参考文献引用让别人找的到笛卡尔空间的文献</w:t>
      </w:r>
    </w:p>
  </w:comment>
  <w:comment w:id="166" w:author="兴雨 郭" w:date="2026-03-01T14:02:00Z" w:initials="兴郭">
    <w:p w14:paraId="7149E5CE" w14:textId="77777777" w:rsidR="00642E09" w:rsidRDefault="00642E09" w:rsidP="00642E09">
      <w:pPr>
        <w:pStyle w:val="af1"/>
      </w:pPr>
      <w:r>
        <w:rPr>
          <w:rStyle w:val="af0"/>
        </w:rPr>
        <w:annotationRef/>
      </w:r>
      <w:r>
        <w:rPr>
          <w:rFonts w:hint="eastAsia"/>
        </w:rPr>
        <w:t>通用的就引用让别人看</w:t>
      </w:r>
    </w:p>
  </w:comment>
  <w:comment w:id="167" w:author="兴雨 郭" w:date="2026-03-01T14:07:00Z" w:initials="兴郭">
    <w:p w14:paraId="1F67B14B" w14:textId="77777777" w:rsidR="00993056" w:rsidRDefault="00993056" w:rsidP="00993056">
      <w:pPr>
        <w:pStyle w:val="af1"/>
      </w:pPr>
      <w:r>
        <w:rPr>
          <w:rStyle w:val="af0"/>
        </w:rPr>
        <w:annotationRef/>
      </w:r>
      <w:r>
        <w:rPr>
          <w:rFonts w:hint="eastAsia"/>
        </w:rPr>
        <w:t>表达出非对称。</w:t>
      </w:r>
    </w:p>
  </w:comment>
  <w:comment w:id="195" w:author="兴雨 郭" w:date="2026-03-01T14:11:00Z" w:initials="兴郭">
    <w:p w14:paraId="1CBED1B3" w14:textId="77777777" w:rsidR="00993056" w:rsidRDefault="00993056" w:rsidP="00993056">
      <w:pPr>
        <w:pStyle w:val="af1"/>
      </w:pPr>
      <w:r>
        <w:rPr>
          <w:rStyle w:val="af0"/>
        </w:rPr>
        <w:annotationRef/>
      </w:r>
      <w:r>
        <w:rPr>
          <w:rFonts w:hint="eastAsia"/>
        </w:rPr>
        <w:t>图放到第二章上面</w:t>
      </w:r>
    </w:p>
  </w:comment>
  <w:comment w:id="307" w:author="兴雨 郭" w:date="2026-03-01T14:24:00Z" w:initials="兴郭">
    <w:p w14:paraId="34284631" w14:textId="77777777" w:rsidR="00DB3660" w:rsidRDefault="00DB3660" w:rsidP="00DB3660">
      <w:pPr>
        <w:pStyle w:val="af1"/>
      </w:pPr>
      <w:r>
        <w:rPr>
          <w:rStyle w:val="af0"/>
        </w:rPr>
        <w:annotationRef/>
      </w:r>
      <w:r>
        <w:rPr>
          <w:rFonts w:hint="eastAsia"/>
        </w:rPr>
        <w:t>这一段能放前面放前面，然后可以删掉这段。</w:t>
      </w:r>
    </w:p>
  </w:comment>
  <w:comment w:id="362"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63"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299E5C17" w15:done="0"/>
  <w15:commentEx w15:paraId="0BF0C13B" w15:done="0"/>
  <w15:commentEx w15:paraId="4EF970B9" w15:done="0"/>
  <w15:commentEx w15:paraId="3DBBB771" w15:done="0"/>
  <w15:commentEx w15:paraId="1FD2DA57" w15:paraIdParent="3DBBB771" w15:done="0"/>
  <w15:commentEx w15:paraId="529C17A4" w15:done="0"/>
  <w15:commentEx w15:paraId="7149E5CE" w15:paraIdParent="529C17A4" w15:done="0"/>
  <w15:commentEx w15:paraId="1F67B14B" w15:done="0"/>
  <w15:commentEx w15:paraId="1CBED1B3" w15:done="0"/>
  <w15:commentEx w15:paraId="34284631"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4D3AB8BE" w16cex:dateUtc="2026-03-01T06:25:00Z"/>
  <w16cex:commentExtensible w16cex:durableId="2B96A662" w16cex:dateUtc="2026-03-01T05:58:00Z"/>
  <w16cex:commentExtensible w16cex:durableId="6C38E967" w16cex:dateUtc="2026-01-24T10:31:00Z"/>
  <w16cex:commentExtensible w16cex:durableId="211A3913" w16cex:dateUtc="2026-03-01T05:58:00Z"/>
  <w16cex:commentExtensible w16cex:durableId="62D15D59" w16cex:dateUtc="2026-03-01T06:00:00Z"/>
  <w16cex:commentExtensible w16cex:durableId="6100B4CC" w16cex:dateUtc="2026-03-01T06:02:00Z"/>
  <w16cex:commentExtensible w16cex:durableId="6A963604" w16cex:dateUtc="2026-03-01T06:02:00Z"/>
  <w16cex:commentExtensible w16cex:durableId="00B9EEE4" w16cex:dateUtc="2026-03-01T06:07:00Z"/>
  <w16cex:commentExtensible w16cex:durableId="6B861260" w16cex:dateUtc="2026-03-01T06:11:00Z"/>
  <w16cex:commentExtensible w16cex:durableId="2BB5E4AE" w16cex:dateUtc="2026-03-01T06:24: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299E5C17" w16cid:durableId="4D3AB8BE"/>
  <w16cid:commentId w16cid:paraId="0BF0C13B" w16cid:durableId="2B96A662"/>
  <w16cid:commentId w16cid:paraId="4EF970B9" w16cid:durableId="6C38E967"/>
  <w16cid:commentId w16cid:paraId="3DBBB771" w16cid:durableId="211A3913"/>
  <w16cid:commentId w16cid:paraId="1FD2DA57" w16cid:durableId="62D15D59"/>
  <w16cid:commentId w16cid:paraId="529C17A4" w16cid:durableId="6100B4CC"/>
  <w16cid:commentId w16cid:paraId="7149E5CE" w16cid:durableId="6A963604"/>
  <w16cid:commentId w16cid:paraId="1F67B14B" w16cid:durableId="00B9EEE4"/>
  <w16cid:commentId w16cid:paraId="1CBED1B3" w16cid:durableId="6B861260"/>
  <w16cid:commentId w16cid:paraId="34284631" w16cid:durableId="2BB5E4AE"/>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C522" w14:textId="77777777" w:rsidR="00A7173D" w:rsidRDefault="00A7173D">
      <w:r>
        <w:separator/>
      </w:r>
    </w:p>
  </w:endnote>
  <w:endnote w:type="continuationSeparator" w:id="0">
    <w:p w14:paraId="7D62A9C4" w14:textId="77777777" w:rsidR="00A7173D" w:rsidRDefault="00A7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EBAA9" w14:textId="77777777" w:rsidR="00A7173D" w:rsidRDefault="00A7173D">
      <w:r>
        <w:separator/>
      </w:r>
    </w:p>
  </w:footnote>
  <w:footnote w:type="continuationSeparator" w:id="0">
    <w:p w14:paraId="7EAED425" w14:textId="77777777" w:rsidR="00A7173D" w:rsidRDefault="00A7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7"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1"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3"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4"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19"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0"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0"/>
  </w:num>
  <w:num w:numId="2" w16cid:durableId="1685086714">
    <w:abstractNumId w:val="6"/>
  </w:num>
  <w:num w:numId="3" w16cid:durableId="375550823">
    <w:abstractNumId w:val="5"/>
  </w:num>
  <w:num w:numId="4" w16cid:durableId="1808009374">
    <w:abstractNumId w:val="12"/>
  </w:num>
  <w:num w:numId="5" w16cid:durableId="1208179476">
    <w:abstractNumId w:val="19"/>
  </w:num>
  <w:num w:numId="6" w16cid:durableId="438337384">
    <w:abstractNumId w:val="26"/>
  </w:num>
  <w:num w:numId="7" w16cid:durableId="1849323101">
    <w:abstractNumId w:val="22"/>
  </w:num>
  <w:num w:numId="8" w16cid:durableId="455177939">
    <w:abstractNumId w:val="24"/>
  </w:num>
  <w:num w:numId="9" w16cid:durableId="1778210238">
    <w:abstractNumId w:val="3"/>
  </w:num>
  <w:num w:numId="10" w16cid:durableId="919414628">
    <w:abstractNumId w:val="23"/>
  </w:num>
  <w:num w:numId="11" w16cid:durableId="1274560829">
    <w:abstractNumId w:val="25"/>
  </w:num>
  <w:num w:numId="12" w16cid:durableId="579019139">
    <w:abstractNumId w:val="14"/>
  </w:num>
  <w:num w:numId="13" w16cid:durableId="183323577">
    <w:abstractNumId w:val="0"/>
  </w:num>
  <w:num w:numId="14" w16cid:durableId="818811644">
    <w:abstractNumId w:val="1"/>
  </w:num>
  <w:num w:numId="15" w16cid:durableId="1527863915">
    <w:abstractNumId w:val="8"/>
  </w:num>
  <w:num w:numId="16" w16cid:durableId="1189367204">
    <w:abstractNumId w:val="2"/>
  </w:num>
  <w:num w:numId="17" w16cid:durableId="466050032">
    <w:abstractNumId w:val="7"/>
  </w:num>
  <w:num w:numId="18" w16cid:durableId="1451628470">
    <w:abstractNumId w:val="15"/>
  </w:num>
  <w:num w:numId="19" w16cid:durableId="240990695">
    <w:abstractNumId w:val="20"/>
  </w:num>
  <w:num w:numId="20" w16cid:durableId="1519542927">
    <w:abstractNumId w:val="13"/>
  </w:num>
  <w:num w:numId="21" w16cid:durableId="1939483128">
    <w:abstractNumId w:val="11"/>
  </w:num>
  <w:num w:numId="22" w16cid:durableId="925384669">
    <w:abstractNumId w:val="21"/>
  </w:num>
  <w:num w:numId="23" w16cid:durableId="544297396">
    <w:abstractNumId w:val="17"/>
  </w:num>
  <w:num w:numId="24" w16cid:durableId="1756391665">
    <w:abstractNumId w:val="4"/>
  </w:num>
  <w:num w:numId="25" w16cid:durableId="1944459810">
    <w:abstractNumId w:val="16"/>
  </w:num>
  <w:num w:numId="26" w16cid:durableId="1290015930">
    <w:abstractNumId w:val="9"/>
  </w:num>
  <w:num w:numId="27" w16cid:durableId="131140573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600D"/>
    <w:rsid w:val="00010807"/>
    <w:rsid w:val="00016377"/>
    <w:rsid w:val="000169A0"/>
    <w:rsid w:val="00021530"/>
    <w:rsid w:val="000243D2"/>
    <w:rsid w:val="00030326"/>
    <w:rsid w:val="00030EF5"/>
    <w:rsid w:val="00034DCB"/>
    <w:rsid w:val="00043ED5"/>
    <w:rsid w:val="00046DC6"/>
    <w:rsid w:val="00062CA0"/>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28A7"/>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FF8"/>
    <w:rsid w:val="00400724"/>
    <w:rsid w:val="00400C60"/>
    <w:rsid w:val="00401299"/>
    <w:rsid w:val="00404C06"/>
    <w:rsid w:val="004054AA"/>
    <w:rsid w:val="00405D96"/>
    <w:rsid w:val="0041204E"/>
    <w:rsid w:val="0041269A"/>
    <w:rsid w:val="00413C45"/>
    <w:rsid w:val="004204A8"/>
    <w:rsid w:val="00426B43"/>
    <w:rsid w:val="00431043"/>
    <w:rsid w:val="0043317D"/>
    <w:rsid w:val="00441E09"/>
    <w:rsid w:val="00451B88"/>
    <w:rsid w:val="004537AD"/>
    <w:rsid w:val="004549DF"/>
    <w:rsid w:val="004553E8"/>
    <w:rsid w:val="00464A9B"/>
    <w:rsid w:val="00470211"/>
    <w:rsid w:val="0047730F"/>
    <w:rsid w:val="0047798F"/>
    <w:rsid w:val="00481616"/>
    <w:rsid w:val="004844A0"/>
    <w:rsid w:val="00486444"/>
    <w:rsid w:val="00491CA9"/>
    <w:rsid w:val="0049431B"/>
    <w:rsid w:val="00494DAF"/>
    <w:rsid w:val="00496532"/>
    <w:rsid w:val="0049781C"/>
    <w:rsid w:val="004A3542"/>
    <w:rsid w:val="004A5EEC"/>
    <w:rsid w:val="004B65D6"/>
    <w:rsid w:val="004B6CE5"/>
    <w:rsid w:val="004B7BEA"/>
    <w:rsid w:val="004C09F3"/>
    <w:rsid w:val="004C7D00"/>
    <w:rsid w:val="004E0916"/>
    <w:rsid w:val="004F1626"/>
    <w:rsid w:val="004F2CF9"/>
    <w:rsid w:val="004F41E8"/>
    <w:rsid w:val="004F52CB"/>
    <w:rsid w:val="004F5E5B"/>
    <w:rsid w:val="005003D7"/>
    <w:rsid w:val="00500B1D"/>
    <w:rsid w:val="00501A1F"/>
    <w:rsid w:val="00502E6C"/>
    <w:rsid w:val="005037EC"/>
    <w:rsid w:val="00510981"/>
    <w:rsid w:val="0051555C"/>
    <w:rsid w:val="00515749"/>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F5EB7"/>
    <w:rsid w:val="0060064D"/>
    <w:rsid w:val="00602C45"/>
    <w:rsid w:val="006039D1"/>
    <w:rsid w:val="006064C8"/>
    <w:rsid w:val="00610C02"/>
    <w:rsid w:val="00620E55"/>
    <w:rsid w:val="006217CE"/>
    <w:rsid w:val="00623669"/>
    <w:rsid w:val="0063385C"/>
    <w:rsid w:val="00640DC4"/>
    <w:rsid w:val="00642E09"/>
    <w:rsid w:val="0064487D"/>
    <w:rsid w:val="00647675"/>
    <w:rsid w:val="00650276"/>
    <w:rsid w:val="00651660"/>
    <w:rsid w:val="00660DDF"/>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4A42"/>
    <w:rsid w:val="00765799"/>
    <w:rsid w:val="00765D0D"/>
    <w:rsid w:val="007675FE"/>
    <w:rsid w:val="007731F0"/>
    <w:rsid w:val="0077352B"/>
    <w:rsid w:val="00773628"/>
    <w:rsid w:val="007757F1"/>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7EEF"/>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50E52"/>
    <w:rsid w:val="00954436"/>
    <w:rsid w:val="00955567"/>
    <w:rsid w:val="00961F7E"/>
    <w:rsid w:val="00964BAF"/>
    <w:rsid w:val="00965899"/>
    <w:rsid w:val="00965BAA"/>
    <w:rsid w:val="00967BFD"/>
    <w:rsid w:val="00971E11"/>
    <w:rsid w:val="00973797"/>
    <w:rsid w:val="00986E33"/>
    <w:rsid w:val="009871F7"/>
    <w:rsid w:val="0099170D"/>
    <w:rsid w:val="00993056"/>
    <w:rsid w:val="009974CC"/>
    <w:rsid w:val="009A0EEE"/>
    <w:rsid w:val="009A462D"/>
    <w:rsid w:val="009A4FC4"/>
    <w:rsid w:val="009A5D4E"/>
    <w:rsid w:val="009B7A07"/>
    <w:rsid w:val="009B7B0D"/>
    <w:rsid w:val="009C2F73"/>
    <w:rsid w:val="009D1158"/>
    <w:rsid w:val="009D5C7B"/>
    <w:rsid w:val="009E349A"/>
    <w:rsid w:val="009E6202"/>
    <w:rsid w:val="009F0B8F"/>
    <w:rsid w:val="009F4587"/>
    <w:rsid w:val="009F4B14"/>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2E82"/>
    <w:rsid w:val="00C864CE"/>
    <w:rsid w:val="00C86BDE"/>
    <w:rsid w:val="00C95B0B"/>
    <w:rsid w:val="00C97A55"/>
    <w:rsid w:val="00CA2C58"/>
    <w:rsid w:val="00CA385A"/>
    <w:rsid w:val="00CA77F4"/>
    <w:rsid w:val="00CB0636"/>
    <w:rsid w:val="00CB517F"/>
    <w:rsid w:val="00CB57AD"/>
    <w:rsid w:val="00CB7A28"/>
    <w:rsid w:val="00CC3DCA"/>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3A5A"/>
    <w:rsid w:val="00D86440"/>
    <w:rsid w:val="00D925AE"/>
    <w:rsid w:val="00D9506C"/>
    <w:rsid w:val="00D979FB"/>
    <w:rsid w:val="00DA2891"/>
    <w:rsid w:val="00DA32EB"/>
    <w:rsid w:val="00DA4347"/>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38E7"/>
    <w:rsid w:val="00E04489"/>
    <w:rsid w:val="00E04A1C"/>
    <w:rsid w:val="00E05EC9"/>
    <w:rsid w:val="00E12DD9"/>
    <w:rsid w:val="00E14720"/>
    <w:rsid w:val="00E14E0F"/>
    <w:rsid w:val="00E17DA1"/>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hyperlink" Target="https://doi.org/10.48550/arXiv.1005.0416" TargetMode="External"/><Relationship Id="rId21" Type="http://schemas.openxmlformats.org/officeDocument/2006/relationships/oleObject" Target="embeddings/oleObject3.bin"/><Relationship Id="rId34" Type="http://schemas.openxmlformats.org/officeDocument/2006/relationships/image" Target="media/image12.png"/><Relationship Id="rId42" Type="http://schemas.openxmlformats.org/officeDocument/2006/relationships/hyperlink" Target="https://doi.org/10.1109/ICSIGSYS.2019.8811093" TargetMode="External"/><Relationship Id="rId47" Type="http://schemas.openxmlformats.org/officeDocument/2006/relationships/image" Target="media/image15.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8.wmf"/><Relationship Id="rId11" Type="http://schemas.microsoft.com/office/2018/08/relationships/commentsExtensible" Target="commentsExtensible.xml"/><Relationship Id="rId24" Type="http://schemas.openxmlformats.org/officeDocument/2006/relationships/image" Target="media/image6.wmf"/><Relationship Id="rId32" Type="http://schemas.openxmlformats.org/officeDocument/2006/relationships/image" Target="media/image10.png"/><Relationship Id="rId37" Type="http://schemas.openxmlformats.org/officeDocument/2006/relationships/footer" Target="footer4.xml"/><Relationship Id="rId40" Type="http://schemas.openxmlformats.org/officeDocument/2006/relationships/hyperlink" Target="https://www.researchgate.net/publication/2639200_Rapidly-Exploring_Random_Trees_A_New_Tool_for_Path_Planning" TargetMode="External"/><Relationship Id="rId45" Type="http://schemas.openxmlformats.org/officeDocument/2006/relationships/hyperlink" Target="https://doi.org/10.1109/ISdea.2012.589" TargetMode="External"/><Relationship Id="rId5" Type="http://schemas.openxmlformats.org/officeDocument/2006/relationships/webSettings" Target="webSettings.xml"/><Relationship Id="rId15" Type="http://schemas.openxmlformats.org/officeDocument/2006/relationships/image" Target="media/image1.wmf"/><Relationship Id="rId23" Type="http://schemas.openxmlformats.org/officeDocument/2006/relationships/oleObject" Target="embeddings/oleObject4.bin"/><Relationship Id="rId28" Type="http://schemas.openxmlformats.org/officeDocument/2006/relationships/oleObject" Target="embeddings/oleObject7.bin"/><Relationship Id="rId36" Type="http://schemas.openxmlformats.org/officeDocument/2006/relationships/footer" Target="footer3.xml"/><Relationship Id="rId49"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3.png"/><Relationship Id="rId31" Type="http://schemas.openxmlformats.org/officeDocument/2006/relationships/image" Target="media/image9.png"/><Relationship Id="rId44" Type="http://schemas.openxmlformats.org/officeDocument/2006/relationships/hyperlink" Target="https://doi.org/10.48550/arXiv.1404.1347"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7.wmf"/><Relationship Id="rId30" Type="http://schemas.openxmlformats.org/officeDocument/2006/relationships/oleObject" Target="embeddings/oleObject8.bin"/><Relationship Id="rId35" Type="http://schemas.openxmlformats.org/officeDocument/2006/relationships/image" Target="media/image13.png"/><Relationship Id="rId43" Type="http://schemas.openxmlformats.org/officeDocument/2006/relationships/hyperlink" Target="https://doi.org/10.48550/arXiv.1403.7664" TargetMode="External"/><Relationship Id="rId48" Type="http://schemas.openxmlformats.org/officeDocument/2006/relationships/image" Target="media/image16.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2.wmf"/><Relationship Id="rId25" Type="http://schemas.openxmlformats.org/officeDocument/2006/relationships/oleObject" Target="embeddings/oleObject5.bin"/><Relationship Id="rId33" Type="http://schemas.openxmlformats.org/officeDocument/2006/relationships/image" Target="media/image11.png"/><Relationship Id="rId38" Type="http://schemas.openxmlformats.org/officeDocument/2006/relationships/hyperlink" Target="mailto:2%2C399%2C496%2C491@qq.com" TargetMode="External"/><Relationship Id="rId46" Type="http://schemas.openxmlformats.org/officeDocument/2006/relationships/image" Target="media/image14.png"/><Relationship Id="rId20" Type="http://schemas.openxmlformats.org/officeDocument/2006/relationships/image" Target="media/image4.wmf"/><Relationship Id="rId41" Type="http://schemas.openxmlformats.org/officeDocument/2006/relationships/hyperlink" Target="https://www.researchgate.net/publication/2639200_Rapidly-Exploring_Random_Trees_A_New_Tool_for_Path_Plannin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17</Pages>
  <Words>3845</Words>
  <Characters>21920</Characters>
  <Application>Microsoft Office Word</Application>
  <DocSecurity>0</DocSecurity>
  <Lines>182</Lines>
  <Paragraphs>51</Paragraphs>
  <ScaleCrop>false</ScaleCrop>
  <Company/>
  <LinksUpToDate>false</LinksUpToDate>
  <CharactersWithSpaces>25714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5</cp:revision>
  <cp:lastPrinted>2025-12-01T13:09:00Z</cp:lastPrinted>
  <dcterms:created xsi:type="dcterms:W3CDTF">2026-03-01T05:47:00Z</dcterms:created>
  <dcterms:modified xsi:type="dcterms:W3CDTF">2026-03-01T06:25:00Z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