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1D707186" w:rsidR="00851DC5" w:rsidRPr="00851DC5" w:rsidRDefault="000D7B58">
      <w:pPr>
        <w:pStyle w:val="a5"/>
        <w:spacing w:line="235" w:lineRule="auto"/>
        <w:rPr>
          <w:rFonts w:eastAsiaTheme="minorEastAsia"/>
          <w:color w:val="EE0000"/>
          <w:lang w:eastAsia="zh-CN"/>
        </w:rPr>
      </w:pPr>
      <w:commentRangeStart w:id="1"/>
      <w:commentRangeStart w:id="2"/>
      <w:commentRangeStart w:id="3"/>
      <w:r w:rsidRPr="000D7B58">
        <w:rPr>
          <w:rFonts w:eastAsiaTheme="minorEastAsia"/>
          <w:color w:val="EE0000"/>
          <w:lang w:eastAsia="zh-CN"/>
        </w:rPr>
        <w:t>基于自适应</w:t>
      </w:r>
      <w:ins w:id="4" w:author="兴雨 郭" w:date="2026-02-05T22:01:00Z">
        <w:r w:rsidR="008E3093" w:rsidRPr="008E3093">
          <w:rPr>
            <w:rFonts w:eastAsiaTheme="minorEastAsia"/>
            <w:color w:val="EE0000"/>
            <w:lang w:eastAsia="zh-CN"/>
          </w:rPr>
          <w:t>非对称双椭球域</w:t>
        </w:r>
      </w:ins>
      <w:del w:id="5" w:author="兴雨 郭" w:date="2026-02-05T22:01:00Z" w16du:dateUtc="2026-02-05T14:01:00Z">
        <w:r w:rsidR="00B4474A" w:rsidRPr="000D7B58" w:rsidDel="008E3093">
          <w:rPr>
            <w:rFonts w:eastAsiaTheme="minorEastAsia"/>
            <w:color w:val="EE0000"/>
            <w:lang w:eastAsia="zh-CN"/>
          </w:rPr>
          <w:delText>双向</w:delText>
        </w:r>
        <w:r w:rsidRPr="000D7B58" w:rsidDel="008E3093">
          <w:rPr>
            <w:rFonts w:eastAsiaTheme="minorEastAsia"/>
            <w:color w:val="EE0000"/>
            <w:lang w:eastAsia="zh-CN"/>
          </w:rPr>
          <w:delText>超椭球</w:delText>
        </w:r>
      </w:del>
      <w:r w:rsidRPr="000D7B58">
        <w:rPr>
          <w:rFonts w:eastAsiaTheme="minorEastAsia"/>
          <w:color w:val="EE0000"/>
          <w:lang w:eastAsia="zh-CN"/>
        </w:rPr>
        <w:t>约束采样的</w:t>
      </w:r>
      <w:r w:rsidRPr="000D7B58">
        <w:rPr>
          <w:rFonts w:eastAsiaTheme="minorEastAsia"/>
          <w:color w:val="EE0000"/>
          <w:lang w:eastAsia="zh-CN"/>
        </w:rPr>
        <w:t>SC-RRT</w:t>
      </w:r>
      <w:r w:rsidRPr="000D7B58">
        <w:rPr>
          <w:rFonts w:eastAsiaTheme="minorEastAsia"/>
          <w:color w:val="EE0000"/>
          <w:lang w:eastAsia="zh-CN"/>
        </w:rPr>
        <w:t>算法</w:t>
      </w:r>
      <w:commentRangeEnd w:id="1"/>
      <w:r w:rsidR="00426B43" w:rsidRPr="00851DC5">
        <w:rPr>
          <w:rStyle w:val="af0"/>
          <w:rFonts w:eastAsiaTheme="minorEastAsia"/>
          <w:color w:val="EE0000"/>
          <w:sz w:val="32"/>
          <w:szCs w:val="32"/>
          <w:lang w:eastAsia="zh-CN"/>
        </w:rPr>
        <w:commentReference w:id="1"/>
      </w:r>
      <w:commentRangeEnd w:id="2"/>
      <w:r w:rsidR="00426B43" w:rsidRPr="00851DC5">
        <w:rPr>
          <w:rStyle w:val="af0"/>
          <w:rFonts w:eastAsiaTheme="minorEastAsia"/>
          <w:color w:val="EE0000"/>
          <w:sz w:val="32"/>
          <w:szCs w:val="32"/>
          <w:lang w:eastAsia="zh-CN"/>
        </w:rPr>
        <w:commentReference w:id="2"/>
      </w:r>
      <w:commentRangeEnd w:id="3"/>
      <w:r w:rsidR="00426B43" w:rsidRPr="00851DC5">
        <w:rPr>
          <w:rStyle w:val="af0"/>
          <w:rFonts w:eastAsiaTheme="minorEastAsia"/>
          <w:color w:val="EE0000"/>
          <w:sz w:val="32"/>
          <w:szCs w:val="32"/>
          <w:lang w:eastAsia="zh-CN"/>
        </w:rPr>
        <w:commentReference w:id="3"/>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 xml:space="preserve">MuChun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r>
        <w:rPr>
          <w:rFonts w:ascii="Arial" w:hAnsi="Arial"/>
          <w:spacing w:val="-2"/>
          <w:w w:val="85"/>
          <w:sz w:val="17"/>
        </w:rPr>
        <w:t>licence</w:t>
      </w:r>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5D99FCB3" w14:textId="30F307CB" w:rsidR="00B4474A" w:rsidRPr="00E17DA1" w:rsidRDefault="00821371" w:rsidP="00E17DA1">
      <w:pPr>
        <w:pStyle w:val="31"/>
        <w:spacing w:before="156"/>
        <w:ind w:left="220" w:firstLine="0"/>
        <w:rPr>
          <w:rFonts w:eastAsiaTheme="minorEastAsia"/>
          <w:lang w:eastAsia="zh-CN"/>
        </w:rPr>
      </w:pPr>
      <w:bookmarkStart w:id="6" w:name="Abstract"/>
      <w:bookmarkEnd w:id="6"/>
      <w:r>
        <w:rPr>
          <w:spacing w:val="-2"/>
          <w:w w:val="105"/>
          <w:lang w:eastAsia="zh-CN"/>
        </w:rPr>
        <w:t>Abstract</w:t>
      </w:r>
    </w:p>
    <w:p w14:paraId="494C23B2" w14:textId="2B21F100" w:rsidR="00DE2AA3" w:rsidRDefault="00AE1B70" w:rsidP="00AE1B70">
      <w:pPr>
        <w:pStyle w:val="a3"/>
        <w:spacing w:before="9" w:line="261" w:lineRule="auto"/>
        <w:ind w:left="220" w:right="110" w:firstLine="500"/>
        <w:jc w:val="both"/>
        <w:rPr>
          <w:rFonts w:eastAsiaTheme="minorEastAsia"/>
          <w:sz w:val="22"/>
          <w:szCs w:val="22"/>
          <w:lang w:eastAsia="zh-CN"/>
        </w:rPr>
      </w:pPr>
      <w:bookmarkStart w:id="7" w:name="OLE_LINK4"/>
      <w:r w:rsidRPr="00AE1B70">
        <w:rPr>
          <w:rFonts w:eastAsiaTheme="minorEastAsia"/>
          <w:sz w:val="22"/>
          <w:szCs w:val="22"/>
          <w:lang w:eastAsia="zh-CN"/>
        </w:rPr>
        <w:t>针对复杂障碍环境中采样式路径规划算法易产生无效采样、收敛速度慢且在高障碍密度下成功率下降的问题</w:t>
      </w:r>
      <w:ins w:id="8" w:author="兴雨 郭" w:date="2026-02-01T23:47:00Z">
        <w:r w:rsidR="006039D1" w:rsidRPr="006039D1">
          <w:rPr>
            <w:rFonts w:eastAsiaTheme="minorEastAsia"/>
            <w:sz w:val="22"/>
            <w:szCs w:val="22"/>
            <w:lang w:eastAsia="zh-CN"/>
          </w:rPr>
          <w:t>，</w:t>
        </w:r>
      </w:ins>
      <w:r w:rsidR="00B4474A" w:rsidRPr="00B4474A">
        <w:rPr>
          <w:rFonts w:eastAsiaTheme="minorEastAsia"/>
          <w:sz w:val="22"/>
          <w:szCs w:val="22"/>
          <w:lang w:eastAsia="zh-CN"/>
        </w:rPr>
        <w:t>本文提出了一种基于自适应</w:t>
      </w:r>
      <w:del w:id="9" w:author="兴雨 郭" w:date="2026-02-05T22:53:00Z" w16du:dateUtc="2026-02-05T14:53:00Z">
        <w:r w:rsidR="00B4474A" w:rsidRPr="00B4474A" w:rsidDel="00DA32EB">
          <w:rPr>
            <w:rFonts w:eastAsiaTheme="minorEastAsia"/>
            <w:sz w:val="22"/>
            <w:szCs w:val="22"/>
            <w:lang w:eastAsia="zh-CN"/>
          </w:rPr>
          <w:delText>双向</w:delText>
        </w:r>
      </w:del>
      <w:ins w:id="10" w:author="兴雨 郭" w:date="2026-02-05T22:53:00Z">
        <w:r w:rsidR="00DA32EB" w:rsidRPr="00DA32EB">
          <w:rPr>
            <w:rFonts w:eastAsiaTheme="minorEastAsia"/>
            <w:sz w:val="22"/>
            <w:szCs w:val="22"/>
            <w:lang w:eastAsia="zh-CN"/>
          </w:rPr>
          <w:t>非对称双椭球</w:t>
        </w:r>
      </w:ins>
      <w:ins w:id="11" w:author="兴雨 郭" w:date="2026-02-05T22:54:00Z" w16du:dateUtc="2026-02-05T14:54:00Z">
        <w:r w:rsidRPr="00B4474A">
          <w:rPr>
            <w:rFonts w:eastAsiaTheme="minorEastAsia"/>
            <w:sz w:val="22"/>
            <w:szCs w:val="22"/>
            <w:lang w:eastAsia="zh-CN"/>
          </w:rPr>
          <w:t>约束</w:t>
        </w:r>
      </w:ins>
      <w:del w:id="12" w:author="兴雨 郭" w:date="2026-02-05T22:53:00Z" w16du:dateUtc="2026-02-05T14:53:00Z">
        <w:r w:rsidR="00B4474A" w:rsidRPr="00B4474A" w:rsidDel="00DA32EB">
          <w:rPr>
            <w:rFonts w:eastAsiaTheme="minorEastAsia"/>
            <w:sz w:val="22"/>
            <w:szCs w:val="22"/>
            <w:lang w:eastAsia="zh-CN"/>
          </w:rPr>
          <w:delText>超椭球体</w:delText>
        </w:r>
      </w:del>
      <w:del w:id="13" w:author="兴雨 郭" w:date="2026-02-05T22:54:00Z" w16du:dateUtc="2026-02-05T14:54:00Z">
        <w:r w:rsidR="00B4474A" w:rsidRPr="00B4474A" w:rsidDel="00DA32EB">
          <w:rPr>
            <w:rFonts w:eastAsiaTheme="minorEastAsia"/>
            <w:sz w:val="22"/>
            <w:szCs w:val="22"/>
            <w:lang w:eastAsia="zh-CN"/>
          </w:rPr>
          <w:delText>约束</w:delText>
        </w:r>
      </w:del>
      <w:r w:rsidR="00B4474A" w:rsidRPr="00B4474A">
        <w:rPr>
          <w:rFonts w:eastAsiaTheme="minorEastAsia"/>
          <w:sz w:val="22"/>
          <w:szCs w:val="22"/>
          <w:lang w:eastAsia="zh-CN"/>
        </w:rPr>
        <w:t>采样的</w:t>
      </w:r>
      <w:r w:rsidR="00B4474A" w:rsidRPr="00B4474A">
        <w:rPr>
          <w:rFonts w:eastAsiaTheme="minorEastAsia"/>
          <w:sz w:val="22"/>
          <w:szCs w:val="22"/>
          <w:lang w:eastAsia="zh-CN"/>
        </w:rPr>
        <w:t>SC-RRT</w:t>
      </w:r>
      <w:r w:rsidR="00B4474A" w:rsidRPr="00B4474A">
        <w:rPr>
          <w:rFonts w:eastAsiaTheme="minorEastAsia"/>
          <w:sz w:val="22"/>
          <w:szCs w:val="22"/>
          <w:lang w:eastAsia="zh-CN"/>
        </w:rPr>
        <w:t>路径规划算法。</w:t>
      </w:r>
      <w:r w:rsidRPr="00AE1B70">
        <w:rPr>
          <w:rFonts w:eastAsiaTheme="minorEastAsia"/>
          <w:sz w:val="22"/>
          <w:szCs w:val="22"/>
          <w:lang w:eastAsia="zh-CN"/>
        </w:rPr>
        <w:t>该方法在双向并行扩展框架下引入中介点引导，将全局规划分解为阶段性子问题，并分别构造尺度可变且允许非对称伸缩的双向知情采样域</w:t>
      </w:r>
      <w:r>
        <w:rPr>
          <w:rFonts w:eastAsiaTheme="minorEastAsia" w:hint="eastAsia"/>
          <w:sz w:val="22"/>
          <w:szCs w:val="22"/>
          <w:lang w:eastAsia="zh-CN"/>
        </w:rPr>
        <w:t>，</w:t>
      </w:r>
      <w:r w:rsidRPr="00AE1B70">
        <w:rPr>
          <w:rFonts w:eastAsiaTheme="minorEastAsia"/>
          <w:sz w:val="22"/>
          <w:szCs w:val="22"/>
          <w:lang w:eastAsia="zh-CN"/>
        </w:rPr>
        <w:t>使采样逐步聚焦于更可能产生路径改进的可行走廊，从而形成自适应双椭球约束采样策略（</w:t>
      </w:r>
      <w:ins w:id="14" w:author="兴雨 郭" w:date="2026-02-05T22:19:00Z">
        <w:r w:rsidRPr="00C238F7">
          <w:rPr>
            <w:rFonts w:eastAsiaTheme="minorEastAsia"/>
            <w:sz w:val="22"/>
            <w:szCs w:val="22"/>
            <w:lang w:eastAsia="zh-CN"/>
          </w:rPr>
          <w:t>Adaptive Dual-Ellipsoid Constrained Sampling</w:t>
        </w:r>
      </w:ins>
      <w:ins w:id="15" w:author="兴雨 郭" w:date="2026-02-05T22:19:00Z" w16du:dateUtc="2026-02-05T14:19:00Z">
        <w:r>
          <w:rPr>
            <w:rFonts w:eastAsiaTheme="minorEastAsia" w:hint="eastAsia"/>
            <w:sz w:val="22"/>
            <w:szCs w:val="22"/>
            <w:lang w:eastAsia="zh-CN"/>
          </w:rPr>
          <w:t>-</w:t>
        </w:r>
      </w:ins>
      <w:ins w:id="16" w:author="兴雨 郭" w:date="2026-02-01T23:48:00Z">
        <w:r w:rsidRPr="006039D1">
          <w:rPr>
            <w:rFonts w:eastAsiaTheme="minorEastAsia"/>
            <w:sz w:val="22"/>
            <w:szCs w:val="22"/>
            <w:lang w:eastAsia="zh-CN"/>
          </w:rPr>
          <w:t>ADCS</w:t>
        </w:r>
      </w:ins>
      <w:r w:rsidRPr="00AE1B70">
        <w:rPr>
          <w:rFonts w:eastAsiaTheme="minorEastAsia"/>
          <w:sz w:val="22"/>
          <w:szCs w:val="22"/>
          <w:lang w:eastAsia="zh-CN"/>
        </w:rPr>
        <w:t>），在保证探索覆盖的同时显著提高有效采样密度</w:t>
      </w:r>
      <w:r w:rsidR="00B4474A" w:rsidRPr="00B4474A">
        <w:rPr>
          <w:rFonts w:eastAsiaTheme="minorEastAsia"/>
          <w:sz w:val="22"/>
          <w:szCs w:val="22"/>
          <w:lang w:eastAsia="zh-CN"/>
        </w:rPr>
        <w:t>。</w:t>
      </w:r>
      <w:bookmarkStart w:id="17" w:name="OLE_LINK7"/>
      <w:r w:rsidR="00570532" w:rsidRPr="00570532">
        <w:rPr>
          <w:rFonts w:eastAsiaTheme="minorEastAsia"/>
          <w:sz w:val="22"/>
          <w:szCs w:val="22"/>
          <w:lang w:eastAsia="zh-CN"/>
        </w:rPr>
        <w:t>为降低代价估计偏差引起的知情子集过度膨胀或过早收缩导致的无效采样</w:t>
      </w:r>
      <w:r>
        <w:rPr>
          <w:rFonts w:eastAsiaTheme="minorEastAsia" w:hint="eastAsia"/>
          <w:sz w:val="22"/>
          <w:szCs w:val="22"/>
          <w:lang w:eastAsia="zh-CN"/>
        </w:rPr>
        <w:t>，本文</w:t>
      </w:r>
      <w:del w:id="18" w:author="兴雨 郭" w:date="2026-02-01T23:54:00Z" w16du:dateUtc="2026-02-01T15:54:00Z">
        <w:r w:rsidR="00CA2C58" w:rsidDel="006039D1">
          <w:rPr>
            <w:rFonts w:eastAsiaTheme="minorEastAsia" w:hint="eastAsia"/>
            <w:sz w:val="22"/>
            <w:szCs w:val="22"/>
            <w:lang w:eastAsia="zh-CN"/>
          </w:rPr>
          <w:delText>通过</w:delText>
        </w:r>
      </w:del>
      <w:r w:rsidR="00CA2C58">
        <w:rPr>
          <w:rFonts w:eastAsiaTheme="minorEastAsia" w:hint="eastAsia"/>
          <w:sz w:val="22"/>
          <w:szCs w:val="22"/>
          <w:lang w:eastAsia="zh-CN"/>
        </w:rPr>
        <w:t>引入</w:t>
      </w:r>
      <w:commentRangeStart w:id="19"/>
      <w:r w:rsidR="00B4474A" w:rsidRPr="00B4474A">
        <w:rPr>
          <w:rFonts w:eastAsiaTheme="minorEastAsia"/>
          <w:sz w:val="22"/>
          <w:szCs w:val="22"/>
          <w:lang w:eastAsia="zh-CN"/>
        </w:rPr>
        <w:t>PID</w:t>
      </w:r>
      <w:r>
        <w:rPr>
          <w:rFonts w:eastAsiaTheme="minorEastAsia" w:hint="eastAsia"/>
          <w:sz w:val="22"/>
          <w:szCs w:val="22"/>
          <w:lang w:eastAsia="zh-CN"/>
        </w:rPr>
        <w:t>采样</w:t>
      </w:r>
      <w:r w:rsidR="00B4474A" w:rsidRPr="00B4474A">
        <w:rPr>
          <w:rFonts w:eastAsiaTheme="minorEastAsia"/>
          <w:sz w:val="22"/>
          <w:szCs w:val="22"/>
          <w:lang w:eastAsia="zh-CN"/>
        </w:rPr>
        <w:t>控制</w:t>
      </w:r>
      <w:r w:rsidR="00CA2C58">
        <w:rPr>
          <w:rFonts w:eastAsiaTheme="minorEastAsia" w:hint="eastAsia"/>
          <w:sz w:val="22"/>
          <w:szCs w:val="22"/>
          <w:lang w:eastAsia="zh-CN"/>
        </w:rPr>
        <w:t>机制，</w:t>
      </w:r>
      <w:ins w:id="20" w:author="兴雨 郭" w:date="2026-02-01T23:50:00Z">
        <w:r w:rsidR="006039D1" w:rsidRPr="006039D1">
          <w:rPr>
            <w:rFonts w:eastAsiaTheme="minorEastAsia"/>
            <w:sz w:val="22"/>
            <w:szCs w:val="22"/>
            <w:lang w:eastAsia="zh-CN"/>
          </w:rPr>
          <w:t>利用</w:t>
        </w:r>
      </w:ins>
      <w:r>
        <w:rPr>
          <w:rFonts w:eastAsiaTheme="minorEastAsia" w:hint="eastAsia"/>
          <w:sz w:val="22"/>
          <w:szCs w:val="22"/>
          <w:lang w:eastAsia="zh-CN"/>
        </w:rPr>
        <w:t>当前</w:t>
      </w:r>
      <w:ins w:id="21" w:author="兴雨 郭" w:date="2026-02-01T23:50:00Z">
        <w:r w:rsidR="006039D1" w:rsidRPr="006039D1">
          <w:rPr>
            <w:rFonts w:eastAsiaTheme="minorEastAsia"/>
            <w:sz w:val="22"/>
            <w:szCs w:val="22"/>
            <w:lang w:eastAsia="zh-CN"/>
          </w:rPr>
          <w:t>最优路径代价的历史演化</w:t>
        </w:r>
      </w:ins>
      <w:r>
        <w:rPr>
          <w:rFonts w:eastAsiaTheme="minorEastAsia" w:hint="eastAsia"/>
          <w:sz w:val="22"/>
          <w:szCs w:val="22"/>
          <w:lang w:eastAsia="zh-CN"/>
        </w:rPr>
        <w:t>为反馈，</w:t>
      </w:r>
      <w:ins w:id="22" w:author="兴雨 郭" w:date="2026-02-01T23:50:00Z">
        <w:r w:rsidR="006039D1" w:rsidRPr="006039D1">
          <w:rPr>
            <w:rFonts w:eastAsiaTheme="minorEastAsia"/>
            <w:sz w:val="22"/>
            <w:szCs w:val="22"/>
            <w:lang w:eastAsia="zh-CN"/>
          </w:rPr>
          <w:t>对超椭球扩张因子</w:t>
        </w:r>
      </w:ins>
      <w:r>
        <w:rPr>
          <w:rFonts w:eastAsiaTheme="minorEastAsia" w:hint="eastAsia"/>
          <w:sz w:val="22"/>
          <w:szCs w:val="22"/>
          <w:lang w:eastAsia="zh-CN"/>
        </w:rPr>
        <w:t>γ</w:t>
      </w:r>
      <w:ins w:id="23" w:author="兴雨 郭" w:date="2026-02-01T23:50:00Z">
        <w:r w:rsidR="006039D1" w:rsidRPr="006039D1">
          <w:rPr>
            <w:rFonts w:eastAsiaTheme="minorEastAsia"/>
            <w:sz w:val="22"/>
            <w:szCs w:val="22"/>
            <w:lang w:eastAsia="zh-CN"/>
          </w:rPr>
          <w:t>与启发式采样概率</w:t>
        </w:r>
      </w:ins>
      <w:r>
        <w:rPr>
          <w:rFonts w:eastAsiaTheme="minorEastAsia" w:hint="eastAsia"/>
          <w:sz w:val="22"/>
          <w:szCs w:val="22"/>
          <w:lang w:eastAsia="zh-CN"/>
        </w:rPr>
        <w:t>p</w:t>
      </w:r>
      <w:ins w:id="24" w:author="兴雨 郭" w:date="2026-02-01T23:50:00Z">
        <w:r w:rsidR="006039D1" w:rsidRPr="006039D1">
          <w:rPr>
            <w:rFonts w:eastAsiaTheme="minorEastAsia"/>
            <w:sz w:val="22"/>
            <w:szCs w:val="22"/>
            <w:lang w:eastAsia="zh-CN"/>
          </w:rPr>
          <w:t>进行闭环调节</w:t>
        </w:r>
      </w:ins>
      <w:r w:rsidR="00C7142B">
        <w:rPr>
          <w:rFonts w:eastAsiaTheme="minorEastAsia" w:hint="eastAsia"/>
          <w:sz w:val="22"/>
          <w:szCs w:val="22"/>
          <w:lang w:eastAsia="zh-CN"/>
        </w:rPr>
        <w:t>，</w:t>
      </w:r>
      <w:r w:rsidRPr="00AE1B70">
        <w:rPr>
          <w:rFonts w:eastAsiaTheme="minorEastAsia"/>
          <w:sz w:val="22"/>
          <w:szCs w:val="22"/>
          <w:lang w:eastAsia="zh-CN"/>
        </w:rPr>
        <w:t>实现搜索过程中探索</w:t>
      </w:r>
      <w:r w:rsidRPr="00AE1B70">
        <w:rPr>
          <w:rFonts w:eastAsiaTheme="minorEastAsia"/>
          <w:sz w:val="22"/>
          <w:szCs w:val="22"/>
          <w:lang w:eastAsia="zh-CN"/>
        </w:rPr>
        <w:t>—</w:t>
      </w:r>
      <w:r w:rsidRPr="00AE1B70">
        <w:rPr>
          <w:rFonts w:eastAsiaTheme="minorEastAsia"/>
          <w:sz w:val="22"/>
          <w:szCs w:val="22"/>
          <w:lang w:eastAsia="zh-CN"/>
        </w:rPr>
        <w:t>利用的自适应切换并抑制冗余扩展</w:t>
      </w:r>
      <w:ins w:id="25" w:author="兴雨 郭" w:date="2026-02-01T23:50:00Z">
        <w:r w:rsidR="006039D1" w:rsidRPr="006039D1">
          <w:rPr>
            <w:rFonts w:eastAsiaTheme="minorEastAsia"/>
            <w:sz w:val="22"/>
            <w:szCs w:val="22"/>
            <w:lang w:eastAsia="zh-CN"/>
          </w:rPr>
          <w:t>。</w:t>
        </w:r>
      </w:ins>
      <w:del w:id="26" w:author="兴雨 郭" w:date="2026-02-01T23:50:00Z" w16du:dateUtc="2026-02-01T15:50:00Z">
        <w:r w:rsidR="00CA2C58" w:rsidDel="006039D1">
          <w:rPr>
            <w:rFonts w:eastAsiaTheme="minorEastAsia" w:hint="eastAsia"/>
            <w:sz w:val="22"/>
            <w:szCs w:val="22"/>
            <w:lang w:eastAsia="zh-CN"/>
          </w:rPr>
          <w:delText>对采样分布参数进行在线调节，</w:delText>
        </w:r>
        <w:r w:rsidR="00E17DA1" w:rsidRPr="00F35CF3" w:rsidDel="006039D1">
          <w:rPr>
            <w:rFonts w:eastAsiaTheme="minorEastAsia"/>
            <w:sz w:val="22"/>
            <w:szCs w:val="22"/>
            <w:lang w:eastAsia="zh-CN"/>
          </w:rPr>
          <w:delText>构建</w:delText>
        </w:r>
        <w:r w:rsidR="00405D96" w:rsidDel="006039D1">
          <w:rPr>
            <w:rFonts w:eastAsiaTheme="minorEastAsia" w:hint="eastAsia"/>
            <w:sz w:val="22"/>
            <w:szCs w:val="22"/>
            <w:lang w:eastAsia="zh-CN"/>
          </w:rPr>
          <w:delText>随</w:delText>
        </w:r>
        <w:r w:rsidR="00CA2C58" w:rsidDel="006039D1">
          <w:rPr>
            <w:rFonts w:eastAsiaTheme="minorEastAsia" w:hint="eastAsia"/>
            <w:sz w:val="22"/>
            <w:szCs w:val="22"/>
            <w:lang w:eastAsia="zh-CN"/>
          </w:rPr>
          <w:delText>搜索状态</w:delText>
        </w:r>
        <w:r w:rsidR="00E17DA1" w:rsidRPr="00F35CF3" w:rsidDel="006039D1">
          <w:rPr>
            <w:rFonts w:eastAsiaTheme="minorEastAsia"/>
            <w:sz w:val="22"/>
            <w:szCs w:val="22"/>
            <w:lang w:eastAsia="zh-CN"/>
          </w:rPr>
          <w:delText>动态</w:delText>
        </w:r>
        <w:r w:rsidR="00CA2C58" w:rsidDel="006039D1">
          <w:rPr>
            <w:rFonts w:eastAsiaTheme="minorEastAsia" w:hint="eastAsia"/>
            <w:sz w:val="22"/>
            <w:szCs w:val="22"/>
            <w:lang w:eastAsia="zh-CN"/>
          </w:rPr>
          <w:delText>变化的</w:delText>
        </w:r>
        <w:r w:rsidR="00E17DA1" w:rsidDel="006039D1">
          <w:rPr>
            <w:rFonts w:eastAsiaTheme="minorEastAsia" w:hint="eastAsia"/>
            <w:sz w:val="22"/>
            <w:szCs w:val="22"/>
            <w:lang w:eastAsia="zh-CN"/>
          </w:rPr>
          <w:delText>知情采样子集</w:delText>
        </w:r>
        <w:r w:rsidR="00B4474A" w:rsidRPr="00B4474A" w:rsidDel="006039D1">
          <w:rPr>
            <w:rFonts w:eastAsiaTheme="minorEastAsia"/>
            <w:sz w:val="22"/>
            <w:szCs w:val="22"/>
            <w:lang w:eastAsia="zh-CN"/>
          </w:rPr>
          <w:delText>，</w:delText>
        </w:r>
        <w:r w:rsidR="00CA2C58" w:rsidDel="006039D1">
          <w:rPr>
            <w:rFonts w:eastAsiaTheme="minorEastAsia" w:hint="eastAsia"/>
            <w:sz w:val="22"/>
            <w:szCs w:val="22"/>
            <w:lang w:eastAsia="zh-CN"/>
          </w:rPr>
          <w:delText>使采样密度在</w:delText>
        </w:r>
        <w:r w:rsidR="00B4474A" w:rsidRPr="00B4474A" w:rsidDel="006039D1">
          <w:rPr>
            <w:rFonts w:eastAsiaTheme="minorEastAsia"/>
            <w:sz w:val="22"/>
            <w:szCs w:val="22"/>
            <w:lang w:eastAsia="zh-CN"/>
          </w:rPr>
          <w:delText>全局探索与局部</w:delText>
        </w:r>
        <w:r w:rsidR="00CA2C58" w:rsidDel="006039D1">
          <w:rPr>
            <w:rFonts w:eastAsiaTheme="minorEastAsia" w:hint="eastAsia"/>
            <w:sz w:val="22"/>
            <w:szCs w:val="22"/>
            <w:lang w:eastAsia="zh-CN"/>
          </w:rPr>
          <w:delText>约束区域间自适应分配</w:delText>
        </w:r>
        <w:r w:rsidR="00B4474A" w:rsidRPr="00B4474A" w:rsidDel="006039D1">
          <w:rPr>
            <w:rFonts w:eastAsiaTheme="minorEastAsia"/>
            <w:sz w:val="22"/>
            <w:szCs w:val="22"/>
            <w:lang w:eastAsia="zh-CN"/>
          </w:rPr>
          <w:delText>，</w:delText>
        </w:r>
        <w:r w:rsidR="00405D96" w:rsidDel="006039D1">
          <w:rPr>
            <w:rFonts w:eastAsiaTheme="minorEastAsia" w:hint="eastAsia"/>
            <w:sz w:val="22"/>
            <w:szCs w:val="22"/>
            <w:lang w:eastAsia="zh-CN"/>
          </w:rPr>
          <w:delText>从而对双树扩展方向及步长进行调控</w:delText>
        </w:r>
        <w:r w:rsidR="00405D96" w:rsidRPr="00405D96" w:rsidDel="006039D1">
          <w:rPr>
            <w:rFonts w:eastAsiaTheme="minorEastAsia"/>
            <w:sz w:val="22"/>
            <w:szCs w:val="22"/>
            <w:lang w:eastAsia="zh-CN"/>
          </w:rPr>
          <w:delText>，减少无效扩展并维持搜索过程的可行性与连续性</w:delText>
        </w:r>
        <w:r w:rsidR="00B4474A" w:rsidRPr="00B4474A" w:rsidDel="006039D1">
          <w:rPr>
            <w:rFonts w:eastAsiaTheme="minorEastAsia"/>
            <w:sz w:val="22"/>
            <w:szCs w:val="22"/>
            <w:lang w:eastAsia="zh-CN"/>
          </w:rPr>
          <w:delText>。</w:delText>
        </w:r>
        <w:bookmarkEnd w:id="17"/>
        <w:commentRangeEnd w:id="19"/>
        <w:r w:rsidR="00570532" w:rsidDel="006039D1">
          <w:rPr>
            <w:rStyle w:val="af0"/>
            <w:rFonts w:eastAsiaTheme="minorEastAsia" w:hint="eastAsia"/>
            <w:sz w:val="22"/>
            <w:szCs w:val="22"/>
            <w:lang w:eastAsia="zh-CN"/>
          </w:rPr>
          <w:commentReference w:id="19"/>
        </w:r>
        <w:r w:rsidR="00405D96" w:rsidDel="006039D1">
          <w:rPr>
            <w:rFonts w:eastAsiaTheme="minorEastAsia" w:hint="eastAsia"/>
            <w:sz w:val="22"/>
            <w:szCs w:val="22"/>
            <w:lang w:eastAsia="zh-CN"/>
          </w:rPr>
          <w:delText>结合</w:delText>
        </w:r>
        <w:commentRangeStart w:id="27"/>
        <w:r w:rsidR="00B4474A" w:rsidRPr="00B4474A" w:rsidDel="006039D1">
          <w:rPr>
            <w:rFonts w:eastAsiaTheme="minorEastAsia"/>
            <w:sz w:val="22"/>
            <w:szCs w:val="22"/>
            <w:lang w:eastAsia="zh-CN"/>
          </w:rPr>
          <w:delText>非对称超椭球体约束策略</w:delText>
        </w:r>
        <w:r w:rsidR="00405D96" w:rsidDel="006039D1">
          <w:rPr>
            <w:rFonts w:eastAsiaTheme="minorEastAsia" w:hint="eastAsia"/>
            <w:sz w:val="22"/>
            <w:szCs w:val="22"/>
            <w:lang w:eastAsia="zh-CN"/>
          </w:rPr>
          <w:delText>对采样空间进行方向性压缩与扩展，</w:delText>
        </w:r>
        <w:r w:rsidR="00405D96" w:rsidRPr="00405D96" w:rsidDel="006039D1">
          <w:rPr>
            <w:rFonts w:eastAsiaTheme="minorEastAsia"/>
            <w:sz w:val="22"/>
            <w:szCs w:val="22"/>
            <w:lang w:eastAsia="zh-CN"/>
          </w:rPr>
          <w:delText>以增强搜索在潜在可行通道方向上的分辨能力；</w:delText>
        </w:r>
        <w:r w:rsidR="00405D96" w:rsidDel="006039D1">
          <w:rPr>
            <w:rFonts w:eastAsiaTheme="minorEastAsia" w:hint="eastAsia"/>
            <w:sz w:val="22"/>
            <w:szCs w:val="22"/>
            <w:lang w:eastAsia="zh-CN"/>
          </w:rPr>
          <w:delText>同时引入</w:delText>
        </w:r>
        <w:r w:rsidR="00B4474A" w:rsidRPr="00B4474A" w:rsidDel="006039D1">
          <w:rPr>
            <w:rFonts w:eastAsiaTheme="minorEastAsia"/>
            <w:sz w:val="22"/>
            <w:szCs w:val="22"/>
            <w:lang w:eastAsia="zh-CN"/>
          </w:rPr>
          <w:delText>三维帕累托支配节点选择机制，</w:delText>
        </w:r>
        <w:r w:rsidR="00954436" w:rsidRPr="00954436" w:rsidDel="006039D1">
          <w:rPr>
            <w:rFonts w:eastAsiaTheme="minorEastAsia"/>
            <w:sz w:val="22"/>
            <w:szCs w:val="22"/>
            <w:lang w:eastAsia="zh-CN"/>
          </w:rPr>
          <w:delText>在节点扩展过程中综合考虑探索效率、路径代价及路径曲折度等多目标约束，实现多性能指标下的协同优化，从而引导搜索树向低代价、低曲率的可行路径区域持续收敛。</w:delText>
        </w:r>
        <w:commentRangeEnd w:id="27"/>
        <w:r w:rsidR="006039D1" w:rsidDel="006039D1">
          <w:rPr>
            <w:rStyle w:val="af0"/>
            <w:rFonts w:eastAsiaTheme="minorEastAsia"/>
            <w:sz w:val="22"/>
            <w:szCs w:val="22"/>
            <w:lang w:eastAsia="zh-CN"/>
          </w:rPr>
          <w:commentReference w:id="27"/>
        </w:r>
      </w:del>
    </w:p>
    <w:p w14:paraId="22A41D31" w14:textId="295452A7" w:rsidR="00E17DA1" w:rsidRPr="00DE28E5" w:rsidRDefault="00B4474A" w:rsidP="00DE28E5">
      <w:pPr>
        <w:pStyle w:val="a3"/>
        <w:spacing w:before="9" w:line="261" w:lineRule="auto"/>
        <w:ind w:left="220" w:right="110" w:firstLine="500"/>
        <w:jc w:val="both"/>
        <w:rPr>
          <w:rFonts w:eastAsiaTheme="minorEastAsia"/>
          <w:sz w:val="22"/>
          <w:szCs w:val="22"/>
          <w:lang w:eastAsia="zh-CN"/>
        </w:rPr>
      </w:pPr>
      <w:r w:rsidRPr="00B4474A">
        <w:rPr>
          <w:rFonts w:eastAsiaTheme="minorEastAsia"/>
          <w:sz w:val="22"/>
          <w:szCs w:val="22"/>
          <w:lang w:eastAsia="zh-CN"/>
        </w:rPr>
        <w:t>仿</w:t>
      </w:r>
      <w:r w:rsidR="00AE1B70" w:rsidRPr="00AE1B70">
        <w:rPr>
          <w:rFonts w:eastAsiaTheme="minorEastAsia"/>
          <w:sz w:val="22"/>
          <w:szCs w:val="22"/>
          <w:lang w:eastAsia="zh-CN"/>
        </w:rPr>
        <w:t>真实验在不同障碍密度与空间维度的测试场景中验证了算法性能</w:t>
      </w:r>
      <w:r w:rsidR="00AE1B70">
        <w:rPr>
          <w:rFonts w:eastAsiaTheme="minorEastAsia" w:hint="eastAsia"/>
          <w:sz w:val="22"/>
          <w:szCs w:val="22"/>
          <w:lang w:eastAsia="zh-CN"/>
        </w:rPr>
        <w:t>：</w:t>
      </w:r>
      <w:r w:rsidR="00AE1B70" w:rsidRPr="00AE1B70">
        <w:rPr>
          <w:rFonts w:eastAsiaTheme="minorEastAsia"/>
          <w:sz w:val="22"/>
          <w:szCs w:val="22"/>
          <w:lang w:eastAsia="zh-CN"/>
        </w:rPr>
        <w:t>在与对比方法相同的环境配置与计算预算约束下，</w:t>
      </w:r>
      <w:r w:rsidR="00AE1B70" w:rsidRPr="00AE1B70">
        <w:rPr>
          <w:rFonts w:eastAsiaTheme="minorEastAsia"/>
          <w:sz w:val="22"/>
          <w:szCs w:val="22"/>
          <w:lang w:eastAsia="zh-CN"/>
        </w:rPr>
        <w:t xml:space="preserve">SC-RRT </w:t>
      </w:r>
      <w:r w:rsidR="00AE1B70" w:rsidRPr="00AE1B70">
        <w:rPr>
          <w:rFonts w:eastAsiaTheme="minorEastAsia"/>
          <w:sz w:val="22"/>
          <w:szCs w:val="22"/>
          <w:lang w:eastAsia="zh-CN"/>
        </w:rPr>
        <w:t>相比</w:t>
      </w:r>
      <w:r w:rsidR="00AE1B70" w:rsidRPr="00AE1B70">
        <w:rPr>
          <w:rFonts w:eastAsiaTheme="minorEastAsia"/>
          <w:sz w:val="22"/>
          <w:szCs w:val="22"/>
          <w:lang w:eastAsia="zh-CN"/>
        </w:rPr>
        <w:t xml:space="preserve"> Dynamic-RRT </w:t>
      </w:r>
      <w:r w:rsidR="00AE1B70" w:rsidRPr="00AE1B70">
        <w:rPr>
          <w:rFonts w:eastAsiaTheme="minorEastAsia"/>
          <w:sz w:val="22"/>
          <w:szCs w:val="22"/>
          <w:lang w:eastAsia="zh-CN"/>
        </w:rPr>
        <w:t>平均路径节点数量减少约</w:t>
      </w:r>
      <w:r w:rsidR="00AE1B70" w:rsidRPr="00AE1B70">
        <w:rPr>
          <w:rFonts w:eastAsiaTheme="minorEastAsia"/>
          <w:sz w:val="22"/>
          <w:szCs w:val="22"/>
          <w:lang w:eastAsia="zh-CN"/>
        </w:rPr>
        <w:t xml:space="preserve"> 35%–40%</w:t>
      </w:r>
      <w:r w:rsidR="00AE1B70" w:rsidRPr="00AE1B70">
        <w:rPr>
          <w:rFonts w:eastAsiaTheme="minorEastAsia"/>
          <w:sz w:val="22"/>
          <w:szCs w:val="22"/>
          <w:lang w:eastAsia="zh-CN"/>
        </w:rPr>
        <w:t>，路径长度降低约</w:t>
      </w:r>
      <w:r w:rsidR="00AE1B70" w:rsidRPr="00AE1B70">
        <w:rPr>
          <w:rFonts w:eastAsiaTheme="minorEastAsia"/>
          <w:sz w:val="22"/>
          <w:szCs w:val="22"/>
          <w:lang w:eastAsia="zh-CN"/>
        </w:rPr>
        <w:t xml:space="preserve"> 15%–20%</w:t>
      </w:r>
      <w:r w:rsidR="00AE1B70" w:rsidRPr="00AE1B70">
        <w:rPr>
          <w:rFonts w:eastAsiaTheme="minorEastAsia"/>
          <w:sz w:val="22"/>
          <w:szCs w:val="22"/>
          <w:lang w:eastAsia="zh-CN"/>
        </w:rPr>
        <w:t>，</w:t>
      </w:r>
      <w:del w:id="28" w:author="兴雨 郭" w:date="2026-02-01T23:54:00Z" w16du:dateUtc="2026-02-01T15:54:00Z">
        <w:r w:rsidR="005C6027" w:rsidRPr="005C6027" w:rsidDel="006039D1">
          <w:rPr>
            <w:rFonts w:eastAsiaTheme="minorEastAsia"/>
            <w:sz w:val="22"/>
            <w:szCs w:val="22"/>
            <w:lang w:eastAsia="zh-CN"/>
          </w:rPr>
          <w:delText>结果表明，</w:delText>
        </w:r>
      </w:del>
      <w:r w:rsidR="00AE1B70">
        <w:rPr>
          <w:rFonts w:eastAsiaTheme="minorEastAsia" w:hint="eastAsia"/>
          <w:sz w:val="22"/>
          <w:szCs w:val="22"/>
          <w:lang w:eastAsia="zh-CN"/>
        </w:rPr>
        <w:t>并表现出</w:t>
      </w:r>
      <w:r w:rsidR="005C6027" w:rsidRPr="005C6027">
        <w:rPr>
          <w:rFonts w:eastAsiaTheme="minorEastAsia"/>
          <w:sz w:val="22"/>
          <w:szCs w:val="22"/>
          <w:lang w:eastAsia="zh-CN"/>
        </w:rPr>
        <w:t>能够在保持搜索完整性的同时有效抑制无效探索，使搜索树具备更稳定的扩展行为与更强的环境适应能力。</w:t>
      </w:r>
      <w:bookmarkEnd w:id="7"/>
    </w:p>
    <w:p w14:paraId="72F8C716" w14:textId="102DF8A3" w:rsidR="00F35CF3" w:rsidRPr="00F35CF3" w:rsidRDefault="00821371" w:rsidP="00F35CF3">
      <w:pPr>
        <w:pStyle w:val="a3"/>
        <w:spacing w:line="261" w:lineRule="auto"/>
        <w:ind w:left="220"/>
        <w:rPr>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）、知情采样、双向规划、</w:t>
      </w:r>
      <w:r w:rsidR="00C7142B">
        <w:rPr>
          <w:rFonts w:ascii="宋体" w:eastAsia="宋体" w:hAnsi="宋体" w:cs="宋体" w:hint="eastAsia"/>
          <w:spacing w:val="-2"/>
          <w:lang w:eastAsia="zh-CN"/>
        </w:rPr>
        <w:t>PID</w:t>
      </w:r>
      <w:r w:rsidR="00C7142B" w:rsidRPr="00F35CF3">
        <w:rPr>
          <w:rFonts w:ascii="宋体" w:eastAsia="宋体" w:hAnsi="宋体" w:cs="宋体" w:hint="eastAsia"/>
          <w:spacing w:val="-2"/>
          <w:lang w:eastAsia="zh-CN"/>
        </w:rPr>
        <w:t>、</w:t>
      </w:r>
      <w:r w:rsidR="00F35CF3" w:rsidRPr="00F35CF3">
        <w:rPr>
          <w:rFonts w:ascii="宋体" w:eastAsia="宋体" w:hAnsi="宋体" w:cs="宋体" w:hint="eastAsia"/>
          <w:spacing w:val="-2"/>
          <w:lang w:eastAsia="zh-CN"/>
        </w:rPr>
        <w:t>帕累托支配、路径规划、自适应控制</w:t>
      </w:r>
    </w:p>
    <w:p w14:paraId="01B24A97" w14:textId="77777777" w:rsidR="00491CA9" w:rsidRDefault="00491CA9">
      <w:pPr>
        <w:rPr>
          <w:rFonts w:eastAsiaTheme="minorEastAsia"/>
          <w:sz w:val="19"/>
          <w:lang w:eastAsia="zh-CN"/>
        </w:rPr>
      </w:pPr>
    </w:p>
    <w:p w14:paraId="604D34D4" w14:textId="77777777" w:rsidR="00DE28E5" w:rsidRDefault="00DE28E5">
      <w:pPr>
        <w:rPr>
          <w:rFonts w:eastAsiaTheme="minorEastAsia"/>
          <w:sz w:val="19"/>
          <w:lang w:eastAsia="zh-CN"/>
        </w:rPr>
      </w:pPr>
    </w:p>
    <w:p w14:paraId="04821E96" w14:textId="77777777" w:rsidR="00DE28E5" w:rsidRDefault="00DE28E5">
      <w:pPr>
        <w:rPr>
          <w:rFonts w:eastAsiaTheme="minorEastAsia"/>
          <w:sz w:val="19"/>
          <w:lang w:eastAsia="zh-CN"/>
        </w:rPr>
      </w:pPr>
    </w:p>
    <w:p w14:paraId="294221EF" w14:textId="77777777" w:rsidR="00DE28E5" w:rsidRDefault="00DE28E5">
      <w:pPr>
        <w:rPr>
          <w:rFonts w:eastAsiaTheme="minorEastAsia"/>
          <w:sz w:val="19"/>
          <w:lang w:eastAsia="zh-CN"/>
        </w:rPr>
      </w:pPr>
    </w:p>
    <w:p w14:paraId="0AA3DE95" w14:textId="77777777" w:rsidR="00DE28E5" w:rsidRDefault="00DE28E5">
      <w:pPr>
        <w:rPr>
          <w:rFonts w:eastAsiaTheme="minorEastAsia"/>
          <w:sz w:val="19"/>
          <w:lang w:eastAsia="zh-CN"/>
        </w:rPr>
      </w:pPr>
    </w:p>
    <w:p w14:paraId="200F9526" w14:textId="77777777" w:rsidR="00DE28E5" w:rsidRDefault="00DE28E5">
      <w:pPr>
        <w:rPr>
          <w:rFonts w:eastAsiaTheme="minorEastAsia"/>
          <w:sz w:val="19"/>
          <w:lang w:eastAsia="zh-CN"/>
        </w:rPr>
      </w:pPr>
    </w:p>
    <w:p w14:paraId="06658E49" w14:textId="77777777" w:rsidR="00DE28E5" w:rsidRDefault="00DE28E5">
      <w:pPr>
        <w:rPr>
          <w:rFonts w:eastAsiaTheme="minorEastAsia"/>
          <w:sz w:val="19"/>
          <w:lang w:eastAsia="zh-CN"/>
        </w:rPr>
      </w:pPr>
    </w:p>
    <w:p w14:paraId="672BD632" w14:textId="77777777" w:rsidR="00DE28E5" w:rsidRDefault="00DE28E5">
      <w:pPr>
        <w:rPr>
          <w:rFonts w:eastAsiaTheme="minorEastAsia"/>
          <w:sz w:val="19"/>
          <w:lang w:eastAsia="zh-CN"/>
        </w:rPr>
      </w:pPr>
    </w:p>
    <w:p w14:paraId="7F5FDC31" w14:textId="77777777" w:rsidR="00DE28E5" w:rsidRDefault="00DE28E5">
      <w:pPr>
        <w:rPr>
          <w:rFonts w:eastAsiaTheme="minorEastAsia"/>
          <w:sz w:val="19"/>
          <w:lang w:eastAsia="zh-CN"/>
        </w:rPr>
      </w:pPr>
    </w:p>
    <w:p w14:paraId="64589347" w14:textId="77777777" w:rsidR="00DE28E5" w:rsidRDefault="00DE28E5">
      <w:pPr>
        <w:rPr>
          <w:rFonts w:eastAsiaTheme="minorEastAsia"/>
          <w:sz w:val="19"/>
          <w:lang w:eastAsia="zh-CN"/>
        </w:rPr>
      </w:pPr>
    </w:p>
    <w:p w14:paraId="4D6FE871" w14:textId="77777777" w:rsidR="00DE28E5" w:rsidRDefault="00DE28E5">
      <w:pPr>
        <w:rPr>
          <w:rFonts w:eastAsiaTheme="minorEastAsia"/>
          <w:sz w:val="19"/>
          <w:lang w:eastAsia="zh-CN"/>
        </w:rPr>
      </w:pPr>
    </w:p>
    <w:p w14:paraId="63EFAB56" w14:textId="77777777" w:rsidR="00DE28E5" w:rsidRDefault="00DE28E5">
      <w:pPr>
        <w:rPr>
          <w:rFonts w:eastAsiaTheme="minorEastAsia"/>
          <w:sz w:val="19"/>
          <w:lang w:eastAsia="zh-CN"/>
        </w:rPr>
      </w:pPr>
    </w:p>
    <w:p w14:paraId="430381E1" w14:textId="77777777" w:rsidR="00DE28E5" w:rsidRDefault="00DE28E5">
      <w:pPr>
        <w:rPr>
          <w:rFonts w:eastAsiaTheme="minorEastAsia"/>
          <w:sz w:val="19"/>
          <w:lang w:eastAsia="zh-CN"/>
        </w:rPr>
      </w:pPr>
    </w:p>
    <w:p w14:paraId="5677421C" w14:textId="77777777" w:rsidR="00DE28E5" w:rsidRDefault="00DE28E5">
      <w:pPr>
        <w:rPr>
          <w:rFonts w:eastAsiaTheme="minorEastAsia"/>
          <w:sz w:val="19"/>
          <w:lang w:eastAsia="zh-CN"/>
        </w:rPr>
      </w:pPr>
    </w:p>
    <w:p w14:paraId="285A509F" w14:textId="77777777" w:rsidR="00DE28E5" w:rsidRDefault="00DE28E5">
      <w:pPr>
        <w:rPr>
          <w:rFonts w:eastAsiaTheme="minorEastAsia"/>
          <w:sz w:val="19"/>
          <w:lang w:eastAsia="zh-CN"/>
        </w:rPr>
      </w:pPr>
    </w:p>
    <w:p w14:paraId="72FB6730" w14:textId="77777777" w:rsidR="00DE28E5" w:rsidRDefault="00DE28E5">
      <w:pPr>
        <w:rPr>
          <w:rFonts w:eastAsiaTheme="minorEastAsia"/>
          <w:sz w:val="19"/>
          <w:lang w:eastAsia="zh-CN"/>
        </w:rPr>
      </w:pPr>
    </w:p>
    <w:p w14:paraId="2FC6FD5B" w14:textId="77777777" w:rsidR="005B4146" w:rsidRDefault="005B4146">
      <w:pPr>
        <w:rPr>
          <w:rFonts w:eastAsiaTheme="minorEastAsia"/>
          <w:sz w:val="19"/>
          <w:lang w:eastAsia="zh-CN"/>
        </w:rPr>
      </w:pPr>
    </w:p>
    <w:p w14:paraId="28440089" w14:textId="77777777" w:rsidR="005B4146" w:rsidRDefault="005B4146">
      <w:pPr>
        <w:rPr>
          <w:rFonts w:eastAsiaTheme="minorEastAsia"/>
          <w:sz w:val="19"/>
          <w:lang w:eastAsia="zh-CN"/>
        </w:rPr>
      </w:pPr>
    </w:p>
    <w:p w14:paraId="6FECAB2F" w14:textId="77777777" w:rsidR="005B4146" w:rsidDel="00043ED5" w:rsidRDefault="005B4146">
      <w:pPr>
        <w:rPr>
          <w:del w:id="29" w:author="兴雨 郭" w:date="2026-02-05T23:02:00Z" w16du:dateUtc="2026-02-05T15:02:00Z"/>
          <w:rFonts w:eastAsiaTheme="minorEastAsia"/>
          <w:sz w:val="19"/>
          <w:lang w:eastAsia="zh-CN"/>
        </w:rPr>
      </w:pPr>
    </w:p>
    <w:p w14:paraId="28BAB929" w14:textId="77777777" w:rsidR="00DE28E5" w:rsidDel="00043ED5" w:rsidRDefault="00DE28E5">
      <w:pPr>
        <w:rPr>
          <w:del w:id="30" w:author="兴雨 郭" w:date="2026-02-05T23:02:00Z" w16du:dateUtc="2026-02-05T15:02:00Z"/>
          <w:rFonts w:eastAsiaTheme="minorEastAsia"/>
          <w:sz w:val="19"/>
          <w:lang w:eastAsia="zh-CN"/>
        </w:rPr>
      </w:pPr>
    </w:p>
    <w:p w14:paraId="1AAC563F" w14:textId="77777777" w:rsidR="00DE28E5" w:rsidRDefault="00DE28E5">
      <w:pPr>
        <w:rPr>
          <w:rFonts w:eastAsiaTheme="minorEastAsia"/>
          <w:sz w:val="19"/>
          <w:lang w:eastAsia="zh-CN"/>
        </w:rPr>
      </w:pPr>
    </w:p>
    <w:p w14:paraId="2831DCA0" w14:textId="4DE6FBAE" w:rsidR="00DE28E5" w:rsidRPr="00DE28E5" w:rsidDel="00043ED5" w:rsidRDefault="00DE28E5">
      <w:pPr>
        <w:rPr>
          <w:del w:id="31" w:author="兴雨 郭" w:date="2026-02-05T23:02:00Z" w16du:dateUtc="2026-02-05T15:02:00Z"/>
          <w:rFonts w:eastAsiaTheme="minorEastAsia"/>
          <w:sz w:val="19"/>
          <w:lang w:eastAsia="zh-CN"/>
        </w:rPr>
        <w:sectPr w:rsidR="00DE28E5" w:rsidRPr="00DE28E5" w:rsidDel="00043ED5" w:rsidSect="00927F8F">
          <w:footerReference w:type="even" r:id="rId14"/>
          <w:footerReference w:type="default" r:id="rId15"/>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32" w:name="1_Introduction"/>
      <w:bookmarkEnd w:id="32"/>
      <w:r>
        <w:rPr>
          <w:spacing w:val="-2"/>
          <w:w w:val="110"/>
        </w:rPr>
        <w:t>Introduction</w:t>
      </w:r>
    </w:p>
    <w:p w14:paraId="4A442872" w14:textId="32CCC52F" w:rsidR="0076352E" w:rsidRDefault="007D3782" w:rsidP="00486444">
      <w:pPr>
        <w:spacing w:line="262" w:lineRule="auto"/>
        <w:ind w:firstLineChars="200" w:firstLine="440"/>
        <w:jc w:val="both"/>
        <w:rPr>
          <w:rFonts w:eastAsiaTheme="minorEastAsia"/>
          <w:lang w:eastAsia="zh-CN"/>
        </w:rPr>
      </w:pPr>
      <w:bookmarkStart w:id="33" w:name="OLE_LINK11"/>
      <w:bookmarkStart w:id="34" w:name="OLE_LINK6"/>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7DFC4BC" w14:textId="54CDBFEB" w:rsidR="00E4440F"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w:t>
      </w:r>
      <w:del w:id="35" w:author="兴雨 郭" w:date="2026-02-05T20:58:00Z" w16du:dateUtc="2026-02-05T12:58:00Z">
        <w:r w:rsidRPr="00E4440F" w:rsidDel="00B2070E">
          <w:rPr>
            <w:rFonts w:eastAsiaTheme="minorEastAsia"/>
            <w:lang w:eastAsia="zh-CN"/>
          </w:rPr>
          <w:delText>例</w:delText>
        </w:r>
      </w:del>
      <w:r w:rsidRPr="00E4440F">
        <w:rPr>
          <w:rFonts w:eastAsiaTheme="minorEastAsia"/>
          <w:lang w:eastAsia="zh-CN"/>
        </w:rPr>
        <w:t>如采样过程随机性强、搜索效率低下以及</w:t>
      </w:r>
      <w:ins w:id="36" w:author="兴雨 郭" w:date="2026-02-05T21:19:00Z">
        <w:r w:rsidR="00076339" w:rsidRPr="00076339">
          <w:rPr>
            <w:rFonts w:eastAsiaTheme="minorEastAsia"/>
            <w:lang w:eastAsia="zh-CN"/>
          </w:rPr>
          <w:t>规划路径几何不够平滑</w:t>
        </w:r>
      </w:ins>
      <w:del w:id="37" w:author="兴雨 郭" w:date="2026-02-05T21:19:00Z" w16du:dateUtc="2026-02-05T13:19:00Z">
        <w:r w:rsidRPr="00E4440F" w:rsidDel="00076339">
          <w:rPr>
            <w:rFonts w:eastAsiaTheme="minorEastAsia"/>
            <w:lang w:eastAsia="zh-CN"/>
          </w:rPr>
          <w:delText>规划路径中拐点过多</w:delText>
        </w:r>
      </w:del>
      <w:r w:rsidRPr="00E4440F">
        <w:rPr>
          <w:rFonts w:eastAsiaTheme="minorEastAsia"/>
          <w:lang w:eastAsia="zh-CN"/>
        </w:rPr>
        <w:t>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。这些不足限制了其在环境尺度大、障碍物密集或动态障碍物分布场景中的性能表现。为解决上述问题，近年来研究者从采样引导、搜索策略协同以及路径结构优化等角度提出了多种改进方法。</w:t>
      </w:r>
    </w:p>
    <w:p w14:paraId="2E8D836E" w14:textId="25C7D3A3" w:rsidR="00E4440F"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一类代表性工作通过</w:t>
      </w:r>
      <w:ins w:id="38" w:author="兴雨 郭" w:date="2026-02-05T20:59:00Z">
        <w:r w:rsidR="00B2070E" w:rsidRPr="00B2070E">
          <w:rPr>
            <w:rFonts w:eastAsiaTheme="minorEastAsia"/>
            <w:lang w:eastAsia="zh-CN"/>
          </w:rPr>
          <w:t>改进双向搜索框架与采样引导机制来提升收敛效率</w:t>
        </w:r>
      </w:ins>
      <w:del w:id="39" w:author="兴雨 郭" w:date="2026-02-05T20:59:00Z" w16du:dateUtc="2026-02-05T12:59:00Z">
        <w:r w:rsidRPr="003C1621" w:rsidDel="00B2070E">
          <w:rPr>
            <w:rFonts w:eastAsiaTheme="minorEastAsia"/>
            <w:lang w:eastAsia="zh-CN"/>
          </w:rPr>
          <w:delText>引入多策略协同的双向扩展机制来提升搜索效率</w:delText>
        </w:r>
      </w:del>
      <w:ins w:id="40" w:author="兴雨 郭" w:date="2026-02-05T20:59:00Z" w16du:dateUtc="2026-02-05T12:59:00Z">
        <w:r w:rsidR="00B2070E" w:rsidRPr="00E4440F">
          <w:rPr>
            <w:rFonts w:eastAsiaTheme="minorEastAsia"/>
            <w:lang w:eastAsia="zh-CN"/>
          </w:rPr>
          <w:t>，</w:t>
        </w:r>
      </w:ins>
      <w:del w:id="41" w:author="兴雨 郭" w:date="2026-02-05T20:59:00Z" w16du:dateUtc="2026-02-05T12:59:00Z">
        <w:r w:rsidRPr="003C1621" w:rsidDel="00B2070E">
          <w:rPr>
            <w:rFonts w:eastAsiaTheme="minorEastAsia"/>
            <w:lang w:eastAsia="zh-CN"/>
          </w:rPr>
          <w:delText>。</w:delText>
        </w:r>
      </w:del>
      <w:ins w:id="42" w:author="兴雨 郭" w:date="2026-02-05T20:59:00Z">
        <w:r w:rsidR="00B2070E" w:rsidRPr="00B2070E">
          <w:rPr>
            <w:rFonts w:eastAsiaTheme="minorEastAsia"/>
            <w:lang w:eastAsia="zh-CN"/>
          </w:rPr>
          <w:t>尤其关注狭窄通道等</w:t>
        </w:r>
        <w:r w:rsidR="00B2070E" w:rsidRPr="00B2070E">
          <w:rPr>
            <w:rFonts w:eastAsiaTheme="minorEastAsia"/>
            <w:lang w:eastAsia="zh-CN"/>
          </w:rPr>
          <w:t>“</w:t>
        </w:r>
        <w:r w:rsidR="00B2070E" w:rsidRPr="00B2070E">
          <w:rPr>
            <w:rFonts w:eastAsiaTheme="minorEastAsia"/>
            <w:lang w:eastAsia="zh-CN"/>
          </w:rPr>
          <w:t>难采样</w:t>
        </w:r>
        <w:r w:rsidR="00B2070E" w:rsidRPr="00B2070E">
          <w:rPr>
            <w:rFonts w:eastAsiaTheme="minorEastAsia"/>
            <w:lang w:eastAsia="zh-CN"/>
          </w:rPr>
          <w:t>”</w:t>
        </w:r>
        <w:r w:rsidR="00B2070E" w:rsidRPr="00B2070E">
          <w:rPr>
            <w:rFonts w:eastAsiaTheme="minorEastAsia"/>
            <w:lang w:eastAsia="zh-CN"/>
          </w:rPr>
          <w:t>场景下的可达性增强。</w:t>
        </w:r>
      </w:ins>
      <w:ins w:id="43" w:author="兴雨 郭" w:date="2026-02-05T21:02:00Z">
        <w:r w:rsidR="00B2070E" w:rsidRPr="00B2070E">
          <w:rPr>
            <w:rFonts w:eastAsiaTheme="minorEastAsia"/>
            <w:lang w:eastAsia="zh-CN"/>
          </w:rPr>
          <w:t xml:space="preserve">Li </w:t>
        </w:r>
        <w:r w:rsidR="00B2070E" w:rsidRPr="00B2070E">
          <w:rPr>
            <w:rFonts w:eastAsiaTheme="minorEastAsia"/>
            <w:lang w:eastAsia="zh-CN"/>
          </w:rPr>
          <w:t>和</w:t>
        </w:r>
        <w:r w:rsidR="00B2070E" w:rsidRPr="00B2070E">
          <w:rPr>
            <w:rFonts w:eastAsiaTheme="minorEastAsia"/>
            <w:lang w:eastAsia="zh-CN"/>
          </w:rPr>
          <w:t xml:space="preserve"> Chen</w:t>
        </w:r>
        <w:r w:rsidR="00B2070E" w:rsidRPr="00B2070E">
          <w:rPr>
            <w:rFonts w:eastAsiaTheme="minorEastAsia"/>
            <w:lang w:eastAsia="zh-CN"/>
          </w:rPr>
          <w:t>（</w:t>
        </w:r>
        <w:r w:rsidR="00B2070E" w:rsidRPr="00B2070E">
          <w:rPr>
            <w:rFonts w:eastAsiaTheme="minorEastAsia"/>
            <w:lang w:eastAsia="zh-CN"/>
          </w:rPr>
          <w:t>2022</w:t>
        </w:r>
        <w:r w:rsidR="00B2070E" w:rsidRPr="00B2070E">
          <w:rPr>
            <w:rFonts w:eastAsiaTheme="minorEastAsia"/>
            <w:lang w:eastAsia="zh-CN"/>
          </w:rPr>
          <w:t>）提出的</w:t>
        </w:r>
        <w:r w:rsidR="00B2070E" w:rsidRPr="00B2070E">
          <w:rPr>
            <w:rFonts w:eastAsiaTheme="minorEastAsia"/>
            <w:lang w:eastAsia="zh-CN"/>
          </w:rPr>
          <w:t xml:space="preserve"> ARRT-Connect </w:t>
        </w:r>
        <w:r w:rsidR="00B2070E" w:rsidRPr="00B2070E">
          <w:rPr>
            <w:rFonts w:eastAsiaTheme="minorEastAsia"/>
            <w:lang w:eastAsia="zh-CN"/>
          </w:rPr>
          <w:t>进一步依据</w:t>
        </w:r>
        <w:r w:rsidR="00B2070E" w:rsidRPr="00B2070E">
          <w:rPr>
            <w:rFonts w:eastAsiaTheme="minorEastAsia" w:hint="eastAsia"/>
            <w:color w:val="EE0000"/>
            <w:lang w:eastAsia="zh-CN"/>
            <w:rPrChange w:id="44" w:author="兴雨 郭" w:date="2026-02-05T21:05:00Z" w16du:dateUtc="2026-02-05T13:05:00Z">
              <w:rPr>
                <w:rFonts w:eastAsiaTheme="minorEastAsia" w:hint="eastAsia"/>
                <w:lang w:eastAsia="zh-CN"/>
              </w:rPr>
            </w:rPrChange>
          </w:rPr>
          <w:t>对偶树探索</w:t>
        </w:r>
        <w:r w:rsidR="00B2070E" w:rsidRPr="00B2070E">
          <w:rPr>
            <w:rFonts w:eastAsiaTheme="minorEastAsia"/>
            <w:lang w:eastAsia="zh-CN"/>
          </w:rPr>
          <w:t>得到的未勘探区域规模自适应调整抽样策略，并融合</w:t>
        </w:r>
        <w:r w:rsidR="00B2070E" w:rsidRPr="00B2070E">
          <w:rPr>
            <w:rFonts w:eastAsiaTheme="minorEastAsia"/>
            <w:lang w:eastAsia="zh-CN"/>
          </w:rPr>
          <w:t xml:space="preserve"> Tahirovic </w:t>
        </w:r>
        <w:r w:rsidR="00B2070E" w:rsidRPr="00B2070E">
          <w:rPr>
            <w:rFonts w:eastAsiaTheme="minorEastAsia"/>
            <w:lang w:eastAsia="zh-CN"/>
          </w:rPr>
          <w:t>和</w:t>
        </w:r>
        <w:r w:rsidR="00B2070E" w:rsidRPr="00B2070E">
          <w:rPr>
            <w:rFonts w:eastAsiaTheme="minorEastAsia"/>
            <w:lang w:eastAsia="zh-CN"/>
          </w:rPr>
          <w:t xml:space="preserve"> Ferizbegovic</w:t>
        </w:r>
        <w:r w:rsidR="00B2070E" w:rsidRPr="00B2070E">
          <w:rPr>
            <w:rFonts w:eastAsiaTheme="minorEastAsia"/>
            <w:lang w:eastAsia="zh-CN"/>
          </w:rPr>
          <w:t>（</w:t>
        </w:r>
        <w:r w:rsidR="00B2070E" w:rsidRPr="00B2070E">
          <w:rPr>
            <w:rFonts w:eastAsiaTheme="minorEastAsia"/>
            <w:lang w:eastAsia="zh-CN"/>
          </w:rPr>
          <w:t>2018</w:t>
        </w:r>
        <w:r w:rsidR="00B2070E" w:rsidRPr="00B2070E">
          <w:rPr>
            <w:rFonts w:eastAsiaTheme="minorEastAsia"/>
            <w:lang w:eastAsia="zh-CN"/>
          </w:rPr>
          <w:t>）在</w:t>
        </w:r>
        <w:r w:rsidR="00B2070E" w:rsidRPr="00B2070E">
          <w:rPr>
            <w:rFonts w:eastAsiaTheme="minorEastAsia"/>
            <w:lang w:eastAsia="zh-CN"/>
          </w:rPr>
          <w:t xml:space="preserve"> RRV </w:t>
        </w:r>
        <w:r w:rsidR="00B2070E" w:rsidRPr="00B2070E">
          <w:rPr>
            <w:rFonts w:eastAsiaTheme="minorEastAsia"/>
            <w:lang w:eastAsia="zh-CN"/>
          </w:rPr>
          <w:t>中使用的主成分分析（</w:t>
        </w:r>
        <w:r w:rsidR="00B2070E" w:rsidRPr="00B2070E">
          <w:rPr>
            <w:rFonts w:eastAsiaTheme="minorEastAsia"/>
            <w:lang w:eastAsia="zh-CN"/>
          </w:rPr>
          <w:t>PCA</w:t>
        </w:r>
        <w:r w:rsidR="00B2070E" w:rsidRPr="00B2070E">
          <w:rPr>
            <w:rFonts w:eastAsiaTheme="minorEastAsia"/>
            <w:lang w:eastAsia="zh-CN"/>
          </w:rPr>
          <w:t>）思想，以强化树在</w:t>
        </w:r>
        <w:r w:rsidR="00B2070E" w:rsidRPr="00B2070E">
          <w:rPr>
            <w:rFonts w:eastAsiaTheme="minorEastAsia"/>
            <w:lang w:eastAsia="zh-CN"/>
          </w:rPr>
          <w:t>“</w:t>
        </w:r>
        <w:r w:rsidR="00B2070E" w:rsidRPr="00B2070E">
          <w:rPr>
            <w:rFonts w:eastAsiaTheme="minorEastAsia"/>
            <w:lang w:eastAsia="zh-CN"/>
          </w:rPr>
          <w:t>细长可行走廊</w:t>
        </w:r>
        <w:r w:rsidR="00B2070E" w:rsidRPr="00B2070E">
          <w:rPr>
            <w:rFonts w:eastAsiaTheme="minorEastAsia"/>
            <w:lang w:eastAsia="zh-CN"/>
          </w:rPr>
          <w:t>”</w:t>
        </w:r>
        <w:r w:rsidR="00B2070E" w:rsidRPr="00B2070E">
          <w:rPr>
            <w:rFonts w:eastAsiaTheme="minorEastAsia"/>
            <w:lang w:eastAsia="zh-CN"/>
          </w:rPr>
          <w:t>内的方向性生长，从而加快狭窄环境中的探索与连通。</w:t>
        </w:r>
      </w:ins>
      <w:del w:id="45" w:author="兴雨 郭" w:date="2026-02-05T21:02:00Z" w16du:dateUtc="2026-02-05T13:02:00Z">
        <w:r w:rsidDel="00B2070E">
          <w:rPr>
            <w:rFonts w:eastAsiaTheme="minorEastAsia" w:hint="eastAsia"/>
            <w:lang w:eastAsia="zh-CN"/>
          </w:rPr>
          <w:delText>例如，</w:delText>
        </w:r>
        <w:commentRangeStart w:id="46"/>
        <w:r w:rsidRPr="003C1621" w:rsidDel="00B2070E">
          <w:rPr>
            <w:rFonts w:eastAsiaTheme="minorEastAsia"/>
            <w:lang w:eastAsia="zh-CN"/>
          </w:rPr>
          <w:delText xml:space="preserve">Huang </w:delText>
        </w:r>
        <w:r w:rsidRPr="003C1621" w:rsidDel="00B2070E">
          <w:rPr>
            <w:rFonts w:eastAsiaTheme="minorEastAsia"/>
            <w:lang w:eastAsia="zh-CN"/>
          </w:rPr>
          <w:delText>等提出的</w:delText>
        </w:r>
        <w:bookmarkStart w:id="47" w:name="OLE_LINK3"/>
        <w:r w:rsidR="00491CA9" w:rsidRPr="00491CA9" w:rsidDel="00B2070E">
          <w:rPr>
            <w:rFonts w:eastAsiaTheme="minorEastAsia"/>
            <w:lang w:eastAsia="zh-CN"/>
          </w:rPr>
          <w:delText>MS-BI-RRT*</w:delText>
        </w:r>
        <w:bookmarkEnd w:id="47"/>
        <w:r w:rsidRPr="003C1621" w:rsidDel="00B2070E">
          <w:rPr>
            <w:rFonts w:eastAsiaTheme="minorEastAsia"/>
            <w:lang w:eastAsia="zh-CN"/>
          </w:rPr>
          <w:delText xml:space="preserve"> </w:delText>
        </w:r>
        <w:r w:rsidRPr="003C1621" w:rsidDel="00B2070E">
          <w:rPr>
            <w:rFonts w:eastAsiaTheme="minorEastAsia"/>
            <w:lang w:eastAsia="zh-CN"/>
          </w:rPr>
          <w:delText>算法在节点扩展阶段结合</w:delText>
        </w:r>
        <w:r w:rsidR="00686BC8" w:rsidDel="00B2070E">
          <w:rPr>
            <w:rFonts w:eastAsiaTheme="minorEastAsia" w:hint="eastAsia"/>
            <w:lang w:eastAsia="zh-CN"/>
          </w:rPr>
          <w:delText>动态目标</w:delText>
        </w:r>
        <w:r w:rsidRPr="003C1621" w:rsidDel="00B2070E">
          <w:rPr>
            <w:rFonts w:eastAsiaTheme="minorEastAsia"/>
            <w:lang w:eastAsia="zh-CN"/>
          </w:rPr>
          <w:delText>偏置、局部平移扩展以及人工势场等多种扩展策略，通过调度机制在不同策略之间进行切换，从而在复杂环境中显著提高了收敛速度与成功率。该</w:delText>
        </w:r>
        <w:r w:rsidR="00686BC8" w:rsidDel="00B2070E">
          <w:rPr>
            <w:rFonts w:eastAsiaTheme="minorEastAsia" w:hint="eastAsia"/>
            <w:lang w:eastAsia="zh-CN"/>
          </w:rPr>
          <w:delText>算法</w:delText>
        </w:r>
        <w:r w:rsidRPr="003C1621" w:rsidDel="00B2070E">
          <w:rPr>
            <w:rFonts w:eastAsiaTheme="minorEastAsia"/>
            <w:lang w:eastAsia="zh-CN"/>
          </w:rPr>
          <w:delText>在</w:delText>
        </w:r>
        <w:r w:rsidR="00686BC8" w:rsidRPr="00686BC8" w:rsidDel="00B2070E">
          <w:rPr>
            <w:rFonts w:eastAsiaTheme="minorEastAsia"/>
            <w:lang w:eastAsia="zh-CN"/>
          </w:rPr>
          <w:delText>双向搜索框架下进一步优化了父节点重连过程，改善了路径几何结构与动态可控性，</w:delText>
        </w:r>
        <w:r w:rsidRPr="003C1621" w:rsidDel="00B2070E">
          <w:rPr>
            <w:rFonts w:eastAsiaTheme="minorEastAsia"/>
            <w:lang w:eastAsia="zh-CN"/>
          </w:rPr>
          <w:delText>在工程应用中具有较好的稳定性</w:delText>
        </w:r>
        <w:r w:rsidDel="00B2070E">
          <w:rPr>
            <w:rFonts w:eastAsiaTheme="minorEastAsia" w:hint="eastAsia"/>
            <w:lang w:eastAsia="zh-CN"/>
          </w:rPr>
          <w:delText>。</w:delText>
        </w:r>
        <w:commentRangeEnd w:id="46"/>
        <w:r w:rsidR="00B2070E" w:rsidRPr="003C1621" w:rsidDel="00B2070E">
          <w:rPr>
            <w:rStyle w:val="af0"/>
            <w:rFonts w:eastAsiaTheme="minorEastAsia"/>
            <w:sz w:val="22"/>
            <w:szCs w:val="22"/>
            <w:lang w:eastAsia="zh-CN"/>
          </w:rPr>
          <w:commentReference w:id="46"/>
        </w:r>
      </w:del>
      <w:r w:rsidRPr="003C1621">
        <w:rPr>
          <w:rFonts w:eastAsiaTheme="minorEastAsia"/>
          <w:lang w:eastAsia="zh-CN"/>
        </w:rPr>
        <w:t>然而，</w:t>
      </w:r>
      <w:ins w:id="48" w:author="兴雨 郭" w:date="2026-02-05T21:13:00Z">
        <w:r w:rsidR="00746DBA" w:rsidRPr="00746DBA">
          <w:rPr>
            <w:rFonts w:eastAsiaTheme="minorEastAsia"/>
            <w:lang w:eastAsia="zh-CN"/>
          </w:rPr>
          <w:t>上述方法总体仍以快速获得可行解为目标</w:t>
        </w:r>
      </w:ins>
      <w:del w:id="49" w:author="兴雨 郭" w:date="2026-02-05T21:13:00Z" w16du:dateUtc="2026-02-05T13:13:00Z">
        <w:r w:rsidRPr="003C1621" w:rsidDel="00746DBA">
          <w:rPr>
            <w:rFonts w:eastAsiaTheme="minorEastAsia"/>
            <w:lang w:eastAsia="zh-CN"/>
          </w:rPr>
          <w:delText>上述方法</w:delText>
        </w:r>
      </w:del>
      <w:ins w:id="50" w:author="兴雨 郭" w:date="2026-02-05T21:02:00Z">
        <w:r w:rsidR="00B2070E" w:rsidRPr="00B2070E">
          <w:rPr>
            <w:rFonts w:eastAsiaTheme="minorEastAsia"/>
            <w:lang w:eastAsia="zh-CN"/>
          </w:rPr>
          <w:t>，缺乏对</w:t>
        </w:r>
      </w:ins>
      <w:ins w:id="51" w:author="兴雨 郭" w:date="2026-02-05T21:14:00Z" w16du:dateUtc="2026-02-05T13:14:00Z">
        <w:r w:rsidR="00746DBA">
          <w:rPr>
            <w:rFonts w:eastAsiaTheme="minorEastAsia" w:hint="eastAsia"/>
            <w:lang w:eastAsia="zh-CN"/>
          </w:rPr>
          <w:t>路径</w:t>
        </w:r>
      </w:ins>
      <w:ins w:id="52" w:author="兴雨 郭" w:date="2026-02-05T21:02:00Z">
        <w:r w:rsidR="00B2070E" w:rsidRPr="00B2070E">
          <w:rPr>
            <w:rFonts w:eastAsiaTheme="minorEastAsia"/>
            <w:lang w:eastAsia="zh-CN"/>
          </w:rPr>
          <w:t>代价的渐进优化，</w:t>
        </w:r>
      </w:ins>
      <w:ins w:id="53" w:author="兴雨 郭" w:date="2026-02-05T21:14:00Z" w16du:dateUtc="2026-02-05T13:14:00Z">
        <w:r w:rsidR="00746DBA">
          <w:rPr>
            <w:rFonts w:eastAsiaTheme="minorEastAsia" w:hint="eastAsia"/>
            <w:lang w:eastAsia="zh-CN"/>
          </w:rPr>
          <w:t>因而</w:t>
        </w:r>
      </w:ins>
      <w:ins w:id="54" w:author="兴雨 郭" w:date="2026-02-05T21:02:00Z">
        <w:r w:rsidR="00B2070E" w:rsidRPr="00746DBA">
          <w:rPr>
            <w:rFonts w:eastAsiaTheme="minorEastAsia" w:hint="eastAsia"/>
            <w:color w:val="EE0000"/>
            <w:lang w:eastAsia="zh-CN"/>
            <w:rPrChange w:id="55" w:author="兴雨 郭" w:date="2026-02-05T21:12:00Z" w16du:dateUtc="2026-02-05T13:12:00Z">
              <w:rPr>
                <w:rFonts w:eastAsiaTheme="minorEastAsia" w:hint="eastAsia"/>
                <w:lang w:eastAsia="zh-CN"/>
              </w:rPr>
            </w:rPrChange>
          </w:rPr>
          <w:t>难以保证路径</w:t>
        </w:r>
        <w:r w:rsidR="00B2070E" w:rsidRPr="00B2070E">
          <w:rPr>
            <w:rFonts w:eastAsiaTheme="minorEastAsia"/>
            <w:lang w:eastAsia="zh-CN"/>
          </w:rPr>
          <w:t>最优性</w:t>
        </w:r>
      </w:ins>
      <w:del w:id="56" w:author="兴雨 郭" w:date="2026-02-05T21:02:00Z" w16du:dateUtc="2026-02-05T13:02:00Z">
        <w:r w:rsidRPr="003C1621" w:rsidDel="00B2070E">
          <w:rPr>
            <w:rFonts w:eastAsiaTheme="minorEastAsia"/>
            <w:lang w:eastAsia="zh-CN"/>
          </w:rPr>
          <w:delText>主要侧重于扩展方式层面的改进，其采样过程</w:delText>
        </w:r>
        <w:r w:rsidR="00686BC8" w:rsidRPr="00686BC8" w:rsidDel="00B2070E">
          <w:rPr>
            <w:rFonts w:eastAsiaTheme="minorEastAsia"/>
            <w:lang w:eastAsia="zh-CN"/>
          </w:rPr>
          <w:delText>仍未脱离对全局工作空间的依赖</w:delText>
        </w:r>
        <w:r w:rsidRPr="003C1621" w:rsidDel="00B2070E">
          <w:rPr>
            <w:rFonts w:eastAsiaTheme="minorEastAsia"/>
            <w:lang w:eastAsia="zh-CN"/>
          </w:rPr>
          <w:delText>，缺乏对采样区域的几何约束与代价感知能力</w:delText>
        </w:r>
      </w:del>
      <w:r w:rsidRPr="003C1621">
        <w:rPr>
          <w:rFonts w:eastAsiaTheme="minorEastAsia"/>
          <w:lang w:eastAsia="zh-CN"/>
        </w:rPr>
        <w:t>。</w:t>
      </w:r>
      <w:ins w:id="57" w:author="兴雨 郭" w:date="2026-02-05T21:14:00Z" w16du:dateUtc="2026-02-05T13:14:00Z">
        <w:r w:rsidR="00746DBA">
          <w:rPr>
            <w:rFonts w:eastAsiaTheme="minorEastAsia" w:hint="eastAsia"/>
            <w:lang w:eastAsia="zh-CN"/>
          </w:rPr>
          <w:t>同时</w:t>
        </w:r>
      </w:ins>
      <w:r w:rsidRPr="003C1621">
        <w:rPr>
          <w:rFonts w:eastAsiaTheme="minorEastAsia"/>
          <w:lang w:eastAsia="zh-CN"/>
        </w:rPr>
        <w:t>在</w:t>
      </w:r>
      <w:del w:id="58" w:author="兴雨 郭" w:date="2026-02-05T21:15:00Z" w16du:dateUtc="2026-02-05T13:15:00Z">
        <w:r w:rsidRPr="003C1621" w:rsidDel="00746DBA">
          <w:rPr>
            <w:rFonts w:eastAsiaTheme="minorEastAsia"/>
            <w:lang w:eastAsia="zh-CN"/>
          </w:rPr>
          <w:delText>环境尺度较</w:delText>
        </w:r>
      </w:del>
      <w:r w:rsidRPr="003C1621">
        <w:rPr>
          <w:rFonts w:eastAsiaTheme="minorEastAsia"/>
          <w:lang w:eastAsia="zh-CN"/>
        </w:rPr>
        <w:t>大</w:t>
      </w:r>
      <w:ins w:id="59" w:author="兴雨 郭" w:date="2026-02-05T21:15:00Z" w16du:dateUtc="2026-02-05T13:15:00Z">
        <w:r w:rsidR="00746DBA" w:rsidRPr="003C1621">
          <w:rPr>
            <w:rFonts w:eastAsiaTheme="minorEastAsia"/>
            <w:lang w:eastAsia="zh-CN"/>
          </w:rPr>
          <w:t>尺度</w:t>
        </w:r>
      </w:ins>
      <w:r w:rsidRPr="003C1621">
        <w:rPr>
          <w:rFonts w:eastAsiaTheme="minorEastAsia"/>
          <w:lang w:eastAsia="zh-CN"/>
        </w:rPr>
        <w:t>或存在多</w:t>
      </w:r>
      <w:del w:id="60" w:author="兴雨 郭" w:date="2026-02-05T21:15:00Z" w16du:dateUtc="2026-02-05T13:15:00Z">
        <w:r w:rsidRPr="003C1621" w:rsidDel="00746DBA">
          <w:rPr>
            <w:rFonts w:eastAsiaTheme="minorEastAsia"/>
            <w:lang w:eastAsia="zh-CN"/>
          </w:rPr>
          <w:delText>条可行</w:delText>
        </w:r>
      </w:del>
      <w:r w:rsidRPr="003C1621">
        <w:rPr>
          <w:rFonts w:eastAsiaTheme="minorEastAsia"/>
          <w:lang w:eastAsia="zh-CN"/>
        </w:rPr>
        <w:t>通道的</w:t>
      </w:r>
      <w:del w:id="61" w:author="兴雨 郭" w:date="2026-02-05T21:15:00Z" w16du:dateUtc="2026-02-05T13:15:00Z">
        <w:r w:rsidRPr="003C1621" w:rsidDel="00746DBA">
          <w:rPr>
            <w:rFonts w:eastAsiaTheme="minorEastAsia" w:hint="eastAsia"/>
            <w:lang w:eastAsia="zh-CN"/>
          </w:rPr>
          <w:delText>情况</w:delText>
        </w:r>
      </w:del>
      <w:ins w:id="62" w:author="兴雨 郭" w:date="2026-02-05T21:15:00Z" w16du:dateUtc="2026-02-05T13:15:00Z">
        <w:r w:rsidR="00746DBA">
          <w:rPr>
            <w:rFonts w:eastAsiaTheme="minorEastAsia" w:hint="eastAsia"/>
            <w:lang w:eastAsia="zh-CN"/>
          </w:rPr>
          <w:t>环境</w:t>
        </w:r>
      </w:ins>
      <w:del w:id="63" w:author="兴雨 郭" w:date="2026-02-05T21:15:00Z" w16du:dateUtc="2026-02-05T13:15:00Z">
        <w:r w:rsidRPr="003C1621" w:rsidDel="00746DBA">
          <w:rPr>
            <w:rFonts w:eastAsiaTheme="minorEastAsia"/>
            <w:lang w:eastAsia="zh-CN"/>
          </w:rPr>
          <w:delText>下</w:delText>
        </w:r>
      </w:del>
      <w:ins w:id="64" w:author="兴雨 郭" w:date="2026-02-05T21:15:00Z" w16du:dateUtc="2026-02-05T13:15:00Z">
        <w:r w:rsidR="00746DBA">
          <w:rPr>
            <w:rFonts w:eastAsiaTheme="minorEastAsia" w:hint="eastAsia"/>
            <w:lang w:eastAsia="zh-CN"/>
          </w:rPr>
          <w:t>中</w:t>
        </w:r>
      </w:ins>
      <w:r w:rsidRPr="003C1621">
        <w:rPr>
          <w:rFonts w:eastAsiaTheme="minorEastAsia"/>
          <w:lang w:eastAsia="zh-CN"/>
        </w:rPr>
        <w:t>，</w:t>
      </w:r>
      <w:del w:id="65" w:author="兴雨 郭" w:date="2026-02-05T21:16:00Z" w16du:dateUtc="2026-02-05T13:16:00Z">
        <w:r w:rsidRPr="003C1621" w:rsidDel="00746DBA">
          <w:rPr>
            <w:rFonts w:eastAsiaTheme="minorEastAsia"/>
            <w:lang w:eastAsia="zh-CN"/>
          </w:rPr>
          <w:delText>算法</w:delText>
        </w:r>
      </w:del>
      <w:r w:rsidRPr="003C1621">
        <w:rPr>
          <w:rFonts w:eastAsiaTheme="minorEastAsia"/>
          <w:lang w:eastAsia="zh-CN"/>
        </w:rPr>
        <w:t>仍可能在与最优路径无关的区域</w:t>
      </w:r>
      <w:r w:rsidRPr="00746DBA">
        <w:rPr>
          <w:rFonts w:eastAsiaTheme="minorEastAsia" w:hint="eastAsia"/>
          <w:color w:val="EE0000"/>
          <w:lang w:eastAsia="zh-CN"/>
          <w:rPrChange w:id="66" w:author="兴雨 郭" w:date="2026-02-05T21:13:00Z" w16du:dateUtc="2026-02-05T13:13:00Z">
            <w:rPr>
              <w:rFonts w:eastAsiaTheme="minorEastAsia" w:hint="eastAsia"/>
              <w:lang w:eastAsia="zh-CN"/>
            </w:rPr>
          </w:rPrChange>
        </w:rPr>
        <w:t>产生大量冗余采</w:t>
      </w:r>
      <w:r w:rsidRPr="003C1621">
        <w:rPr>
          <w:rFonts w:eastAsiaTheme="minorEastAsia"/>
          <w:lang w:eastAsia="zh-CN"/>
        </w:rPr>
        <w:t>样点，</w:t>
      </w:r>
      <w:del w:id="67" w:author="兴雨 郭" w:date="2026-02-05T21:16:00Z" w16du:dateUtc="2026-02-05T13:16:00Z">
        <w:r w:rsidRPr="003C1621" w:rsidDel="00746DBA">
          <w:rPr>
            <w:rFonts w:eastAsiaTheme="minorEastAsia"/>
            <w:lang w:eastAsia="zh-CN"/>
          </w:rPr>
          <w:delText>进而</w:delText>
        </w:r>
      </w:del>
      <w:r w:rsidRPr="003C1621">
        <w:rPr>
          <w:rFonts w:eastAsiaTheme="minorEastAsia"/>
          <w:lang w:eastAsia="zh-CN"/>
        </w:rPr>
        <w:t>影响整体</w:t>
      </w:r>
      <w:del w:id="68" w:author="兴雨 郭" w:date="2026-02-05T21:17:00Z" w16du:dateUtc="2026-02-05T13:17:00Z">
        <w:r w:rsidRPr="003C1621" w:rsidDel="00746DBA">
          <w:rPr>
            <w:rFonts w:eastAsiaTheme="minorEastAsia"/>
            <w:lang w:eastAsia="zh-CN"/>
          </w:rPr>
          <w:delText>搜索</w:delText>
        </w:r>
      </w:del>
      <w:r w:rsidRPr="003C1621">
        <w:rPr>
          <w:rFonts w:eastAsiaTheme="minorEastAsia"/>
          <w:lang w:eastAsia="zh-CN"/>
        </w:rPr>
        <w:t>效率</w:t>
      </w:r>
      <w:r w:rsidR="008135C1" w:rsidRPr="008135C1">
        <w:rPr>
          <w:rFonts w:eastAsiaTheme="minorEastAsia"/>
          <w:lang w:eastAsia="zh-CN"/>
        </w:rPr>
        <w:t>。</w:t>
      </w:r>
    </w:p>
    <w:p w14:paraId="70BB6035" w14:textId="1C982717" w:rsidR="00686BC8" w:rsidRDefault="00B2070E" w:rsidP="00686BC8">
      <w:pPr>
        <w:spacing w:line="262" w:lineRule="auto"/>
        <w:ind w:firstLineChars="200" w:firstLine="440"/>
        <w:jc w:val="both"/>
        <w:rPr>
          <w:rFonts w:eastAsiaTheme="minorEastAsia"/>
          <w:lang w:eastAsia="zh-CN"/>
        </w:rPr>
      </w:pPr>
      <w:ins w:id="69" w:author="兴雨 郭" w:date="2026-02-05T21:03:00Z">
        <w:r w:rsidRPr="00B2070E">
          <w:rPr>
            <w:rFonts w:eastAsiaTheme="minorEastAsia"/>
            <w:color w:val="FFFFFF" w:themeColor="background1"/>
            <w:highlight w:val="red"/>
            <w:lang w:eastAsia="zh-CN"/>
          </w:rPr>
          <w:t>为兼顾快速规划与</w:t>
        </w:r>
      </w:ins>
      <w:ins w:id="70" w:author="兴雨 郭" w:date="2026-02-05T21:17:00Z">
        <w:r w:rsidR="00746DBA" w:rsidRPr="00746DBA">
          <w:rPr>
            <w:rFonts w:eastAsiaTheme="minorEastAsia"/>
            <w:color w:val="FFFFFF" w:themeColor="background1"/>
            <w:highlight w:val="red"/>
            <w:lang w:eastAsia="zh-CN"/>
          </w:rPr>
          <w:t>路径质量</w:t>
        </w:r>
      </w:ins>
      <w:ins w:id="71" w:author="兴雨 郭" w:date="2026-02-05T21:03:00Z" w16du:dateUtc="2026-02-05T13:03:00Z">
        <w:r>
          <w:rPr>
            <w:rFonts w:eastAsiaTheme="minorEastAsia" w:hint="eastAsia"/>
            <w:color w:val="FFFFFF" w:themeColor="background1"/>
            <w:highlight w:val="red"/>
            <w:lang w:eastAsia="zh-CN"/>
          </w:rPr>
          <w:t>，</w:t>
        </w:r>
      </w:ins>
      <w:r w:rsidR="00686BC8" w:rsidRPr="002B175F">
        <w:rPr>
          <w:rFonts w:eastAsiaTheme="minorEastAsia"/>
          <w:color w:val="FFFFFF" w:themeColor="background1"/>
          <w:highlight w:val="red"/>
          <w:lang w:eastAsia="zh-CN"/>
        </w:rPr>
        <w:t>另一类研究</w:t>
      </w:r>
      <w:ins w:id="72" w:author="兴雨 郭" w:date="2026-02-05T21:18:00Z">
        <w:r w:rsidR="00746DBA" w:rsidRPr="00746DBA">
          <w:rPr>
            <w:rFonts w:eastAsiaTheme="minorEastAsia"/>
            <w:color w:val="FFFFFF" w:themeColor="background1"/>
            <w:highlight w:val="red"/>
            <w:lang w:eastAsia="zh-CN"/>
          </w:rPr>
          <w:t>从代价驱动的采样约束与结构化搜索角度对</w:t>
        </w:r>
        <w:r w:rsidR="00746DBA" w:rsidRPr="00746DBA">
          <w:rPr>
            <w:rFonts w:eastAsiaTheme="minorEastAsia"/>
            <w:color w:val="FFFFFF" w:themeColor="background1"/>
            <w:highlight w:val="red"/>
            <w:lang w:eastAsia="zh-CN"/>
          </w:rPr>
          <w:t xml:space="preserve"> RRT </w:t>
        </w:r>
        <w:r w:rsidR="00746DBA" w:rsidRPr="00746DBA">
          <w:rPr>
            <w:rFonts w:eastAsiaTheme="minorEastAsia"/>
            <w:color w:val="FFFFFF" w:themeColor="background1"/>
            <w:highlight w:val="red"/>
            <w:lang w:eastAsia="zh-CN"/>
          </w:rPr>
          <w:t>进行改进，通过缩小有效采样域或分解搜索过程来加速收敛并提升路径质量</w:t>
        </w:r>
      </w:ins>
      <w:del w:id="73" w:author="兴雨 郭" w:date="2026-02-05T21:18:00Z" w16du:dateUtc="2026-02-05T13:18:00Z">
        <w:r w:rsidR="00686BC8" w:rsidRPr="002B175F" w:rsidDel="00746DBA">
          <w:rPr>
            <w:rFonts w:eastAsiaTheme="minorEastAsia"/>
            <w:color w:val="FFFFFF" w:themeColor="background1"/>
            <w:highlight w:val="red"/>
            <w:lang w:eastAsia="zh-CN"/>
          </w:rPr>
          <w:delText>则以提升路径质量与避障性能为目标，对传统</w:delText>
        </w:r>
        <w:r w:rsidR="00686BC8" w:rsidRPr="002B175F" w:rsidDel="00746DBA">
          <w:rPr>
            <w:rFonts w:eastAsiaTheme="minorEastAsia"/>
            <w:color w:val="FFFFFF" w:themeColor="background1"/>
            <w:highlight w:val="red"/>
            <w:lang w:eastAsia="zh-CN"/>
          </w:rPr>
          <w:delText xml:space="preserve"> RRT </w:delText>
        </w:r>
        <w:r w:rsidR="00686BC8" w:rsidRPr="002B175F" w:rsidDel="00746DBA">
          <w:rPr>
            <w:rFonts w:eastAsiaTheme="minorEastAsia"/>
            <w:color w:val="FFFFFF" w:themeColor="background1"/>
            <w:highlight w:val="red"/>
            <w:lang w:eastAsia="zh-CN"/>
          </w:rPr>
          <w:delText>进行结构性改进</w:delText>
        </w:r>
      </w:del>
      <w:r w:rsidR="00686BC8" w:rsidRPr="002B175F">
        <w:rPr>
          <w:rFonts w:eastAsiaTheme="minorEastAsia"/>
          <w:color w:val="FFFFFF" w:themeColor="background1"/>
          <w:highlight w:val="red"/>
          <w:lang w:eastAsia="zh-CN"/>
        </w:rPr>
        <w:t>。</w:t>
      </w:r>
      <w:commentRangeStart w:id="74"/>
      <w:r w:rsidR="00686BC8" w:rsidRPr="00686BC8">
        <w:rPr>
          <w:rFonts w:eastAsiaTheme="minorEastAsia"/>
          <w:lang w:eastAsia="zh-CN"/>
        </w:rPr>
        <w:t xml:space="preserve">Zhao </w:t>
      </w:r>
      <w:r w:rsidR="00686BC8" w:rsidRPr="00686BC8">
        <w:rPr>
          <w:rFonts w:eastAsiaTheme="minorEastAsia"/>
          <w:lang w:eastAsia="zh-CN"/>
        </w:rPr>
        <w:t>等提出的</w:t>
      </w:r>
      <w:r w:rsidR="00686BC8" w:rsidRPr="00686BC8">
        <w:rPr>
          <w:rFonts w:eastAsiaTheme="minorEastAsia"/>
          <w:lang w:eastAsia="zh-CN"/>
        </w:rPr>
        <w:t xml:space="preserve"> Dynamic RRT </w:t>
      </w:r>
      <w:r w:rsidR="00686BC8"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00686BC8" w:rsidRPr="00686BC8">
        <w:rPr>
          <w:rFonts w:eastAsiaTheme="minorEastAsia"/>
          <w:lang w:eastAsia="zh-CN"/>
        </w:rPr>
        <w:t xml:space="preserve"> [16]</w:t>
      </w:r>
      <w:r w:rsidR="00686BC8" w:rsidRPr="00686BC8">
        <w:rPr>
          <w:rFonts w:eastAsiaTheme="minorEastAsia"/>
          <w:lang w:eastAsia="zh-CN"/>
        </w:rPr>
        <w:t>。</w:t>
      </w:r>
      <w:commentRangeEnd w:id="74"/>
      <w:r w:rsidR="0023461D" w:rsidRPr="00686BC8">
        <w:rPr>
          <w:rStyle w:val="af0"/>
          <w:rFonts w:eastAsiaTheme="minorEastAsia"/>
          <w:sz w:val="22"/>
          <w:szCs w:val="22"/>
          <w:lang w:eastAsia="zh-CN"/>
        </w:rPr>
        <w:commentReference w:id="74"/>
      </w:r>
      <w:r w:rsidR="00686BC8" w:rsidRPr="00686BC8">
        <w:rPr>
          <w:rFonts w:eastAsiaTheme="minorEastAsia"/>
          <w:lang w:eastAsia="zh-CN"/>
        </w:rPr>
        <w:t>同时，该算法结合帕累托支配（</w:t>
      </w:r>
      <w:r w:rsidR="00686BC8" w:rsidRPr="00686BC8">
        <w:rPr>
          <w:rFonts w:eastAsiaTheme="minorEastAsia"/>
          <w:lang w:eastAsia="zh-CN"/>
        </w:rPr>
        <w:t>Pareto Dominance</w:t>
      </w:r>
      <w:r w:rsidR="00686BC8"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00686BC8" w:rsidRPr="00686BC8">
        <w:rPr>
          <w:rFonts w:eastAsiaTheme="minorEastAsia"/>
          <w:lang w:eastAsia="zh-CN"/>
        </w:rPr>
        <w:t xml:space="preserve"> RRT</w:t>
      </w:r>
      <w:r w:rsidR="00686BC8" w:rsidRPr="00686BC8">
        <w:rPr>
          <w:rFonts w:eastAsiaTheme="minorEastAsia"/>
          <w:lang w:eastAsia="zh-CN"/>
        </w:rPr>
        <w:t>、</w:t>
      </w:r>
      <w:r w:rsidR="00686BC8" w:rsidRPr="00686BC8">
        <w:rPr>
          <w:rFonts w:eastAsiaTheme="minorEastAsia"/>
          <w:lang w:eastAsia="zh-CN"/>
        </w:rPr>
        <w:t>RRT</w:t>
      </w:r>
      <w:ins w:id="75" w:author="兴雨 郭" w:date="2026-02-05T21:18:00Z">
        <w:r w:rsidR="00746DBA" w:rsidRPr="00746DBA">
          <w:rPr>
            <w:rFonts w:eastAsiaTheme="minorEastAsia"/>
            <w:lang w:eastAsia="zh-CN"/>
          </w:rPr>
          <w:t>*</w:t>
        </w:r>
      </w:ins>
      <w:r w:rsidR="00686BC8" w:rsidRPr="00686BC8">
        <w:rPr>
          <w:rFonts w:eastAsiaTheme="minorEastAsia"/>
          <w:i/>
          <w:iCs/>
          <w:lang w:eastAsia="zh-CN"/>
        </w:rPr>
        <w:t>及</w:t>
      </w:r>
      <w:r w:rsidR="00686BC8" w:rsidRPr="00686BC8">
        <w:rPr>
          <w:rFonts w:eastAsiaTheme="minorEastAsia"/>
          <w:i/>
          <w:iCs/>
          <w:lang w:eastAsia="zh-CN"/>
        </w:rPr>
        <w:t xml:space="preserve"> Informed RRT</w:t>
      </w:r>
      <w:r w:rsidR="00686BC8" w:rsidRPr="00686BC8">
        <w:rPr>
          <w:rFonts w:eastAsiaTheme="minorEastAsia"/>
          <w:lang w:eastAsia="zh-CN"/>
        </w:rPr>
        <w:t>等经典算法</w:t>
      </w:r>
      <w:r w:rsidR="00686BC8" w:rsidRPr="00686BC8">
        <w:rPr>
          <w:rFonts w:eastAsiaTheme="minorEastAsia"/>
          <w:lang w:eastAsia="zh-CN"/>
        </w:rPr>
        <w:t xml:space="preserve"> [16]</w:t>
      </w:r>
      <w:r w:rsidR="00686BC8"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w:t>
      </w:r>
      <w:ins w:id="76" w:author="兴雨 郭" w:date="2026-02-05T21:20:00Z" w16du:dateUtc="2026-02-05T13:20:00Z">
        <w:r w:rsidR="00076339" w:rsidRPr="00076339">
          <w:rPr>
            <w:rFonts w:eastAsiaTheme="minorEastAsia"/>
            <w:lang w:eastAsia="zh-CN"/>
          </w:rPr>
          <w:t>知情子集</w:t>
        </w:r>
      </w:ins>
      <w:del w:id="77" w:author="兴雨 郭" w:date="2026-02-05T21:20:00Z" w16du:dateUtc="2026-02-05T13:20:00Z">
        <w:r w:rsidR="00B670EB" w:rsidRPr="00B670EB" w:rsidDel="00076339">
          <w:rPr>
            <w:rFonts w:eastAsiaTheme="minorEastAsia"/>
            <w:lang w:eastAsia="zh-CN"/>
          </w:rPr>
          <w:delText>超椭球体</w:delText>
        </w:r>
      </w:del>
      <w:r w:rsidR="00B670EB" w:rsidRPr="00B670EB">
        <w:rPr>
          <w:rFonts w:eastAsiaTheme="minorEastAsia"/>
          <w:lang w:eastAsia="zh-CN"/>
        </w:rPr>
        <w:t>范围过大，</w:t>
      </w:r>
      <w:del w:id="78" w:author="兴雨 郭" w:date="2026-02-05T21:20:00Z" w16du:dateUtc="2026-02-05T13:20:00Z">
        <w:r w:rsidR="00B670EB" w:rsidRPr="00B670EB" w:rsidDel="00076339">
          <w:rPr>
            <w:rFonts w:eastAsiaTheme="minorEastAsia"/>
            <w:lang w:eastAsia="zh-CN"/>
          </w:rPr>
          <w:delText>仍会</w:delText>
        </w:r>
      </w:del>
      <w:r w:rsidR="00B670EB" w:rsidRPr="00B670EB">
        <w:rPr>
          <w:rFonts w:eastAsiaTheme="minorEastAsia"/>
          <w:lang w:eastAsia="zh-CN"/>
        </w:rPr>
        <w:t>产生较多无效采样；当代价被低估时，</w:t>
      </w:r>
      <w:ins w:id="79" w:author="兴雨 郭" w:date="2026-02-05T21:20:00Z">
        <w:r w:rsidR="00076339" w:rsidRPr="00076339">
          <w:rPr>
            <w:rFonts w:eastAsiaTheme="minorEastAsia"/>
            <w:lang w:eastAsia="zh-CN"/>
          </w:rPr>
          <w:t>知情子集可能过早收缩</w:t>
        </w:r>
      </w:ins>
      <w:del w:id="80" w:author="兴雨 郭" w:date="2026-02-05T21:20:00Z" w16du:dateUtc="2026-02-05T13:20:00Z">
        <w:r w:rsidR="00B670EB" w:rsidRPr="00B670EB" w:rsidDel="00076339">
          <w:rPr>
            <w:rFonts w:eastAsiaTheme="minorEastAsia"/>
            <w:lang w:eastAsia="zh-CN"/>
          </w:rPr>
          <w:delText>采样空间过早收缩</w:delText>
        </w:r>
      </w:del>
      <w:r w:rsidR="00B670EB" w:rsidRPr="00B670EB">
        <w:rPr>
          <w:rFonts w:eastAsiaTheme="minorEastAsia"/>
          <w:lang w:eastAsia="zh-CN"/>
        </w:rPr>
        <w:t>，</w:t>
      </w:r>
      <w:ins w:id="81" w:author="兴雨 郭" w:date="2026-02-05T21:21:00Z">
        <w:r w:rsidR="00076339" w:rsidRPr="00076339">
          <w:rPr>
            <w:rFonts w:eastAsiaTheme="minorEastAsia"/>
            <w:lang w:eastAsia="zh-CN"/>
          </w:rPr>
          <w:t>削弱对可行域的覆盖与探索性，进而增加错失更优解甚至可行解的风险</w:t>
        </w:r>
      </w:ins>
      <w:del w:id="82" w:author="兴雨 郭" w:date="2026-02-05T21:21:00Z" w16du:dateUtc="2026-02-05T13:21:00Z">
        <w:r w:rsidR="00B670EB" w:rsidRPr="00B670EB" w:rsidDel="00076339">
          <w:rPr>
            <w:rFonts w:eastAsiaTheme="minorEastAsia"/>
            <w:lang w:eastAsia="zh-CN"/>
          </w:rPr>
          <w:delText>可能导致算法陷入局部最优，难以探索到全局更优路径</w:delText>
        </w:r>
      </w:del>
      <w:r w:rsidR="00B670EB" w:rsidRPr="00B670EB">
        <w:rPr>
          <w:rFonts w:eastAsiaTheme="minorEastAsia"/>
          <w:lang w:eastAsia="zh-CN"/>
        </w:rPr>
        <w:t>。此外，</w:t>
      </w:r>
      <w:r w:rsidR="00B670EB" w:rsidRPr="00B2070E">
        <w:rPr>
          <w:rFonts w:eastAsiaTheme="minorEastAsia"/>
          <w:color w:val="EE0000"/>
          <w:lang w:eastAsia="zh-CN"/>
          <w:rPrChange w:id="83" w:author="兴雨 郭" w:date="2026-02-05T21:05:00Z" w16du:dateUtc="2026-02-05T13:05:00Z">
            <w:rPr>
              <w:rFonts w:eastAsiaTheme="minorEastAsia"/>
              <w:lang w:eastAsia="zh-CN"/>
            </w:rPr>
          </w:rPrChange>
        </w:rPr>
        <w:t xml:space="preserve">Dynamic RRT </w:t>
      </w:r>
      <w:r w:rsidR="00B670EB" w:rsidRPr="00B2070E">
        <w:rPr>
          <w:rFonts w:eastAsiaTheme="minorEastAsia" w:hint="eastAsia"/>
          <w:color w:val="EE0000"/>
          <w:lang w:eastAsia="zh-CN"/>
          <w:rPrChange w:id="84" w:author="兴雨 郭" w:date="2026-02-05T21:05:00Z" w16du:dateUtc="2026-02-05T13:05:00Z">
            <w:rPr>
              <w:rFonts w:eastAsiaTheme="minorEastAsia" w:hint="eastAsia"/>
              <w:lang w:eastAsia="zh-CN"/>
            </w:rPr>
          </w:rPrChange>
        </w:rPr>
        <w:t>采用单向搜索框架</w:t>
      </w:r>
      <w:r w:rsidR="00B670EB" w:rsidRPr="00B670EB">
        <w:rPr>
          <w:rFonts w:eastAsiaTheme="minorEastAsia"/>
          <w:lang w:eastAsia="zh-CN"/>
        </w:rPr>
        <w:t>，其知情子集仅以起点和终点为焦点，在复杂环境中对全局搜索方向的引导能力有限，仍存在冗余扩展问题。</w:t>
      </w:r>
    </w:p>
    <w:bookmarkEnd w:id="33"/>
    <w:p w14:paraId="749A7D92" w14:textId="1EBAA183" w:rsidR="003C1621" w:rsidRPr="002B175F" w:rsidRDefault="00686BC8" w:rsidP="004A3542">
      <w:pPr>
        <w:spacing w:line="262" w:lineRule="auto"/>
        <w:ind w:firstLineChars="200" w:firstLine="440"/>
        <w:jc w:val="both"/>
        <w:rPr>
          <w:rFonts w:eastAsiaTheme="minorEastAsia"/>
          <w:color w:val="FFFFFF" w:themeColor="background1"/>
          <w:lang w:eastAsia="zh-CN"/>
        </w:rPr>
      </w:pPr>
      <w:r w:rsidRPr="00686BC8">
        <w:rPr>
          <w:rFonts w:eastAsiaTheme="minorEastAsia"/>
          <w:lang w:eastAsia="zh-CN"/>
        </w:rPr>
        <w:t>总体而言，</w:t>
      </w:r>
      <w:ins w:id="85" w:author="兴雨 郭" w:date="2026-02-05T21:37:00Z">
        <w:r w:rsidR="003C0C48" w:rsidRPr="003C0C48">
          <w:rPr>
            <w:rFonts w:eastAsiaTheme="minorEastAsia"/>
            <w:lang w:eastAsia="zh-CN"/>
          </w:rPr>
          <w:t>现有改进方法在效率与最优性之间仍存在明显权衡</w:t>
        </w:r>
      </w:ins>
      <w:ins w:id="86" w:author="兴雨 郭" w:date="2026-02-05T21:42:00Z" w16du:dateUtc="2026-02-05T13:42:00Z">
        <w:r w:rsidR="004A3542">
          <w:rPr>
            <w:rFonts w:eastAsiaTheme="minorEastAsia" w:hint="eastAsia"/>
            <w:lang w:eastAsia="zh-CN"/>
          </w:rPr>
          <w:t>：</w:t>
        </w:r>
      </w:ins>
      <w:ins w:id="87" w:author="兴雨 郭" w:date="2026-02-05T21:42:00Z">
        <w:r w:rsidR="004A3542" w:rsidRPr="004A3542">
          <w:rPr>
            <w:rFonts w:eastAsiaTheme="minorEastAsia"/>
            <w:lang w:eastAsia="zh-CN"/>
          </w:rPr>
          <w:t>采样引导与双向连通策略虽可加速获得可行解，但通常缺乏渐进最优保证</w:t>
        </w:r>
      </w:ins>
      <w:ins w:id="88" w:author="兴雨 郭" w:date="2026-02-05T21:43:00Z" w16du:dateUtc="2026-02-05T13:43:00Z">
        <w:r w:rsidR="004A3542" w:rsidRPr="004A3542">
          <w:rPr>
            <w:rFonts w:eastAsiaTheme="minorEastAsia" w:hint="eastAsia"/>
            <w:lang w:eastAsia="zh-CN"/>
          </w:rPr>
          <w:t>，</w:t>
        </w:r>
      </w:ins>
      <w:ins w:id="89" w:author="兴雨 郭" w:date="2026-02-05T21:43:00Z">
        <w:r w:rsidR="004A3542" w:rsidRPr="004A3542">
          <w:rPr>
            <w:rFonts w:eastAsiaTheme="minorEastAsia"/>
            <w:lang w:eastAsia="zh-CN"/>
          </w:rPr>
          <w:t>而代价驱动的约束采样与问题分解方法能够提高有效采样比例并改善路径质量，但其性能对代价估计敏感，且</w:t>
        </w:r>
      </w:ins>
      <w:ins w:id="90" w:author="兴雨 郭" w:date="2026-02-05T21:54:00Z">
        <w:r w:rsidR="008E3093" w:rsidRPr="008E3093">
          <w:rPr>
            <w:rFonts w:eastAsiaTheme="minorEastAsia"/>
            <w:lang w:eastAsia="zh-CN"/>
          </w:rPr>
          <w:t>约束域多为静态或弱自适应形式</w:t>
        </w:r>
      </w:ins>
      <w:ins w:id="91" w:author="兴雨 郭" w:date="2026-02-05T21:54:00Z" w16du:dateUtc="2026-02-05T13:54:00Z">
        <w:r w:rsidR="008E3093">
          <w:rPr>
            <w:rFonts w:eastAsiaTheme="minorEastAsia" w:hint="eastAsia"/>
            <w:lang w:eastAsia="zh-CN"/>
          </w:rPr>
          <w:t>，</w:t>
        </w:r>
      </w:ins>
      <w:ins w:id="92" w:author="兴雨 郭" w:date="2026-02-05T21:54:00Z">
        <w:r w:rsidR="008E3093" w:rsidRPr="008E3093">
          <w:rPr>
            <w:rFonts w:eastAsiaTheme="minorEastAsia"/>
            <w:lang w:eastAsia="zh-CN"/>
          </w:rPr>
          <w:t>容易在搜索早期出现过度收缩导致可达性下降，或在代价波动时引发采样比例与树扩展行为的震荡，从而削弱全局稳健性与收敛一致性</w:t>
        </w:r>
      </w:ins>
      <w:ins w:id="93" w:author="兴雨 郭" w:date="2026-02-05T21:43:00Z">
        <w:r w:rsidR="004A3542" w:rsidRPr="004A3542">
          <w:rPr>
            <w:rFonts w:eastAsiaTheme="minorEastAsia"/>
            <w:lang w:eastAsia="zh-CN"/>
          </w:rPr>
          <w:t>。</w:t>
        </w:r>
      </w:ins>
      <w:del w:id="94" w:author="兴雨 郭" w:date="2026-02-05T21:43:00Z" w16du:dateUtc="2026-02-05T13:43:00Z">
        <w:r w:rsidRPr="00686BC8" w:rsidDel="004A3542">
          <w:rPr>
            <w:rFonts w:eastAsiaTheme="minorEastAsia"/>
            <w:lang w:eastAsia="zh-CN"/>
          </w:rPr>
          <w:delText>现有方法</w:delText>
        </w:r>
      </w:del>
      <w:del w:id="95" w:author="兴雨 郭" w:date="2026-02-05T21:07:00Z" w16du:dateUtc="2026-02-05T13:07:00Z">
        <w:r w:rsidRPr="00686BC8" w:rsidDel="00B2070E">
          <w:rPr>
            <w:rFonts w:eastAsiaTheme="minorEastAsia"/>
            <w:lang w:eastAsia="zh-CN"/>
          </w:rPr>
          <w:delText>或侧重于扩展策略优化但缺乏采样空间约束，或通过单向约束采样提升局部效率但全局探索能力有限</w:delText>
        </w:r>
      </w:del>
      <w:del w:id="96" w:author="兴雨 郭" w:date="2026-02-05T21:43:00Z" w16du:dateUtc="2026-02-05T13:43:00Z">
        <w:r w:rsidRPr="00686BC8" w:rsidDel="004A3542">
          <w:rPr>
            <w:rFonts w:eastAsiaTheme="minorEastAsia"/>
            <w:lang w:eastAsia="zh-CN"/>
          </w:rPr>
          <w:delText>，难以在复杂</w:delText>
        </w:r>
      </w:del>
      <w:del w:id="97" w:author="兴雨 郭" w:date="2026-02-05T21:07:00Z" w16du:dateUtc="2026-02-05T13:07:00Z">
        <w:r w:rsidRPr="00686BC8" w:rsidDel="00B2070E">
          <w:rPr>
            <w:rFonts w:eastAsiaTheme="minorEastAsia"/>
            <w:lang w:eastAsia="zh-CN"/>
          </w:rPr>
          <w:delText>随机障碍物</w:delText>
        </w:r>
      </w:del>
      <w:del w:id="98" w:author="兴雨 郭" w:date="2026-02-05T21:43:00Z" w16du:dateUtc="2026-02-05T13:43:00Z">
        <w:r w:rsidRPr="00686BC8" w:rsidDel="004A3542">
          <w:rPr>
            <w:rFonts w:eastAsiaTheme="minorEastAsia"/>
            <w:lang w:eastAsia="zh-CN"/>
          </w:rPr>
          <w:delText>环境中同时实现快速收敛、最优路径与</w:delText>
        </w:r>
      </w:del>
      <w:del w:id="99" w:author="兴雨 郭" w:date="2026-02-05T21:36:00Z" w16du:dateUtc="2026-02-05T13:36:00Z">
        <w:r w:rsidRPr="00686BC8" w:rsidDel="003C0C48">
          <w:rPr>
            <w:rFonts w:eastAsiaTheme="minorEastAsia"/>
            <w:lang w:eastAsia="zh-CN"/>
          </w:rPr>
          <w:delText>动态可行性</w:delText>
        </w:r>
      </w:del>
      <w:del w:id="100" w:author="兴雨 郭" w:date="2026-02-05T21:37:00Z" w16du:dateUtc="2026-02-05T13:37:00Z">
        <w:r w:rsidRPr="00686BC8" w:rsidDel="003C0C48">
          <w:rPr>
            <w:rFonts w:eastAsiaTheme="minorEastAsia"/>
            <w:lang w:eastAsia="zh-CN"/>
          </w:rPr>
          <w:delText>的系统性</w:delText>
        </w:r>
      </w:del>
      <w:del w:id="101" w:author="兴雨 郭" w:date="2026-02-05T21:43:00Z" w16du:dateUtc="2026-02-05T13:43:00Z">
        <w:r w:rsidRPr="00686BC8" w:rsidDel="004A3542">
          <w:rPr>
            <w:rFonts w:eastAsiaTheme="minorEastAsia"/>
            <w:lang w:eastAsia="zh-CN"/>
          </w:rPr>
          <w:delText>统一。</w:delText>
        </w:r>
      </w:del>
    </w:p>
    <w:p w14:paraId="5FCAA120" w14:textId="41FD900F" w:rsidR="00DE28E5" w:rsidDel="003C0C48" w:rsidRDefault="00431043" w:rsidP="00DE28E5">
      <w:pPr>
        <w:spacing w:line="262" w:lineRule="auto"/>
        <w:ind w:firstLineChars="200" w:firstLine="440"/>
        <w:jc w:val="both"/>
        <w:rPr>
          <w:del w:id="102" w:author="兴雨 郭" w:date="2026-02-05T21:41:00Z" w16du:dateUtc="2026-02-05T13:41:00Z"/>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w:t>
      </w:r>
      <w:ins w:id="103" w:author="兴雨 郭" w:date="2026-02-05T22:53:00Z">
        <w:r w:rsidR="00DA32EB" w:rsidRPr="00DA32EB">
          <w:rPr>
            <w:rFonts w:eastAsiaTheme="minorEastAsia"/>
            <w:lang w:eastAsia="zh-CN"/>
          </w:rPr>
          <w:t>非对称双椭球</w:t>
        </w:r>
      </w:ins>
      <w:del w:id="104" w:author="兴雨 郭" w:date="2026-02-05T22:53:00Z" w16du:dateUtc="2026-02-05T14:53:00Z">
        <w:r w:rsidRPr="009A462D" w:rsidDel="00DA32EB">
          <w:rPr>
            <w:rFonts w:eastAsiaTheme="minorEastAsia"/>
            <w:lang w:eastAsia="zh-CN"/>
          </w:rPr>
          <w:delText>双向超椭球体</w:delText>
        </w:r>
      </w:del>
      <w:r w:rsidRPr="009A462D">
        <w:rPr>
          <w:rFonts w:eastAsiaTheme="minorEastAsia"/>
          <w:lang w:eastAsia="zh-CN"/>
        </w:rPr>
        <w:t>约束采样</w:t>
      </w:r>
      <w:ins w:id="105" w:author="兴雨 郭" w:date="2026-02-05T22:53:00Z" w16du:dateUtc="2026-02-05T14:53:00Z">
        <w:r w:rsidR="00DA32EB" w:rsidRPr="00DA32EB">
          <w:rPr>
            <w:rFonts w:eastAsiaTheme="minorEastAsia"/>
            <w:lang w:eastAsia="zh-CN"/>
          </w:rPr>
          <w:t>域</w:t>
        </w:r>
      </w:ins>
      <w:r w:rsidRPr="009A462D">
        <w:rPr>
          <w:rFonts w:eastAsiaTheme="minorEastAsia"/>
          <w:lang w:eastAsia="zh-CN"/>
        </w:rPr>
        <w:t>的</w:t>
      </w:r>
      <w:r w:rsidR="001A56BC" w:rsidRPr="009A462D">
        <w:rPr>
          <w:rFonts w:eastAsiaTheme="minorEastAsia"/>
          <w:lang w:eastAsia="zh-CN"/>
        </w:rPr>
        <w:t>SC-RRT</w:t>
      </w:r>
      <w:r w:rsidRPr="009A462D">
        <w:rPr>
          <w:rFonts w:eastAsiaTheme="minorEastAsia"/>
          <w:lang w:eastAsia="zh-CN"/>
        </w:rPr>
        <w:t>算法。</w:t>
      </w:r>
      <w:del w:id="106" w:author="兴雨 郭" w:date="2026-02-05T21:54:00Z" w16du:dateUtc="2026-02-05T13:54:00Z">
        <w:r w:rsidRPr="009A462D" w:rsidDel="008E3093">
          <w:rPr>
            <w:rFonts w:eastAsiaTheme="minorEastAsia"/>
            <w:lang w:eastAsia="zh-CN"/>
          </w:rPr>
          <w:delText>该</w:delText>
        </w:r>
      </w:del>
      <w:del w:id="107" w:author="兴雨 郭" w:date="2026-02-05T21:47:00Z" w16du:dateUtc="2026-02-05T13:47:00Z">
        <w:r w:rsidRPr="009A462D" w:rsidDel="004A3542">
          <w:rPr>
            <w:rFonts w:eastAsiaTheme="minorEastAsia"/>
            <w:lang w:eastAsia="zh-CN"/>
          </w:rPr>
          <w:delText>算法</w:delText>
        </w:r>
      </w:del>
      <w:r w:rsidR="007E41C6" w:rsidRPr="007E41C6">
        <w:rPr>
          <w:rFonts w:eastAsiaTheme="minorEastAsia"/>
          <w:lang w:eastAsia="zh-CN"/>
        </w:rPr>
        <w:t>在双向搜索框架</w:t>
      </w:r>
      <w:ins w:id="108" w:author="兴雨 郭" w:date="2026-02-05T21:54:00Z" w16du:dateUtc="2026-02-05T13:54:00Z">
        <w:r w:rsidR="008E3093">
          <w:rPr>
            <w:rFonts w:eastAsiaTheme="minorEastAsia" w:hint="eastAsia"/>
            <w:lang w:eastAsia="zh-CN"/>
          </w:rPr>
          <w:t>与中介点引导</w:t>
        </w:r>
      </w:ins>
      <w:r w:rsidR="007E41C6" w:rsidRPr="007E41C6">
        <w:rPr>
          <w:rFonts w:eastAsiaTheme="minorEastAsia"/>
          <w:lang w:eastAsia="zh-CN"/>
        </w:rPr>
        <w:t>下，</w:t>
      </w:r>
      <w:ins w:id="109" w:author="兴雨 郭" w:date="2026-02-05T21:55:00Z">
        <w:r w:rsidR="008E3093" w:rsidRPr="008E3093">
          <w:rPr>
            <w:rFonts w:eastAsiaTheme="minorEastAsia"/>
            <w:lang w:eastAsia="zh-CN"/>
          </w:rPr>
          <w:t>构造起点侧与目标侧可独立伸缩的</w:t>
        </w:r>
      </w:ins>
      <w:ins w:id="110" w:author="兴雨 郭" w:date="2026-02-05T22:03:00Z">
        <w:r w:rsidR="008E3093" w:rsidRPr="008E3093">
          <w:rPr>
            <w:rFonts w:eastAsiaTheme="minorEastAsia"/>
            <w:lang w:eastAsia="zh-CN"/>
          </w:rPr>
          <w:t>非对称双椭球域</w:t>
        </w:r>
      </w:ins>
      <w:ins w:id="111" w:author="兴雨 郭" w:date="2026-02-05T21:55:00Z" w16du:dateUtc="2026-02-05T13:55:00Z">
        <w:r w:rsidR="008E3093">
          <w:rPr>
            <w:rFonts w:eastAsiaTheme="minorEastAsia" w:hint="eastAsia"/>
            <w:lang w:eastAsia="zh-CN"/>
          </w:rPr>
          <w:t>，</w:t>
        </w:r>
      </w:ins>
      <w:ins w:id="112" w:author="兴雨 郭" w:date="2026-02-05T21:55:00Z">
        <w:r w:rsidR="008E3093" w:rsidRPr="008E3093">
          <w:rPr>
            <w:rFonts w:eastAsiaTheme="minorEastAsia"/>
            <w:lang w:eastAsia="zh-CN"/>
          </w:rPr>
          <w:t>并进一步引入</w:t>
        </w:r>
        <w:r w:rsidR="008E3093" w:rsidRPr="008E3093">
          <w:rPr>
            <w:rFonts w:eastAsiaTheme="minorEastAsia"/>
            <w:lang w:eastAsia="zh-CN"/>
          </w:rPr>
          <w:t xml:space="preserve"> </w:t>
        </w:r>
        <w:r w:rsidR="008E3093" w:rsidRPr="008E3093">
          <w:rPr>
            <w:rFonts w:eastAsiaTheme="minorEastAsia"/>
            <w:lang w:eastAsia="zh-CN"/>
            <w:rPrChange w:id="113" w:author="兴雨 郭" w:date="2026-02-05T22:00:00Z" w16du:dateUtc="2026-02-05T14:00:00Z">
              <w:rPr>
                <w:rFonts w:eastAsiaTheme="minorEastAsia"/>
                <w:b/>
                <w:bCs/>
                <w:lang w:eastAsia="zh-CN"/>
              </w:rPr>
            </w:rPrChange>
          </w:rPr>
          <w:t xml:space="preserve">PID </w:t>
        </w:r>
        <w:r w:rsidR="008E3093" w:rsidRPr="008E3093">
          <w:rPr>
            <w:rFonts w:eastAsiaTheme="minorEastAsia" w:hint="eastAsia"/>
            <w:lang w:eastAsia="zh-CN"/>
            <w:rPrChange w:id="114" w:author="兴雨 郭" w:date="2026-02-05T22:00:00Z" w16du:dateUtc="2026-02-05T14:00:00Z">
              <w:rPr>
                <w:rFonts w:eastAsiaTheme="minorEastAsia" w:hint="eastAsia"/>
                <w:b/>
                <w:bCs/>
                <w:lang w:eastAsia="zh-CN"/>
              </w:rPr>
            </w:rPrChange>
          </w:rPr>
          <w:t>采样控制器</w:t>
        </w:r>
      </w:ins>
      <w:ins w:id="115" w:author="兴雨 郭" w:date="2026-02-05T21:55:00Z" w16du:dateUtc="2026-02-05T13:55:00Z">
        <w:r w:rsidR="008E3093" w:rsidRPr="008E3093">
          <w:rPr>
            <w:rFonts w:eastAsiaTheme="minorEastAsia" w:hint="eastAsia"/>
            <w:lang w:eastAsia="zh-CN"/>
            <w:rPrChange w:id="116" w:author="兴雨 郭" w:date="2026-02-05T22:00:00Z" w16du:dateUtc="2026-02-05T14:00:00Z">
              <w:rPr>
                <w:rFonts w:eastAsiaTheme="minorEastAsia" w:hint="eastAsia"/>
                <w:b/>
                <w:bCs/>
                <w:lang w:eastAsia="zh-CN"/>
              </w:rPr>
            </w:rPrChange>
          </w:rPr>
          <w:t>，</w:t>
        </w:r>
      </w:ins>
      <w:ins w:id="117" w:author="兴雨 郭" w:date="2026-02-05T22:24:00Z" w16du:dateUtc="2026-02-05T14:24:00Z">
        <w:r w:rsidR="009021F6">
          <w:rPr>
            <w:rFonts w:eastAsiaTheme="minorEastAsia" w:hint="eastAsia"/>
            <w:lang w:eastAsia="zh-CN"/>
          </w:rPr>
          <w:t>其</w:t>
        </w:r>
      </w:ins>
      <w:ins w:id="118" w:author="兴雨 郭" w:date="2026-02-05T21:56:00Z">
        <w:r w:rsidR="008E3093" w:rsidRPr="008E3093">
          <w:rPr>
            <w:rFonts w:eastAsiaTheme="minorEastAsia" w:hint="eastAsia"/>
            <w:lang w:eastAsia="zh-CN"/>
            <w:rPrChange w:id="119" w:author="兴雨 郭" w:date="2026-02-05T22:00:00Z" w16du:dateUtc="2026-02-05T14:00:00Z">
              <w:rPr>
                <w:rFonts w:eastAsiaTheme="minorEastAsia" w:hint="eastAsia"/>
                <w:b/>
                <w:bCs/>
                <w:lang w:eastAsia="zh-CN"/>
              </w:rPr>
            </w:rPrChange>
          </w:rPr>
          <w:t>以当前最优路径代价及其历史演化为反馈，</w:t>
        </w:r>
      </w:ins>
      <w:ins w:id="120" w:author="兴雨 郭" w:date="2026-02-05T21:57:00Z" w16du:dateUtc="2026-02-05T13:57:00Z">
        <w:r w:rsidR="008E3093" w:rsidRPr="00686BC8">
          <w:rPr>
            <w:rFonts w:eastAsiaTheme="minorEastAsia"/>
            <w:lang w:eastAsia="zh-CN"/>
          </w:rPr>
          <w:t>自适应</w:t>
        </w:r>
      </w:ins>
      <w:ins w:id="121" w:author="兴雨 郭" w:date="2026-02-05T21:56:00Z">
        <w:r w:rsidR="008E3093" w:rsidRPr="008E3093">
          <w:rPr>
            <w:rFonts w:eastAsiaTheme="minorEastAsia" w:hint="eastAsia"/>
            <w:lang w:eastAsia="zh-CN"/>
            <w:rPrChange w:id="122" w:author="兴雨 郭" w:date="2026-02-05T22:00:00Z" w16du:dateUtc="2026-02-05T14:00:00Z">
              <w:rPr>
                <w:rFonts w:eastAsiaTheme="minorEastAsia" w:hint="eastAsia"/>
                <w:b/>
                <w:bCs/>
                <w:lang w:eastAsia="zh-CN"/>
              </w:rPr>
            </w:rPrChange>
          </w:rPr>
          <w:t>调节超椭球</w:t>
        </w:r>
      </w:ins>
      <w:del w:id="123" w:author="兴雨 郭" w:date="2026-02-05T21:57:00Z" w16du:dateUtc="2026-02-05T13:57:00Z">
        <w:r w:rsidR="0023461D" w:rsidDel="008E3093">
          <w:rPr>
            <w:rFonts w:eastAsiaTheme="minorEastAsia" w:hint="eastAsia"/>
            <w:lang w:eastAsia="zh-CN"/>
          </w:rPr>
          <w:delText>根据</w:delText>
        </w:r>
      </w:del>
      <w:del w:id="124" w:author="兴雨 郭" w:date="2026-02-04T20:39:00Z" w16du:dateUtc="2026-02-04T12:39:00Z">
        <w:r w:rsidR="0023461D" w:rsidDel="009D5C7B">
          <w:rPr>
            <w:rFonts w:eastAsiaTheme="minorEastAsia" w:hint="eastAsia"/>
            <w:lang w:eastAsia="zh-CN"/>
          </w:rPr>
          <w:delText>双树的</w:delText>
        </w:r>
      </w:del>
      <w:del w:id="125" w:author="兴雨 郭" w:date="2026-02-05T21:57:00Z" w16du:dateUtc="2026-02-05T13:57:00Z">
        <w:r w:rsidR="0023461D" w:rsidDel="008E3093">
          <w:rPr>
            <w:rFonts w:eastAsiaTheme="minorEastAsia" w:hint="eastAsia"/>
            <w:lang w:eastAsia="zh-CN"/>
          </w:rPr>
          <w:delText>采样进度</w:delText>
        </w:r>
        <w:r w:rsidR="00686BC8" w:rsidRPr="00686BC8" w:rsidDel="008E3093">
          <w:rPr>
            <w:rFonts w:eastAsiaTheme="minorEastAsia"/>
            <w:lang w:eastAsia="zh-CN"/>
          </w:rPr>
          <w:delText>自适应调整</w:delText>
        </w:r>
      </w:del>
      <w:ins w:id="126" w:author="兴雨 郭" w:date="2026-02-05T21:38:00Z">
        <w:r w:rsidR="003C0C48" w:rsidRPr="003C0C48">
          <w:rPr>
            <w:rFonts w:eastAsiaTheme="minorEastAsia"/>
            <w:lang w:eastAsia="zh-CN"/>
          </w:rPr>
          <w:t>体知情子集的尺度</w:t>
        </w:r>
      </w:ins>
      <w:del w:id="127" w:author="兴雨 郭" w:date="2026-02-05T21:38:00Z" w16du:dateUtc="2026-02-05T13:38:00Z">
        <w:r w:rsidR="00686BC8" w:rsidRPr="00686BC8" w:rsidDel="003C0C48">
          <w:rPr>
            <w:rFonts w:eastAsiaTheme="minorEastAsia"/>
            <w:lang w:eastAsia="zh-CN"/>
          </w:rPr>
          <w:delText>采样</w:delText>
        </w:r>
        <w:r w:rsidR="0023461D" w:rsidDel="003C0C48">
          <w:rPr>
            <w:rFonts w:eastAsiaTheme="minorEastAsia" w:hint="eastAsia"/>
            <w:lang w:eastAsia="zh-CN"/>
          </w:rPr>
          <w:delText>区域大小</w:delText>
        </w:r>
      </w:del>
      <w:ins w:id="128" w:author="兴雨 郭" w:date="2026-02-05T21:09:00Z" w16du:dateUtc="2026-02-05T13:09:00Z">
        <w:r w:rsidR="00746DBA" w:rsidRPr="00686BC8">
          <w:rPr>
            <w:rFonts w:eastAsiaTheme="minorEastAsia"/>
            <w:lang w:eastAsia="zh-CN"/>
          </w:rPr>
          <w:t>，</w:t>
        </w:r>
      </w:ins>
      <w:ins w:id="129" w:author="兴雨 郭" w:date="2026-02-05T22:00:00Z">
        <w:r w:rsidR="008E3093" w:rsidRPr="008E3093">
          <w:rPr>
            <w:rFonts w:eastAsiaTheme="minorEastAsia"/>
            <w:lang w:eastAsia="zh-CN"/>
          </w:rPr>
          <w:t>在尚未获得稳定可行解阶段适度放宽约束、提升探索覆盖；当可行路径出现并持续改进时逐步强化约束、提升有效采样密度并抑制无效扩展，从而在收敛速度、路径质量与搜索稳定性之间建立可控的动态平衡。</w:t>
        </w:r>
      </w:ins>
      <w:del w:id="130" w:author="兴雨 郭" w:date="2026-02-05T21:38:00Z" w16du:dateUtc="2026-02-05T13:38:00Z">
        <w:r w:rsidR="00686BC8" w:rsidRPr="00686BC8" w:rsidDel="003C0C48">
          <w:rPr>
            <w:rFonts w:eastAsiaTheme="minorEastAsia"/>
            <w:lang w:eastAsia="zh-CN"/>
          </w:rPr>
          <w:delText>实现对全局搜索方向的精准引导</w:delText>
        </w:r>
      </w:del>
      <w:del w:id="131" w:author="兴雨 郭" w:date="2026-02-05T21:39:00Z" w16du:dateUtc="2026-02-05T13:39:00Z">
        <w:r w:rsidR="00686BC8" w:rsidRPr="00686BC8" w:rsidDel="003C0C48">
          <w:rPr>
            <w:rFonts w:eastAsiaTheme="minorEastAsia"/>
            <w:lang w:eastAsia="zh-CN"/>
          </w:rPr>
          <w:delText>，</w:delText>
        </w:r>
      </w:del>
      <w:del w:id="132" w:author="兴雨 郭" w:date="2026-02-04T20:39:00Z" w16du:dateUtc="2026-02-04T12:39:00Z">
        <w:r w:rsidR="00686BC8" w:rsidRPr="00686BC8" w:rsidDel="009D5C7B">
          <w:rPr>
            <w:rFonts w:eastAsiaTheme="minorEastAsia"/>
            <w:lang w:eastAsia="zh-CN"/>
          </w:rPr>
          <w:delText>同时结合</w:delText>
        </w:r>
      </w:del>
      <w:del w:id="133" w:author="兴雨 郭" w:date="2026-02-05T22:00:00Z" w16du:dateUtc="2026-02-05T14:00:00Z">
        <w:r w:rsidR="00686BC8" w:rsidRPr="00686BC8" w:rsidDel="008E3093">
          <w:rPr>
            <w:rFonts w:eastAsiaTheme="minorEastAsia"/>
            <w:lang w:eastAsia="zh-CN"/>
          </w:rPr>
          <w:delText>双向树协同扩展与</w:delText>
        </w:r>
      </w:del>
      <w:del w:id="134" w:author="兴雨 郭" w:date="2026-02-05T21:39:00Z" w16du:dateUtc="2026-02-05T13:39:00Z">
        <w:r w:rsidR="00686BC8" w:rsidRPr="00686BC8" w:rsidDel="003C0C48">
          <w:rPr>
            <w:rFonts w:eastAsiaTheme="minorEastAsia"/>
            <w:lang w:eastAsia="zh-CN"/>
          </w:rPr>
          <w:delText>多目标代价优化</w:delText>
        </w:r>
      </w:del>
      <w:del w:id="135" w:author="兴雨 郭" w:date="2026-02-05T22:00:00Z" w16du:dateUtc="2026-02-05T14:00:00Z">
        <w:r w:rsidR="00686BC8" w:rsidRPr="00686BC8" w:rsidDel="008E3093">
          <w:rPr>
            <w:rFonts w:eastAsiaTheme="minorEastAsia"/>
            <w:lang w:eastAsia="zh-CN"/>
          </w:rPr>
          <w:delText>，</w:delText>
        </w:r>
      </w:del>
      <w:del w:id="136" w:author="兴雨 郭" w:date="2026-02-05T21:09:00Z" w16du:dateUtc="2026-02-05T13:09:00Z">
        <w:r w:rsidR="0023461D" w:rsidDel="00746DBA">
          <w:rPr>
            <w:rFonts w:eastAsiaTheme="minorEastAsia" w:hint="eastAsia"/>
            <w:lang w:eastAsia="zh-CN"/>
          </w:rPr>
          <w:delText>于</w:delText>
        </w:r>
      </w:del>
      <w:del w:id="137" w:author="兴雨 郭" w:date="2026-02-05T21:50:00Z" w16du:dateUtc="2026-02-05T13:50:00Z">
        <w:r w:rsidR="00686BC8" w:rsidRPr="00686BC8" w:rsidDel="004A3542">
          <w:rPr>
            <w:rFonts w:eastAsiaTheme="minorEastAsia"/>
            <w:lang w:eastAsia="zh-CN"/>
          </w:rPr>
          <w:delText>快速收敛与路径质量之间建立动态平衡机制</w:delText>
        </w:r>
      </w:del>
      <w:del w:id="138" w:author="兴雨 郭" w:date="2026-02-05T21:10:00Z" w16du:dateUtc="2026-02-05T13:10:00Z">
        <w:r w:rsidR="00686BC8" w:rsidRPr="00686BC8" w:rsidDel="00746DBA">
          <w:rPr>
            <w:rFonts w:eastAsiaTheme="minorEastAsia"/>
            <w:lang w:eastAsia="zh-CN"/>
          </w:rPr>
          <w:delText>。算法无需依赖初始路径即可启动约束采样，</w:delText>
        </w:r>
      </w:del>
      <w:del w:id="139" w:author="兴雨 郭" w:date="2026-02-05T21:50:00Z" w16du:dateUtc="2026-02-05T13:50:00Z">
        <w:r w:rsidR="00686BC8" w:rsidRPr="00686BC8" w:rsidDel="004A3542">
          <w:rPr>
            <w:rFonts w:eastAsiaTheme="minorEastAsia"/>
            <w:lang w:eastAsia="zh-CN"/>
          </w:rPr>
          <w:delText>有效减少冗余节点生成，</w:delText>
        </w:r>
      </w:del>
      <w:del w:id="140" w:author="兴雨 郭" w:date="2026-02-04T20:40:00Z" w16du:dateUtc="2026-02-04T12:40:00Z">
        <w:r w:rsidR="00686BC8" w:rsidRPr="00686BC8" w:rsidDel="009D5C7B">
          <w:rPr>
            <w:rFonts w:eastAsiaTheme="minorEastAsia"/>
            <w:lang w:eastAsia="zh-CN"/>
          </w:rPr>
          <w:delText>同时</w:delText>
        </w:r>
      </w:del>
      <w:del w:id="141" w:author="兴雨 郭" w:date="2026-02-05T21:41:00Z" w16du:dateUtc="2026-02-05T13:41:00Z">
        <w:r w:rsidR="00686BC8" w:rsidRPr="00686BC8" w:rsidDel="003C0C48">
          <w:rPr>
            <w:rFonts w:eastAsiaTheme="minorEastAsia"/>
            <w:lang w:eastAsia="zh-CN"/>
          </w:rPr>
          <w:delText>通过</w:delText>
        </w:r>
      </w:del>
      <w:del w:id="142" w:author="兴雨 郭" w:date="2026-02-05T21:50:00Z" w16du:dateUtc="2026-02-05T13:50:00Z">
        <w:r w:rsidR="00686BC8" w:rsidRPr="00686BC8" w:rsidDel="004A3542">
          <w:rPr>
            <w:rFonts w:eastAsiaTheme="minorEastAsia"/>
            <w:lang w:eastAsia="zh-CN"/>
          </w:rPr>
          <w:delText>双向树连接策略提升全局探索效率，适用于</w:delText>
        </w:r>
      </w:del>
      <w:del w:id="143" w:author="兴雨 郭" w:date="2026-02-04T20:40:00Z" w16du:dateUtc="2026-02-04T12:40:00Z">
        <w:r w:rsidR="00686BC8" w:rsidRPr="00686BC8" w:rsidDel="009D5C7B">
          <w:rPr>
            <w:rFonts w:eastAsiaTheme="minorEastAsia"/>
            <w:lang w:eastAsia="zh-CN"/>
          </w:rPr>
          <w:delText>处理随机</w:delText>
        </w:r>
      </w:del>
      <w:del w:id="144" w:author="兴雨 郭" w:date="2026-02-05T21:50:00Z" w16du:dateUtc="2026-02-05T13:50:00Z">
        <w:r w:rsidR="00686BC8" w:rsidRPr="00686BC8" w:rsidDel="004A3542">
          <w:rPr>
            <w:rFonts w:eastAsiaTheme="minorEastAsia"/>
            <w:lang w:eastAsia="zh-CN"/>
          </w:rPr>
          <w:delText>障碍物分布</w:delText>
        </w:r>
      </w:del>
      <w:del w:id="145" w:author="兴雨 郭" w:date="2026-02-04T20:40:00Z" w16du:dateUtc="2026-02-04T12:40:00Z">
        <w:r w:rsidR="00686BC8" w:rsidRPr="00686BC8" w:rsidDel="009D5C7B">
          <w:rPr>
            <w:rFonts w:eastAsiaTheme="minorEastAsia"/>
            <w:lang w:eastAsia="zh-CN"/>
          </w:rPr>
          <w:delText>的</w:delText>
        </w:r>
      </w:del>
      <w:del w:id="146" w:author="兴雨 郭" w:date="2026-02-05T21:50:00Z" w16du:dateUtc="2026-02-05T13:50:00Z">
        <w:r w:rsidR="00686BC8" w:rsidRPr="00686BC8" w:rsidDel="004A3542">
          <w:rPr>
            <w:rFonts w:eastAsiaTheme="minorEastAsia"/>
            <w:lang w:eastAsia="zh-CN"/>
          </w:rPr>
          <w:delText>复杂场景。</w:delText>
        </w:r>
      </w:del>
    </w:p>
    <w:bookmarkEnd w:id="34"/>
    <w:p w14:paraId="02EDACF2" w14:textId="77777777" w:rsidR="00746DBA" w:rsidRDefault="00746DBA" w:rsidP="009A462D">
      <w:pPr>
        <w:pStyle w:val="a3"/>
        <w:spacing w:before="7"/>
        <w:jc w:val="both"/>
        <w:rPr>
          <w:ins w:id="147" w:author="兴雨 郭" w:date="2026-02-05T21:17:00Z" w16du:dateUtc="2026-02-05T13:17:00Z"/>
          <w:rFonts w:eastAsiaTheme="minorEastAsia"/>
          <w:sz w:val="11"/>
          <w:lang w:eastAsia="zh-CN"/>
        </w:rPr>
      </w:pPr>
    </w:p>
    <w:p w14:paraId="33D06F03" w14:textId="7858D4EE" w:rsidR="0076352E" w:rsidRPr="00431043" w:rsidRDefault="002B5079" w:rsidP="009A462D">
      <w:pPr>
        <w:pStyle w:val="a3"/>
        <w:spacing w:before="7"/>
        <w:jc w:val="both"/>
        <w:rPr>
          <w:rFonts w:eastAsiaTheme="minorEastAsia"/>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48CAABF0" w14:textId="553BBCEB" w:rsidR="0076352E" w:rsidRPr="003136D7" w:rsidRDefault="00821371" w:rsidP="003136D7">
      <w:pPr>
        <w:spacing w:before="81" w:line="244" w:lineRule="auto"/>
        <w:ind w:left="503" w:right="2292" w:hanging="297"/>
        <w:jc w:val="both"/>
        <w:rPr>
          <w:rFonts w:eastAsiaTheme="minorEastAsia"/>
          <w:sz w:val="17"/>
          <w:lang w:eastAsia="zh-CN"/>
        </w:rPr>
      </w:pPr>
      <w:r>
        <w:rPr>
          <w:rFonts w:ascii="Wingdings" w:hAnsi="Wingdings"/>
          <w:sz w:val="17"/>
        </w:rPr>
        <w:sym w:font="Wingdings" w:char="F02A"/>
      </w:r>
      <w:r>
        <w:rPr>
          <w:spacing w:val="40"/>
          <w:sz w:val="17"/>
        </w:rPr>
        <w:t xml:space="preserve"> </w:t>
      </w:r>
      <w:r w:rsidR="005003D7">
        <w:rPr>
          <w:rFonts w:eastAsiaTheme="minorEastAsia" w:hint="eastAsia"/>
          <w:sz w:val="17"/>
          <w:lang w:eastAsia="zh-CN"/>
        </w:rPr>
        <w:t>Gxyhaoxianghenlihai</w:t>
      </w:r>
      <w:hyperlink r:id="rId16" w:history="1">
        <w:r w:rsidR="0076352E">
          <w:rPr>
            <w:spacing w:val="-2"/>
            <w:sz w:val="17"/>
          </w:rPr>
          <w:t>@</w:t>
        </w:r>
        <w:r w:rsidR="005003D7">
          <w:rPr>
            <w:rFonts w:asciiTheme="minorEastAsia" w:eastAsiaTheme="minorEastAsia" w:hAnsiTheme="minorEastAsia" w:hint="eastAsia"/>
            <w:spacing w:val="-2"/>
            <w:sz w:val="17"/>
            <w:lang w:eastAsia="zh-CN"/>
          </w:rPr>
          <w:t>gmail</w:t>
        </w:r>
        <w:r w:rsidR="0076352E">
          <w:rPr>
            <w:spacing w:val="-2"/>
            <w:sz w:val="17"/>
          </w:rPr>
          <w:t>.c</w:t>
        </w:r>
        <w:r w:rsidR="005003D7">
          <w:rPr>
            <w:rFonts w:eastAsiaTheme="minorEastAsia" w:hint="eastAsia"/>
            <w:spacing w:val="-2"/>
            <w:sz w:val="17"/>
            <w:lang w:eastAsia="zh-CN"/>
          </w:rPr>
          <w:t>om</w:t>
        </w:r>
      </w:hyperlink>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lastRenderedPageBreak/>
        <w:t>A</w:t>
      </w:r>
      <w:r w:rsidRPr="00FE21FE">
        <w:rPr>
          <w:spacing w:val="-2"/>
          <w:w w:val="110"/>
        </w:rPr>
        <w:t>lgorithm statement</w:t>
      </w:r>
      <w:bookmarkStart w:id="148" w:name="OLE_LINK1"/>
    </w:p>
    <w:p w14:paraId="0B8FD97A" w14:textId="6539A8D1" w:rsidR="001B4D3B" w:rsidRPr="00C97A55" w:rsidRDefault="00C709A8" w:rsidP="000E64A2">
      <w:pPr>
        <w:pStyle w:val="11"/>
        <w:tabs>
          <w:tab w:val="left" w:pos="474"/>
        </w:tabs>
        <w:spacing w:before="109"/>
        <w:ind w:left="0" w:firstLine="0"/>
        <w:rPr>
          <w:rFonts w:ascii="Times New Roman" w:hAnsi="Times New Roman" w:cs="Times New Roman"/>
          <w:spacing w:val="-2"/>
          <w:w w:val="110"/>
        </w:rPr>
      </w:pPr>
      <w:r w:rsidRPr="00413C45">
        <w:rPr>
          <w:rFonts w:ascii="宋体" w:eastAsia="宋体" w:hAnsi="宋体" w:cs="宋体" w:hint="eastAsia"/>
          <w:color w:val="EE0000"/>
          <w:spacing w:val="-2"/>
          <w:w w:val="110"/>
          <w:lang w:eastAsia="zh-CN"/>
        </w:rPr>
        <w:t>问题提出</w:t>
      </w:r>
      <w:bookmarkStart w:id="149" w:name="OLE_LINK2"/>
      <w:bookmarkEnd w:id="148"/>
    </w:p>
    <w:p w14:paraId="4AB5B61A" w14:textId="60068312" w:rsidR="00C97A55" w:rsidRPr="00B61A9B" w:rsidRDefault="00F770A3">
      <w:pPr>
        <w:ind w:firstLineChars="200" w:firstLine="440"/>
        <w:jc w:val="both"/>
        <w:rPr>
          <w:rFonts w:eastAsiaTheme="minorEastAsia"/>
          <w:color w:val="000000" w:themeColor="text1"/>
          <w:lang w:eastAsia="zh-CN"/>
        </w:rPr>
        <w:pPrChange w:id="150" w:author="兴雨 郭" w:date="2026-02-04T20:43:00Z" w16du:dateUtc="2026-02-04T12:43:00Z">
          <w:pPr>
            <w:ind w:firstLineChars="200" w:firstLine="440"/>
          </w:pPr>
        </w:pPrChange>
      </w:pPr>
      <w:bookmarkStart w:id="151" w:name="OLE_LINK9"/>
      <w:r>
        <w:rPr>
          <w:noProof/>
        </w:rPr>
        <w:drawing>
          <wp:anchor distT="0" distB="0" distL="114300" distR="114300" simplePos="0" relativeHeight="251788288" behindDoc="0" locked="0" layoutInCell="1" allowOverlap="1" wp14:anchorId="2CAB7FC4" wp14:editId="6998C0D0">
            <wp:simplePos x="0" y="0"/>
            <wp:positionH relativeFrom="column">
              <wp:posOffset>271831</wp:posOffset>
            </wp:positionH>
            <wp:positionV relativeFrom="paragraph">
              <wp:posOffset>766445</wp:posOffset>
            </wp:positionV>
            <wp:extent cx="6039485" cy="3250565"/>
            <wp:effectExtent l="19050" t="19050" r="18415" b="26035"/>
            <wp:wrapTopAndBottom/>
            <wp:docPr id="1273139754" name="图片 1" descr="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9754" name="图片 1" descr="背景图案&#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39485" cy="325056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5C488F" w:rsidRPr="00A869F1">
        <w:rPr>
          <w:rFonts w:eastAsiaTheme="minorEastAsia"/>
          <w:color w:val="000000" w:themeColor="text1"/>
          <w:lang w:eastAsia="zh-CN"/>
        </w:rPr>
        <w:t>本文针对含随机障碍物的配置空间无碰撞路径规划</w:t>
      </w:r>
      <w:r w:rsidR="00C97A55" w:rsidRPr="00C97A55">
        <w:rPr>
          <w:rFonts w:eastAsiaTheme="minorEastAsia"/>
          <w:color w:val="000000" w:themeColor="text1"/>
          <w:lang w:eastAsia="zh-CN"/>
        </w:rPr>
        <w:t>，</w:t>
      </w:r>
      <w:r w:rsidR="005C488F" w:rsidRPr="00C864CE">
        <w:rPr>
          <w:rFonts w:eastAsiaTheme="minorEastAsia"/>
          <w:color w:val="000000" w:themeColor="text1"/>
          <w:highlight w:val="yellow"/>
          <w:lang w:eastAsia="zh-CN"/>
        </w:rPr>
        <w:t>提出一种</w:t>
      </w:r>
      <w:ins w:id="152" w:author="兴雨 郭" w:date="2026-02-05T22:04:00Z" w16du:dateUtc="2026-02-05T14:04:00Z">
        <w:r w:rsidR="00871EFB" w:rsidRPr="008E3093">
          <w:rPr>
            <w:rFonts w:eastAsiaTheme="minorEastAsia"/>
            <w:lang w:eastAsia="zh-CN"/>
          </w:rPr>
          <w:t>非对称双椭球域</w:t>
        </w:r>
      </w:ins>
      <w:del w:id="153" w:author="兴雨 郭" w:date="2026-02-05T22:04:00Z" w16du:dateUtc="2026-02-05T14:04:00Z">
        <w:r w:rsidR="005C488F" w:rsidRPr="00C864CE" w:rsidDel="00871EFB">
          <w:rPr>
            <w:rFonts w:eastAsiaTheme="minorEastAsia"/>
            <w:color w:val="000000" w:themeColor="text1"/>
            <w:highlight w:val="yellow"/>
            <w:lang w:eastAsia="zh-CN"/>
          </w:rPr>
          <w:delText>非对称双向超椭球体</w:delText>
        </w:r>
      </w:del>
      <w:r w:rsidR="005C488F" w:rsidRPr="00C864CE">
        <w:rPr>
          <w:rFonts w:eastAsiaTheme="minorEastAsia"/>
          <w:color w:val="000000" w:themeColor="text1"/>
          <w:highlight w:val="yellow"/>
          <w:lang w:eastAsia="zh-CN"/>
        </w:rPr>
        <w:t>约束采样机制</w:t>
      </w:r>
      <w:del w:id="154" w:author="兴雨 郭" w:date="2026-02-04T20:45:00Z" w16du:dateUtc="2026-02-04T12:45:00Z">
        <w:r w:rsidR="005C488F" w:rsidDel="00F40F4C">
          <w:rPr>
            <w:rFonts w:eastAsiaTheme="minorEastAsia" w:hint="eastAsia"/>
            <w:color w:val="000000" w:themeColor="text1"/>
            <w:lang w:eastAsia="zh-CN"/>
          </w:rPr>
          <w:delText>，</w:delText>
        </w:r>
        <w:r w:rsidR="005C488F" w:rsidRPr="00E73D63" w:rsidDel="00F40F4C">
          <w:rPr>
            <w:rFonts w:eastAsiaTheme="minorEastAsia"/>
            <w:color w:val="000000" w:themeColor="text1"/>
            <w:lang w:eastAsia="zh-CN"/>
          </w:rPr>
          <w:delText>在双向</w:delText>
        </w:r>
        <w:r w:rsidR="005C488F" w:rsidRPr="00E73D63" w:rsidDel="00F40F4C">
          <w:rPr>
            <w:rFonts w:eastAsiaTheme="minorEastAsia"/>
            <w:color w:val="000000" w:themeColor="text1"/>
            <w:lang w:eastAsia="zh-CN"/>
          </w:rPr>
          <w:delText xml:space="preserve"> RRT </w:delText>
        </w:r>
        <w:r w:rsidR="005C488F" w:rsidRPr="00E73D63" w:rsidDel="00F40F4C">
          <w:rPr>
            <w:rFonts w:eastAsiaTheme="minorEastAsia"/>
            <w:color w:val="000000" w:themeColor="text1"/>
            <w:lang w:eastAsia="zh-CN"/>
          </w:rPr>
          <w:delText>框架下</w:delText>
        </w:r>
        <w:r w:rsidR="005C488F" w:rsidDel="00F40F4C">
          <w:rPr>
            <w:rFonts w:eastAsiaTheme="minorEastAsia" w:hint="eastAsia"/>
            <w:color w:val="000000" w:themeColor="text1"/>
            <w:lang w:eastAsia="zh-CN"/>
          </w:rPr>
          <w:delText>利用势场法生成中介点</w:delText>
        </w:r>
      </w:del>
      <w:del w:id="155" w:author="兴雨 郭" w:date="2026-02-04T20:41:00Z" w16du:dateUtc="2026-02-04T12:41:00Z">
        <w:r w:rsidR="005C488F" w:rsidDel="009D5C7B">
          <w:rPr>
            <w:rFonts w:eastAsiaTheme="minorEastAsia" w:hint="eastAsia"/>
            <w:color w:val="000000" w:themeColor="text1"/>
            <w:lang w:eastAsia="zh-CN"/>
          </w:rPr>
          <w:delText>x</w:delText>
        </w:r>
        <w:r w:rsidR="005C488F" w:rsidRPr="005C488F" w:rsidDel="009D5C7B">
          <w:rPr>
            <w:rFonts w:eastAsiaTheme="minorEastAsia" w:hint="eastAsia"/>
            <w:color w:val="000000" w:themeColor="text1"/>
            <w:vertAlign w:val="subscript"/>
            <w:lang w:eastAsia="zh-CN"/>
          </w:rPr>
          <w:delText>mid</w:delText>
        </w:r>
      </w:del>
      <w:del w:id="156" w:author="兴雨 郭" w:date="2026-02-04T20:45:00Z" w16du:dateUtc="2026-02-04T12:45:00Z">
        <w:r w:rsidR="005C488F" w:rsidRPr="00A869F1" w:rsidDel="00F40F4C">
          <w:rPr>
            <w:rFonts w:eastAsiaTheme="minorEastAsia" w:hint="eastAsia"/>
            <w:color w:val="000000" w:themeColor="text1"/>
            <w:lang w:eastAsia="zh-CN"/>
          </w:rPr>
          <w:delText>将全局搜索解耦为</w:delText>
        </w:r>
        <w:r w:rsidR="005C488F"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start</w:delText>
        </w:r>
        <w:r w:rsidR="005C488F"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mid</w:delText>
        </w:r>
        <w:r w:rsidR="005C488F" w:rsidRPr="00E97F44" w:rsidDel="00F40F4C">
          <w:rPr>
            <w:rFonts w:eastAsiaTheme="minorEastAsia"/>
            <w:color w:val="000000" w:themeColor="text1"/>
            <w:lang w:eastAsia="zh-CN"/>
          </w:rPr>
          <w:delText>”</w:delText>
        </w:r>
        <w:r w:rsidR="005C488F" w:rsidRPr="00E97F44" w:rsidDel="00F40F4C">
          <w:rPr>
            <w:rFonts w:eastAsiaTheme="minorEastAsia"/>
            <w:color w:val="000000" w:themeColor="text1"/>
            <w:lang w:eastAsia="zh-CN"/>
          </w:rPr>
          <w:delText>和</w:delText>
        </w:r>
        <w:r w:rsidR="005C488F"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12740D" w:rsidDel="00F40F4C">
          <w:rPr>
            <w:rFonts w:eastAsiaTheme="minorEastAsia" w:hint="eastAsia"/>
            <w:color w:val="000000" w:themeColor="text1"/>
            <w:vertAlign w:val="subscript"/>
            <w:lang w:eastAsia="zh-CN"/>
          </w:rPr>
          <w:delText>goal</w:delText>
        </w:r>
        <w:r w:rsidR="005C488F"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mid</w:delText>
        </w:r>
        <w:r w:rsidR="005C488F" w:rsidRPr="00E97F44" w:rsidDel="00F40F4C">
          <w:rPr>
            <w:rFonts w:eastAsiaTheme="minorEastAsia"/>
            <w:color w:val="000000" w:themeColor="text1"/>
            <w:lang w:eastAsia="zh-CN"/>
          </w:rPr>
          <w:delText>”</w:delText>
        </w:r>
        <w:r w:rsidR="005C488F" w:rsidRPr="00E97F44" w:rsidDel="00F40F4C">
          <w:rPr>
            <w:rFonts w:eastAsiaTheme="minorEastAsia"/>
            <w:color w:val="000000" w:themeColor="text1"/>
            <w:lang w:eastAsia="zh-CN"/>
          </w:rPr>
          <w:delText>的</w:delText>
        </w:r>
        <w:r w:rsidR="005C488F" w:rsidRPr="00B4600B" w:rsidDel="00F40F4C">
          <w:rPr>
            <w:rFonts w:eastAsiaTheme="minorEastAsia" w:hint="eastAsia"/>
            <w:color w:val="000000" w:themeColor="text1"/>
            <w:highlight w:val="yellow"/>
            <w:lang w:eastAsia="zh-CN"/>
          </w:rPr>
          <w:delText>双向</w:delText>
        </w:r>
        <w:r w:rsidR="005C488F" w:rsidRPr="00B4600B" w:rsidDel="00F40F4C">
          <w:rPr>
            <w:rFonts w:eastAsiaTheme="minorEastAsia"/>
            <w:color w:val="000000" w:themeColor="text1"/>
            <w:highlight w:val="yellow"/>
            <w:lang w:eastAsia="zh-CN"/>
          </w:rPr>
          <w:delText>超椭球体知情采样子集</w:delText>
        </w:r>
        <w:r w:rsidR="00AC0861" w:rsidDel="00F40F4C">
          <w:rPr>
            <w:rFonts w:eastAsiaTheme="minorEastAsia" w:hint="eastAsia"/>
            <w:color w:val="000000" w:themeColor="text1"/>
            <w:highlight w:val="yellow"/>
            <w:lang w:eastAsia="zh-CN"/>
          </w:rPr>
          <w:delText>，</w:delText>
        </w:r>
        <w:r w:rsidR="00B4600B" w:rsidDel="00F40F4C">
          <w:rPr>
            <w:rFonts w:eastAsiaTheme="minorEastAsia" w:hint="eastAsia"/>
            <w:color w:val="000000" w:themeColor="text1"/>
            <w:highlight w:val="yellow"/>
            <w:lang w:eastAsia="zh-CN"/>
          </w:rPr>
          <w:delText>其定义</w:delText>
        </w:r>
        <w:r w:rsidR="00AC0861" w:rsidDel="00F40F4C">
          <w:rPr>
            <w:rFonts w:eastAsiaTheme="minorEastAsia" w:hint="eastAsia"/>
            <w:color w:val="000000" w:themeColor="text1"/>
            <w:highlight w:val="yellow"/>
            <w:lang w:eastAsia="zh-CN"/>
          </w:rPr>
          <w:delText>见</w:delText>
        </w:r>
        <w:r w:rsidR="00B4600B" w:rsidRPr="00B4600B" w:rsidDel="00F40F4C">
          <w:rPr>
            <w:rFonts w:eastAsiaTheme="minorEastAsia" w:hint="eastAsia"/>
            <w:color w:val="000000" w:themeColor="text1"/>
            <w:highlight w:val="yellow"/>
            <w:lang w:eastAsia="zh-CN"/>
          </w:rPr>
          <w:delText>式</w:delText>
        </w:r>
        <w:r w:rsidR="00B4600B" w:rsidRPr="00B4600B" w:rsidDel="00F40F4C">
          <w:rPr>
            <w:rFonts w:eastAsiaTheme="minorEastAsia" w:hint="eastAsia"/>
            <w:color w:val="000000" w:themeColor="text1"/>
            <w:highlight w:val="yellow"/>
            <w:lang w:eastAsia="zh-CN"/>
          </w:rPr>
          <w:delText>1</w:delText>
        </w:r>
      </w:del>
      <w:del w:id="157" w:author="兴雨 郭" w:date="2026-02-04T20:47:00Z" w16du:dateUtc="2026-02-04T12:47:00Z">
        <w:r w:rsidR="005C488F" w:rsidDel="00F770A3">
          <w:rPr>
            <w:rFonts w:eastAsiaTheme="minorEastAsia" w:hint="eastAsia"/>
            <w:color w:val="000000" w:themeColor="text1"/>
            <w:lang w:eastAsia="zh-CN"/>
          </w:rPr>
          <w:delText>。</w:delText>
        </w:r>
      </w:del>
      <w:del w:id="158" w:author="兴雨 郭" w:date="2026-02-04T20:45:00Z" w16du:dateUtc="2026-02-04T12:45:00Z">
        <w:r w:rsidR="00B11BEA" w:rsidRPr="00B11BEA" w:rsidDel="00F40F4C">
          <w:rPr>
            <w:rFonts w:eastAsiaTheme="minorEastAsia"/>
            <w:color w:val="000000" w:themeColor="text1"/>
            <w:lang w:eastAsia="zh-CN"/>
          </w:rPr>
          <w:delText>为</w:delText>
        </w:r>
      </w:del>
      <w:del w:id="159" w:author="兴雨 郭" w:date="2026-02-04T20:47:00Z" w16du:dateUtc="2026-02-04T12:47:00Z">
        <w:r w:rsidR="00B11BEA" w:rsidRPr="00B11BEA" w:rsidDel="00F770A3">
          <w:rPr>
            <w:rFonts w:eastAsiaTheme="minorEastAsia"/>
            <w:color w:val="000000" w:themeColor="text1"/>
            <w:lang w:eastAsia="zh-CN"/>
          </w:rPr>
          <w:delText>实现非对称采样范围的动态调节，</w:delText>
        </w:r>
        <w:r w:rsidR="00B11BEA" w:rsidDel="00F770A3">
          <w:rPr>
            <w:rFonts w:eastAsiaTheme="minorEastAsia" w:hint="eastAsia"/>
            <w:color w:val="000000" w:themeColor="text1"/>
            <w:lang w:eastAsia="zh-CN"/>
          </w:rPr>
          <w:delText>分别在</w:delText>
        </w:r>
        <w:r w:rsidR="005C488F" w:rsidRPr="00B72E86" w:rsidDel="00F770A3">
          <w:rPr>
            <w:rFonts w:eastAsiaTheme="minorEastAsia"/>
            <w:color w:val="000000" w:themeColor="text1"/>
            <w:lang w:eastAsia="zh-CN"/>
          </w:rPr>
          <w:delText>起点侧与目标</w:delText>
        </w:r>
        <w:r w:rsidR="005C488F" w:rsidRPr="00B72E86" w:rsidDel="00F770A3">
          <w:rPr>
            <w:rFonts w:eastAsiaTheme="minorEastAsia" w:hint="eastAsia"/>
            <w:color w:val="000000" w:themeColor="text1"/>
            <w:lang w:eastAsia="zh-CN"/>
          </w:rPr>
          <w:delText>点</w:delText>
        </w:r>
        <w:r w:rsidR="005C488F" w:rsidRPr="00B72E86" w:rsidDel="00F770A3">
          <w:rPr>
            <w:rFonts w:eastAsiaTheme="minorEastAsia"/>
            <w:color w:val="000000" w:themeColor="text1"/>
            <w:lang w:eastAsia="zh-CN"/>
          </w:rPr>
          <w:delText>侧维护独立</w:delText>
        </w:r>
        <w:r w:rsidR="005C488F" w:rsidRPr="00B72E86" w:rsidDel="00F770A3">
          <w:rPr>
            <w:rFonts w:eastAsiaTheme="minorEastAsia" w:hint="eastAsia"/>
            <w:color w:val="000000" w:themeColor="text1"/>
            <w:lang w:eastAsia="zh-CN"/>
          </w:rPr>
          <w:delText>代价参数</w:delText>
        </w:r>
        <w:r w:rsidR="005C488F" w:rsidRPr="00500B1D" w:rsidDel="00F770A3">
          <w:rPr>
            <w:rFonts w:hint="eastAsia"/>
            <w:position w:val="-16"/>
          </w:rPr>
          <w:object w:dxaOrig="460" w:dyaOrig="440" w14:anchorId="5234E7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5pt;height:21.9pt" o:ole="">
              <v:imagedata r:id="rId18" o:title=""/>
            </v:shape>
            <o:OLEObject Type="Embed" ProgID="Equation.DSMT4" ShapeID="_x0000_i1025" DrawAspect="Content" ObjectID="_1832180534" r:id="rId19"/>
          </w:object>
        </w:r>
        <w:r w:rsidR="005C488F" w:rsidRPr="00B72E86" w:rsidDel="00F770A3">
          <w:rPr>
            <w:rFonts w:eastAsiaTheme="minorEastAsia" w:hint="eastAsia"/>
            <w:lang w:eastAsia="zh-CN"/>
          </w:rPr>
          <w:delText>与</w:delText>
        </w:r>
        <w:r w:rsidR="005C488F" w:rsidRPr="00500B1D" w:rsidDel="00F770A3">
          <w:rPr>
            <w:rFonts w:hint="eastAsia"/>
            <w:position w:val="-16"/>
          </w:rPr>
          <w:object w:dxaOrig="460" w:dyaOrig="440" w14:anchorId="52A87957">
            <v:shape id="_x0000_i1026" type="#_x0000_t75" style="width:22.55pt;height:21.9pt" o:ole="">
              <v:imagedata r:id="rId20" o:title=""/>
            </v:shape>
            <o:OLEObject Type="Embed" ProgID="Equation.DSMT4" ShapeID="_x0000_i1026" DrawAspect="Content" ObjectID="_1832180535" r:id="rId21"/>
          </w:object>
        </w:r>
        <w:r w:rsidR="005C488F" w:rsidRPr="00B72E86" w:rsidDel="00F770A3">
          <w:rPr>
            <w:rFonts w:eastAsiaTheme="minorEastAsia" w:hint="eastAsia"/>
            <w:color w:val="000000" w:themeColor="text1"/>
            <w:lang w:eastAsia="zh-CN"/>
          </w:rPr>
          <w:delText>，</w:delText>
        </w:r>
        <w:r w:rsidR="00B11BEA" w:rsidDel="00F770A3">
          <w:rPr>
            <w:rFonts w:eastAsiaTheme="minorEastAsia" w:hint="eastAsia"/>
            <w:color w:val="000000" w:themeColor="text1"/>
            <w:lang w:eastAsia="zh-CN"/>
          </w:rPr>
          <w:delText>并采用</w:delText>
        </w:r>
        <w:r w:rsidR="00062CA0" w:rsidRPr="00062CA0" w:rsidDel="00F770A3">
          <w:rPr>
            <w:rFonts w:eastAsiaTheme="minorEastAsia"/>
            <w:color w:val="000000" w:themeColor="text1"/>
            <w:lang w:eastAsia="zh-CN"/>
          </w:rPr>
          <w:delText>PID</w:delText>
        </w:r>
        <w:r w:rsidR="00062CA0" w:rsidRPr="00062CA0" w:rsidDel="00F770A3">
          <w:rPr>
            <w:rFonts w:eastAsiaTheme="minorEastAsia"/>
            <w:color w:val="000000" w:themeColor="text1"/>
            <w:lang w:eastAsia="zh-CN"/>
          </w:rPr>
          <w:delText>对采样</w:delText>
        </w:r>
        <w:r w:rsidR="00B11BEA" w:rsidDel="00F770A3">
          <w:rPr>
            <w:rFonts w:eastAsiaTheme="minorEastAsia" w:hint="eastAsia"/>
            <w:color w:val="000000" w:themeColor="text1"/>
            <w:lang w:eastAsia="zh-CN"/>
          </w:rPr>
          <w:delText>约束</w:delText>
        </w:r>
        <w:r w:rsidR="00062CA0" w:rsidRPr="00062CA0" w:rsidDel="00F770A3">
          <w:rPr>
            <w:rFonts w:eastAsiaTheme="minorEastAsia"/>
            <w:color w:val="000000" w:themeColor="text1"/>
            <w:lang w:eastAsia="zh-CN"/>
          </w:rPr>
          <w:delText>尺度进行在线自适应伸缩</w:delText>
        </w:r>
        <w:r w:rsidR="00B53EB9" w:rsidDel="00F770A3">
          <w:rPr>
            <w:rFonts w:eastAsiaTheme="minorEastAsia" w:hint="eastAsia"/>
            <w:color w:val="000000" w:themeColor="text1"/>
            <w:lang w:eastAsia="zh-CN"/>
          </w:rPr>
          <w:delText>，</w:delText>
        </w:r>
        <w:r w:rsidR="00062CA0" w:rsidRPr="00062CA0" w:rsidDel="00F770A3">
          <w:rPr>
            <w:rFonts w:eastAsiaTheme="minorEastAsia"/>
            <w:color w:val="000000" w:themeColor="text1"/>
            <w:lang w:eastAsia="zh-CN"/>
          </w:rPr>
          <w:delText>从而在保证潜在最优路径覆盖性的同时持续压缩无效采样区</w:delText>
        </w:r>
      </w:del>
      <w:ins w:id="160" w:author="兴雨 郭" w:date="2026-02-04T20:47:00Z" w16du:dateUtc="2026-02-04T12:47:00Z">
        <w:r>
          <w:rPr>
            <w:rFonts w:eastAsiaTheme="minorEastAsia" w:hint="eastAsia"/>
            <w:color w:val="000000" w:themeColor="text1"/>
            <w:lang w:eastAsia="zh-CN"/>
          </w:rPr>
          <w:t>，</w:t>
        </w:r>
      </w:ins>
      <w:del w:id="161" w:author="兴雨 郭" w:date="2026-02-04T20:47:00Z" w16du:dateUtc="2026-02-04T12:47:00Z">
        <w:r w:rsidR="00062CA0" w:rsidRPr="00062CA0" w:rsidDel="00F770A3">
          <w:rPr>
            <w:rFonts w:eastAsiaTheme="minorEastAsia"/>
            <w:color w:val="000000" w:themeColor="text1"/>
            <w:lang w:eastAsia="zh-CN"/>
          </w:rPr>
          <w:delText>域</w:delText>
        </w:r>
        <w:r w:rsidR="00062CA0" w:rsidDel="00F770A3">
          <w:rPr>
            <w:rFonts w:eastAsiaTheme="minorEastAsia" w:hint="eastAsia"/>
            <w:color w:val="000000" w:themeColor="text1"/>
            <w:lang w:eastAsia="zh-CN"/>
          </w:rPr>
          <w:delText>，</w:delText>
        </w:r>
      </w:del>
      <w:r w:rsidR="00062CA0" w:rsidRPr="00B72E86">
        <w:rPr>
          <w:rFonts w:eastAsiaTheme="minorEastAsia"/>
          <w:color w:val="000000" w:themeColor="text1"/>
          <w:lang w:eastAsia="zh-CN"/>
        </w:rPr>
        <w:t>实现非对称采样范围调节</w:t>
      </w:r>
      <w:r w:rsidR="00062CA0">
        <w:rPr>
          <w:rFonts w:eastAsiaTheme="minorEastAsia" w:hint="eastAsia"/>
          <w:color w:val="000000" w:themeColor="text1"/>
          <w:lang w:eastAsia="zh-CN"/>
        </w:rPr>
        <w:t>。</w:t>
      </w:r>
      <w:r w:rsidR="00C864CE" w:rsidRPr="00C864CE">
        <w:rPr>
          <w:rFonts w:eastAsiaTheme="minorEastAsia"/>
          <w:color w:val="000000" w:themeColor="text1"/>
          <w:lang w:eastAsia="zh-CN"/>
        </w:rPr>
        <w:t>兼顾全局探索与局部精细搜索，最终实现首次可行解时间</w:t>
      </w:r>
      <w:r w:rsidR="00C864CE" w:rsidRPr="00C97A55">
        <w:rPr>
          <w:rFonts w:eastAsiaTheme="minorEastAsia"/>
          <w:color w:val="000000" w:themeColor="text1"/>
          <w:lang w:eastAsia="zh-CN"/>
        </w:rPr>
        <w:t>（</w:t>
      </w:r>
      <w:r w:rsidR="00C864CE" w:rsidRPr="00C97A55">
        <w:rPr>
          <w:rFonts w:eastAsiaTheme="minorEastAsia"/>
          <w:color w:val="000000" w:themeColor="text1"/>
          <w:lang w:eastAsia="zh-CN"/>
        </w:rPr>
        <w:t>Time to First Feasible Path, TFP</w:t>
      </w:r>
      <w:r w:rsidR="00C864CE" w:rsidRPr="00C97A55">
        <w:rPr>
          <w:rFonts w:eastAsiaTheme="minorEastAsia"/>
          <w:color w:val="000000" w:themeColor="text1"/>
          <w:lang w:eastAsia="zh-CN"/>
        </w:rPr>
        <w:t>）</w:t>
      </w:r>
      <w:r w:rsidR="00C864CE" w:rsidRPr="00C864CE">
        <w:rPr>
          <w:rFonts w:eastAsiaTheme="minorEastAsia"/>
          <w:color w:val="000000" w:themeColor="text1"/>
          <w:lang w:eastAsia="zh-CN"/>
        </w:rPr>
        <w:t>、首次可行路径代价</w:t>
      </w:r>
      <w:r w:rsidR="00C864CE" w:rsidRPr="00C97A55">
        <w:rPr>
          <w:rFonts w:eastAsiaTheme="minorEastAsia"/>
          <w:color w:val="000000" w:themeColor="text1"/>
          <w:lang w:eastAsia="zh-CN"/>
        </w:rPr>
        <w:t>（</w:t>
      </w:r>
      <w:r w:rsidR="00C864CE" w:rsidRPr="00C97A55">
        <w:rPr>
          <w:rFonts w:eastAsiaTheme="minorEastAsia"/>
          <w:color w:val="000000" w:themeColor="text1"/>
          <w:lang w:eastAsia="zh-CN"/>
        </w:rPr>
        <w:t>Length of First Feasible Path, LFP</w:t>
      </w:r>
      <w:r w:rsidR="00C864CE" w:rsidRPr="00C97A55">
        <w:rPr>
          <w:rFonts w:eastAsiaTheme="minorEastAsia"/>
          <w:color w:val="000000" w:themeColor="text1"/>
          <w:lang w:eastAsia="zh-CN"/>
        </w:rPr>
        <w:t>）</w:t>
      </w:r>
      <w:r w:rsidR="00C864CE" w:rsidRPr="00C864CE">
        <w:rPr>
          <w:rFonts w:eastAsiaTheme="minorEastAsia"/>
          <w:color w:val="000000" w:themeColor="text1"/>
          <w:lang w:eastAsia="zh-CN"/>
        </w:rPr>
        <w:t>及节点规模的同步降低，</w:t>
      </w:r>
      <w:del w:id="162" w:author="兴雨 郭" w:date="2026-02-04T20:42:00Z" w16du:dateUtc="2026-02-04T12:42:00Z">
        <w:r w:rsidR="00C864CE" w:rsidRPr="00C864CE" w:rsidDel="009D5C7B">
          <w:rPr>
            <w:rFonts w:eastAsiaTheme="minorEastAsia"/>
            <w:color w:val="000000" w:themeColor="text1"/>
            <w:lang w:eastAsia="zh-CN"/>
          </w:rPr>
          <w:delText>并在窄通道场景将</w:delText>
        </w:r>
      </w:del>
      <w:r w:rsidR="00C864CE" w:rsidRPr="00C864CE">
        <w:rPr>
          <w:rFonts w:eastAsiaTheme="minorEastAsia"/>
          <w:color w:val="000000" w:themeColor="text1"/>
          <w:lang w:eastAsia="zh-CN"/>
        </w:rPr>
        <w:t>成功率</w:t>
      </w:r>
      <w:r w:rsidR="00B61A9B">
        <w:rPr>
          <w:rFonts w:eastAsiaTheme="minorEastAsia" w:hint="eastAsia"/>
          <w:color w:val="000000" w:themeColor="text1"/>
          <w:lang w:eastAsia="zh-CN"/>
        </w:rPr>
        <w:t>相对于</w:t>
      </w:r>
      <w:r w:rsidR="00B61A9B">
        <w:rPr>
          <w:rFonts w:eastAsiaTheme="minorEastAsia" w:hint="eastAsia"/>
          <w:color w:val="000000" w:themeColor="text1"/>
          <w:lang w:eastAsia="zh-CN"/>
        </w:rPr>
        <w:t>Dynamic-RRT</w:t>
      </w:r>
      <w:r w:rsidR="00B61A9B">
        <w:rPr>
          <w:rFonts w:eastAsiaTheme="minorEastAsia" w:hint="eastAsia"/>
          <w:color w:val="000000" w:themeColor="text1"/>
          <w:lang w:eastAsia="zh-CN"/>
        </w:rPr>
        <w:t>算法</w:t>
      </w:r>
      <w:r w:rsidR="00C864CE" w:rsidRPr="00C864CE">
        <w:rPr>
          <w:rFonts w:eastAsiaTheme="minorEastAsia"/>
          <w:color w:val="000000" w:themeColor="text1"/>
          <w:lang w:eastAsia="zh-CN"/>
        </w:rPr>
        <w:t>提升</w:t>
      </w:r>
      <w:r w:rsidR="00C864CE" w:rsidRPr="00C864CE">
        <w:rPr>
          <w:rFonts w:eastAsiaTheme="minorEastAsia"/>
          <w:color w:val="000000" w:themeColor="text1"/>
          <w:lang w:eastAsia="zh-CN"/>
        </w:rPr>
        <w:t>21%</w:t>
      </w:r>
      <w:r w:rsidR="00C864CE" w:rsidRPr="00C864CE">
        <w:rPr>
          <w:rFonts w:eastAsiaTheme="minorEastAsia"/>
          <w:color w:val="000000" w:themeColor="text1"/>
          <w:lang w:eastAsia="zh-CN"/>
        </w:rPr>
        <w:t>。</w:t>
      </w:r>
      <w:ins w:id="163" w:author="兴雨 郭" w:date="2026-02-04T20:42:00Z" w16du:dateUtc="2026-02-04T12:42:00Z">
        <w:r w:rsidR="009D5C7B">
          <w:rPr>
            <w:rFonts w:eastAsiaTheme="minorEastAsia" w:hint="eastAsia"/>
            <w:color w:val="000000" w:themeColor="text1"/>
            <w:lang w:eastAsia="zh-CN"/>
          </w:rPr>
          <w:t>算法</w:t>
        </w:r>
      </w:ins>
      <w:del w:id="164" w:author="兴雨 郭" w:date="2026-02-04T20:42:00Z" w16du:dateUtc="2026-02-04T12:42:00Z">
        <w:r w:rsidR="005C488F" w:rsidRPr="00B72E86" w:rsidDel="009D5C7B">
          <w:rPr>
            <w:rFonts w:eastAsiaTheme="minorEastAsia" w:hint="eastAsia"/>
            <w:color w:val="000000" w:themeColor="text1"/>
            <w:lang w:eastAsia="zh-CN"/>
          </w:rPr>
          <w:delText>下述为伪代码</w:delText>
        </w:r>
        <w:r w:rsidR="005C488F" w:rsidRPr="00B72E86" w:rsidDel="009D5C7B">
          <w:rPr>
            <w:rFonts w:eastAsiaTheme="minorEastAsia" w:hint="eastAsia"/>
            <w:color w:val="000000" w:themeColor="text1"/>
            <w:lang w:eastAsia="zh-CN"/>
          </w:rPr>
          <w:delText>1</w:delText>
        </w:r>
        <w:r w:rsidR="00F01560" w:rsidDel="009D5C7B">
          <w:rPr>
            <w:rFonts w:eastAsiaTheme="minorEastAsia" w:hint="eastAsia"/>
            <w:color w:val="000000" w:themeColor="text1"/>
            <w:lang w:eastAsia="zh-CN"/>
          </w:rPr>
          <w:delText>，</w:delText>
        </w:r>
        <w:r w:rsidR="005C488F" w:rsidRPr="00B72E86" w:rsidDel="009D5C7B">
          <w:rPr>
            <w:rFonts w:eastAsiaTheme="minorEastAsia" w:hint="eastAsia"/>
            <w:color w:val="000000" w:themeColor="text1"/>
            <w:lang w:eastAsia="zh-CN"/>
          </w:rPr>
          <w:delText>2</w:delText>
        </w:r>
        <w:r w:rsidR="005C488F" w:rsidRPr="00B72E86" w:rsidDel="009D5C7B">
          <w:rPr>
            <w:rFonts w:eastAsiaTheme="minorEastAsia" w:hint="eastAsia"/>
            <w:color w:val="000000" w:themeColor="text1"/>
            <w:lang w:eastAsia="zh-CN"/>
          </w:rPr>
          <w:delText>。</w:delText>
        </w:r>
        <w:r w:rsidR="00A869F1" w:rsidRPr="00C97A55" w:rsidDel="009D5C7B">
          <w:rPr>
            <w:rFonts w:eastAsiaTheme="minorEastAsia"/>
            <w:color w:val="000000" w:themeColor="text1"/>
            <w:lang w:eastAsia="zh-CN"/>
          </w:rPr>
          <w:delText>其</w:delText>
        </w:r>
      </w:del>
      <w:commentRangeStart w:id="165"/>
      <w:r w:rsidR="00A869F1" w:rsidRPr="00C97A55">
        <w:rPr>
          <w:rFonts w:eastAsiaTheme="minorEastAsia"/>
          <w:color w:val="000000" w:themeColor="text1"/>
          <w:lang w:eastAsia="zh-CN"/>
        </w:rPr>
        <w:t>整体思想如</w:t>
      </w:r>
      <w:r w:rsidR="00F01560">
        <w:rPr>
          <w:rFonts w:eastAsiaTheme="minorEastAsia" w:hint="eastAsia"/>
          <w:color w:val="000000" w:themeColor="text1"/>
          <w:lang w:eastAsia="zh-CN"/>
        </w:rPr>
        <w:t>示意</w:t>
      </w:r>
      <w:r w:rsidR="00A869F1" w:rsidRPr="00C97A55">
        <w:rPr>
          <w:rFonts w:eastAsiaTheme="minorEastAsia"/>
          <w:color w:val="000000" w:themeColor="text1"/>
          <w:lang w:eastAsia="zh-CN"/>
        </w:rPr>
        <w:t>图</w:t>
      </w:r>
      <w:r w:rsidR="00A869F1" w:rsidRPr="00C97A55">
        <w:rPr>
          <w:rFonts w:eastAsiaTheme="minorEastAsia"/>
          <w:color w:val="000000" w:themeColor="text1"/>
          <w:lang w:eastAsia="zh-CN"/>
        </w:rPr>
        <w:t xml:space="preserve"> </w:t>
      </w:r>
      <w:r w:rsidR="00A869F1" w:rsidRPr="00C97A55">
        <w:rPr>
          <w:rFonts w:eastAsiaTheme="minorEastAsia" w:hint="eastAsia"/>
          <w:color w:val="000000" w:themeColor="text1"/>
          <w:lang w:eastAsia="zh-CN"/>
        </w:rPr>
        <w:t xml:space="preserve">1 </w:t>
      </w:r>
      <w:r w:rsidR="00A869F1" w:rsidRPr="00C97A55">
        <w:rPr>
          <w:rFonts w:eastAsiaTheme="minorEastAsia"/>
          <w:color w:val="000000" w:themeColor="text1"/>
          <w:lang w:eastAsia="zh-CN"/>
        </w:rPr>
        <w:t>所示</w:t>
      </w:r>
      <w:commentRangeEnd w:id="165"/>
      <w:r w:rsidR="00DC3B50" w:rsidRPr="00C97A55">
        <w:rPr>
          <w:rStyle w:val="af0"/>
          <w:rFonts w:eastAsiaTheme="minorEastAsia" w:hint="eastAsia"/>
          <w:color w:val="000000" w:themeColor="text1"/>
          <w:sz w:val="22"/>
          <w:szCs w:val="22"/>
          <w:lang w:eastAsia="zh-CN"/>
        </w:rPr>
        <w:commentReference w:id="165"/>
      </w:r>
      <w:r w:rsidR="00C97A55" w:rsidRPr="00C97A55">
        <w:rPr>
          <w:rFonts w:eastAsiaTheme="minorEastAsia" w:hint="eastAsia"/>
          <w:color w:val="000000" w:themeColor="text1"/>
          <w:lang w:eastAsia="zh-CN"/>
        </w:rPr>
        <w:t>。</w:t>
      </w:r>
      <w:bookmarkEnd w:id="151"/>
    </w:p>
    <w:p w14:paraId="07EEA07C" w14:textId="651EDE5D" w:rsidR="001D7809" w:rsidRPr="001D7809" w:rsidRDefault="001D7809" w:rsidP="001D7809">
      <w:pPr>
        <w:pStyle w:val="a6"/>
        <w:spacing w:line="300" w:lineRule="auto"/>
        <w:ind w:left="473" w:firstLine="0"/>
        <w:jc w:val="center"/>
        <w:rPr>
          <w:rFonts w:eastAsiaTheme="minorEastAsia"/>
          <w:lang w:eastAsia="zh-CN"/>
        </w:rPr>
      </w:pPr>
      <w:r w:rsidRPr="001D7809">
        <w:rPr>
          <w:rFonts w:eastAsiaTheme="minorEastAsia" w:hint="eastAsia"/>
          <w:lang w:eastAsia="zh-CN"/>
        </w:rPr>
        <w:t>图</w:t>
      </w:r>
      <w:r w:rsidRPr="001D7809">
        <w:rPr>
          <w:rFonts w:eastAsiaTheme="minorEastAsia" w:hint="eastAsia"/>
          <w:lang w:eastAsia="zh-CN"/>
        </w:rPr>
        <w:t xml:space="preserve">1 </w:t>
      </w:r>
      <w:r w:rsidRPr="001D7809">
        <w:rPr>
          <w:rFonts w:eastAsiaTheme="minorEastAsia" w:hint="eastAsia"/>
          <w:lang w:eastAsia="zh-CN"/>
        </w:rPr>
        <w:t>自适应</w:t>
      </w:r>
      <w:ins w:id="166" w:author="兴雨 郭" w:date="2026-02-05T22:54:00Z" w16du:dateUtc="2026-02-05T14:54:00Z">
        <w:r w:rsidR="00DA32EB" w:rsidRPr="00DA32EB">
          <w:rPr>
            <w:rFonts w:eastAsiaTheme="minorEastAsia"/>
            <w:lang w:eastAsia="zh-CN"/>
          </w:rPr>
          <w:t>非对称双椭球</w:t>
        </w:r>
        <w:r w:rsidR="00DA32EB" w:rsidRPr="00B4474A">
          <w:rPr>
            <w:rFonts w:eastAsiaTheme="minorEastAsia"/>
            <w:lang w:eastAsia="zh-CN"/>
          </w:rPr>
          <w:t>采样</w:t>
        </w:r>
        <w:r w:rsidR="00DA32EB" w:rsidRPr="00DA32EB">
          <w:rPr>
            <w:rFonts w:eastAsiaTheme="minorEastAsia"/>
            <w:lang w:eastAsia="zh-CN"/>
          </w:rPr>
          <w:t>域</w:t>
        </w:r>
      </w:ins>
      <w:del w:id="167" w:author="兴雨 郭" w:date="2026-02-05T22:54:00Z" w16du:dateUtc="2026-02-05T14:54:00Z">
        <w:r w:rsidRPr="001D7809" w:rsidDel="00DA32EB">
          <w:rPr>
            <w:rFonts w:eastAsiaTheme="minorEastAsia" w:hint="eastAsia"/>
            <w:lang w:eastAsia="zh-CN"/>
          </w:rPr>
          <w:delText>双向超椭球体</w:delText>
        </w:r>
      </w:del>
      <w:r w:rsidRPr="001D7809">
        <w:rPr>
          <w:rFonts w:eastAsiaTheme="minorEastAsia" w:hint="eastAsia"/>
          <w:lang w:eastAsia="zh-CN"/>
        </w:rPr>
        <w:t>约束</w:t>
      </w:r>
      <w:del w:id="168" w:author="兴雨 郭" w:date="2026-02-05T22:54:00Z" w16du:dateUtc="2026-02-05T14:54:00Z">
        <w:r w:rsidRPr="001D7809" w:rsidDel="00DA32EB">
          <w:rPr>
            <w:rFonts w:eastAsiaTheme="minorEastAsia" w:hint="eastAsia"/>
            <w:lang w:eastAsia="zh-CN"/>
          </w:rPr>
          <w:delText>采样</w:delText>
        </w:r>
      </w:del>
      <w:r w:rsidRPr="001D7809">
        <w:rPr>
          <w:rFonts w:eastAsiaTheme="minorEastAsia" w:hint="eastAsia"/>
          <w:lang w:eastAsia="zh-CN"/>
        </w:rPr>
        <w:t>策略示意图</w:t>
      </w:r>
    </w:p>
    <w:p w14:paraId="6438F97D" w14:textId="5C84801A" w:rsidR="00707A1A" w:rsidRPr="00F770A3" w:rsidRDefault="00E97F44" w:rsidP="00F770A3">
      <w:pPr>
        <w:spacing w:line="300" w:lineRule="auto"/>
        <w:ind w:firstLine="486"/>
        <w:jc w:val="both"/>
        <w:rPr>
          <w:lang w:eastAsia="zh-CN"/>
          <w:rPrChange w:id="169" w:author="兴雨 郭" w:date="2026-02-04T20:47:00Z" w16du:dateUtc="2026-02-04T12:47:00Z">
            <w:rPr>
              <w:rFonts w:eastAsiaTheme="minorEastAsia"/>
              <w:lang w:eastAsia="zh-CN"/>
            </w:rPr>
          </w:rPrChange>
        </w:rPr>
      </w:pPr>
      <w:r w:rsidRPr="00E97F44">
        <w:rPr>
          <w:rFonts w:eastAsiaTheme="minorEastAsia"/>
          <w:color w:val="000000" w:themeColor="text1"/>
          <w:lang w:eastAsia="zh-CN"/>
        </w:rPr>
        <w:t>首先，基于起点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start</m:t>
            </m:r>
          </m:sub>
        </m:sSub>
      </m:oMath>
      <w:r w:rsidRPr="00E97F44">
        <w:rPr>
          <w:rFonts w:eastAsiaTheme="minorEastAsia"/>
          <w:color w:val="000000" w:themeColor="text1"/>
          <w:lang w:eastAsia="zh-CN"/>
        </w:rPr>
        <w:t>、终点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goal</m:t>
            </m:r>
          </m:sub>
        </m:sSub>
      </m:oMath>
      <w:r w:rsidRPr="00E97F44">
        <w:rPr>
          <w:rFonts w:eastAsiaTheme="minorEastAsia"/>
          <w:color w:val="000000" w:themeColor="text1"/>
          <w:lang w:eastAsia="zh-CN"/>
        </w:rPr>
        <w:t>以及通过</w:t>
      </w:r>
      <w:r w:rsidR="00955567">
        <w:rPr>
          <w:rFonts w:eastAsiaTheme="minorEastAsia" w:hint="eastAsia"/>
          <w:color w:val="000000" w:themeColor="text1"/>
          <w:lang w:eastAsia="zh-CN"/>
        </w:rPr>
        <w:t>势场法</w:t>
      </w:r>
      <w:r w:rsidRPr="00E97F44">
        <w:rPr>
          <w:rFonts w:eastAsiaTheme="minorEastAsia"/>
          <w:color w:val="000000" w:themeColor="text1"/>
          <w:lang w:eastAsia="zh-CN"/>
        </w:rPr>
        <w:t>策略生成</w:t>
      </w:r>
      <w:r w:rsidR="00955567">
        <w:rPr>
          <w:rFonts w:eastAsiaTheme="minorEastAsia" w:hint="eastAsia"/>
          <w:color w:val="000000" w:themeColor="text1"/>
          <w:lang w:eastAsia="zh-CN"/>
        </w:rPr>
        <w:t>的</w:t>
      </w:r>
      <w:r w:rsidRPr="00E97F44">
        <w:rPr>
          <w:rFonts w:eastAsiaTheme="minorEastAsia"/>
          <w:color w:val="000000" w:themeColor="text1"/>
          <w:lang w:eastAsia="zh-CN"/>
        </w:rPr>
        <w:t>中介点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Pr="00E97F44">
        <w:rPr>
          <w:rFonts w:eastAsiaTheme="minorEastAsia"/>
          <w:color w:val="000000" w:themeColor="text1"/>
          <w:lang w:eastAsia="zh-CN"/>
        </w:rPr>
        <w:t>，</w:t>
      </w:r>
      <w:r w:rsidR="00E73D63" w:rsidRPr="00E73D63">
        <w:rPr>
          <w:rFonts w:eastAsiaTheme="minorEastAsia"/>
          <w:color w:val="000000" w:themeColor="text1"/>
          <w:lang w:eastAsia="zh-CN"/>
        </w:rPr>
        <w:t>引入中介点</w:t>
      </w:r>
      <w:r w:rsidR="00E73D63" w:rsidRPr="00E73D63">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00E73D63" w:rsidRPr="00E73D63">
        <w:rPr>
          <w:rFonts w:eastAsiaTheme="minorEastAsia"/>
          <w:color w:val="000000" w:themeColor="text1"/>
          <w:lang w:eastAsia="zh-CN"/>
        </w:rPr>
        <w:t>引导</w:t>
      </w:r>
      <w:r w:rsidR="00E73D63">
        <w:rPr>
          <w:rFonts w:eastAsiaTheme="minorEastAsia" w:hint="eastAsia"/>
          <w:color w:val="000000" w:themeColor="text1"/>
          <w:lang w:eastAsia="zh-CN"/>
        </w:rPr>
        <w:t>，将全局搜索</w:t>
      </w:r>
      <w:ins w:id="170" w:author="兴雨 郭" w:date="2026-02-04T20:43:00Z" w16du:dateUtc="2026-02-04T12:43:00Z">
        <w:r w:rsidR="00F40F4C" w:rsidRPr="00A869F1">
          <w:rPr>
            <w:rFonts w:eastAsiaTheme="minorEastAsia" w:hint="eastAsia"/>
            <w:color w:val="000000" w:themeColor="text1"/>
            <w:lang w:eastAsia="zh-CN"/>
          </w:rPr>
          <w:t>解耦</w:t>
        </w:r>
      </w:ins>
      <w:del w:id="171" w:author="兴雨 郭" w:date="2026-02-04T20:43:00Z" w16du:dateUtc="2026-02-04T12:43:00Z">
        <w:r w:rsidR="00E73D63" w:rsidDel="00F40F4C">
          <w:rPr>
            <w:rFonts w:eastAsiaTheme="minorEastAsia" w:hint="eastAsia"/>
            <w:color w:val="000000" w:themeColor="text1"/>
            <w:lang w:eastAsia="zh-CN"/>
          </w:rPr>
          <w:delText>分解</w:delText>
        </w:r>
      </w:del>
      <w:r w:rsidR="00E73D63">
        <w:rPr>
          <w:rFonts w:eastAsiaTheme="minorEastAsia" w:hint="eastAsia"/>
          <w:color w:val="000000" w:themeColor="text1"/>
          <w:lang w:eastAsia="zh-CN"/>
        </w:rPr>
        <w:t>为</w:t>
      </w:r>
      <w:r w:rsidR="00E73D63" w:rsidRPr="00E97F44">
        <w:rPr>
          <w:rFonts w:eastAsiaTheme="minorEastAsia"/>
          <w:color w:val="000000" w:themeColor="text1"/>
          <w:lang w:eastAsia="zh-CN"/>
        </w:rPr>
        <w:t xml:space="preserve"> </w:t>
      </w:r>
      <w:r w:rsidRPr="00E97F44">
        <w:rPr>
          <w:rFonts w:eastAsiaTheme="minorEastAsia"/>
          <w:color w:val="000000" w:themeColor="text1"/>
          <w:lang w:eastAsia="zh-CN"/>
        </w:rPr>
        <w:t>“</w:t>
      </w:r>
      <w:r w:rsidRPr="00E97F44">
        <w:rPr>
          <w:rFonts w:eastAsiaTheme="minorEastAsia"/>
          <w:color w:val="000000" w:themeColor="text1"/>
          <w:lang w:eastAsia="zh-CN"/>
        </w:rPr>
        <w:t>起点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和</w:t>
      </w:r>
      <w:r w:rsidRPr="00E97F44">
        <w:rPr>
          <w:rFonts w:eastAsiaTheme="minorEastAsia"/>
          <w:color w:val="000000" w:themeColor="text1"/>
          <w:lang w:eastAsia="zh-CN"/>
        </w:rPr>
        <w:t>“</w:t>
      </w:r>
      <w:r w:rsidRPr="00E97F44">
        <w:rPr>
          <w:rFonts w:eastAsiaTheme="minorEastAsia"/>
          <w:color w:val="000000" w:themeColor="text1"/>
          <w:lang w:eastAsia="zh-CN"/>
        </w:rPr>
        <w:t>终点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的超椭球体知情</w:t>
      </w:r>
      <w:r w:rsidR="00E73D63">
        <w:rPr>
          <w:rFonts w:eastAsiaTheme="minorEastAsia" w:hint="eastAsia"/>
          <w:color w:val="000000" w:themeColor="text1"/>
          <w:lang w:eastAsia="zh-CN"/>
        </w:rPr>
        <w:t>采样</w:t>
      </w:r>
      <w:r w:rsidRPr="00E97F44">
        <w:rPr>
          <w:rFonts w:eastAsiaTheme="minorEastAsia"/>
          <w:color w:val="000000" w:themeColor="text1"/>
          <w:lang w:eastAsia="zh-CN"/>
        </w:rPr>
        <w:t>子集</w:t>
      </w:r>
      <w:ins w:id="172" w:author="兴雨 郭" w:date="2026-02-04T20:44:00Z" w16du:dateUtc="2026-02-04T12:44:00Z">
        <w:r w:rsidR="00F40F4C">
          <w:rPr>
            <w:rFonts w:eastAsiaTheme="minorEastAsia" w:hint="eastAsia"/>
            <w:color w:val="000000" w:themeColor="text1"/>
            <w:lang w:eastAsia="zh-CN"/>
          </w:rPr>
          <w:t>，其定义见式</w:t>
        </w:r>
      </w:ins>
      <w:ins w:id="173" w:author="兴雨 郭" w:date="2026-02-04T20:45:00Z" w16du:dateUtc="2026-02-04T12:45:00Z">
        <w:r w:rsidR="00F40F4C">
          <w:rPr>
            <w:rFonts w:eastAsiaTheme="minorEastAsia" w:hint="eastAsia"/>
            <w:color w:val="000000" w:themeColor="text1"/>
            <w:lang w:eastAsia="zh-CN"/>
          </w:rPr>
          <w:t>1</w:t>
        </w:r>
      </w:ins>
      <w:r w:rsidR="00E73D63">
        <w:rPr>
          <w:rFonts w:eastAsiaTheme="minorEastAsia" w:hint="eastAsia"/>
          <w:color w:val="000000" w:themeColor="text1"/>
          <w:lang w:eastAsia="zh-CN"/>
        </w:rPr>
        <w:t>。</w:t>
      </w:r>
      <w:r w:rsidRPr="00E97F44">
        <w:rPr>
          <w:rFonts w:eastAsiaTheme="minorEastAsia"/>
          <w:color w:val="000000" w:themeColor="text1"/>
          <w:lang w:eastAsia="zh-CN"/>
        </w:rPr>
        <w:t>与传统</w:t>
      </w:r>
      <w:r>
        <w:rPr>
          <w:rFonts w:eastAsiaTheme="minorEastAsia" w:hint="eastAsia"/>
          <w:color w:val="000000" w:themeColor="text1"/>
          <w:lang w:eastAsia="zh-CN"/>
        </w:rPr>
        <w:t>算法</w:t>
      </w:r>
      <w:r w:rsidRPr="00E97F44">
        <w:rPr>
          <w:rFonts w:eastAsiaTheme="minorEastAsia"/>
          <w:color w:val="000000" w:themeColor="text1"/>
          <w:lang w:eastAsia="zh-CN"/>
        </w:rPr>
        <w:t>中单一静态椭圆不同，本文所构建的超椭球体并非固定形状，</w:t>
      </w:r>
      <w:r w:rsidR="00E73D63">
        <w:rPr>
          <w:rFonts w:eastAsiaTheme="minorEastAsia" w:hint="eastAsia"/>
          <w:color w:val="000000" w:themeColor="text1"/>
          <w:lang w:eastAsia="zh-CN"/>
        </w:rPr>
        <w:t>采用</w:t>
      </w:r>
      <w:r w:rsidR="00E73D63">
        <w:rPr>
          <w:rFonts w:eastAsiaTheme="minorEastAsia" w:hint="eastAsia"/>
          <w:color w:val="000000" w:themeColor="text1"/>
          <w:lang w:eastAsia="zh-CN"/>
        </w:rPr>
        <w:t>PID</w:t>
      </w:r>
      <w:del w:id="174" w:author="兴雨 郭" w:date="2026-02-04T20:46:00Z" w16du:dateUtc="2026-02-04T12:46:00Z">
        <w:r w:rsidR="00E73D63" w:rsidDel="00F770A3">
          <w:rPr>
            <w:rFonts w:eastAsiaTheme="minorEastAsia" w:hint="eastAsia"/>
            <w:color w:val="000000" w:themeColor="text1"/>
            <w:lang w:eastAsia="zh-CN"/>
          </w:rPr>
          <w:delText>在线调节采样约束尺度</w:delText>
        </w:r>
      </w:del>
      <w:ins w:id="175" w:author="兴雨 郭" w:date="2026-02-04T20:46:00Z" w16du:dateUtc="2026-02-04T12:46:00Z">
        <w:r w:rsidR="00F770A3">
          <w:rPr>
            <w:rFonts w:eastAsiaTheme="minorEastAsia" w:hint="eastAsia"/>
            <w:color w:val="000000" w:themeColor="text1"/>
            <w:lang w:eastAsia="zh-CN"/>
          </w:rPr>
          <w:t>控制器</w:t>
        </w:r>
      </w:ins>
      <w:r w:rsidRPr="00E97F44">
        <w:rPr>
          <w:rFonts w:eastAsiaTheme="minorEastAsia"/>
          <w:color w:val="000000" w:themeColor="text1"/>
          <w:lang w:eastAsia="zh-CN"/>
        </w:rPr>
        <w:t>，可根据搜索过程中的路径代价变化与扩展状态自适应地进行伸缩</w:t>
      </w:r>
      <w:ins w:id="176" w:author="兴雨 郭" w:date="2026-02-04T20:46:00Z" w16du:dateUtc="2026-02-04T12:46:00Z">
        <w:r w:rsidR="00F770A3">
          <w:rPr>
            <w:rFonts w:eastAsiaTheme="minorEastAsia" w:hint="eastAsia"/>
            <w:color w:val="000000" w:themeColor="text1"/>
            <w:lang w:eastAsia="zh-CN"/>
          </w:rPr>
          <w:t>，分别在</w:t>
        </w:r>
        <w:r w:rsidR="00F770A3" w:rsidRPr="00B72E86">
          <w:rPr>
            <w:rFonts w:eastAsiaTheme="minorEastAsia"/>
            <w:color w:val="000000" w:themeColor="text1"/>
            <w:lang w:eastAsia="zh-CN"/>
          </w:rPr>
          <w:t>起点侧与目标</w:t>
        </w:r>
        <w:r w:rsidR="00F770A3" w:rsidRPr="00B72E86">
          <w:rPr>
            <w:rFonts w:eastAsiaTheme="minorEastAsia" w:hint="eastAsia"/>
            <w:color w:val="000000" w:themeColor="text1"/>
            <w:lang w:eastAsia="zh-CN"/>
          </w:rPr>
          <w:t>点</w:t>
        </w:r>
        <w:r w:rsidR="00F770A3" w:rsidRPr="00B72E86">
          <w:rPr>
            <w:rFonts w:eastAsiaTheme="minorEastAsia"/>
            <w:color w:val="000000" w:themeColor="text1"/>
            <w:lang w:eastAsia="zh-CN"/>
          </w:rPr>
          <w:t>侧维护独立</w:t>
        </w:r>
        <w:r w:rsidR="00F770A3" w:rsidRPr="00B72E86">
          <w:rPr>
            <w:rFonts w:eastAsiaTheme="minorEastAsia" w:hint="eastAsia"/>
            <w:color w:val="000000" w:themeColor="text1"/>
            <w:lang w:eastAsia="zh-CN"/>
          </w:rPr>
          <w:t>代价参数</w:t>
        </w:r>
      </w:ins>
      <w:ins w:id="177" w:author="兴雨 郭" w:date="2026-02-04T20:46:00Z" w16du:dateUtc="2026-02-04T12:46:00Z">
        <w:r w:rsidR="00F770A3" w:rsidRPr="00500B1D">
          <w:rPr>
            <w:rFonts w:hint="eastAsia"/>
            <w:position w:val="-16"/>
          </w:rPr>
          <w:object w:dxaOrig="460" w:dyaOrig="440" w14:anchorId="5D8BA8E3">
            <v:shape id="_x0000_i1027" type="#_x0000_t75" style="width:22.55pt;height:21.9pt" o:ole="">
              <v:imagedata r:id="rId18" o:title=""/>
            </v:shape>
            <o:OLEObject Type="Embed" ProgID="Equation.DSMT4" ShapeID="_x0000_i1027" DrawAspect="Content" ObjectID="_1832180536" r:id="rId22"/>
          </w:object>
        </w:r>
      </w:ins>
      <w:ins w:id="178" w:author="兴雨 郭" w:date="2026-02-04T20:46:00Z" w16du:dateUtc="2026-02-04T12:46:00Z">
        <w:r w:rsidR="00F770A3" w:rsidRPr="00B72E86">
          <w:rPr>
            <w:rFonts w:eastAsiaTheme="minorEastAsia" w:hint="eastAsia"/>
            <w:lang w:eastAsia="zh-CN"/>
          </w:rPr>
          <w:t>与</w:t>
        </w:r>
      </w:ins>
      <w:ins w:id="179" w:author="兴雨 郭" w:date="2026-02-04T20:46:00Z" w16du:dateUtc="2026-02-04T12:46:00Z">
        <w:r w:rsidR="00F770A3" w:rsidRPr="00500B1D">
          <w:rPr>
            <w:rFonts w:hint="eastAsia"/>
            <w:position w:val="-16"/>
          </w:rPr>
          <w:object w:dxaOrig="460" w:dyaOrig="440" w14:anchorId="51DAE2A2">
            <v:shape id="_x0000_i1028" type="#_x0000_t75" style="width:22.55pt;height:21.9pt" o:ole="">
              <v:imagedata r:id="rId20" o:title=""/>
            </v:shape>
            <o:OLEObject Type="Embed" ProgID="Equation.DSMT4" ShapeID="_x0000_i1028" DrawAspect="Content" ObjectID="_1832180537" r:id="rId23"/>
          </w:object>
        </w:r>
      </w:ins>
      <w:r w:rsidRPr="00E97F44">
        <w:rPr>
          <w:rFonts w:eastAsiaTheme="minorEastAsia"/>
          <w:color w:val="000000" w:themeColor="text1"/>
          <w:lang w:eastAsia="zh-CN"/>
        </w:rPr>
        <w:t>，</w:t>
      </w:r>
      <w:del w:id="180" w:author="兴雨 郭" w:date="2026-02-04T20:47:00Z" w16du:dateUtc="2026-02-04T12:47:00Z">
        <w:r w:rsidRPr="00E97F44" w:rsidDel="00F770A3">
          <w:rPr>
            <w:rFonts w:eastAsiaTheme="minorEastAsia"/>
            <w:color w:val="000000" w:themeColor="text1"/>
            <w:lang w:eastAsia="zh-CN"/>
          </w:rPr>
          <w:delText>从而在</w:delText>
        </w:r>
      </w:del>
      <w:r w:rsidRPr="00E97F44">
        <w:rPr>
          <w:rFonts w:eastAsiaTheme="minorEastAsia"/>
          <w:color w:val="000000" w:themeColor="text1"/>
          <w:lang w:eastAsia="zh-CN"/>
        </w:rPr>
        <w:t>保证潜在最优路径覆盖性的同时，</w:t>
      </w:r>
      <w:r w:rsidRPr="00E97F44">
        <w:rPr>
          <w:rFonts w:eastAsiaTheme="minorEastAsia"/>
          <w:color w:val="000000" w:themeColor="text1"/>
          <w:highlight w:val="red"/>
          <w:lang w:eastAsia="zh-CN"/>
        </w:rPr>
        <w:t>持续压缩</w:t>
      </w:r>
      <w:r w:rsidRPr="00E97F44">
        <w:rPr>
          <w:rFonts w:eastAsiaTheme="minorEastAsia"/>
          <w:color w:val="000000" w:themeColor="text1"/>
          <w:lang w:eastAsia="zh-CN"/>
        </w:rPr>
        <w:t>无效采样区域</w:t>
      </w:r>
      <w:del w:id="181" w:author="兴雨 郭" w:date="2026-02-04T20:48:00Z" w16du:dateUtc="2026-02-04T12:48:00Z">
        <w:r w:rsidR="00681EBC" w:rsidDel="00F770A3">
          <w:rPr>
            <w:rFonts w:eastAsiaTheme="minorEastAsia" w:hint="eastAsia"/>
            <w:color w:val="000000" w:themeColor="text1"/>
            <w:lang w:eastAsia="zh-CN"/>
          </w:rPr>
          <w:delText>，具体实现</w:delText>
        </w:r>
      </w:del>
      <w:ins w:id="182" w:author="兴雨 郭" w:date="2026-02-04T20:48:00Z" w16du:dateUtc="2026-02-04T12:48:00Z">
        <w:r w:rsidR="00F770A3" w:rsidRPr="00B72E86">
          <w:rPr>
            <w:rFonts w:eastAsiaTheme="minorEastAsia" w:hint="eastAsia"/>
            <w:color w:val="000000" w:themeColor="text1"/>
            <w:lang w:eastAsia="zh-CN"/>
          </w:rPr>
          <w:t>。</w:t>
        </w:r>
      </w:ins>
      <w:del w:id="183" w:author="兴雨 郭" w:date="2026-02-04T20:48:00Z" w16du:dateUtc="2026-02-04T12:48:00Z">
        <w:r w:rsidR="00681EBC" w:rsidDel="00F770A3">
          <w:rPr>
            <w:rFonts w:eastAsiaTheme="minorEastAsia" w:hint="eastAsia"/>
            <w:color w:val="000000" w:themeColor="text1"/>
            <w:lang w:eastAsia="zh-CN"/>
          </w:rPr>
          <w:delText>见伪代码</w:delText>
        </w:r>
        <w:r w:rsidR="00681EBC" w:rsidDel="00F770A3">
          <w:rPr>
            <w:rFonts w:eastAsiaTheme="minorEastAsia" w:hint="eastAsia"/>
            <w:color w:val="000000" w:themeColor="text1"/>
            <w:lang w:eastAsia="zh-CN"/>
          </w:rPr>
          <w:delText>1</w:delText>
        </w:r>
        <w:r w:rsidRPr="00E97F44" w:rsidDel="00F770A3">
          <w:rPr>
            <w:rFonts w:eastAsiaTheme="minorEastAsia"/>
            <w:color w:val="000000" w:themeColor="text1"/>
            <w:lang w:eastAsia="zh-CN"/>
          </w:rPr>
          <w:delText>。</w:delText>
        </w:r>
      </w:del>
    </w:p>
    <w:p w14:paraId="28C0F38A" w14:textId="5464A64C" w:rsidR="000E64A2" w:rsidRPr="000E64A2" w:rsidRDefault="00E97F44" w:rsidP="000E64A2">
      <w:pPr>
        <w:spacing w:line="300" w:lineRule="auto"/>
        <w:ind w:firstLine="720"/>
        <w:jc w:val="both"/>
        <w:rPr>
          <w:rFonts w:eastAsiaTheme="minorEastAsia"/>
          <w:lang w:eastAsia="zh-CN"/>
        </w:rPr>
      </w:pPr>
      <w:r w:rsidRPr="00E97F44">
        <w:rPr>
          <w:rFonts w:eastAsiaTheme="minorEastAsia"/>
          <w:color w:val="000000" w:themeColor="text1"/>
          <w:lang w:eastAsia="zh-CN"/>
        </w:rPr>
        <w:t>在采样与扩展阶段，</w:t>
      </w:r>
      <w:r w:rsidR="00B61A9B" w:rsidRPr="00B61A9B">
        <w:rPr>
          <w:rFonts w:eastAsiaTheme="minorEastAsia"/>
          <w:color w:val="000000" w:themeColor="text1"/>
          <w:lang w:eastAsia="zh-CN"/>
        </w:rPr>
        <w:t>以路径代价与到中介点的启发式距离构成双目标，采用帕累托支配</w:t>
      </w:r>
      <w:r w:rsidR="00B61A9B">
        <w:rPr>
          <w:rFonts w:eastAsiaTheme="minorEastAsia" w:hint="eastAsia"/>
          <w:color w:val="000000" w:themeColor="text1"/>
          <w:lang w:eastAsia="zh-CN"/>
        </w:rPr>
        <w:t>机制</w:t>
      </w:r>
      <w:r w:rsidR="00B61A9B" w:rsidRPr="00B61A9B">
        <w:rPr>
          <w:rFonts w:eastAsiaTheme="minorEastAsia"/>
          <w:color w:val="000000" w:themeColor="text1"/>
          <w:lang w:eastAsia="zh-CN"/>
        </w:rPr>
        <w:t>筛选候选扩展节点</w:t>
      </w:r>
      <w:r w:rsidR="00B61A9B">
        <w:rPr>
          <w:rFonts w:eastAsiaTheme="minorEastAsia" w:hint="eastAsia"/>
          <w:color w:val="000000" w:themeColor="text1"/>
          <w:lang w:eastAsia="zh-CN"/>
        </w:rPr>
        <w:t>，</w:t>
      </w:r>
      <w:r w:rsidR="00D35E0D">
        <w:rPr>
          <w:rFonts w:eastAsiaTheme="minorEastAsia" w:hint="eastAsia"/>
          <w:color w:val="000000" w:themeColor="text1"/>
          <w:lang w:eastAsia="zh-CN"/>
        </w:rPr>
        <w:t>适当间隔触发</w:t>
      </w:r>
      <w:r w:rsidR="00B61A9B">
        <w:rPr>
          <w:rFonts w:eastAsiaTheme="minorEastAsia" w:hint="eastAsia"/>
          <w:color w:val="000000" w:themeColor="text1"/>
          <w:lang w:eastAsia="zh-CN"/>
        </w:rPr>
        <w:t>帕累托支配</w:t>
      </w:r>
      <w:r w:rsidR="00D35E0D">
        <w:rPr>
          <w:rFonts w:eastAsiaTheme="minorEastAsia" w:hint="eastAsia"/>
          <w:color w:val="000000" w:themeColor="text1"/>
          <w:lang w:eastAsia="zh-CN"/>
        </w:rPr>
        <w:t>机制，</w:t>
      </w:r>
      <w:r w:rsidRPr="00E97F44">
        <w:rPr>
          <w:rFonts w:eastAsiaTheme="minorEastAsia"/>
          <w:color w:val="000000" w:themeColor="text1"/>
          <w:lang w:eastAsia="zh-CN"/>
        </w:rPr>
        <w:t>从起点与终点</w:t>
      </w:r>
      <w:r w:rsidR="00D35E0D">
        <w:rPr>
          <w:rFonts w:eastAsiaTheme="minorEastAsia" w:hint="eastAsia"/>
          <w:color w:val="000000" w:themeColor="text1"/>
          <w:lang w:eastAsia="zh-CN"/>
        </w:rPr>
        <w:t>分别</w:t>
      </w:r>
      <w:r w:rsidRPr="00E97F44">
        <w:rPr>
          <w:rFonts w:eastAsiaTheme="minorEastAsia"/>
          <w:color w:val="000000" w:themeColor="text1"/>
          <w:lang w:eastAsia="zh-CN"/>
        </w:rPr>
        <w:t>生成两棵随机树，并在各自对应的超椭球体约束下向中介</w:t>
      </w:r>
      <w:r>
        <w:rPr>
          <w:rFonts w:eastAsiaTheme="minorEastAsia" w:hint="eastAsia"/>
          <w:color w:val="000000" w:themeColor="text1"/>
          <w:lang w:eastAsia="zh-CN"/>
        </w:rPr>
        <w:t>点</w:t>
      </w:r>
      <w:r w:rsidRPr="00E97F44">
        <w:rPr>
          <w:rFonts w:eastAsiaTheme="minorEastAsia"/>
          <w:color w:val="000000" w:themeColor="text1"/>
          <w:lang w:eastAsia="zh-CN"/>
        </w:rPr>
        <w:t>区域</w:t>
      </w:r>
      <w:r>
        <w:rPr>
          <w:rFonts w:eastAsiaTheme="minorEastAsia" w:hint="eastAsia"/>
          <w:color w:val="000000" w:themeColor="text1"/>
          <w:lang w:eastAsia="zh-CN"/>
        </w:rPr>
        <w:t>实行</w:t>
      </w:r>
      <w:r w:rsidRPr="00E97F44">
        <w:rPr>
          <w:rFonts w:eastAsiaTheme="minorEastAsia"/>
          <w:color w:val="000000" w:themeColor="text1"/>
          <w:lang w:eastAsia="zh-CN"/>
        </w:rPr>
        <w:t>并行扩展。通过中介点的引导作用，两棵树的生长方向被有效约束，避免了无目标扩展和搜索震荡现象。当两棵树在中介区域内满足连接条件时，即可完成路径的快速构建</w:t>
      </w:r>
      <w:ins w:id="184" w:author="兴雨 郭" w:date="2026-02-04T20:49:00Z" w16du:dateUtc="2026-02-04T12:49:00Z">
        <w:r w:rsidR="00F770A3">
          <w:rPr>
            <w:rFonts w:eastAsiaTheme="minorEastAsia" w:hint="eastAsia"/>
            <w:color w:val="000000" w:themeColor="text1"/>
            <w:lang w:eastAsia="zh-CN"/>
          </w:rPr>
          <w:t>，具体实现</w:t>
        </w:r>
        <w:r w:rsidR="00F770A3" w:rsidRPr="00B72E86">
          <w:rPr>
            <w:rFonts w:eastAsiaTheme="minorEastAsia" w:hint="eastAsia"/>
            <w:color w:val="000000" w:themeColor="text1"/>
            <w:lang w:eastAsia="zh-CN"/>
          </w:rPr>
          <w:t>伪代码</w:t>
        </w:r>
        <w:r w:rsidR="00F770A3">
          <w:rPr>
            <w:rFonts w:eastAsiaTheme="minorEastAsia" w:hint="eastAsia"/>
            <w:color w:val="000000" w:themeColor="text1"/>
            <w:lang w:eastAsia="zh-CN"/>
          </w:rPr>
          <w:t>见算法</w:t>
        </w:r>
        <w:r w:rsidR="00F770A3" w:rsidRPr="00B72E86">
          <w:rPr>
            <w:rFonts w:eastAsiaTheme="minorEastAsia" w:hint="eastAsia"/>
            <w:color w:val="000000" w:themeColor="text1"/>
            <w:lang w:eastAsia="zh-CN"/>
          </w:rPr>
          <w:t>1</w:t>
        </w:r>
        <w:r w:rsidR="00F770A3">
          <w:rPr>
            <w:rFonts w:eastAsiaTheme="minorEastAsia" w:hint="eastAsia"/>
            <w:color w:val="000000" w:themeColor="text1"/>
            <w:lang w:eastAsia="zh-CN"/>
          </w:rPr>
          <w:t>，</w:t>
        </w:r>
        <w:r w:rsidR="00F770A3" w:rsidRPr="00B72E86">
          <w:rPr>
            <w:rFonts w:eastAsiaTheme="minorEastAsia" w:hint="eastAsia"/>
            <w:color w:val="000000" w:themeColor="text1"/>
            <w:lang w:eastAsia="zh-CN"/>
          </w:rPr>
          <w:t>2</w:t>
        </w:r>
      </w:ins>
      <w:del w:id="185" w:author="兴雨 郭" w:date="2026-02-04T20:49:00Z" w16du:dateUtc="2026-02-04T12:49:00Z">
        <w:r w:rsidR="00681EBC" w:rsidDel="00F770A3">
          <w:rPr>
            <w:rFonts w:eastAsiaTheme="minorEastAsia" w:hint="eastAsia"/>
            <w:color w:val="000000" w:themeColor="text1"/>
            <w:lang w:eastAsia="zh-CN"/>
          </w:rPr>
          <w:delText>，具体实现见伪代码</w:delText>
        </w:r>
        <w:r w:rsidR="00681EBC" w:rsidDel="00F770A3">
          <w:rPr>
            <w:rFonts w:eastAsiaTheme="minorEastAsia" w:hint="eastAsia"/>
            <w:color w:val="000000" w:themeColor="text1"/>
            <w:lang w:eastAsia="zh-CN"/>
          </w:rPr>
          <w:delText>2</w:delText>
        </w:r>
      </w:del>
      <w:r w:rsidRPr="00E97F44">
        <w:rPr>
          <w:rFonts w:eastAsiaTheme="minorEastAsia"/>
          <w:color w:val="000000" w:themeColor="text1"/>
          <w:lang w:eastAsia="zh-CN"/>
        </w:rPr>
        <w:t>。</w:t>
      </w:r>
    </w:p>
    <w:p w14:paraId="46A6DFEB" w14:textId="77777777" w:rsidR="00B53AAB" w:rsidRDefault="00B53AAB" w:rsidP="00B53AAB">
      <w:pPr>
        <w:spacing w:line="300" w:lineRule="auto"/>
        <w:ind w:firstLine="486"/>
        <w:jc w:val="both"/>
        <w:rPr>
          <w:rFonts w:eastAsiaTheme="minorEastAsia"/>
          <w:lang w:eastAsia="zh-CN"/>
        </w:rPr>
      </w:pPr>
      <w:r w:rsidRPr="00345D87">
        <w:rPr>
          <w:rFonts w:eastAsiaTheme="minorEastAsia"/>
          <w:lang w:eastAsia="zh-CN"/>
        </w:rPr>
        <w:t>为构建路径规划问题的数学模型，本文定义以下两个核心空间：</w:t>
      </w:r>
      <w:r>
        <w:rPr>
          <w:rFonts w:eastAsiaTheme="minorEastAsia" w:hint="eastAsia"/>
          <w:lang w:eastAsia="zh-CN"/>
        </w:rPr>
        <w:t>工作空间</w:t>
      </w:r>
      <m:oMath>
        <m:r>
          <m:rPr>
            <m:sty m:val="p"/>
          </m:rPr>
          <w:rPr>
            <w:rFonts w:ascii="Cambria Math" w:eastAsiaTheme="minorEastAsia" w:hAnsi="Cambria Math"/>
            <w:lang w:eastAsia="zh-CN"/>
          </w:rPr>
          <m:t>W</m:t>
        </m:r>
      </m:oMath>
      <w:r w:rsidRPr="00345D87">
        <w:rPr>
          <w:rFonts w:eastAsiaTheme="minorEastAsia"/>
          <w:lang w:eastAsia="zh-CN"/>
        </w:rPr>
        <w:t> </w:t>
      </w:r>
      <w:r>
        <w:rPr>
          <w:rFonts w:eastAsiaTheme="minorEastAsia" w:hint="eastAsia"/>
          <w:lang w:eastAsia="zh-CN"/>
        </w:rPr>
        <w:t xml:space="preserve"> </w:t>
      </w:r>
      <w:r w:rsidRPr="00736C29">
        <w:rPr>
          <w:rFonts w:ascii="Cambria Math" w:eastAsiaTheme="minorEastAsia" w:hAnsi="Cambria Math" w:cs="Cambria Math"/>
          <w:lang w:eastAsia="zh-CN"/>
        </w:rPr>
        <w:t>⊆</w:t>
      </w:r>
      <w:r>
        <w:rPr>
          <w:rFonts w:ascii="Cambria Math" w:eastAsiaTheme="minorEastAsia" w:hAnsi="Cambria Math" w:cs="Cambria Math" w:hint="eastAsia"/>
          <w:lang w:eastAsia="zh-CN"/>
        </w:rPr>
        <w:t xml:space="preserve"> </w:t>
      </w:r>
      <w:r w:rsidRPr="00736C29">
        <w:rPr>
          <w:rFonts w:eastAsiaTheme="minorEastAsia"/>
          <w:lang w:eastAsia="zh-CN"/>
        </w:rPr>
        <w:t>R</w:t>
      </w:r>
      <w:r w:rsidRPr="00736C29">
        <w:rPr>
          <w:rFonts w:eastAsiaTheme="minorEastAsia"/>
          <w:vertAlign w:val="superscript"/>
          <w:lang w:eastAsia="zh-CN"/>
        </w:rPr>
        <w:t>m</w:t>
      </w:r>
      <w:r w:rsidRPr="00736C29">
        <w:rPr>
          <w:rFonts w:eastAsiaTheme="minorEastAsia"/>
          <w:lang w:eastAsia="zh-CN"/>
        </w:rPr>
        <w:t>与构型空间</w:t>
      </w:r>
      <w:r w:rsidRPr="00345D87">
        <w:rPr>
          <w:rFonts w:eastAsiaTheme="minorEastAsia"/>
          <w:lang w:eastAsia="zh-CN"/>
        </w:rPr>
        <w:t> </w:t>
      </w:r>
      <m:oMath>
        <m:r>
          <m:rPr>
            <m:sty m:val="p"/>
          </m:rPr>
          <w:rPr>
            <w:rFonts w:ascii="Cambria Math" w:eastAsiaTheme="minorEastAsia" w:hAnsi="Cambria Math"/>
            <w:lang w:eastAsia="zh-CN"/>
          </w:rPr>
          <m:t>C</m:t>
        </m:r>
      </m:oMath>
      <w:r w:rsidRPr="00345D87">
        <w:rPr>
          <w:rFonts w:eastAsiaTheme="minorEastAsia"/>
          <w:lang w:eastAsia="zh-CN"/>
        </w:rPr>
        <w:t> </w:t>
      </w:r>
      <w:r w:rsidRPr="00736C29">
        <w:rPr>
          <w:rFonts w:ascii="Cambria Math" w:eastAsiaTheme="minorEastAsia" w:hAnsi="Cambria Math" w:cs="Cambria Math"/>
          <w:lang w:eastAsia="zh-CN"/>
        </w:rPr>
        <w:t xml:space="preserve"> ⊆</w:t>
      </w:r>
      <w:r w:rsidRPr="00345D87">
        <w:rPr>
          <w:rFonts w:eastAsiaTheme="minorEastAsia"/>
          <w:lang w:eastAsia="zh-CN"/>
        </w:rPr>
        <w:t xml:space="preserve"> </w:t>
      </w:r>
      <w:r w:rsidRPr="00736C29">
        <w:rPr>
          <w:rFonts w:eastAsiaTheme="minorEastAsia"/>
          <w:lang w:eastAsia="zh-CN"/>
        </w:rPr>
        <w:t>R</w:t>
      </w:r>
      <w:r w:rsidRPr="00736C29">
        <w:rPr>
          <w:rFonts w:eastAsiaTheme="minorEastAsia"/>
          <w:vertAlign w:val="superscript"/>
          <w:lang w:eastAsia="zh-CN"/>
        </w:rPr>
        <w:t>n</w:t>
      </w:r>
      <w:r w:rsidRPr="00736C29">
        <w:rPr>
          <w:rFonts w:eastAsiaTheme="minorEastAsia"/>
          <w:lang w:eastAsia="zh-CN"/>
        </w:rPr>
        <w:t xml:space="preserve"> </w:t>
      </w:r>
      <w:r>
        <w:rPr>
          <w:rFonts w:eastAsiaTheme="minorEastAsia" w:hint="eastAsia"/>
          <w:lang w:eastAsia="zh-CN"/>
        </w:rPr>
        <w:t>,</w:t>
      </w:r>
      <w:r w:rsidRPr="00345D87">
        <w:rPr>
          <w:rFonts w:eastAsiaTheme="minorEastAsia" w:hint="eastAsia"/>
          <w:lang w:eastAsia="zh-CN"/>
        </w:rPr>
        <w:t xml:space="preserve"> </w:t>
      </w:r>
      <w:r w:rsidRPr="00345D87">
        <w:rPr>
          <w:rFonts w:eastAsiaTheme="minorEastAsia"/>
          <w:lang w:eastAsia="zh-CN"/>
        </w:rPr>
        <w:t>其中</w:t>
      </w:r>
      <w:r w:rsidRPr="00345D87">
        <w:rPr>
          <w:rFonts w:eastAsiaTheme="minorEastAsia"/>
          <w:lang w:eastAsia="zh-CN"/>
        </w:rPr>
        <w:t> </w:t>
      </w:r>
      <m:oMath>
        <m:r>
          <w:rPr>
            <w:rFonts w:ascii="Cambria Math" w:eastAsiaTheme="minorEastAsia" w:hAnsi="Cambria Math"/>
            <w:lang w:eastAsia="zh-CN"/>
          </w:rPr>
          <m:t>m</m:t>
        </m:r>
      </m:oMath>
      <w:r w:rsidRPr="00345D87">
        <w:rPr>
          <w:rFonts w:eastAsiaTheme="minorEastAsia"/>
          <w:lang w:eastAsia="zh-CN"/>
        </w:rPr>
        <w:t> </w:t>
      </w:r>
      <w:r w:rsidRPr="00345D87">
        <w:rPr>
          <w:rFonts w:eastAsiaTheme="minorEastAsia"/>
          <w:lang w:eastAsia="zh-CN"/>
        </w:rPr>
        <w:t>与</w:t>
      </w:r>
      <w:r w:rsidRPr="00345D87">
        <w:rPr>
          <w:rFonts w:eastAsiaTheme="minorEastAsia"/>
          <w:lang w:eastAsia="zh-CN"/>
        </w:rPr>
        <w:t> </w:t>
      </w:r>
      <m:oMath>
        <m:r>
          <w:rPr>
            <w:rFonts w:ascii="Cambria Math" w:eastAsiaTheme="minorEastAsia" w:hAnsi="Cambria Math"/>
            <w:lang w:eastAsia="zh-CN"/>
          </w:rPr>
          <m:t>n</m:t>
        </m:r>
      </m:oMath>
      <w:r w:rsidRPr="00345D87">
        <w:rPr>
          <w:rFonts w:eastAsiaTheme="minorEastAsia"/>
          <w:lang w:eastAsia="zh-CN"/>
        </w:rPr>
        <w:t> </w:t>
      </w:r>
      <w:r w:rsidRPr="00345D87">
        <w:rPr>
          <w:rFonts w:eastAsiaTheme="minorEastAsia"/>
          <w:lang w:eastAsia="zh-CN"/>
        </w:rPr>
        <w:t>分别表示两空间的维度。</w:t>
      </w:r>
      <m:oMath>
        <m:r>
          <w:rPr>
            <w:rFonts w:ascii="Cambria Math" w:eastAsiaTheme="minorEastAsia" w:hAnsi="Cambria Math"/>
            <w:lang w:eastAsia="zh-CN"/>
          </w:rPr>
          <m:t>W</m:t>
        </m:r>
      </m:oMath>
      <w:r w:rsidRPr="00345D87">
        <w:rPr>
          <w:rFonts w:eastAsiaTheme="minorEastAsia"/>
          <w:lang w:eastAsia="zh-CN"/>
        </w:rPr>
        <w:t> </w:t>
      </w:r>
      <w:r w:rsidRPr="00345D87">
        <w:rPr>
          <w:rFonts w:eastAsiaTheme="minorEastAsia"/>
          <w:lang w:eastAsia="zh-CN"/>
        </w:rPr>
        <w:t>为机器人实际运动的笛卡尔空间，而</w:t>
      </w:r>
      <m:oMath>
        <m:r>
          <w:rPr>
            <w:rFonts w:ascii="Cambria Math" w:eastAsiaTheme="minorEastAsia" w:hAnsi="Cambria Math"/>
            <w:lang w:eastAsia="zh-CN"/>
          </w:rPr>
          <m:t>C</m:t>
        </m:r>
      </m:oMath>
      <w:r w:rsidRPr="00345D87">
        <w:rPr>
          <w:rFonts w:eastAsiaTheme="minorEastAsia"/>
          <w:lang w:eastAsia="zh-CN"/>
        </w:rPr>
        <w:t> </w:t>
      </w:r>
      <w:r w:rsidRPr="00345D87">
        <w:rPr>
          <w:rFonts w:eastAsiaTheme="minorEastAsia"/>
          <w:lang w:eastAsia="zh-CN"/>
        </w:rPr>
        <w:t>则描述机器人所有可能的构型。两者在环境表示上具有等价性，均完整表达了自由区域、障碍物及环境边界信息。为</w:t>
      </w:r>
      <w:r>
        <w:rPr>
          <w:rFonts w:eastAsiaTheme="minorEastAsia" w:hint="eastAsia"/>
          <w:lang w:eastAsia="zh-CN"/>
        </w:rPr>
        <w:t>便于描述</w:t>
      </w:r>
      <w:r w:rsidRPr="00345D87">
        <w:rPr>
          <w:rFonts w:eastAsiaTheme="minorEastAsia"/>
          <w:lang w:eastAsia="zh-CN"/>
        </w:rPr>
        <w:t>，下文将主要基于工作空间</w:t>
      </w:r>
      <w:r>
        <w:rPr>
          <w:rFonts w:eastAsiaTheme="minorEastAsia" w:hint="eastAsia"/>
          <w:lang w:eastAsia="zh-CN"/>
        </w:rPr>
        <w:t>展开讨论</w:t>
      </w:r>
      <w:r w:rsidRPr="00345D87">
        <w:rPr>
          <w:rFonts w:eastAsiaTheme="minorEastAsia"/>
          <w:lang w:eastAsia="zh-CN"/>
        </w:rPr>
        <w:t>，但所有论述</w:t>
      </w:r>
      <w:r>
        <w:rPr>
          <w:rFonts w:eastAsiaTheme="minorEastAsia" w:hint="eastAsia"/>
          <w:lang w:eastAsia="zh-CN"/>
        </w:rPr>
        <w:t>同样</w:t>
      </w:r>
      <w:r w:rsidRPr="00345D87">
        <w:rPr>
          <w:rFonts w:eastAsiaTheme="minorEastAsia"/>
          <w:lang w:eastAsia="zh-CN"/>
        </w:rPr>
        <w:t>适用于构型空间。</w:t>
      </w:r>
    </w:p>
    <w:p w14:paraId="3A96DF17" w14:textId="38A5F81F" w:rsidR="00E34F27" w:rsidRPr="00137855" w:rsidRDefault="00B53AAB" w:rsidP="00B4600B">
      <w:pPr>
        <w:spacing w:line="300" w:lineRule="auto"/>
        <w:ind w:firstLine="486"/>
        <w:jc w:val="both"/>
        <w:rPr>
          <w:rFonts w:eastAsiaTheme="minorEastAsia"/>
          <w:lang w:eastAsia="zh-CN"/>
        </w:rPr>
      </w:pPr>
      <w:r>
        <w:rPr>
          <w:rFonts w:eastAsiaTheme="minorEastAsia" w:hint="eastAsia"/>
          <w:lang w:eastAsia="zh-CN"/>
        </w:rPr>
        <w:t>定义</w:t>
      </w:r>
      <w:r w:rsidRPr="00F75FC0">
        <w:rPr>
          <w:rFonts w:eastAsiaTheme="minorEastAsia"/>
          <w:lang w:eastAsia="zh-CN"/>
        </w:rPr>
        <w:t> </w:t>
      </w:r>
      <m:oMath>
        <m:r>
          <w:rPr>
            <w:rFonts w:ascii="Cambria Math" w:eastAsiaTheme="minorEastAsia" w:hAnsi="Cambria Math"/>
            <w:lang w:eastAsia="zh-CN"/>
          </w:rPr>
          <m:t>x</m:t>
        </m:r>
        <m:r>
          <m:rPr>
            <m:scr m:val="script"/>
            <m:sty m:val="p"/>
          </m:rPr>
          <w:rPr>
            <w:rFonts w:ascii="Cambria Math" w:eastAsiaTheme="minorEastAsia" w:hAnsi="Cambria Math"/>
            <w:lang w:eastAsia="zh-CN"/>
          </w:rPr>
          <m:t>∈W</m:t>
        </m:r>
      </m:oMath>
      <w:r w:rsidRPr="00F75FC0">
        <w:rPr>
          <w:rFonts w:eastAsiaTheme="minorEastAsia"/>
          <w:lang w:eastAsia="zh-CN"/>
        </w:rPr>
        <w:t> </w:t>
      </w:r>
      <w:r>
        <w:rPr>
          <w:rFonts w:eastAsiaTheme="minorEastAsia" w:hint="eastAsia"/>
          <w:lang w:eastAsia="zh-CN"/>
        </w:rPr>
        <w:t>为工作空间中的一个状态。将整个空间划分为无碰撞区域</w:t>
      </w:r>
      <w:bookmarkStart w:id="186" w:name="OLE_LINK5"/>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oMath>
      <w:bookmarkEnd w:id="186"/>
      <w:r w:rsidRPr="00F75FC0">
        <w:rPr>
          <w:rFonts w:eastAsiaTheme="minorEastAsia"/>
          <w:lang w:eastAsia="zh-CN"/>
        </w:rPr>
        <w:t> </w:t>
      </w:r>
      <w:r>
        <w:rPr>
          <w:rFonts w:eastAsiaTheme="minorEastAsia" w:hint="eastAsia"/>
          <w:lang w:eastAsia="zh-CN"/>
        </w:rPr>
        <w:t>与障碍区域</w:t>
      </w:r>
      <w:r w:rsidRPr="00F75FC0">
        <w:rPr>
          <w:rFonts w:eastAsiaTheme="minorEastAsia"/>
          <w:lang w:eastAsia="zh-CN"/>
        </w:rPr>
        <w:t> </w:t>
      </w:r>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obs</m:t>
            </m:r>
          </m:sub>
        </m:sSub>
      </m:oMath>
      <w:r>
        <w:rPr>
          <w:rFonts w:eastAsiaTheme="minorEastAsia" w:hint="eastAsia"/>
          <w:lang w:eastAsia="zh-CN"/>
        </w:rPr>
        <w:t>,</w:t>
      </w:r>
      <w:r>
        <w:rPr>
          <w:rFonts w:eastAsiaTheme="minorEastAsia" w:hint="eastAsia"/>
          <w:lang w:eastAsia="zh-CN"/>
        </w:rPr>
        <w:t>满足</w:t>
      </w:r>
      <w:r w:rsidRPr="00F75FC0">
        <w:rPr>
          <w:rFonts w:eastAsiaTheme="minorEastAsia"/>
          <w:lang w:eastAsia="zh-CN"/>
        </w:rPr>
        <w:t> </w:t>
      </w:r>
      <m:oMath>
        <m:r>
          <m:rPr>
            <m:sty m:val="p"/>
          </m:rPr>
          <w:rPr>
            <w:rFonts w:ascii="Cambria Math" w:eastAsiaTheme="minorEastAsia" w:hAnsi="Cambria Math"/>
            <w:lang w:eastAsia="zh-CN"/>
          </w:rPr>
          <m:t>W=</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obs</m:t>
            </m:r>
          </m:sub>
        </m:sSub>
      </m:oMath>
      <w:r>
        <w:rPr>
          <w:rFonts w:eastAsiaTheme="minorEastAsia" w:hint="eastAsia"/>
          <w:lang w:eastAsia="zh-CN"/>
        </w:rPr>
        <w:t>。路径规划的起点与终点与中介点分别记为</w:t>
      </w:r>
      <w:r w:rsidRPr="00F75FC0">
        <w:rPr>
          <w:rFonts w:eastAsiaTheme="minorEastAsia"/>
          <w:lang w:eastAsia="zh-CN"/>
        </w:rPr>
        <w:t>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start</m:t>
            </m:r>
          </m:sub>
        </m:sSub>
      </m:oMath>
      <w:r w:rsidRPr="00F75FC0">
        <w:rPr>
          <w:rFonts w:eastAsiaTheme="minorEastAsia"/>
          <w:lang w:eastAsia="zh-CN"/>
        </w:rPr>
        <w:t> </w:t>
      </w:r>
      <w:r>
        <w:rPr>
          <w:rFonts w:eastAsiaTheme="minorEastAsia" w:hint="eastAsia"/>
          <w:lang w:eastAsia="zh-CN"/>
        </w:rPr>
        <w:t>,</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goal</m:t>
            </m:r>
          </m:sub>
        </m:sSub>
      </m:oMath>
      <w:r>
        <w:rPr>
          <w:rFonts w:eastAsiaTheme="minorEastAsia" w:hint="eastAsia"/>
          <w:lang w:eastAsia="zh-CN"/>
        </w:rPr>
        <w:t>，</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hint="eastAsia"/>
                <w:lang w:eastAsia="zh-CN"/>
              </w:rPr>
              <m:t>mid</m:t>
            </m:r>
          </m:sub>
        </m:sSub>
      </m:oMath>
      <w:r>
        <w:rPr>
          <w:rFonts w:eastAsiaTheme="minorEastAsia" w:hint="eastAsia"/>
          <w:lang w:eastAsia="zh-CN"/>
        </w:rPr>
        <w:t>,</w:t>
      </w:r>
      <w:r>
        <w:rPr>
          <w:rFonts w:eastAsiaTheme="minorEastAsia" w:hint="eastAsia"/>
          <w:lang w:eastAsia="zh-CN"/>
        </w:rPr>
        <w:t>且</w:t>
      </w:r>
      <w:r w:rsidRPr="00F75FC0">
        <w:rPr>
          <w:rFonts w:eastAsiaTheme="minorEastAsia"/>
          <w:lang w:eastAsia="zh-CN"/>
        </w:rPr>
        <w:t>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start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goal</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hint="eastAsia"/>
                <w:lang w:eastAsia="zh-CN"/>
              </w:rPr>
              <m:t>mid</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oMath>
      <w:r>
        <w:rPr>
          <w:rFonts w:eastAsiaTheme="minorEastAsia" w:hint="eastAsia"/>
          <w:lang w:eastAsia="zh-CN"/>
        </w:rPr>
        <w:t>,</w:t>
      </w:r>
      <w:r>
        <w:rPr>
          <w:rFonts w:eastAsiaTheme="minorEastAsia" w:hint="eastAsia"/>
          <w:lang w:eastAsia="zh-CN"/>
        </w:rPr>
        <w:t>令</w:t>
      </w:r>
      <m:oMath>
        <m:r>
          <m:rPr>
            <m:sty m:val="p"/>
          </m:rPr>
          <w:rPr>
            <w:rFonts w:ascii="Cambria Math" w:eastAsiaTheme="minorEastAsia" w:hAnsi="Cambria Math"/>
            <w:lang w:eastAsia="zh-CN"/>
          </w:rPr>
          <m:t>Π</m:t>
        </m:r>
      </m:oMath>
      <w:r w:rsidRPr="00F75FC0">
        <w:rPr>
          <w:rFonts w:eastAsiaTheme="minorEastAsia"/>
          <w:lang w:eastAsia="zh-CN"/>
        </w:rPr>
        <w:t> </w:t>
      </w:r>
      <w:r>
        <w:rPr>
          <w:rFonts w:eastAsiaTheme="minorEastAsia" w:hint="eastAsia"/>
          <w:lang w:eastAsia="zh-CN"/>
        </w:rPr>
        <w:t>表示所有路径的集合，</w:t>
      </w:r>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Π</m:t>
            </m:r>
          </m:e>
          <m:sub>
            <m:r>
              <m:rPr>
                <m:nor/>
              </m:rPr>
              <w:rPr>
                <w:rFonts w:eastAsiaTheme="minorEastAsia"/>
                <w:lang w:eastAsia="zh-CN"/>
              </w:rPr>
              <m:t>free</m:t>
            </m:r>
          </m:sub>
        </m:sSub>
      </m:oMath>
      <w:r w:rsidRPr="00F75FC0">
        <w:rPr>
          <w:rFonts w:eastAsiaTheme="minorEastAsia"/>
          <w:lang w:eastAsia="zh-CN"/>
        </w:rPr>
        <w:t> </w:t>
      </w:r>
      <w:r>
        <w:rPr>
          <w:rFonts w:eastAsiaTheme="minorEastAsia" w:hint="eastAsia"/>
          <w:lang w:eastAsia="zh-CN"/>
        </w:rPr>
        <w:t>则表示所有无碰撞路径的集合</w:t>
      </w:r>
      <w:r w:rsidR="00B4600B">
        <w:rPr>
          <w:rFonts w:eastAsiaTheme="minorEastAsia" w:hint="eastAsia"/>
          <w:lang w:eastAsia="zh-CN"/>
        </w:rPr>
        <w:t>。</w:t>
      </w:r>
      <w:r w:rsidR="00961F7E">
        <w:rPr>
          <w:rFonts w:eastAsiaTheme="minorEastAsia" w:hint="eastAsia"/>
          <w:lang w:eastAsia="zh-CN"/>
        </w:rPr>
        <w:t>该采样机制的核心是动态计算超椭球体的约</w:t>
      </w:r>
      <w:r w:rsidR="00961F7E">
        <w:rPr>
          <w:rFonts w:eastAsiaTheme="minorEastAsia" w:hint="eastAsia"/>
          <w:lang w:eastAsia="zh-CN"/>
        </w:rPr>
        <w:lastRenderedPageBreak/>
        <w:t>束参</w:t>
      </w:r>
      <w:r w:rsidR="00F07A53">
        <w:rPr>
          <w:rFonts w:eastAsiaTheme="minorEastAsia" w:hint="eastAsia"/>
          <w:lang w:eastAsia="zh-CN"/>
        </w:rPr>
        <w:t>数</w:t>
      </w:r>
      <w:r w:rsidR="00137855" w:rsidRPr="00137855">
        <w:rPr>
          <w:rFonts w:eastAsiaTheme="minorEastAsia"/>
          <w:lang w:eastAsia="zh-CN"/>
        </w:rPr>
        <w:t>，</w:t>
      </w:r>
      <w:r w:rsidR="002D2EF8">
        <w:rPr>
          <w:rFonts w:ascii="宋体" w:eastAsia="宋体" w:hAnsi="宋体" w:cs="宋体" w:hint="eastAsia"/>
          <w:lang w:eastAsia="zh-CN"/>
        </w:rPr>
        <w:t>对于任意一个方向，以起点侧为例，</w:t>
      </w:r>
      <w:r w:rsidR="00137855" w:rsidRPr="00137855">
        <w:rPr>
          <w:rFonts w:eastAsiaTheme="minorEastAsia"/>
          <w:lang w:eastAsia="zh-CN"/>
        </w:rPr>
        <w:t>其标准形式表示为</w:t>
      </w:r>
      <w:r w:rsidR="00E34F27" w:rsidRPr="00137855">
        <w:rPr>
          <w:rFonts w:eastAsiaTheme="minorEastAsia" w:hint="eastAsia"/>
          <w:lang w:eastAsia="zh-CN"/>
        </w:rPr>
        <w:t>：</w:t>
      </w:r>
    </w:p>
    <w:p w14:paraId="48F95B2F" w14:textId="230983E6" w:rsidR="00E34F27" w:rsidRDefault="00043ED5" w:rsidP="00E34F27">
      <w:pPr>
        <w:pStyle w:val="ac"/>
        <w:keepNext/>
        <w:jc w:val="right"/>
      </w:pPr>
      <w:r w:rsidRPr="00043ED5">
        <w:rPr>
          <w:rFonts w:hint="eastAsia"/>
          <w:position w:val="-18"/>
        </w:rPr>
        <w:object w:dxaOrig="8260" w:dyaOrig="520" w14:anchorId="1387BDE5">
          <v:shape id="_x0000_i1029" type="#_x0000_t75" style="width:347.5pt;height:21.9pt" o:ole="">
            <v:imagedata r:id="rId24" o:title=""/>
          </v:shape>
          <o:OLEObject Type="Embed" ProgID="Equation.DSMT4" ShapeID="_x0000_i1029" DrawAspect="Content" ObjectID="_1832180538" r:id="rId25"/>
        </w:object>
      </w:r>
    </w:p>
    <w:p w14:paraId="61A52110" w14:textId="77777777" w:rsidR="002D2EF8" w:rsidRDefault="00E34F27" w:rsidP="00E34F27">
      <w:pPr>
        <w:rPr>
          <w:rFonts w:eastAsiaTheme="minorEastAsia"/>
          <w:lang w:eastAsia="zh-CN"/>
        </w:rPr>
      </w:pPr>
      <w:r>
        <w:rPr>
          <w:rFonts w:eastAsiaTheme="minorEastAsia" w:hint="eastAsia"/>
          <w:lang w:eastAsia="zh-CN"/>
        </w:rPr>
        <w:t>其中</w:t>
      </w:r>
    </w:p>
    <w:bookmarkStart w:id="187" w:name="OLE_LINK16"/>
    <w:p w14:paraId="495FB24B" w14:textId="52855A5F" w:rsidR="002D2EF8" w:rsidRPr="00500B1D" w:rsidRDefault="00500B1D" w:rsidP="00500B1D">
      <w:pPr>
        <w:numPr>
          <w:ilvl w:val="0"/>
          <w:numId w:val="7"/>
        </w:numPr>
        <w:rPr>
          <w:lang w:eastAsia="zh-CN"/>
        </w:rPr>
      </w:pPr>
      <w:r w:rsidRPr="00500B1D">
        <w:rPr>
          <w:rFonts w:hint="eastAsia"/>
          <w:position w:val="-16"/>
        </w:rPr>
        <w:object w:dxaOrig="460" w:dyaOrig="440" w14:anchorId="5F36DAF0">
          <v:shape id="_x0000_i1030" type="#_x0000_t75" style="width:22.55pt;height:21.9pt" o:ole="">
            <v:imagedata r:id="rId18" o:title=""/>
          </v:shape>
          <o:OLEObject Type="Embed" ProgID="Equation.DSMT4" ShapeID="_x0000_i1030" DrawAspect="Content" ObjectID="_1832180539" r:id="rId26"/>
        </w:object>
      </w:r>
      <w:bookmarkEnd w:id="187"/>
      <w:r w:rsidRPr="002D2EF8">
        <w:rPr>
          <w:rFonts w:eastAsiaTheme="minorEastAsia" w:hint="eastAsia"/>
          <w:lang w:eastAsia="zh-CN"/>
        </w:rPr>
        <w:t>表</w:t>
      </w:r>
      <w:r w:rsidR="000F7115" w:rsidRPr="00500B1D">
        <w:rPr>
          <w:rFonts w:eastAsiaTheme="minorEastAsia" w:hint="eastAsia"/>
          <w:lang w:eastAsia="zh-CN"/>
        </w:rPr>
        <w:t>示</w:t>
      </w:r>
      <w:r w:rsidR="00E64207" w:rsidRPr="00500B1D">
        <w:rPr>
          <w:rFonts w:eastAsiaTheme="minorEastAsia"/>
          <w:lang w:eastAsia="zh-CN"/>
        </w:rPr>
        <w:t>从起点侧候选节点</w:t>
      </w:r>
      <w:r w:rsidR="00E64207" w:rsidRPr="00500B1D">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00E64207" w:rsidRPr="00500B1D">
        <w:rPr>
          <w:rFonts w:eastAsiaTheme="minorEastAsia"/>
          <w:lang w:eastAsia="zh-CN"/>
        </w:rPr>
        <w:t>得到的</w:t>
      </w:r>
      <w:r w:rsidR="005037EC" w:rsidRPr="00500B1D">
        <w:rPr>
          <w:rFonts w:eastAsiaTheme="minorEastAsia" w:hint="eastAsia"/>
          <w:lang w:eastAsia="zh-CN"/>
        </w:rPr>
        <w:t>经过</w:t>
      </w:r>
      <w:r w:rsidR="00E64207" w:rsidRPr="00500B1D">
        <w:rPr>
          <w:rFonts w:eastAsiaTheme="minorEastAsia"/>
          <w:lang w:eastAsia="zh-CN"/>
        </w:rPr>
        <w:t xml:space="preserve"> PID </w:t>
      </w:r>
      <w:r w:rsidR="00E64207" w:rsidRPr="00500B1D">
        <w:rPr>
          <w:rFonts w:eastAsiaTheme="minorEastAsia"/>
          <w:lang w:eastAsia="zh-CN"/>
        </w:rPr>
        <w:t>修正后</w:t>
      </w:r>
      <w:r w:rsidR="005037EC" w:rsidRPr="00500B1D">
        <w:rPr>
          <w:rFonts w:eastAsiaTheme="minorEastAsia" w:hint="eastAsia"/>
          <w:lang w:eastAsia="zh-CN"/>
        </w:rPr>
        <w:t>的有效最优</w:t>
      </w:r>
      <w:r w:rsidR="00E64207" w:rsidRPr="00500B1D">
        <w:rPr>
          <w:rFonts w:eastAsiaTheme="minorEastAsia"/>
          <w:lang w:eastAsia="zh-CN"/>
        </w:rPr>
        <w:t>路径</w:t>
      </w:r>
      <w:r w:rsidR="005037EC" w:rsidRPr="00500B1D">
        <w:rPr>
          <w:rFonts w:eastAsiaTheme="minorEastAsia" w:hint="eastAsia"/>
          <w:lang w:eastAsia="zh-CN"/>
        </w:rPr>
        <w:t>总</w:t>
      </w:r>
      <w:r w:rsidR="00E64207" w:rsidRPr="00500B1D">
        <w:rPr>
          <w:rFonts w:eastAsiaTheme="minorEastAsia"/>
          <w:lang w:eastAsia="zh-CN"/>
        </w:rPr>
        <w:t>估计</w:t>
      </w:r>
      <w:r w:rsidR="005037EC" w:rsidRPr="00500B1D">
        <w:rPr>
          <w:rFonts w:eastAsiaTheme="minorEastAsia"/>
          <w:lang w:eastAsia="zh-CN"/>
        </w:rPr>
        <w:t>代价</w:t>
      </w:r>
      <w:r w:rsidR="007E48A1" w:rsidRPr="00500B1D">
        <w:rPr>
          <w:rFonts w:eastAsiaTheme="minorEastAsia"/>
          <w:lang w:eastAsia="zh-CN"/>
        </w:rPr>
        <w:t>；</w:t>
      </w:r>
    </w:p>
    <w:p w14:paraId="75CDD8CF" w14:textId="27210D15" w:rsidR="002D2EF8" w:rsidRDefault="002D2EF8" w:rsidP="002D2EF8">
      <w:pPr>
        <w:numPr>
          <w:ilvl w:val="0"/>
          <w:numId w:val="7"/>
        </w:numPr>
        <w:rPr>
          <w:rFonts w:eastAsiaTheme="minorEastAsia"/>
          <w:lang w:eastAsia="zh-CN"/>
        </w:rPr>
      </w:pPr>
      <w:r w:rsidRPr="002D2EF8">
        <w:rPr>
          <w:rFonts w:hint="eastAsia"/>
          <w:position w:val="-12"/>
        </w:rPr>
        <w:object w:dxaOrig="880" w:dyaOrig="360" w14:anchorId="48DC73B0">
          <v:shape id="_x0000_i1031" type="#_x0000_t75" style="width:43.85pt;height:18.15pt" o:ole="">
            <v:imagedata r:id="rId27" o:title=""/>
          </v:shape>
          <o:OLEObject Type="Embed" ProgID="Equation.DSMT4" ShapeID="_x0000_i1031" DrawAspect="Content" ObjectID="_1832180540" r:id="rId28"/>
        </w:object>
      </w:r>
      <w:r w:rsidRPr="002D2EF8">
        <w:rPr>
          <w:rFonts w:ascii="Cambria Math" w:eastAsiaTheme="minorEastAsia" w:hAnsi="Cambria Math" w:hint="eastAsia"/>
          <w:iCs/>
          <w:lang w:eastAsia="zh-CN"/>
        </w:rPr>
        <w:t>是</w:t>
      </w:r>
      <w:r w:rsidR="00E64207" w:rsidRPr="00A35680">
        <w:rPr>
          <w:rFonts w:eastAsiaTheme="minorEastAsia"/>
          <w:lang w:eastAsia="zh-CN"/>
        </w:rPr>
        <w:t>从起点</w:t>
      </w:r>
      <w:r w:rsidR="00E64207">
        <w:rPr>
          <w:rFonts w:eastAsiaTheme="minorEastAsia" w:hint="eastAsia"/>
          <w:lang w:eastAsia="zh-CN"/>
        </w:rPr>
        <w:t>x</w:t>
      </w:r>
      <w:r w:rsidR="00E64207" w:rsidRPr="00E64207">
        <w:rPr>
          <w:rFonts w:eastAsiaTheme="minorEastAsia" w:hint="eastAsia"/>
          <w:vertAlign w:val="subscript"/>
          <w:lang w:eastAsia="zh-CN"/>
        </w:rPr>
        <w:t>start</w:t>
      </w:r>
      <w:r w:rsidR="00E64207" w:rsidRPr="00A35680">
        <w:rPr>
          <w:rFonts w:eastAsiaTheme="minorEastAsia"/>
          <w:lang w:eastAsia="zh-CN"/>
        </w:rPr>
        <w:t>到节点</w:t>
      </w:r>
      <w:r w:rsidR="00E64207">
        <w:rPr>
          <w:rFonts w:eastAsiaTheme="minorEastAsia" w:hint="eastAsia"/>
          <w:lang w:eastAsia="zh-CN"/>
        </w:rPr>
        <w:t>x</w:t>
      </w:r>
      <w:r w:rsidR="00E64207" w:rsidRPr="00A35680">
        <w:rPr>
          <w:rFonts w:eastAsiaTheme="minorEastAsia"/>
          <w:lang w:eastAsia="zh-CN"/>
        </w:rPr>
        <w:t>的启发式代价或累积路径代价</w:t>
      </w:r>
      <w:r w:rsidRPr="00A35680">
        <w:rPr>
          <w:rFonts w:eastAsiaTheme="minorEastAsia"/>
          <w:lang w:eastAsia="zh-CN"/>
        </w:rPr>
        <w:t>；</w:t>
      </w:r>
      <w:r>
        <w:rPr>
          <w:rFonts w:eastAsiaTheme="minorEastAsia"/>
          <w:lang w:eastAsia="zh-CN"/>
        </w:rPr>
        <w:t xml:space="preserve"> </w:t>
      </w:r>
    </w:p>
    <w:p w14:paraId="7E316238" w14:textId="6A102CD6" w:rsidR="002818D8" w:rsidRPr="00DC3B50" w:rsidRDefault="002D2EF8" w:rsidP="002818D8">
      <w:pPr>
        <w:numPr>
          <w:ilvl w:val="0"/>
          <w:numId w:val="7"/>
        </w:numPr>
        <w:rPr>
          <w:ins w:id="188" w:author="兴雨 郭" w:date="2026-02-01T23:46:00Z" w16du:dateUtc="2026-02-01T15:46:00Z"/>
          <w:lang w:eastAsia="zh-CN"/>
          <w:rPrChange w:id="189" w:author="兴雨 郭" w:date="2026-02-01T23:46:00Z" w16du:dateUtc="2026-02-01T15:46:00Z">
            <w:rPr>
              <w:ins w:id="190" w:author="兴雨 郭" w:date="2026-02-01T23:46:00Z" w16du:dateUtc="2026-02-01T15:46:00Z"/>
              <w:rFonts w:eastAsiaTheme="minorEastAsia"/>
              <w:lang w:eastAsia="zh-CN"/>
            </w:rPr>
          </w:rPrChange>
        </w:rPr>
      </w:pPr>
      <w:r w:rsidRPr="002D2EF8">
        <w:rPr>
          <w:rFonts w:hint="eastAsia"/>
          <w:position w:val="-12"/>
        </w:rPr>
        <w:object w:dxaOrig="920" w:dyaOrig="360" w14:anchorId="4A829B8E">
          <v:shape id="_x0000_i1032" type="#_x0000_t75" style="width:46.95pt;height:18.15pt" o:ole="">
            <v:imagedata r:id="rId29" o:title=""/>
          </v:shape>
          <o:OLEObject Type="Embed" ProgID="Equation.DSMT4" ShapeID="_x0000_i1032" DrawAspect="Content" ObjectID="_1832180541" r:id="rId30"/>
        </w:object>
      </w:r>
      <w:r w:rsidRPr="002D2EF8">
        <w:rPr>
          <w:rFonts w:eastAsiaTheme="minorEastAsia" w:hint="eastAsia"/>
          <w:lang w:eastAsia="zh-CN"/>
        </w:rPr>
        <w:t>是</w:t>
      </w:r>
      <w:r w:rsidR="00246C12" w:rsidRPr="00A35680">
        <w:rPr>
          <w:rFonts w:eastAsiaTheme="minorEastAsia"/>
          <w:lang w:eastAsia="zh-CN"/>
        </w:rPr>
        <w:t>从</w:t>
      </w:r>
      <w:r w:rsidR="00246C12">
        <w:rPr>
          <w:rFonts w:eastAsiaTheme="minorEastAsia" w:hint="eastAsia"/>
          <w:lang w:eastAsia="zh-CN"/>
        </w:rPr>
        <w:t>x</w:t>
      </w:r>
      <w:r w:rsidR="00246C12" w:rsidRPr="00A35680">
        <w:rPr>
          <w:rFonts w:eastAsiaTheme="minorEastAsia"/>
          <w:lang w:eastAsia="zh-CN"/>
        </w:rPr>
        <w:t>到中介点</w:t>
      </w:r>
      <w:r w:rsidR="00246C12">
        <w:rPr>
          <w:rFonts w:eastAsiaTheme="minorEastAsia" w:hint="eastAsia"/>
          <w:lang w:eastAsia="zh-CN"/>
        </w:rPr>
        <w:t>x</w:t>
      </w:r>
      <w:r w:rsidR="00246C12" w:rsidRPr="00246C12">
        <w:rPr>
          <w:rFonts w:eastAsiaTheme="minorEastAsia" w:hint="eastAsia"/>
          <w:vertAlign w:val="subscript"/>
          <w:lang w:eastAsia="zh-CN"/>
        </w:rPr>
        <w:t>mid</w:t>
      </w:r>
      <w:r w:rsidR="00246C12" w:rsidRPr="00A35680">
        <w:rPr>
          <w:rFonts w:eastAsiaTheme="minorEastAsia"/>
          <w:lang w:eastAsia="zh-CN"/>
        </w:rPr>
        <w:t>的启发式代价</w:t>
      </w:r>
      <w:r w:rsidR="007E48A1" w:rsidRPr="00A35680">
        <w:rPr>
          <w:rFonts w:eastAsiaTheme="minorEastAsia"/>
          <w:lang w:eastAsia="zh-CN"/>
        </w:rPr>
        <w:t>；</w:t>
      </w:r>
    </w:p>
    <w:p w14:paraId="62898D36" w14:textId="0994EFAD" w:rsidR="00DC3B50" w:rsidRPr="005C488F" w:rsidRDefault="00043ED5">
      <w:pPr>
        <w:rPr>
          <w:lang w:eastAsia="zh-CN"/>
        </w:rPr>
        <w:pPrChange w:id="191" w:author="兴雨 郭" w:date="2026-02-01T23:46:00Z" w16du:dateUtc="2026-02-01T15:46:00Z">
          <w:pPr>
            <w:numPr>
              <w:numId w:val="7"/>
            </w:numPr>
            <w:tabs>
              <w:tab w:val="num" w:pos="720"/>
            </w:tabs>
            <w:ind w:left="720" w:hanging="360"/>
          </w:pPr>
        </w:pPrChange>
      </w:pPr>
      <w:r>
        <w:rPr>
          <w:noProof/>
        </w:rPr>
        <w:drawing>
          <wp:anchor distT="0" distB="0" distL="114300" distR="114300" simplePos="0" relativeHeight="251792384" behindDoc="0" locked="0" layoutInCell="1" allowOverlap="1" wp14:anchorId="2F07755A" wp14:editId="11B81039">
            <wp:simplePos x="0" y="0"/>
            <wp:positionH relativeFrom="column">
              <wp:posOffset>542290</wp:posOffset>
            </wp:positionH>
            <wp:positionV relativeFrom="paragraph">
              <wp:posOffset>237490</wp:posOffset>
            </wp:positionV>
            <wp:extent cx="5840095" cy="4516120"/>
            <wp:effectExtent l="19050" t="19050" r="27305" b="17780"/>
            <wp:wrapTopAndBottom/>
            <wp:docPr id="785461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135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40095" cy="45161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id="192" w:author="兴雨 郭" w:date="2026-02-01T23:46:00Z" w16du:dateUtc="2026-02-01T15:46:00Z">
        <w:r w:rsidR="00DC3B50">
          <w:rPr>
            <w:rFonts w:ascii="宋体" w:eastAsia="宋体" w:hAnsi="宋体" w:cs="宋体" w:hint="eastAsia"/>
            <w:lang w:eastAsia="zh-CN"/>
          </w:rPr>
          <w:t>完整实现流程见图5</w:t>
        </w:r>
      </w:ins>
    </w:p>
    <w:p w14:paraId="75D5F448" w14:textId="5C09CBA2" w:rsidR="002818D8" w:rsidDel="00043ED5" w:rsidRDefault="00B53AAB" w:rsidP="00DC3B50">
      <w:pPr>
        <w:jc w:val="center"/>
        <w:rPr>
          <w:del w:id="193" w:author="兴雨 郭" w:date="2026-02-05T23:03:00Z" w16du:dateUtc="2026-02-05T15:03:00Z"/>
          <w:rFonts w:eastAsiaTheme="minorEastAsia"/>
          <w:lang w:eastAsia="zh-CN"/>
        </w:rPr>
      </w:pPr>
      <w:r w:rsidRPr="00B72E86">
        <w:rPr>
          <w:rFonts w:eastAsiaTheme="minorEastAsia" w:hint="eastAsia"/>
          <w:lang w:eastAsia="zh-CN"/>
        </w:rPr>
        <w:t>算法</w:t>
      </w:r>
      <w:r w:rsidRPr="00B72E86">
        <w:rPr>
          <w:rFonts w:eastAsiaTheme="minorEastAsia" w:hint="eastAsia"/>
          <w:lang w:eastAsia="zh-CN"/>
        </w:rPr>
        <w:t>1 PID</w:t>
      </w:r>
      <w:r w:rsidRPr="00B72E86">
        <w:rPr>
          <w:rFonts w:eastAsiaTheme="minorEastAsia" w:hint="eastAsia"/>
          <w:lang w:eastAsia="zh-CN"/>
        </w:rPr>
        <w:t>采样控制器</w:t>
      </w:r>
      <w:r w:rsidRPr="00B72E86">
        <w:rPr>
          <w:rFonts w:eastAsiaTheme="minorEastAsia" w:hint="eastAsia"/>
          <w:lang w:eastAsia="zh-CN"/>
        </w:rPr>
        <w:t xml:space="preserve"> </w:t>
      </w:r>
      <w:r w:rsidRPr="00B72E86">
        <w:rPr>
          <w:rFonts w:eastAsiaTheme="minorEastAsia" w:hint="eastAsia"/>
          <w:lang w:eastAsia="zh-CN"/>
        </w:rPr>
        <w:t>（</w:t>
      </w:r>
      <w:r w:rsidRPr="00B72E86">
        <w:rPr>
          <w:rFonts w:eastAsiaTheme="minorEastAsia" w:hint="eastAsia"/>
          <w:lang w:eastAsia="zh-CN"/>
        </w:rPr>
        <w:t>PID Sampling Controller</w:t>
      </w:r>
      <w:r w:rsidRPr="00B72E86">
        <w:rPr>
          <w:rFonts w:eastAsiaTheme="minorEastAsia" w:hint="eastAsia"/>
          <w:lang w:eastAsia="zh-CN"/>
        </w:rPr>
        <w:t>）</w:t>
      </w:r>
      <w:r w:rsidRPr="00B72E86">
        <w:rPr>
          <w:rFonts w:eastAsiaTheme="minorEastAsia" w:hint="eastAsia"/>
          <w:lang w:eastAsia="zh-CN"/>
        </w:rPr>
        <w:t>:</w:t>
      </w:r>
      <w:r w:rsidR="002818D8" w:rsidRPr="002818D8">
        <w:rPr>
          <w:rFonts w:ascii="宋体" w:eastAsia="宋体" w:hAnsi="宋体" w:cs="宋体"/>
          <w:lang w:eastAsia="zh-CN"/>
        </w:rPr>
        <w:t xml:space="preserve"> </w:t>
      </w:r>
      <w:r w:rsidR="002818D8" w:rsidRPr="002818D8">
        <w:rPr>
          <w:rFonts w:eastAsiaTheme="minorEastAsia"/>
          <w:lang w:eastAsia="zh-CN"/>
        </w:rPr>
        <w:t>根据当前最优路径代价</w:t>
      </w:r>
      <w:r w:rsidR="002818D8" w:rsidRPr="002818D8">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best</m:t>
            </m:r>
          </m:sub>
        </m:sSub>
      </m:oMath>
      <w:r w:rsidR="002818D8" w:rsidRPr="002818D8">
        <w:rPr>
          <w:rFonts w:eastAsiaTheme="minorEastAsia"/>
          <w:lang w:eastAsia="zh-CN"/>
        </w:rPr>
        <w:t>及其历史序列</w:t>
      </w:r>
      <w:r w:rsidR="002818D8" w:rsidRPr="002818D8">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hist</m:t>
            </m:r>
          </m:sub>
        </m:sSub>
      </m:oMath>
      <w:r w:rsidR="002818D8" w:rsidRPr="002818D8">
        <w:rPr>
          <w:rFonts w:eastAsiaTheme="minorEastAsia"/>
          <w:lang w:eastAsia="zh-CN"/>
        </w:rPr>
        <w:t>，估计改进效率并通过离散</w:t>
      </w:r>
      <w:r w:rsidR="002818D8" w:rsidRPr="002818D8">
        <w:rPr>
          <w:rFonts w:eastAsiaTheme="minorEastAsia"/>
          <w:lang w:eastAsia="zh-CN"/>
        </w:rPr>
        <w:t>PID</w:t>
      </w:r>
      <w:r w:rsidR="002818D8" w:rsidRPr="002818D8">
        <w:rPr>
          <w:rFonts w:eastAsiaTheme="minorEastAsia"/>
          <w:lang w:eastAsia="zh-CN"/>
        </w:rPr>
        <w:t>调节采样约束参数，输出超椭球扩张因子</w:t>
      </w:r>
      <w:r w:rsidR="002818D8" w:rsidRPr="002818D8">
        <w:rPr>
          <w:rFonts w:eastAsiaTheme="minorEastAsia"/>
          <w:lang w:eastAsia="zh-CN"/>
        </w:rPr>
        <w:t xml:space="preserve"> </w:t>
      </w:r>
      <m:oMath>
        <m:r>
          <w:rPr>
            <w:rFonts w:ascii="Cambria Math" w:eastAsiaTheme="minorEastAsia" w:hAnsi="Cambria Math"/>
            <w:lang w:eastAsia="zh-CN"/>
          </w:rPr>
          <m:t>γ</m:t>
        </m:r>
      </m:oMath>
      <w:r w:rsidR="002818D8" w:rsidRPr="002818D8">
        <w:rPr>
          <w:rFonts w:eastAsiaTheme="minorEastAsia"/>
          <w:lang w:eastAsia="zh-CN"/>
        </w:rPr>
        <w:t>与启发式采样概率</w:t>
      </w:r>
      <w:r w:rsidR="002818D8" w:rsidRPr="002818D8">
        <w:rPr>
          <w:rFonts w:eastAsiaTheme="minorEastAsia"/>
          <w:lang w:eastAsia="zh-CN"/>
        </w:rPr>
        <w:t xml:space="preserve"> </w:t>
      </w:r>
      <m:oMath>
        <m:r>
          <w:rPr>
            <w:rFonts w:ascii="Cambria Math" w:eastAsiaTheme="minorEastAsia" w:hAnsi="Cambria Math"/>
            <w:lang w:eastAsia="zh-CN"/>
          </w:rPr>
          <m:t>p</m:t>
        </m:r>
      </m:oMath>
      <w:r w:rsidR="002818D8" w:rsidRPr="002818D8">
        <w:rPr>
          <w:rFonts w:eastAsiaTheme="minorEastAsia"/>
          <w:lang w:eastAsia="zh-CN"/>
        </w:rPr>
        <w:t>，用于自适应控制后续迭代的</w:t>
      </w:r>
      <w:r w:rsidR="002818D8" w:rsidRPr="002818D8">
        <w:rPr>
          <w:rFonts w:eastAsiaTheme="minorEastAsia"/>
          <w:lang w:eastAsia="zh-CN"/>
        </w:rPr>
        <w:t>“</w:t>
      </w:r>
      <w:r w:rsidR="002818D8" w:rsidRPr="002818D8">
        <w:rPr>
          <w:rFonts w:eastAsiaTheme="minorEastAsia"/>
          <w:lang w:eastAsia="zh-CN"/>
        </w:rPr>
        <w:t>约束强度</w:t>
      </w:r>
      <w:r w:rsidR="002818D8" w:rsidRPr="002818D8">
        <w:rPr>
          <w:rFonts w:eastAsiaTheme="minorEastAsia"/>
          <w:lang w:eastAsia="zh-CN"/>
        </w:rPr>
        <w:t>”</w:t>
      </w:r>
      <w:r w:rsidR="002818D8" w:rsidRPr="002818D8">
        <w:rPr>
          <w:rFonts w:eastAsiaTheme="minorEastAsia"/>
          <w:lang w:eastAsia="zh-CN"/>
        </w:rPr>
        <w:t>和</w:t>
      </w:r>
      <w:r w:rsidR="002818D8" w:rsidRPr="002818D8">
        <w:rPr>
          <w:rFonts w:eastAsiaTheme="minorEastAsia"/>
          <w:lang w:eastAsia="zh-CN"/>
        </w:rPr>
        <w:t>“</w:t>
      </w:r>
      <w:r w:rsidR="002818D8" w:rsidRPr="002818D8">
        <w:rPr>
          <w:rFonts w:eastAsiaTheme="minorEastAsia"/>
          <w:lang w:eastAsia="zh-CN"/>
        </w:rPr>
        <w:t>信息采样占比</w:t>
      </w:r>
      <w:r w:rsidR="002818D8" w:rsidRPr="002818D8">
        <w:rPr>
          <w:rFonts w:eastAsiaTheme="minorEastAsia"/>
          <w:lang w:eastAsia="zh-CN"/>
        </w:rPr>
        <w:t>”</w:t>
      </w:r>
    </w:p>
    <w:p w14:paraId="0ED8D045" w14:textId="77777777" w:rsidR="00DC3B50" w:rsidDel="00043ED5" w:rsidRDefault="00DC3B50" w:rsidP="00DC3B50">
      <w:pPr>
        <w:jc w:val="center"/>
        <w:rPr>
          <w:del w:id="194" w:author="兴雨 郭" w:date="2026-02-05T23:03:00Z" w16du:dateUtc="2026-02-05T15:03:00Z"/>
          <w:rFonts w:eastAsiaTheme="minorEastAsia"/>
          <w:lang w:eastAsia="zh-CN"/>
        </w:rPr>
      </w:pPr>
    </w:p>
    <w:p w14:paraId="48F28AB8" w14:textId="77777777" w:rsidR="00DC3B50" w:rsidDel="00043ED5" w:rsidRDefault="00DC3B50" w:rsidP="00DC3B50">
      <w:pPr>
        <w:jc w:val="center"/>
        <w:rPr>
          <w:del w:id="195" w:author="兴雨 郭" w:date="2026-02-05T23:03:00Z" w16du:dateUtc="2026-02-05T15:03:00Z"/>
          <w:rFonts w:eastAsiaTheme="minorEastAsia"/>
          <w:lang w:eastAsia="zh-CN"/>
        </w:rPr>
      </w:pPr>
    </w:p>
    <w:p w14:paraId="44206D67" w14:textId="77777777" w:rsidR="00DC3B50" w:rsidRDefault="00DC3B50" w:rsidP="00043ED5">
      <w:pPr>
        <w:jc w:val="center"/>
        <w:rPr>
          <w:rFonts w:eastAsiaTheme="minorEastAsia"/>
          <w:lang w:eastAsia="zh-CN"/>
        </w:rPr>
      </w:pPr>
    </w:p>
    <w:p w14:paraId="3932581E" w14:textId="1A2FD494" w:rsidR="002818D8" w:rsidRPr="00B72E86" w:rsidRDefault="002818D8" w:rsidP="002818D8">
      <w:pPr>
        <w:jc w:val="center"/>
        <w:rPr>
          <w:rFonts w:eastAsiaTheme="minorEastAsia"/>
          <w:lang w:eastAsia="zh-CN"/>
        </w:rPr>
      </w:pPr>
      <w:del w:id="196" w:author="兴雨 郭" w:date="2026-02-05T23:03:00Z" w16du:dateUtc="2026-02-05T15:03:00Z">
        <w:r w:rsidDel="00043ED5">
          <w:rPr>
            <w:noProof/>
          </w:rPr>
          <w:drawing>
            <wp:inline distT="0" distB="0" distL="0" distR="0" wp14:anchorId="02062FDD" wp14:editId="3AEE0075">
              <wp:extent cx="2795711" cy="3895812"/>
              <wp:effectExtent l="19050" t="19050" r="24130" b="9525"/>
              <wp:docPr id="63554138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2"/>
                      <a:stretch>
                        <a:fillRect/>
                      </a:stretch>
                    </pic:blipFill>
                    <pic:spPr>
                      <a:xfrm>
                        <a:off x="0" y="0"/>
                        <a:ext cx="2798338" cy="3899473"/>
                      </a:xfrm>
                      <a:prstGeom prst="rect">
                        <a:avLst/>
                      </a:prstGeom>
                      <a:ln>
                        <a:solidFill>
                          <a:schemeClr val="tx1"/>
                        </a:solidFill>
                      </a:ln>
                    </pic:spPr>
                  </pic:pic>
                </a:graphicData>
              </a:graphic>
            </wp:inline>
          </w:drawing>
        </w:r>
      </w:del>
    </w:p>
    <w:p w14:paraId="730C1782" w14:textId="29CF18CD" w:rsidR="00B53AAB" w:rsidRDefault="000E4C16" w:rsidP="00043ED5">
      <w:pPr>
        <w:jc w:val="center"/>
        <w:rPr>
          <w:rFonts w:eastAsiaTheme="minorEastAsia"/>
          <w:sz w:val="21"/>
          <w:szCs w:val="21"/>
          <w:lang w:eastAsia="zh-CN"/>
        </w:rPr>
      </w:pPr>
      <w:moveToRangeStart w:id="197" w:author="兴雨 郭" w:date="2026-02-05T23:03:00Z" w:name="move221225024"/>
      <w:ins w:id="198" w:author="兴雨 郭" w:date="2026-02-05T23:03:00Z" w16du:dateUtc="2026-02-05T15:03:00Z">
        <w:r>
          <w:rPr>
            <w:noProof/>
          </w:rPr>
          <w:lastRenderedPageBreak/>
          <w:drawing>
            <wp:anchor distT="0" distB="0" distL="114300" distR="114300" simplePos="0" relativeHeight="251793408" behindDoc="0" locked="0" layoutInCell="1" allowOverlap="1" wp14:anchorId="598795E5" wp14:editId="10870733">
              <wp:simplePos x="0" y="0"/>
              <wp:positionH relativeFrom="column">
                <wp:posOffset>976849</wp:posOffset>
              </wp:positionH>
              <wp:positionV relativeFrom="paragraph">
                <wp:posOffset>109308</wp:posOffset>
              </wp:positionV>
              <wp:extent cx="4669155" cy="6507480"/>
              <wp:effectExtent l="19050" t="19050" r="17145" b="26670"/>
              <wp:wrapTopAndBottom/>
              <wp:docPr id="122606985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2">
                        <a:extLst>
                          <a:ext uri="{28A0092B-C50C-407E-A947-70E740481C1C}">
                            <a14:useLocalDpi xmlns:a14="http://schemas.microsoft.com/office/drawing/2010/main" val="0"/>
                          </a:ext>
                        </a:extLst>
                      </a:blip>
                      <a:stretch>
                        <a:fillRect/>
                      </a:stretch>
                    </pic:blipFill>
                    <pic:spPr>
                      <a:xfrm>
                        <a:off x="0" y="0"/>
                        <a:ext cx="4669155" cy="65074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moveToRangeEnd w:id="197"/>
      <w:r w:rsidR="00B53AAB" w:rsidRPr="00833A35">
        <w:rPr>
          <w:rFonts w:eastAsiaTheme="minorEastAsia" w:hint="eastAsia"/>
          <w:sz w:val="21"/>
          <w:szCs w:val="21"/>
          <w:lang w:eastAsia="zh-CN"/>
        </w:rPr>
        <w:t>算法</w:t>
      </w:r>
      <w:r w:rsidR="00B53AAB" w:rsidRPr="00833A35">
        <w:rPr>
          <w:rFonts w:eastAsiaTheme="minorEastAsia" w:hint="eastAsia"/>
          <w:sz w:val="21"/>
          <w:szCs w:val="21"/>
          <w:lang w:eastAsia="zh-CN"/>
        </w:rPr>
        <w:t xml:space="preserve">2 </w:t>
      </w:r>
      <w:r w:rsidR="00B53AAB" w:rsidRPr="00833A35">
        <w:rPr>
          <w:rFonts w:eastAsiaTheme="minorEastAsia" w:hint="eastAsia"/>
          <w:sz w:val="21"/>
          <w:szCs w:val="21"/>
          <w:lang w:eastAsia="zh-CN"/>
        </w:rPr>
        <w:t>自适应</w:t>
      </w:r>
      <w:ins w:id="199" w:author="兴雨 郭" w:date="2026-02-05T22:55:00Z" w16du:dateUtc="2026-02-05T14:55:00Z">
        <w:r w:rsidR="00DA32EB" w:rsidRPr="00DA32EB">
          <w:rPr>
            <w:rFonts w:eastAsiaTheme="minorEastAsia"/>
            <w:lang w:eastAsia="zh-CN"/>
          </w:rPr>
          <w:t>非对称双椭球</w:t>
        </w:r>
        <w:r w:rsidR="00DA32EB" w:rsidRPr="00B4474A">
          <w:rPr>
            <w:rFonts w:eastAsiaTheme="minorEastAsia"/>
            <w:lang w:eastAsia="zh-CN"/>
          </w:rPr>
          <w:t>采样</w:t>
        </w:r>
        <w:r w:rsidR="00DA32EB" w:rsidRPr="00DA32EB">
          <w:rPr>
            <w:rFonts w:eastAsiaTheme="minorEastAsia"/>
            <w:lang w:eastAsia="zh-CN"/>
          </w:rPr>
          <w:t>域</w:t>
        </w:r>
        <w:r w:rsidR="00DA32EB" w:rsidRPr="00B4474A">
          <w:rPr>
            <w:rFonts w:eastAsiaTheme="minorEastAsia"/>
            <w:lang w:eastAsia="zh-CN"/>
          </w:rPr>
          <w:t>约束</w:t>
        </w:r>
      </w:ins>
      <w:del w:id="200" w:author="兴雨 郭" w:date="2026-02-05T22:55:00Z" w16du:dateUtc="2026-02-05T14:55:00Z">
        <w:r w:rsidR="00B53AAB" w:rsidRPr="00833A35" w:rsidDel="00DA32EB">
          <w:rPr>
            <w:rFonts w:eastAsiaTheme="minorEastAsia" w:hint="eastAsia"/>
            <w:sz w:val="21"/>
            <w:szCs w:val="21"/>
            <w:lang w:eastAsia="zh-CN"/>
          </w:rPr>
          <w:delText>双向超椭球体约束采样</w:delText>
        </w:r>
      </w:del>
      <w:r w:rsidR="00B53AAB" w:rsidRPr="00833A35">
        <w:rPr>
          <w:rFonts w:eastAsiaTheme="minorEastAsia"/>
          <w:sz w:val="21"/>
          <w:szCs w:val="21"/>
          <w:lang w:eastAsia="zh-CN"/>
        </w:rPr>
        <w:t>（</w:t>
      </w:r>
      <w:r w:rsidR="00B53AAB" w:rsidRPr="00833A35">
        <w:rPr>
          <w:rFonts w:eastAsiaTheme="minorEastAsia"/>
          <w:sz w:val="21"/>
          <w:szCs w:val="21"/>
          <w:lang w:eastAsia="zh-CN"/>
        </w:rPr>
        <w:t>Adaptive Dual-Ellipsoid Constrained Sampling</w:t>
      </w:r>
      <w:r w:rsidR="00B53AAB" w:rsidRPr="00833A35">
        <w:rPr>
          <w:rFonts w:eastAsiaTheme="minorEastAsia"/>
          <w:sz w:val="21"/>
          <w:szCs w:val="21"/>
          <w:lang w:eastAsia="zh-CN"/>
        </w:rPr>
        <w:t>）</w:t>
      </w:r>
      <w:r w:rsidR="00B53AAB" w:rsidRPr="00833A35">
        <w:rPr>
          <w:rFonts w:eastAsiaTheme="minorEastAsia" w:hint="eastAsia"/>
          <w:sz w:val="21"/>
          <w:szCs w:val="21"/>
          <w:lang w:eastAsia="zh-CN"/>
        </w:rPr>
        <w:t>:</w:t>
      </w:r>
      <w:r w:rsidR="002818D8" w:rsidRPr="00833A35">
        <w:rPr>
          <w:rFonts w:ascii="宋体" w:eastAsia="宋体" w:hAnsi="宋体" w:cs="宋体"/>
          <w:sz w:val="21"/>
          <w:szCs w:val="21"/>
          <w:lang w:eastAsia="zh-CN"/>
        </w:rPr>
        <w:t xml:space="preserve"> </w:t>
      </w:r>
      <w:r w:rsidR="002818D8" w:rsidRPr="00833A35">
        <w:rPr>
          <w:rFonts w:eastAsiaTheme="minorEastAsia"/>
          <w:sz w:val="21"/>
          <w:szCs w:val="21"/>
          <w:lang w:eastAsia="zh-CN"/>
        </w:rPr>
        <w:t>以双向树</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A</m:t>
            </m:r>
          </m:sub>
        </m:sSub>
        <m:r>
          <w:rPr>
            <w:rFonts w:ascii="Cambria Math" w:eastAsiaTheme="minorEastAsia" w:hAnsi="Cambria Math"/>
            <w:sz w:val="21"/>
            <w:szCs w:val="21"/>
            <w:lang w:eastAsia="zh-CN"/>
          </w:rPr>
          <m:t>,</m:t>
        </m:r>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B</m:t>
            </m:r>
          </m:sub>
        </m:sSub>
      </m:oMath>
      <w:r w:rsidR="002818D8" w:rsidRPr="00833A35">
        <w:rPr>
          <w:rFonts w:eastAsiaTheme="minorEastAsia"/>
          <w:sz w:val="21"/>
          <w:szCs w:val="21"/>
          <w:lang w:eastAsia="zh-CN"/>
        </w:rPr>
        <w:t>及会合点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m</m:t>
            </m:r>
            <m:r>
              <w:rPr>
                <w:rFonts w:ascii="Cambria Math" w:eastAsiaTheme="minorEastAsia" w:hAnsi="Cambria Math" w:hint="eastAsia"/>
                <w:sz w:val="21"/>
                <w:szCs w:val="21"/>
                <w:lang w:eastAsia="zh-CN"/>
              </w:rPr>
              <m:t>id</m:t>
            </m:r>
          </m:sub>
        </m:sSub>
      </m:oMath>
      <w:r w:rsidR="002818D8" w:rsidRPr="00833A35">
        <w:rPr>
          <w:rFonts w:eastAsiaTheme="minorEastAsia"/>
          <w:sz w:val="21"/>
          <w:szCs w:val="21"/>
          <w:lang w:eastAsia="zh-CN"/>
        </w:rPr>
        <w:t>为基础，将全局规划分解为</w:t>
      </w:r>
      <w:r w:rsidR="002818D8" w:rsidRPr="00833A35">
        <w:rPr>
          <w:rFonts w:eastAsiaTheme="minorEastAsia"/>
          <w:sz w:val="21"/>
          <w:szCs w:val="21"/>
          <w:lang w:eastAsia="zh-CN"/>
        </w:rPr>
        <w:t>“</w:t>
      </w:r>
      <w:r w:rsidR="002818D8" w:rsidRPr="00833A35">
        <w:rPr>
          <w:rFonts w:eastAsiaTheme="minorEastAsia"/>
          <w:sz w:val="21"/>
          <w:szCs w:val="21"/>
          <w:lang w:eastAsia="zh-CN"/>
        </w:rPr>
        <w:t>起点</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和</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终点</w:t>
      </w:r>
      <w:r w:rsidR="002818D8" w:rsidRPr="00833A35">
        <w:rPr>
          <w:rFonts w:eastAsiaTheme="minorEastAsia"/>
          <w:sz w:val="21"/>
          <w:szCs w:val="21"/>
          <w:lang w:eastAsia="zh-CN"/>
        </w:rPr>
        <w:t>”</w:t>
      </w:r>
      <w:r w:rsidR="002818D8" w:rsidRPr="00833A35">
        <w:rPr>
          <w:rFonts w:eastAsiaTheme="minorEastAsia"/>
          <w:sz w:val="21"/>
          <w:szCs w:val="21"/>
          <w:lang w:eastAsia="zh-CN"/>
        </w:rPr>
        <w:t>两个子问题，分别构造</w:t>
      </w:r>
      <w:ins w:id="201" w:author="兴雨 郭" w:date="2026-02-05T22:04:00Z" w16du:dateUtc="2026-02-05T14:04:00Z">
        <w:r w:rsidR="00871EFB" w:rsidRPr="008E3093">
          <w:rPr>
            <w:rFonts w:eastAsiaTheme="minorEastAsia"/>
            <w:lang w:eastAsia="zh-CN"/>
          </w:rPr>
          <w:t>非对称双椭球域</w:t>
        </w:r>
      </w:ins>
      <w:del w:id="202" w:author="兴雨 郭" w:date="2026-02-05T22:04:00Z" w16du:dateUtc="2026-02-05T14:04:00Z">
        <w:r w:rsidR="002818D8" w:rsidRPr="00833A35" w:rsidDel="00871EFB">
          <w:rPr>
            <w:rFonts w:eastAsiaTheme="minorEastAsia"/>
            <w:sz w:val="21"/>
            <w:szCs w:val="21"/>
            <w:lang w:eastAsia="zh-CN"/>
          </w:rPr>
          <w:delText>非对称超椭球</w:delText>
        </w:r>
      </w:del>
      <w:del w:id="203" w:author="兴雨 郭" w:date="2026-02-05T22:02:00Z" w16du:dateUtc="2026-02-05T14:02:00Z">
        <w:r w:rsidR="002818D8" w:rsidRPr="00833A35" w:rsidDel="008E3093">
          <w:rPr>
            <w:rFonts w:eastAsiaTheme="minorEastAsia"/>
            <w:sz w:val="21"/>
            <w:szCs w:val="21"/>
            <w:lang w:eastAsia="zh-CN"/>
          </w:rPr>
          <w:delText>采样</w:delText>
        </w:r>
      </w:del>
      <w:del w:id="204" w:author="兴雨 郭" w:date="2026-02-05T22:04:00Z" w16du:dateUtc="2026-02-05T14:04:00Z">
        <w:r w:rsidR="002818D8" w:rsidRPr="00833A35" w:rsidDel="00871EFB">
          <w:rPr>
            <w:rFonts w:eastAsiaTheme="minorEastAsia"/>
            <w:sz w:val="21"/>
            <w:szCs w:val="21"/>
            <w:lang w:eastAsia="zh-CN"/>
          </w:rPr>
          <w:delText>域</w:delText>
        </w:r>
      </w:del>
      <w:r w:rsidR="002818D8" w:rsidRPr="00833A35">
        <w:rPr>
          <w:rFonts w:eastAsiaTheme="minorEastAsia"/>
          <w:sz w:val="21"/>
          <w:szCs w:val="21"/>
          <w:lang w:eastAsia="zh-CN"/>
        </w:rPr>
        <w:t>并自适应更新其尺度，随后在选定超椭球内进行均匀采样并通过可行性验证得到候选采样点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sample</m:t>
            </m:r>
          </m:sub>
        </m:sSub>
      </m:oMath>
    </w:p>
    <w:p w14:paraId="2EB38509" w14:textId="77777777" w:rsidR="000E4C16" w:rsidRDefault="000E4C16" w:rsidP="000E4C16">
      <w:pPr>
        <w:jc w:val="center"/>
        <w:rPr>
          <w:rFonts w:eastAsiaTheme="minorEastAsia"/>
          <w:sz w:val="21"/>
          <w:szCs w:val="21"/>
          <w:lang w:eastAsia="zh-CN"/>
        </w:rPr>
      </w:pPr>
    </w:p>
    <w:p w14:paraId="11736F03" w14:textId="77777777" w:rsidR="000E4C16" w:rsidRDefault="000E4C16" w:rsidP="000E4C16">
      <w:pPr>
        <w:jc w:val="center"/>
        <w:rPr>
          <w:rFonts w:eastAsiaTheme="minorEastAsia"/>
          <w:sz w:val="21"/>
          <w:szCs w:val="21"/>
          <w:lang w:eastAsia="zh-CN"/>
        </w:rPr>
      </w:pPr>
    </w:p>
    <w:p w14:paraId="5D508DA6" w14:textId="77777777" w:rsidR="000E4C16" w:rsidRDefault="000E4C16" w:rsidP="000E4C16">
      <w:pPr>
        <w:jc w:val="center"/>
        <w:rPr>
          <w:rFonts w:eastAsiaTheme="minorEastAsia"/>
          <w:sz w:val="21"/>
          <w:szCs w:val="21"/>
          <w:lang w:eastAsia="zh-CN"/>
        </w:rPr>
      </w:pPr>
    </w:p>
    <w:p w14:paraId="6A09A567" w14:textId="77777777" w:rsidR="000E4C16" w:rsidRDefault="000E4C16" w:rsidP="000E4C16">
      <w:pPr>
        <w:jc w:val="center"/>
        <w:rPr>
          <w:rFonts w:eastAsiaTheme="minorEastAsia"/>
          <w:sz w:val="21"/>
          <w:szCs w:val="21"/>
          <w:lang w:eastAsia="zh-CN"/>
        </w:rPr>
      </w:pPr>
    </w:p>
    <w:p w14:paraId="0ABC3F0E" w14:textId="77777777" w:rsidR="000E4C16" w:rsidRDefault="000E4C16" w:rsidP="000E4C16">
      <w:pPr>
        <w:jc w:val="center"/>
        <w:rPr>
          <w:rFonts w:eastAsiaTheme="minorEastAsia"/>
          <w:sz w:val="21"/>
          <w:szCs w:val="21"/>
          <w:lang w:eastAsia="zh-CN"/>
        </w:rPr>
      </w:pPr>
    </w:p>
    <w:p w14:paraId="508021EF" w14:textId="77777777" w:rsidR="000E4C16" w:rsidRDefault="000E4C16" w:rsidP="000E4C16">
      <w:pPr>
        <w:jc w:val="center"/>
        <w:rPr>
          <w:rFonts w:eastAsiaTheme="minorEastAsia"/>
          <w:sz w:val="21"/>
          <w:szCs w:val="21"/>
          <w:lang w:eastAsia="zh-CN"/>
        </w:rPr>
      </w:pPr>
    </w:p>
    <w:p w14:paraId="6ADB8388" w14:textId="77777777" w:rsidR="000E4C16" w:rsidRDefault="000E4C16" w:rsidP="000E4C16">
      <w:pPr>
        <w:jc w:val="center"/>
        <w:rPr>
          <w:rFonts w:eastAsiaTheme="minorEastAsia"/>
          <w:sz w:val="21"/>
          <w:szCs w:val="21"/>
          <w:lang w:eastAsia="zh-CN"/>
        </w:rPr>
      </w:pPr>
    </w:p>
    <w:p w14:paraId="3CB56867" w14:textId="77777777" w:rsidR="000E4C16" w:rsidRDefault="000E4C16" w:rsidP="000E4C16">
      <w:pPr>
        <w:jc w:val="center"/>
        <w:rPr>
          <w:rFonts w:eastAsiaTheme="minorEastAsia"/>
          <w:sz w:val="21"/>
          <w:szCs w:val="21"/>
          <w:lang w:eastAsia="zh-CN"/>
        </w:rPr>
      </w:pPr>
    </w:p>
    <w:p w14:paraId="1BEF4FC1" w14:textId="77777777" w:rsidR="000E4C16" w:rsidRDefault="000E4C16" w:rsidP="000E4C16">
      <w:pPr>
        <w:jc w:val="center"/>
        <w:rPr>
          <w:rFonts w:eastAsiaTheme="minorEastAsia"/>
          <w:sz w:val="21"/>
          <w:szCs w:val="21"/>
          <w:lang w:eastAsia="zh-CN"/>
        </w:rPr>
      </w:pPr>
    </w:p>
    <w:p w14:paraId="4E28E415" w14:textId="77777777" w:rsidR="000E4C16" w:rsidRDefault="000E4C16" w:rsidP="000E4C16">
      <w:pPr>
        <w:jc w:val="center"/>
        <w:rPr>
          <w:rFonts w:eastAsiaTheme="minorEastAsia"/>
          <w:sz w:val="21"/>
          <w:szCs w:val="21"/>
          <w:lang w:eastAsia="zh-CN"/>
        </w:rPr>
      </w:pPr>
    </w:p>
    <w:p w14:paraId="78EA0344" w14:textId="3538155D" w:rsidR="000E4C16" w:rsidRDefault="000E4C16" w:rsidP="000E4C16">
      <w:pPr>
        <w:jc w:val="center"/>
        <w:rPr>
          <w:rFonts w:eastAsiaTheme="minorEastAsia"/>
          <w:sz w:val="21"/>
          <w:szCs w:val="21"/>
          <w:lang w:eastAsia="zh-CN"/>
        </w:rPr>
      </w:pPr>
      <w:r w:rsidRPr="00D04ADF">
        <w:rPr>
          <w:rFonts w:eastAsia="宋体"/>
          <w:noProof/>
          <w:spacing w:val="-2"/>
          <w:w w:val="110"/>
          <w:lang w:eastAsia="zh-CN"/>
        </w:rPr>
        <w:lastRenderedPageBreak/>
        <w:drawing>
          <wp:anchor distT="0" distB="0" distL="114300" distR="114300" simplePos="0" relativeHeight="251790336" behindDoc="0" locked="0" layoutInCell="1" allowOverlap="1" wp14:anchorId="6E5A8028" wp14:editId="7A940BF1">
            <wp:simplePos x="0" y="0"/>
            <wp:positionH relativeFrom="column">
              <wp:posOffset>-33086</wp:posOffset>
            </wp:positionH>
            <wp:positionV relativeFrom="paragraph">
              <wp:posOffset>141539</wp:posOffset>
            </wp:positionV>
            <wp:extent cx="6668135" cy="4857750"/>
            <wp:effectExtent l="0" t="0" r="0" b="0"/>
            <wp:wrapTopAndBottom/>
            <wp:docPr id="1841252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52218" name=""/>
                    <pic:cNvPicPr/>
                  </pic:nvPicPr>
                  <pic:blipFill>
                    <a:blip r:embed="rId33">
                      <a:extLst>
                        <a:ext uri="{28A0092B-C50C-407E-A947-70E740481C1C}">
                          <a14:useLocalDpi xmlns:a14="http://schemas.microsoft.com/office/drawing/2010/main" val="0"/>
                        </a:ext>
                      </a:extLst>
                    </a:blip>
                    <a:stretch>
                      <a:fillRect/>
                    </a:stretch>
                  </pic:blipFill>
                  <pic:spPr>
                    <a:xfrm>
                      <a:off x="0" y="0"/>
                      <a:ext cx="6668135" cy="4857750"/>
                    </a:xfrm>
                    <a:prstGeom prst="rect">
                      <a:avLst/>
                    </a:prstGeom>
                  </pic:spPr>
                </pic:pic>
              </a:graphicData>
            </a:graphic>
            <wp14:sizeRelH relativeFrom="page">
              <wp14:pctWidth>0</wp14:pctWidth>
            </wp14:sizeRelH>
            <wp14:sizeRelV relativeFrom="page">
              <wp14:pctHeight>0</wp14:pctHeight>
            </wp14:sizeRelV>
          </wp:anchor>
        </w:drawing>
      </w:r>
    </w:p>
    <w:p w14:paraId="46323167" w14:textId="77777777" w:rsidR="000E4C16" w:rsidRPr="00833A35" w:rsidDel="00043ED5" w:rsidRDefault="000E4C16" w:rsidP="000E4C16">
      <w:pPr>
        <w:jc w:val="center"/>
        <w:rPr>
          <w:del w:id="205" w:author="兴雨 郭" w:date="2026-02-05T23:04:00Z" w16du:dateUtc="2026-02-05T15:04:00Z"/>
          <w:rFonts w:eastAsiaTheme="minorEastAsia"/>
          <w:sz w:val="21"/>
          <w:szCs w:val="21"/>
          <w:lang w:eastAsia="zh-CN"/>
        </w:rPr>
      </w:pPr>
    </w:p>
    <w:p w14:paraId="63AB82E9" w14:textId="549BD3F8" w:rsidR="00B53AAB" w:rsidRPr="00043ED5" w:rsidDel="00043ED5" w:rsidRDefault="00B53AAB">
      <w:pPr>
        <w:rPr>
          <w:del w:id="206" w:author="兴雨 郭" w:date="2026-02-05T23:04:00Z" w16du:dateUtc="2026-02-05T15:04:00Z"/>
          <w:rFonts w:eastAsiaTheme="minorEastAsia"/>
          <w:lang w:eastAsia="zh-CN"/>
        </w:rPr>
        <w:pPrChange w:id="207" w:author="兴雨 郭" w:date="2026-02-05T23:04:00Z" w16du:dateUtc="2026-02-05T15:04:00Z">
          <w:pPr>
            <w:pStyle w:val="a6"/>
            <w:ind w:left="720" w:firstLine="0"/>
            <w:jc w:val="center"/>
          </w:pPr>
        </w:pPrChange>
      </w:pPr>
    </w:p>
    <w:p w14:paraId="74F64DD8" w14:textId="3F78AB52" w:rsidR="00DC3B50" w:rsidDel="00043ED5" w:rsidRDefault="00DC3B50">
      <w:pPr>
        <w:rPr>
          <w:del w:id="208" w:author="兴雨 郭" w:date="2026-02-05T23:04:00Z" w16du:dateUtc="2026-02-05T15:04:00Z"/>
          <w:rFonts w:eastAsiaTheme="minorEastAsia"/>
          <w:lang w:eastAsia="zh-CN"/>
        </w:rPr>
        <w:pPrChange w:id="209" w:author="兴雨 郭" w:date="2026-02-05T23:04:00Z" w16du:dateUtc="2026-02-05T15:04:00Z">
          <w:pPr>
            <w:pStyle w:val="a6"/>
            <w:ind w:left="720" w:firstLine="0"/>
            <w:jc w:val="center"/>
          </w:pPr>
        </w:pPrChange>
      </w:pPr>
    </w:p>
    <w:p w14:paraId="5424E693" w14:textId="135150A5" w:rsidR="00DC3B50" w:rsidDel="00043ED5" w:rsidRDefault="00DC3B50">
      <w:pPr>
        <w:rPr>
          <w:del w:id="210" w:author="兴雨 郭" w:date="2026-02-05T23:04:00Z" w16du:dateUtc="2026-02-05T15:04:00Z"/>
          <w:rFonts w:eastAsiaTheme="minorEastAsia"/>
          <w:lang w:eastAsia="zh-CN"/>
        </w:rPr>
        <w:pPrChange w:id="211" w:author="兴雨 郭" w:date="2026-02-05T23:04:00Z" w16du:dateUtc="2026-02-05T15:04:00Z">
          <w:pPr>
            <w:pStyle w:val="a6"/>
            <w:ind w:left="720" w:firstLine="0"/>
            <w:jc w:val="center"/>
          </w:pPr>
        </w:pPrChange>
      </w:pPr>
    </w:p>
    <w:p w14:paraId="0EFC7788" w14:textId="318F73FA" w:rsidR="00DC3B50" w:rsidDel="00043ED5" w:rsidRDefault="00DC3B50">
      <w:pPr>
        <w:rPr>
          <w:del w:id="212" w:author="兴雨 郭" w:date="2026-02-05T23:04:00Z" w16du:dateUtc="2026-02-05T15:04:00Z"/>
          <w:rFonts w:eastAsiaTheme="minorEastAsia"/>
          <w:lang w:eastAsia="zh-CN"/>
        </w:rPr>
        <w:pPrChange w:id="213" w:author="兴雨 郭" w:date="2026-02-05T23:04:00Z" w16du:dateUtc="2026-02-05T15:04:00Z">
          <w:pPr>
            <w:pStyle w:val="a6"/>
            <w:ind w:left="720" w:firstLine="0"/>
            <w:jc w:val="center"/>
          </w:pPr>
        </w:pPrChange>
      </w:pPr>
    </w:p>
    <w:p w14:paraId="52252CEB" w14:textId="676113D6" w:rsidR="00DC3B50" w:rsidDel="00043ED5" w:rsidRDefault="00DC3B50">
      <w:pPr>
        <w:rPr>
          <w:del w:id="214" w:author="兴雨 郭" w:date="2026-02-05T23:04:00Z" w16du:dateUtc="2026-02-05T15:04:00Z"/>
          <w:rFonts w:eastAsiaTheme="minorEastAsia"/>
          <w:lang w:eastAsia="zh-CN"/>
        </w:rPr>
        <w:pPrChange w:id="215" w:author="兴雨 郭" w:date="2026-02-05T23:04:00Z" w16du:dateUtc="2026-02-05T15:04:00Z">
          <w:pPr>
            <w:pStyle w:val="a6"/>
            <w:ind w:left="720" w:firstLine="0"/>
            <w:jc w:val="center"/>
          </w:pPr>
        </w:pPrChange>
      </w:pPr>
    </w:p>
    <w:p w14:paraId="61C84D48" w14:textId="1242E6AA" w:rsidR="00DC3B50" w:rsidDel="00043ED5" w:rsidRDefault="00DC3B50">
      <w:pPr>
        <w:rPr>
          <w:del w:id="216" w:author="兴雨 郭" w:date="2026-02-05T23:04:00Z" w16du:dateUtc="2026-02-05T15:04:00Z"/>
          <w:rFonts w:eastAsiaTheme="minorEastAsia"/>
          <w:lang w:eastAsia="zh-CN"/>
        </w:rPr>
        <w:pPrChange w:id="217" w:author="兴雨 郭" w:date="2026-02-05T23:04:00Z" w16du:dateUtc="2026-02-05T15:04:00Z">
          <w:pPr>
            <w:pStyle w:val="a6"/>
            <w:ind w:left="720" w:firstLine="0"/>
            <w:jc w:val="center"/>
          </w:pPr>
        </w:pPrChange>
      </w:pPr>
    </w:p>
    <w:p w14:paraId="0FCAEC4B" w14:textId="2B97CD25" w:rsidR="00DC3B50" w:rsidDel="00043ED5" w:rsidRDefault="00DC3B50">
      <w:pPr>
        <w:rPr>
          <w:del w:id="218" w:author="兴雨 郭" w:date="2026-02-05T23:04:00Z" w16du:dateUtc="2026-02-05T15:04:00Z"/>
          <w:rFonts w:eastAsiaTheme="minorEastAsia"/>
          <w:lang w:eastAsia="zh-CN"/>
        </w:rPr>
        <w:pPrChange w:id="219" w:author="兴雨 郭" w:date="2026-02-05T23:04:00Z" w16du:dateUtc="2026-02-05T15:04:00Z">
          <w:pPr>
            <w:pStyle w:val="a6"/>
            <w:ind w:left="720" w:firstLine="0"/>
            <w:jc w:val="center"/>
          </w:pPr>
        </w:pPrChange>
      </w:pPr>
    </w:p>
    <w:p w14:paraId="4CECF127" w14:textId="79A5BF8E" w:rsidR="00DC3B50" w:rsidDel="00043ED5" w:rsidRDefault="00DC3B50">
      <w:pPr>
        <w:rPr>
          <w:del w:id="220" w:author="兴雨 郭" w:date="2026-02-05T23:04:00Z" w16du:dateUtc="2026-02-05T15:04:00Z"/>
          <w:rFonts w:eastAsiaTheme="minorEastAsia"/>
          <w:lang w:eastAsia="zh-CN"/>
        </w:rPr>
        <w:pPrChange w:id="221" w:author="兴雨 郭" w:date="2026-02-05T23:04:00Z" w16du:dateUtc="2026-02-05T15:04:00Z">
          <w:pPr>
            <w:pStyle w:val="a6"/>
            <w:ind w:left="720" w:firstLine="0"/>
            <w:jc w:val="center"/>
          </w:pPr>
        </w:pPrChange>
      </w:pPr>
    </w:p>
    <w:p w14:paraId="59E98505" w14:textId="66B2B6DA" w:rsidR="00DC3B50" w:rsidDel="00043ED5" w:rsidRDefault="00DC3B50">
      <w:pPr>
        <w:rPr>
          <w:del w:id="222" w:author="兴雨 郭" w:date="2026-02-05T23:04:00Z" w16du:dateUtc="2026-02-05T15:04:00Z"/>
          <w:rFonts w:eastAsiaTheme="minorEastAsia"/>
          <w:lang w:eastAsia="zh-CN"/>
        </w:rPr>
        <w:pPrChange w:id="223" w:author="兴雨 郭" w:date="2026-02-05T23:04:00Z" w16du:dateUtc="2026-02-05T15:04:00Z">
          <w:pPr>
            <w:pStyle w:val="a6"/>
            <w:ind w:left="720" w:firstLine="0"/>
            <w:jc w:val="center"/>
          </w:pPr>
        </w:pPrChange>
      </w:pPr>
    </w:p>
    <w:p w14:paraId="2E5140F7" w14:textId="711DA43B" w:rsidR="00DC3B50" w:rsidDel="00043ED5" w:rsidRDefault="00DC3B50">
      <w:pPr>
        <w:rPr>
          <w:del w:id="224" w:author="兴雨 郭" w:date="2026-02-05T23:04:00Z" w16du:dateUtc="2026-02-05T15:04:00Z"/>
          <w:rFonts w:eastAsiaTheme="minorEastAsia"/>
          <w:lang w:eastAsia="zh-CN"/>
        </w:rPr>
        <w:pPrChange w:id="225" w:author="兴雨 郭" w:date="2026-02-05T23:04:00Z" w16du:dateUtc="2026-02-05T15:04:00Z">
          <w:pPr>
            <w:pStyle w:val="a6"/>
            <w:ind w:left="720" w:firstLine="0"/>
            <w:jc w:val="center"/>
          </w:pPr>
        </w:pPrChange>
      </w:pPr>
    </w:p>
    <w:p w14:paraId="78847079" w14:textId="19325FE0" w:rsidR="00DC3B50" w:rsidDel="00043ED5" w:rsidRDefault="00DC3B50">
      <w:pPr>
        <w:rPr>
          <w:del w:id="226" w:author="兴雨 郭" w:date="2026-02-05T23:04:00Z" w16du:dateUtc="2026-02-05T15:04:00Z"/>
          <w:rFonts w:eastAsiaTheme="minorEastAsia"/>
          <w:lang w:eastAsia="zh-CN"/>
        </w:rPr>
        <w:pPrChange w:id="227" w:author="兴雨 郭" w:date="2026-02-05T23:04:00Z" w16du:dateUtc="2026-02-05T15:04:00Z">
          <w:pPr>
            <w:pStyle w:val="a6"/>
            <w:ind w:left="720" w:firstLine="0"/>
            <w:jc w:val="center"/>
          </w:pPr>
        </w:pPrChange>
      </w:pPr>
    </w:p>
    <w:p w14:paraId="0A11CC8B" w14:textId="3C94D257" w:rsidR="00DC3B50" w:rsidDel="00043ED5" w:rsidRDefault="00DC3B50">
      <w:pPr>
        <w:rPr>
          <w:del w:id="228" w:author="兴雨 郭" w:date="2026-02-05T23:04:00Z" w16du:dateUtc="2026-02-05T15:04:00Z"/>
          <w:rFonts w:eastAsiaTheme="minorEastAsia"/>
          <w:lang w:eastAsia="zh-CN"/>
        </w:rPr>
        <w:pPrChange w:id="229" w:author="兴雨 郭" w:date="2026-02-05T23:04:00Z" w16du:dateUtc="2026-02-05T15:04:00Z">
          <w:pPr>
            <w:pStyle w:val="a6"/>
            <w:ind w:left="720" w:firstLine="0"/>
            <w:jc w:val="center"/>
          </w:pPr>
        </w:pPrChange>
      </w:pPr>
    </w:p>
    <w:p w14:paraId="304CF5A3" w14:textId="345635C3" w:rsidR="00DC3B50" w:rsidDel="00043ED5" w:rsidRDefault="00DC3B50">
      <w:pPr>
        <w:rPr>
          <w:del w:id="230" w:author="兴雨 郭" w:date="2026-02-05T23:04:00Z" w16du:dateUtc="2026-02-05T15:04:00Z"/>
          <w:rFonts w:eastAsiaTheme="minorEastAsia"/>
          <w:lang w:eastAsia="zh-CN"/>
        </w:rPr>
        <w:pPrChange w:id="231" w:author="兴雨 郭" w:date="2026-02-05T23:04:00Z" w16du:dateUtc="2026-02-05T15:04:00Z">
          <w:pPr>
            <w:pStyle w:val="a6"/>
            <w:ind w:left="720" w:firstLine="0"/>
            <w:jc w:val="center"/>
          </w:pPr>
        </w:pPrChange>
      </w:pPr>
    </w:p>
    <w:p w14:paraId="08F26CF1" w14:textId="6A5951BA" w:rsidR="00DC3B50" w:rsidDel="00043ED5" w:rsidRDefault="00DC3B50">
      <w:pPr>
        <w:rPr>
          <w:del w:id="232" w:author="兴雨 郭" w:date="2026-02-05T23:04:00Z" w16du:dateUtc="2026-02-05T15:04:00Z"/>
          <w:rFonts w:eastAsiaTheme="minorEastAsia"/>
          <w:lang w:eastAsia="zh-CN"/>
        </w:rPr>
        <w:pPrChange w:id="233" w:author="兴雨 郭" w:date="2026-02-05T23:04:00Z" w16du:dateUtc="2026-02-05T15:04:00Z">
          <w:pPr>
            <w:pStyle w:val="a6"/>
            <w:ind w:left="720" w:firstLine="0"/>
            <w:jc w:val="center"/>
          </w:pPr>
        </w:pPrChange>
      </w:pPr>
    </w:p>
    <w:p w14:paraId="4FC5ACFF" w14:textId="7FA14F3E" w:rsidR="00DC3B50" w:rsidDel="00043ED5" w:rsidRDefault="00DC3B50">
      <w:pPr>
        <w:rPr>
          <w:del w:id="234" w:author="兴雨 郭" w:date="2026-02-05T23:04:00Z" w16du:dateUtc="2026-02-05T15:04:00Z"/>
          <w:rFonts w:eastAsiaTheme="minorEastAsia"/>
          <w:lang w:eastAsia="zh-CN"/>
        </w:rPr>
        <w:pPrChange w:id="235" w:author="兴雨 郭" w:date="2026-02-05T23:04:00Z" w16du:dateUtc="2026-02-05T15:04:00Z">
          <w:pPr>
            <w:pStyle w:val="a6"/>
            <w:ind w:left="720" w:firstLine="0"/>
            <w:jc w:val="center"/>
          </w:pPr>
        </w:pPrChange>
      </w:pPr>
    </w:p>
    <w:p w14:paraId="7A1EB4C1" w14:textId="6A69F555" w:rsidR="00DC3B50" w:rsidDel="00043ED5" w:rsidRDefault="00DC3B50">
      <w:pPr>
        <w:rPr>
          <w:del w:id="236" w:author="兴雨 郭" w:date="2026-02-05T23:04:00Z" w16du:dateUtc="2026-02-05T15:04:00Z"/>
          <w:rFonts w:eastAsiaTheme="minorEastAsia"/>
          <w:lang w:eastAsia="zh-CN"/>
        </w:rPr>
        <w:pPrChange w:id="237" w:author="兴雨 郭" w:date="2026-02-05T23:04:00Z" w16du:dateUtc="2026-02-05T15:04:00Z">
          <w:pPr>
            <w:pStyle w:val="a6"/>
            <w:ind w:left="720" w:firstLine="0"/>
            <w:jc w:val="center"/>
          </w:pPr>
        </w:pPrChange>
      </w:pPr>
    </w:p>
    <w:p w14:paraId="07CEAE0B" w14:textId="7DF5A8CC" w:rsidR="00DC3B50" w:rsidDel="00043ED5" w:rsidRDefault="00DC3B50">
      <w:pPr>
        <w:rPr>
          <w:del w:id="238" w:author="兴雨 郭" w:date="2026-02-05T23:04:00Z" w16du:dateUtc="2026-02-05T15:04:00Z"/>
          <w:rFonts w:eastAsiaTheme="minorEastAsia"/>
          <w:lang w:eastAsia="zh-CN"/>
        </w:rPr>
        <w:pPrChange w:id="239" w:author="兴雨 郭" w:date="2026-02-05T23:04:00Z" w16du:dateUtc="2026-02-05T15:04:00Z">
          <w:pPr>
            <w:pStyle w:val="a6"/>
            <w:ind w:left="720" w:firstLine="0"/>
            <w:jc w:val="center"/>
          </w:pPr>
        </w:pPrChange>
      </w:pPr>
    </w:p>
    <w:p w14:paraId="1AF17F00" w14:textId="791FA742" w:rsidR="00DC3B50" w:rsidDel="00043ED5" w:rsidRDefault="00DC3B50">
      <w:pPr>
        <w:rPr>
          <w:del w:id="240" w:author="兴雨 郭" w:date="2026-02-05T23:04:00Z" w16du:dateUtc="2026-02-05T15:04:00Z"/>
          <w:rFonts w:eastAsiaTheme="minorEastAsia"/>
          <w:lang w:eastAsia="zh-CN"/>
        </w:rPr>
        <w:pPrChange w:id="241" w:author="兴雨 郭" w:date="2026-02-05T23:04:00Z" w16du:dateUtc="2026-02-05T15:04:00Z">
          <w:pPr>
            <w:pStyle w:val="a6"/>
            <w:ind w:left="720" w:firstLine="0"/>
            <w:jc w:val="center"/>
          </w:pPr>
        </w:pPrChange>
      </w:pPr>
    </w:p>
    <w:p w14:paraId="086B0CEE" w14:textId="4E608AD5" w:rsidR="00DC3B50" w:rsidDel="00043ED5" w:rsidRDefault="00DC3B50">
      <w:pPr>
        <w:rPr>
          <w:del w:id="242" w:author="兴雨 郭" w:date="2026-02-05T23:04:00Z" w16du:dateUtc="2026-02-05T15:04:00Z"/>
          <w:rFonts w:eastAsiaTheme="minorEastAsia"/>
          <w:lang w:eastAsia="zh-CN"/>
        </w:rPr>
        <w:pPrChange w:id="243" w:author="兴雨 郭" w:date="2026-02-05T23:04:00Z" w16du:dateUtc="2026-02-05T15:04:00Z">
          <w:pPr>
            <w:pStyle w:val="a6"/>
            <w:ind w:left="720" w:firstLine="0"/>
            <w:jc w:val="center"/>
          </w:pPr>
        </w:pPrChange>
      </w:pPr>
    </w:p>
    <w:p w14:paraId="42B80F81" w14:textId="68BAF0F5" w:rsidR="00DC3B50" w:rsidDel="00043ED5" w:rsidRDefault="00DC3B50">
      <w:pPr>
        <w:rPr>
          <w:del w:id="244" w:author="兴雨 郭" w:date="2026-02-05T23:04:00Z" w16du:dateUtc="2026-02-05T15:04:00Z"/>
          <w:rFonts w:eastAsiaTheme="minorEastAsia"/>
          <w:lang w:eastAsia="zh-CN"/>
        </w:rPr>
        <w:pPrChange w:id="245" w:author="兴雨 郭" w:date="2026-02-05T23:04:00Z" w16du:dateUtc="2026-02-05T15:04:00Z">
          <w:pPr>
            <w:pStyle w:val="a6"/>
            <w:ind w:left="720" w:firstLine="0"/>
            <w:jc w:val="center"/>
          </w:pPr>
        </w:pPrChange>
      </w:pPr>
    </w:p>
    <w:p w14:paraId="1BE3BE87" w14:textId="1F33073E" w:rsidR="00DC3B50" w:rsidRPr="00DC3B50" w:rsidDel="00DC3B50" w:rsidRDefault="00DC3B50">
      <w:pPr>
        <w:pStyle w:val="a6"/>
        <w:ind w:left="720" w:firstLine="0"/>
        <w:rPr>
          <w:del w:id="246" w:author="兴雨 郭" w:date="2026-02-01T23:46:00Z" w16du:dateUtc="2026-02-01T15:46:00Z"/>
          <w:rFonts w:eastAsiaTheme="minorEastAsia"/>
          <w:lang w:eastAsia="zh-CN"/>
          <w:rPrChange w:id="247" w:author="兴雨 郭" w:date="2026-02-01T23:45:00Z" w16du:dateUtc="2026-02-01T15:45:00Z">
            <w:rPr>
              <w:del w:id="248" w:author="兴雨 郭" w:date="2026-02-01T23:46:00Z" w16du:dateUtc="2026-02-01T15:46:00Z"/>
              <w:rFonts w:eastAsiaTheme="minorEastAsia"/>
              <w:u w:val="words"/>
              <w:lang w:eastAsia="zh-CN"/>
            </w:rPr>
          </w:rPrChange>
        </w:rPr>
        <w:pPrChange w:id="249" w:author="兴雨 郭" w:date="2026-02-01T23:45:00Z" w16du:dateUtc="2026-02-01T15:45:00Z">
          <w:pPr>
            <w:pStyle w:val="a6"/>
            <w:ind w:left="720" w:firstLine="0"/>
            <w:jc w:val="center"/>
          </w:pPr>
        </w:pPrChange>
      </w:pPr>
      <w:del w:id="250" w:author="兴雨 郭" w:date="2026-02-01T23:46:00Z" w16du:dateUtc="2026-02-01T15:46:00Z">
        <w:r w:rsidRPr="00DC3B50" w:rsidDel="00DC3B50">
          <w:rPr>
            <w:rFonts w:eastAsiaTheme="minorEastAsia" w:hint="eastAsia"/>
            <w:lang w:eastAsia="zh-CN"/>
            <w:rPrChange w:id="251" w:author="兴雨 郭" w:date="2026-02-01T23:45:00Z" w16du:dateUtc="2026-02-01T15:45:00Z">
              <w:rPr>
                <w:rFonts w:eastAsiaTheme="minorEastAsia" w:hint="eastAsia"/>
                <w:u w:val="words"/>
                <w:lang w:eastAsia="zh-CN"/>
              </w:rPr>
            </w:rPrChange>
          </w:rPr>
          <w:delText>人如图</w:delText>
        </w:r>
      </w:del>
    </w:p>
    <w:p w14:paraId="3714D2F9" w14:textId="746B8AAD" w:rsidR="0076352E" w:rsidRDefault="00D04ADF">
      <w:pPr>
        <w:pStyle w:val="11"/>
        <w:tabs>
          <w:tab w:val="left" w:pos="487"/>
        </w:tabs>
        <w:spacing w:before="109"/>
        <w:jc w:val="center"/>
        <w:rPr>
          <w:rFonts w:ascii="Times New Roman" w:eastAsia="宋体" w:hAnsi="Times New Roman" w:cs="Times New Roman"/>
          <w:spacing w:val="-2"/>
          <w:w w:val="110"/>
          <w:lang w:eastAsia="zh-CN"/>
        </w:rPr>
      </w:pPr>
      <w:r>
        <w:rPr>
          <w:rFonts w:ascii="Times New Roman" w:eastAsia="宋体" w:hAnsi="Times New Roman" w:cs="Times New Roman" w:hint="eastAsia"/>
          <w:spacing w:val="-2"/>
          <w:w w:val="110"/>
          <w:highlight w:val="yellow"/>
          <w:lang w:eastAsia="zh-CN"/>
        </w:rPr>
        <w:t>图</w:t>
      </w:r>
      <w:del w:id="252" w:author="兴雨 郭" w:date="2026-02-01T23:46:00Z" w16du:dateUtc="2026-02-01T15:46:00Z">
        <w:r w:rsidDel="00DC3B50">
          <w:rPr>
            <w:rFonts w:ascii="Times New Roman" w:eastAsia="宋体" w:hAnsi="Times New Roman" w:cs="Times New Roman" w:hint="eastAsia"/>
            <w:spacing w:val="-2"/>
            <w:w w:val="110"/>
            <w:highlight w:val="yellow"/>
            <w:lang w:eastAsia="zh-CN"/>
          </w:rPr>
          <w:delText xml:space="preserve">2 </w:delText>
        </w:r>
      </w:del>
      <w:r w:rsidR="00043ED5">
        <w:rPr>
          <w:rFonts w:ascii="Times New Roman" w:eastAsia="宋体" w:hAnsi="Times New Roman" w:cs="Times New Roman" w:hint="eastAsia"/>
          <w:spacing w:val="-2"/>
          <w:w w:val="110"/>
          <w:highlight w:val="yellow"/>
          <w:lang w:eastAsia="zh-CN"/>
        </w:rPr>
        <w:t>2</w:t>
      </w:r>
      <w:ins w:id="253" w:author="兴雨 郭" w:date="2026-02-01T23:46:00Z" w16du:dateUtc="2026-02-01T15:46:00Z">
        <w:r w:rsidR="00DC3B50">
          <w:rPr>
            <w:rFonts w:ascii="Times New Roman" w:eastAsia="宋体" w:hAnsi="Times New Roman" w:cs="Times New Roman" w:hint="eastAsia"/>
            <w:spacing w:val="-2"/>
            <w:w w:val="110"/>
            <w:highlight w:val="yellow"/>
            <w:lang w:eastAsia="zh-CN"/>
          </w:rPr>
          <w:t xml:space="preserve"> </w:t>
        </w:r>
      </w:ins>
      <w:r>
        <w:rPr>
          <w:rFonts w:ascii="Times New Roman" w:eastAsia="宋体" w:hAnsi="Times New Roman" w:cs="Times New Roman" w:hint="eastAsia"/>
          <w:spacing w:val="-2"/>
          <w:w w:val="110"/>
          <w:highlight w:val="yellow"/>
          <w:lang w:eastAsia="zh-CN"/>
        </w:rPr>
        <w:t>SC-RRT</w:t>
      </w:r>
      <w:bookmarkEnd w:id="149"/>
      <w:r w:rsidR="00DC3B50" w:rsidRPr="00DC3B50">
        <w:rPr>
          <w:rFonts w:ascii="Times New Roman" w:eastAsia="宋体" w:hAnsi="Times New Roman" w:cs="Times New Roman"/>
          <w:spacing w:val="-2"/>
          <w:w w:val="110"/>
          <w:highlight w:val="yellow"/>
          <w:lang w:eastAsia="zh-CN"/>
        </w:rPr>
        <w:t>总体流程与模块关系</w:t>
      </w:r>
      <w:r w:rsidR="00DC3B50">
        <w:rPr>
          <w:rFonts w:ascii="Times New Roman" w:eastAsia="宋体" w:hAnsi="Times New Roman" w:cs="Times New Roman" w:hint="eastAsia"/>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SC-RRT</w:t>
      </w:r>
      <w:r w:rsidR="00DC3B50" w:rsidRPr="00DC3B50">
        <w:rPr>
          <w:rFonts w:ascii="Times New Roman" w:eastAsia="宋体" w:hAnsi="Times New Roman" w:cs="Times New Roman"/>
          <w:spacing w:val="-2"/>
          <w:w w:val="110"/>
          <w:highlight w:val="yellow"/>
          <w:lang w:eastAsia="zh-CN"/>
        </w:rPr>
        <w:t>由</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路径规划主循环（</w:t>
      </w:r>
      <w:r w:rsidR="00DC3B50" w:rsidRPr="00DC3B50">
        <w:rPr>
          <w:rFonts w:ascii="Times New Roman" w:eastAsia="宋体" w:hAnsi="Times New Roman" w:cs="Times New Roman"/>
          <w:spacing w:val="-2"/>
          <w:w w:val="110"/>
          <w:highlight w:val="yellow"/>
          <w:lang w:eastAsia="zh-CN"/>
        </w:rPr>
        <w:t>SP</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自适应控制（</w:t>
      </w:r>
      <w:r w:rsidR="00DC3B50" w:rsidRPr="00DC3B50">
        <w:rPr>
          <w:rFonts w:ascii="Times New Roman" w:eastAsia="宋体" w:hAnsi="Times New Roman" w:cs="Times New Roman"/>
          <w:spacing w:val="-2"/>
          <w:w w:val="110"/>
          <w:highlight w:val="yellow"/>
          <w:lang w:eastAsia="zh-CN"/>
        </w:rPr>
        <w:t>PID</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双向超椭球约束采样（</w:t>
      </w:r>
      <w:r w:rsidR="00DC3B50" w:rsidRPr="00DC3B50">
        <w:rPr>
          <w:rFonts w:ascii="Times New Roman" w:eastAsia="宋体" w:hAnsi="Times New Roman" w:cs="Times New Roman"/>
          <w:spacing w:val="-2"/>
          <w:w w:val="110"/>
          <w:highlight w:val="yellow"/>
          <w:lang w:eastAsia="zh-CN"/>
        </w:rPr>
        <w:t>ADCS</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可行性验证与连接（</w:t>
      </w:r>
      <w:r w:rsidR="00DC3B50" w:rsidRPr="00DC3B50">
        <w:rPr>
          <w:rFonts w:ascii="Times New Roman" w:eastAsia="宋体" w:hAnsi="Times New Roman" w:cs="Times New Roman"/>
          <w:spacing w:val="-2"/>
          <w:w w:val="110"/>
          <w:highlight w:val="yellow"/>
          <w:lang w:eastAsia="zh-CN"/>
        </w:rPr>
        <w:t>Connect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组成；算法以固定步数触发会合点更新与控制器更新，并在碰撞检测与连接判定通过后实现双树连接，直至找到可行路径（</w:t>
      </w:r>
      <w:r w:rsidR="00DC3B50" w:rsidRPr="00DC3B50">
        <w:rPr>
          <w:rFonts w:ascii="Times New Roman" w:eastAsia="宋体" w:hAnsi="Times New Roman" w:cs="Times New Roman"/>
          <w:spacing w:val="-2"/>
          <w:w w:val="110"/>
          <w:highlight w:val="yellow"/>
          <w:lang w:eastAsia="zh-CN"/>
        </w:rPr>
        <w:t>PF</w:t>
      </w:r>
      <w:r w:rsidR="00DC3B50" w:rsidRPr="00DC3B50">
        <w:rPr>
          <w:rFonts w:ascii="Times New Roman" w:eastAsia="宋体" w:hAnsi="Times New Roman" w:cs="Times New Roman"/>
          <w:spacing w:val="-2"/>
          <w:w w:val="110"/>
          <w:highlight w:val="yellow"/>
          <w:lang w:eastAsia="zh-CN"/>
        </w:rPr>
        <w:t>）</w:t>
      </w:r>
      <w:del w:id="254" w:author="兴雨 郭" w:date="2026-02-05T23:02:00Z" w16du:dateUtc="2026-02-05T15:02:00Z">
        <w:r w:rsidR="00DC3B50" w:rsidRPr="00DC3B50" w:rsidDel="00043ED5">
          <w:rPr>
            <w:rFonts w:ascii="Times New Roman" w:eastAsia="宋体" w:hAnsi="Times New Roman" w:cs="Times New Roman"/>
            <w:spacing w:val="-2"/>
            <w:w w:val="110"/>
            <w:highlight w:val="yellow"/>
            <w:lang w:eastAsia="zh-CN"/>
          </w:rPr>
          <w:delText>。</w:delText>
        </w:r>
      </w:del>
    </w:p>
    <w:p w14:paraId="13D1AFBD" w14:textId="77777777" w:rsidR="00030EF5" w:rsidRDefault="00030EF5" w:rsidP="00030EF5">
      <w:pPr>
        <w:tabs>
          <w:tab w:val="left" w:pos="627"/>
        </w:tabs>
        <w:spacing w:before="229"/>
        <w:jc w:val="center"/>
        <w:outlineLvl w:val="2"/>
        <w:rPr>
          <w:rFonts w:eastAsiaTheme="minorEastAsia"/>
          <w:lang w:eastAsia="zh-CN"/>
        </w:rPr>
      </w:pPr>
      <w:r>
        <w:rPr>
          <w:rFonts w:eastAsiaTheme="minorEastAsia" w:hint="eastAsia"/>
          <w:noProof/>
          <w:lang w:eastAsia="zh-CN"/>
        </w:rPr>
        <w:lastRenderedPageBreak/>
        <w:drawing>
          <wp:inline distT="0" distB="0" distL="0" distR="0" wp14:anchorId="0281198D" wp14:editId="5230C111">
            <wp:extent cx="5260769" cy="4128559"/>
            <wp:effectExtent l="0" t="0" r="0" b="5715"/>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34" cstate="print">
                      <a:extLst>
                        <a:ext uri="{28A0092B-C50C-407E-A947-70E740481C1C}">
                          <a14:useLocalDpi xmlns:a14="http://schemas.microsoft.com/office/drawing/2010/main" val="0"/>
                        </a:ext>
                      </a:extLst>
                    </a:blip>
                    <a:srcRect l="931"/>
                    <a:stretch>
                      <a:fillRect/>
                    </a:stretch>
                  </pic:blipFill>
                  <pic:spPr bwMode="auto">
                    <a:xfrm>
                      <a:off x="0" y="0"/>
                      <a:ext cx="5262740" cy="4130106"/>
                    </a:xfrm>
                    <a:prstGeom prst="rect">
                      <a:avLst/>
                    </a:prstGeom>
                    <a:ln>
                      <a:noFill/>
                    </a:ln>
                    <a:extLst>
                      <a:ext uri="{53640926-AAD7-44D8-BBD7-CCE9431645EC}">
                        <a14:shadowObscured xmlns:a14="http://schemas.microsoft.com/office/drawing/2010/main"/>
                      </a:ext>
                    </a:extLst>
                  </pic:spPr>
                </pic:pic>
              </a:graphicData>
            </a:graphic>
          </wp:inline>
        </w:drawing>
      </w:r>
    </w:p>
    <w:p w14:paraId="47B2075F" w14:textId="19927507" w:rsidR="00030EF5" w:rsidRPr="00030EF5" w:rsidDel="00043ED5" w:rsidRDefault="00030EF5" w:rsidP="00892ADF">
      <w:pPr>
        <w:tabs>
          <w:tab w:val="left" w:pos="627"/>
        </w:tabs>
        <w:spacing w:before="229"/>
        <w:jc w:val="center"/>
        <w:outlineLvl w:val="2"/>
        <w:rPr>
          <w:del w:id="255" w:author="兴雨 郭" w:date="2026-02-05T23:02:00Z" w16du:dateUtc="2026-02-05T15:02:00Z"/>
          <w:rFonts w:eastAsia="宋体" w:hint="eastAsia"/>
          <w:spacing w:val="-2"/>
          <w:w w:val="110"/>
          <w:lang w:eastAsia="zh-CN"/>
        </w:rPr>
      </w:pPr>
      <w:r w:rsidRPr="00FD572D">
        <w:rPr>
          <w:rFonts w:eastAsiaTheme="minorEastAsia"/>
          <w:b/>
          <w:bCs/>
          <w:lang w:eastAsia="zh-CN"/>
        </w:rPr>
        <w:t>图</w:t>
      </w:r>
      <w:r>
        <w:rPr>
          <w:rFonts w:eastAsiaTheme="minorEastAsia" w:hint="eastAsia"/>
          <w:b/>
          <w:bCs/>
          <w:lang w:eastAsia="zh-CN"/>
        </w:rPr>
        <w:t>3</w:t>
      </w:r>
      <w:r w:rsidRPr="00FD572D">
        <w:rPr>
          <w:rFonts w:eastAsiaTheme="minorEastAsia"/>
          <w:lang w:eastAsia="zh-CN"/>
        </w:rPr>
        <w:t>：</w:t>
      </w:r>
      <w:r w:rsidRPr="00FD572D">
        <w:rPr>
          <w:rFonts w:eastAsiaTheme="minorEastAsia"/>
          <w:lang w:eastAsia="zh-CN"/>
        </w:rPr>
        <w:t>2D</w:t>
      </w:r>
      <w:r w:rsidRPr="00FD572D">
        <w:rPr>
          <w:rFonts w:eastAsiaTheme="minorEastAsia"/>
          <w:lang w:eastAsia="zh-CN"/>
        </w:rPr>
        <w:t>环境下路径规划可视化对比（障碍物数量</w:t>
      </w:r>
      <w:r w:rsidRPr="00FD572D">
        <w:rPr>
          <w:rFonts w:eastAsiaTheme="minorEastAsia"/>
          <w:lang w:eastAsia="zh-CN"/>
        </w:rPr>
        <w:t>=225/400</w:t>
      </w:r>
      <w:r w:rsidRPr="00FD572D">
        <w:rPr>
          <w:rFonts w:eastAsiaTheme="minorEastAsia"/>
          <w:lang w:eastAsia="zh-CN"/>
        </w:rPr>
        <w:t>，环境</w:t>
      </w:r>
      <w:ins w:id="256" w:author="兴雨 郭" w:date="2026-02-04T22:30:00Z" w16du:dateUtc="2026-02-04T14:30:00Z">
        <w:r>
          <w:rPr>
            <w:rFonts w:eastAsiaTheme="minorEastAsia" w:hint="eastAsia"/>
            <w:lang w:eastAsia="zh-CN"/>
          </w:rPr>
          <w:t>配置</w:t>
        </w:r>
      </w:ins>
      <w:del w:id="257" w:author="兴雨 郭" w:date="2026-02-04T22:30:00Z" w16du:dateUtc="2026-02-04T14:30:00Z">
        <w:r w:rsidRPr="00FD572D" w:rsidDel="00EA49D7">
          <w:rPr>
            <w:rFonts w:eastAsiaTheme="minorEastAsia"/>
            <w:lang w:eastAsia="zh-CN"/>
          </w:rPr>
          <w:delText>尺寸</w:delText>
        </w:r>
        <w:r w:rsidRPr="00FD572D" w:rsidDel="00EA49D7">
          <w:rPr>
            <w:rFonts w:eastAsiaTheme="minorEastAsia"/>
            <w:lang w:eastAsia="zh-CN"/>
          </w:rPr>
          <w:delText>=1500×1500(×1500)</w:delText>
        </w:r>
      </w:del>
      <w:ins w:id="258" w:author="兴雨 郭" w:date="2026-02-04T22:30:00Z" w16du:dateUtc="2026-02-04T14:30:00Z">
        <w:r>
          <w:rPr>
            <w:rFonts w:eastAsiaTheme="minorEastAsia" w:hint="eastAsia"/>
            <w:lang w:eastAsia="zh-CN"/>
          </w:rPr>
          <w:t>见表</w:t>
        </w:r>
        <w:r>
          <w:rPr>
            <w:rFonts w:eastAsiaTheme="minorEastAsia" w:hint="eastAsia"/>
            <w:lang w:eastAsia="zh-CN"/>
          </w:rPr>
          <w:t>1</w:t>
        </w:r>
      </w:ins>
      <w:del w:id="259" w:author="兴雨 郭" w:date="2026-02-04T22:30:00Z" w16du:dateUtc="2026-02-04T14:30:00Z">
        <w:r w:rsidRPr="00FD572D" w:rsidDel="00EA49D7">
          <w:rPr>
            <w:rFonts w:eastAsiaTheme="minorEastAsia"/>
            <w:lang w:eastAsia="zh-CN"/>
          </w:rPr>
          <w:delText>，起点</w:delText>
        </w:r>
        <w:r w:rsidRPr="00FD572D" w:rsidDel="00EA49D7">
          <w:rPr>
            <w:rFonts w:eastAsiaTheme="minorEastAsia"/>
            <w:lang w:eastAsia="zh-CN"/>
          </w:rPr>
          <w:delText>/</w:delText>
        </w:r>
        <w:r w:rsidRPr="00FD572D" w:rsidDel="00EA49D7">
          <w:rPr>
            <w:rFonts w:eastAsiaTheme="minorEastAsia"/>
            <w:lang w:eastAsia="zh-CN"/>
          </w:rPr>
          <w:delText>终点见</w:delText>
        </w:r>
        <w:r w:rsidRPr="00FD572D" w:rsidDel="00EA49D7">
          <w:rPr>
            <w:rFonts w:eastAsiaTheme="minorEastAsia"/>
            <w:lang w:eastAsia="zh-CN"/>
          </w:rPr>
          <w:delText>Table 1</w:delText>
        </w:r>
      </w:del>
      <w:r w:rsidRPr="00FD572D">
        <w:rPr>
          <w:rFonts w:eastAsiaTheme="minorEastAsia"/>
          <w:lang w:eastAsia="zh-CN"/>
        </w:rPr>
        <w:t>；每幅图显示：障碍物、两棵树、最终路径、采样点密度</w:t>
      </w:r>
      <w:r w:rsidRPr="00FD572D">
        <w:rPr>
          <w:rFonts w:eastAsiaTheme="minorEastAsia"/>
          <w:lang w:eastAsia="zh-CN"/>
        </w:rPr>
        <w:t>/</w:t>
      </w:r>
      <w:r w:rsidRPr="00FD572D">
        <w:rPr>
          <w:rFonts w:eastAsiaTheme="minorEastAsia"/>
          <w:lang w:eastAsia="zh-CN"/>
        </w:rPr>
        <w:t>超椭球边界；算法参数：</w:t>
      </w:r>
      <w:del w:id="260" w:author="兴雨 郭" w:date="2026-02-04T22:29:00Z" w16du:dateUtc="2026-02-04T14:29:00Z">
        <w:r w:rsidRPr="00FD572D" w:rsidDel="00C95B0B">
          <w:rPr>
            <w:rFonts w:eastAsiaTheme="minorEastAsia"/>
            <w:lang w:eastAsia="zh-CN"/>
          </w:rPr>
          <w:delText xml:space="preserve">step=…, goalBias=…, </w:delText>
        </w:r>
      </w:del>
      <w:bookmarkStart w:id="261" w:name="OLE_LINK18"/>
      <w:r w:rsidRPr="00FD572D">
        <w:rPr>
          <w:rFonts w:eastAsiaTheme="minorEastAsia"/>
          <w:lang w:eastAsia="zh-CN"/>
        </w:rPr>
        <w:t>PID</w:t>
      </w:r>
      <w:ins w:id="262" w:author="兴雨 郭" w:date="2026-02-04T22:29:00Z" w16du:dateUtc="2026-02-04T14:29:00Z">
        <w:r>
          <w:rPr>
            <w:rFonts w:eastAsiaTheme="minorEastAsia" w:hint="eastAsia"/>
            <w:lang w:eastAsia="zh-CN"/>
          </w:rPr>
          <w:t xml:space="preserve"> </w:t>
        </w:r>
      </w:ins>
      <w:r w:rsidRPr="00FD572D">
        <w:rPr>
          <w:rFonts w:eastAsiaTheme="minorEastAsia"/>
          <w:lang w:eastAsia="zh-CN"/>
        </w:rPr>
        <w:t>=</w:t>
      </w:r>
      <w:del w:id="263" w:author="兴雨 郭" w:date="2026-02-04T22:29:00Z" w16du:dateUtc="2026-02-04T14:29:00Z">
        <w:r w:rsidRPr="00FD572D" w:rsidDel="00C95B0B">
          <w:rPr>
            <w:rFonts w:eastAsiaTheme="minorEastAsia"/>
            <w:lang w:eastAsia="zh-CN"/>
          </w:rPr>
          <w:delText>(Kp,Ki,Kd)=</w:delText>
        </w:r>
      </w:del>
      <w:ins w:id="264" w:author="兴雨 郭" w:date="2026-02-04T22:28:00Z" w16du:dateUtc="2026-02-04T14:28:00Z">
        <w:r>
          <w:rPr>
            <w:rFonts w:eastAsiaTheme="minorEastAsia" w:hint="eastAsia"/>
            <w:lang w:eastAsia="zh-CN"/>
          </w:rPr>
          <w:t>（</w:t>
        </w:r>
      </w:ins>
      <w:del w:id="265" w:author="兴雨 郭" w:date="2026-02-04T22:28:00Z" w16du:dateUtc="2026-02-04T14:28:00Z">
        <w:r w:rsidRPr="00FD572D" w:rsidDel="00C95B0B">
          <w:rPr>
            <w:rFonts w:eastAsiaTheme="minorEastAsia"/>
            <w:lang w:eastAsia="zh-CN"/>
          </w:rPr>
          <w:delText>…</w:delText>
        </w:r>
        <w:r w:rsidRPr="00FD572D" w:rsidDel="00C95B0B">
          <w:rPr>
            <w:rFonts w:eastAsiaTheme="minorEastAsia"/>
            <w:lang w:eastAsia="zh-CN"/>
          </w:rPr>
          <w:delText>，</w:delText>
        </w:r>
      </w:del>
      <w:ins w:id="266" w:author="兴雨 郭" w:date="2026-02-04T22:28:00Z" w16du:dateUtc="2026-02-04T14:28:00Z">
        <w:r>
          <w:rPr>
            <w:rFonts w:eastAsiaTheme="minorEastAsia" w:hint="eastAsia"/>
            <w:lang w:eastAsia="zh-CN"/>
          </w:rPr>
          <w:t>0.45</w:t>
        </w:r>
        <w:r>
          <w:rPr>
            <w:rFonts w:eastAsiaTheme="minorEastAsia" w:hint="eastAsia"/>
            <w:lang w:eastAsia="zh-CN"/>
          </w:rPr>
          <w:t>，</w:t>
        </w:r>
        <w:r>
          <w:rPr>
            <w:rFonts w:eastAsiaTheme="minorEastAsia" w:hint="eastAsia"/>
            <w:lang w:eastAsia="zh-CN"/>
          </w:rPr>
          <w:t>0.07</w:t>
        </w:r>
        <w:r>
          <w:rPr>
            <w:rFonts w:eastAsiaTheme="minorEastAsia" w:hint="eastAsia"/>
            <w:lang w:eastAsia="zh-CN"/>
          </w:rPr>
          <w:t>，</w:t>
        </w:r>
        <w:r>
          <w:rPr>
            <w:rFonts w:eastAsiaTheme="minorEastAsia" w:hint="eastAsia"/>
            <w:lang w:eastAsia="zh-CN"/>
          </w:rPr>
          <w:t>0.18</w:t>
        </w:r>
        <w:r>
          <w:rPr>
            <w:rFonts w:eastAsiaTheme="minorEastAsia" w:hint="eastAsia"/>
            <w:lang w:eastAsia="zh-CN"/>
          </w:rPr>
          <w:t>）</w:t>
        </w:r>
        <w:bookmarkEnd w:id="261"/>
        <w:r w:rsidRPr="00FD572D">
          <w:rPr>
            <w:rFonts w:eastAsiaTheme="minorEastAsia"/>
            <w:lang w:eastAsia="zh-CN"/>
          </w:rPr>
          <w:t>，</w:t>
        </w:r>
      </w:ins>
      <w:r w:rsidRPr="00FD572D">
        <w:rPr>
          <w:rFonts w:eastAsiaTheme="minorEastAsia"/>
          <w:lang w:eastAsia="zh-CN"/>
        </w:rPr>
        <w:t>Pareto</w:t>
      </w:r>
      <w:del w:id="267" w:author="兴雨 郭" w:date="2026-02-04T22:29:00Z" w16du:dateUtc="2026-02-04T14:29:00Z">
        <w:r w:rsidRPr="00FD572D" w:rsidDel="00C95B0B">
          <w:rPr>
            <w:rFonts w:eastAsiaTheme="minorEastAsia"/>
            <w:lang w:eastAsia="zh-CN"/>
          </w:rPr>
          <w:delText>触发间</w:delText>
        </w:r>
      </w:del>
      <w:ins w:id="268" w:author="兴雨 郭" w:date="2026-02-04T22:29:00Z" w16du:dateUtc="2026-02-04T14:29:00Z">
        <w:r>
          <w:rPr>
            <w:rFonts w:eastAsiaTheme="minorEastAsia" w:hint="eastAsia"/>
            <w:lang w:eastAsia="zh-CN"/>
          </w:rPr>
          <w:t xml:space="preserve">_interval </w:t>
        </w:r>
      </w:ins>
      <w:del w:id="269" w:author="兴雨 郭" w:date="2026-02-04T22:29:00Z" w16du:dateUtc="2026-02-04T14:29:00Z">
        <w:r w:rsidRPr="00FD572D" w:rsidDel="00C95B0B">
          <w:rPr>
            <w:rFonts w:eastAsiaTheme="minorEastAsia"/>
            <w:lang w:eastAsia="zh-CN"/>
          </w:rPr>
          <w:delText>隔</w:delText>
        </w:r>
      </w:del>
      <w:r w:rsidRPr="00FD572D">
        <w:rPr>
          <w:rFonts w:eastAsiaTheme="minorEastAsia"/>
          <w:lang w:eastAsia="zh-CN"/>
        </w:rPr>
        <w:t>=</w:t>
      </w:r>
      <w:ins w:id="270" w:author="兴雨 郭" w:date="2026-02-04T22:29:00Z" w16du:dateUtc="2026-02-04T14:29:00Z">
        <w:r>
          <w:rPr>
            <w:rFonts w:eastAsiaTheme="minorEastAsia" w:hint="eastAsia"/>
            <w:lang w:eastAsia="zh-CN"/>
          </w:rPr>
          <w:t xml:space="preserve"> </w:t>
        </w:r>
      </w:ins>
      <w:del w:id="271" w:author="兴雨 郭" w:date="2026-02-04T22:29:00Z" w16du:dateUtc="2026-02-04T14:29:00Z">
        <w:r w:rsidRPr="00FD572D" w:rsidDel="00C95B0B">
          <w:rPr>
            <w:rFonts w:eastAsiaTheme="minorEastAsia"/>
            <w:lang w:eastAsia="zh-CN"/>
          </w:rPr>
          <w:delText>…</w:delText>
        </w:r>
        <w:r w:rsidRPr="00FD572D" w:rsidDel="00C95B0B">
          <w:rPr>
            <w:rFonts w:eastAsiaTheme="minorEastAsia"/>
            <w:lang w:eastAsia="zh-CN"/>
          </w:rPr>
          <w:delText>；</w:delText>
        </w:r>
      </w:del>
      <w:ins w:id="272" w:author="兴雨 郭" w:date="2026-02-04T22:29:00Z" w16du:dateUtc="2026-02-04T14:29:00Z">
        <w:r>
          <w:rPr>
            <w:rFonts w:eastAsiaTheme="minorEastAsia" w:hint="eastAsia"/>
            <w:lang w:eastAsia="zh-CN"/>
          </w:rPr>
          <w:t>4</w:t>
        </w:r>
        <w:r w:rsidRPr="00FD572D">
          <w:rPr>
            <w:rFonts w:eastAsiaTheme="minorEastAsia"/>
            <w:lang w:eastAsia="zh-CN"/>
          </w:rPr>
          <w:t>；</w:t>
        </w:r>
      </w:ins>
      <w:del w:id="273" w:author="兴雨 郭" w:date="2026-02-04T22:29:00Z" w16du:dateUtc="2026-02-04T14:29:00Z">
        <w:r w:rsidRPr="00FD572D" w:rsidDel="00C95B0B">
          <w:rPr>
            <w:rFonts w:eastAsiaTheme="minorEastAsia"/>
            <w:lang w:eastAsia="zh-CN"/>
          </w:rPr>
          <w:delText>运行次数</w:delText>
        </w:r>
      </w:del>
      <w:ins w:id="274" w:author="兴雨 郭" w:date="2026-02-04T22:29:00Z" w16du:dateUtc="2026-02-04T14:29:00Z">
        <w:r>
          <w:rPr>
            <w:rFonts w:eastAsiaTheme="minorEastAsia" w:hint="eastAsia"/>
            <w:lang w:eastAsia="zh-CN"/>
          </w:rPr>
          <w:t>iter</w:t>
        </w:r>
      </w:ins>
      <w:r w:rsidRPr="00FD572D">
        <w:rPr>
          <w:rFonts w:eastAsiaTheme="minorEastAsia"/>
          <w:lang w:eastAsia="zh-CN"/>
        </w:rPr>
        <w:t>=</w:t>
      </w:r>
      <w:del w:id="275" w:author="兴雨 郭" w:date="2026-02-04T22:30:00Z" w16du:dateUtc="2026-02-04T14:30:00Z">
        <w:r w:rsidRPr="00FD572D" w:rsidDel="00C95B0B">
          <w:rPr>
            <w:rFonts w:eastAsiaTheme="minorEastAsia"/>
            <w:lang w:eastAsia="zh-CN"/>
          </w:rPr>
          <w:delText>100</w:delText>
        </w:r>
      </w:del>
      <w:ins w:id="276" w:author="兴雨 郭" w:date="2026-02-04T22:30:00Z" w16du:dateUtc="2026-02-04T14:30:00Z">
        <w:r>
          <w:rPr>
            <w:rFonts w:eastAsiaTheme="minorEastAsia" w:hint="eastAsia"/>
            <w:lang w:eastAsia="zh-CN"/>
          </w:rPr>
          <w:t>5000</w:t>
        </w:r>
      </w:ins>
      <w:del w:id="277" w:author="兴雨 郭" w:date="2026-02-04T22:30:00Z" w16du:dateUtc="2026-02-04T14:30:00Z">
        <w:r w:rsidRPr="00FD572D" w:rsidDel="00EA49D7">
          <w:rPr>
            <w:rFonts w:eastAsiaTheme="minorEastAsia"/>
            <w:lang w:eastAsia="zh-CN"/>
          </w:rPr>
          <w:delText>，展示为</w:delText>
        </w:r>
        <w:r w:rsidRPr="00FD572D" w:rsidDel="00EA49D7">
          <w:rPr>
            <w:rFonts w:eastAsiaTheme="minorEastAsia"/>
            <w:lang w:eastAsia="zh-CN"/>
          </w:rPr>
          <w:delText>“</w:delText>
        </w:r>
        <w:r w:rsidRPr="00FD572D" w:rsidDel="00EA49D7">
          <w:rPr>
            <w:rFonts w:eastAsiaTheme="minorEastAsia"/>
            <w:lang w:eastAsia="zh-CN"/>
          </w:rPr>
          <w:delText>代表性一次</w:delText>
        </w:r>
        <w:r w:rsidRPr="00FD572D" w:rsidDel="00EA49D7">
          <w:rPr>
            <w:rFonts w:eastAsiaTheme="minorEastAsia"/>
            <w:lang w:eastAsia="zh-CN"/>
          </w:rPr>
          <w:delText>”</w:delText>
        </w:r>
        <w:r w:rsidRPr="00FD572D" w:rsidDel="00EA49D7">
          <w:rPr>
            <w:rFonts w:eastAsiaTheme="minorEastAsia"/>
            <w:lang w:eastAsia="zh-CN"/>
          </w:rPr>
          <w:delText>或</w:delText>
        </w:r>
        <w:r w:rsidRPr="00FD572D" w:rsidDel="00EA49D7">
          <w:rPr>
            <w:rFonts w:eastAsiaTheme="minorEastAsia"/>
            <w:lang w:eastAsia="zh-CN"/>
          </w:rPr>
          <w:delText>“</w:delText>
        </w:r>
        <w:r w:rsidRPr="00FD572D" w:rsidDel="00EA49D7">
          <w:rPr>
            <w:rFonts w:eastAsiaTheme="minorEastAsia"/>
            <w:lang w:eastAsia="zh-CN"/>
          </w:rPr>
          <w:delText>均值轨迹</w:delText>
        </w:r>
        <w:r w:rsidRPr="00FD572D" w:rsidDel="00EA49D7">
          <w:rPr>
            <w:rFonts w:eastAsiaTheme="minorEastAsia"/>
            <w:lang w:eastAsia="zh-CN"/>
          </w:rPr>
          <w:delText>/</w:delText>
        </w:r>
        <w:r w:rsidRPr="00FD572D" w:rsidDel="00EA49D7">
          <w:rPr>
            <w:rFonts w:eastAsiaTheme="minorEastAsia"/>
            <w:lang w:eastAsia="zh-CN"/>
          </w:rPr>
          <w:delText>热力图</w:delText>
        </w:r>
        <w:r w:rsidRPr="00FD572D" w:rsidDel="00EA49D7">
          <w:rPr>
            <w:rFonts w:eastAsiaTheme="minorEastAsia"/>
            <w:lang w:eastAsia="zh-CN"/>
          </w:rPr>
          <w:delText>”</w:delText>
        </w:r>
        <w:r w:rsidRPr="00FD572D" w:rsidDel="00EA49D7">
          <w:rPr>
            <w:rFonts w:eastAsiaTheme="minorEastAsia"/>
            <w:lang w:eastAsia="zh-CN"/>
          </w:rPr>
          <w:delText>需说明</w:delText>
        </w:r>
      </w:del>
      <w:r w:rsidRPr="00FD572D">
        <w:rPr>
          <w:rFonts w:eastAsiaTheme="minorEastAsia"/>
          <w:lang w:eastAsia="zh-CN"/>
        </w:rPr>
        <w:t>）</w:t>
      </w:r>
    </w:p>
    <w:p w14:paraId="383A1755" w14:textId="6C4F2187" w:rsidR="00DC3B50" w:rsidRPr="000E64A2" w:rsidRDefault="00DC3B50" w:rsidP="00892ADF">
      <w:pPr>
        <w:jc w:val="center"/>
        <w:rPr>
          <w:rFonts w:eastAsia="宋体"/>
          <w:spacing w:val="-2"/>
          <w:w w:val="110"/>
          <w:lang w:eastAsia="zh-CN"/>
        </w:rPr>
        <w:pPrChange w:id="278" w:author="兴雨 郭" w:date="2026-02-05T23:02:00Z" w16du:dateUtc="2026-02-05T15:02:00Z">
          <w:pPr>
            <w:pStyle w:val="11"/>
            <w:tabs>
              <w:tab w:val="left" w:pos="487"/>
            </w:tabs>
            <w:spacing w:before="109"/>
          </w:pPr>
        </w:pPrChange>
      </w:pPr>
    </w:p>
    <w:p w14:paraId="2960704D" w14:textId="740792AC" w:rsidR="00A008C3" w:rsidRPr="00385D0C" w:rsidRDefault="00EA01BF" w:rsidP="00385D0C">
      <w:pPr>
        <w:pStyle w:val="11"/>
        <w:numPr>
          <w:ilvl w:val="0"/>
          <w:numId w:val="5"/>
        </w:numPr>
        <w:tabs>
          <w:tab w:val="left" w:pos="487"/>
        </w:tabs>
        <w:spacing w:before="109"/>
        <w:rPr>
          <w:rFonts w:ascii="Times New Roman" w:eastAsia="宋体" w:hAnsi="Times New Roman" w:cs="Times New Roman"/>
          <w:spacing w:val="-2"/>
          <w:w w:val="110"/>
        </w:rPr>
      </w:pPr>
      <w:bookmarkStart w:id="279" w:name="2_Problem_statement_and_notation"/>
      <w:bookmarkEnd w:id="279"/>
      <w:commentRangeStart w:id="280"/>
      <w:r w:rsidRPr="009F4587">
        <w:rPr>
          <w:rFonts w:ascii="Times New Roman" w:eastAsia="宋体" w:hAnsi="Times New Roman" w:cs="Times New Roman"/>
          <w:spacing w:val="-2"/>
          <w:w w:val="110"/>
        </w:rPr>
        <w:t>Simulation</w:t>
      </w:r>
      <w:bookmarkStart w:id="281" w:name="OLE_LINK21"/>
      <w:commentRangeEnd w:id="280"/>
      <w:r w:rsidR="00016377" w:rsidRPr="00385D0C">
        <w:rPr>
          <w:rStyle w:val="af0"/>
          <w:rFonts w:ascii="Times New Roman" w:eastAsia="宋体" w:hAnsi="Times New Roman" w:cs="Times New Roman"/>
          <w:spacing w:val="-2"/>
          <w:w w:val="110"/>
          <w:sz w:val="24"/>
          <w:szCs w:val="24"/>
        </w:rPr>
        <w:commentReference w:id="280"/>
      </w:r>
    </w:p>
    <w:bookmarkEnd w:id="281"/>
    <w:p w14:paraId="4E5117F1" w14:textId="4CA6F217" w:rsidR="0076352E" w:rsidRDefault="00D560A4" w:rsidP="00A00A93">
      <w:pPr>
        <w:pStyle w:val="a3"/>
        <w:spacing w:line="261" w:lineRule="auto"/>
        <w:ind w:right="114" w:firstLineChars="200" w:firstLine="44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在环境规模与障碍物密度保持一致条件下的性能，本研究在不同维度及</w:t>
      </w:r>
      <w:r w:rsidR="007408D5" w:rsidRPr="007408D5">
        <w:rPr>
          <w:rFonts w:eastAsiaTheme="minorEastAsia" w:hint="eastAsia"/>
          <w:sz w:val="22"/>
          <w:szCs w:val="22"/>
          <w:highlight w:val="red"/>
          <w:lang w:eastAsia="zh-CN"/>
        </w:rPr>
        <w:t>最优采样间隔</w:t>
      </w:r>
      <w:r w:rsidRPr="004B65D6">
        <w:rPr>
          <w:rFonts w:eastAsiaTheme="minorEastAsia"/>
          <w:sz w:val="22"/>
          <w:szCs w:val="22"/>
          <w:lang w:eastAsia="zh-CN"/>
        </w:rPr>
        <w:t>下开展了一系列仿真实验（见表</w:t>
      </w:r>
      <w:r w:rsidRPr="004B65D6">
        <w:rPr>
          <w:rFonts w:eastAsiaTheme="minorEastAsia"/>
          <w:sz w:val="22"/>
          <w:szCs w:val="22"/>
          <w:lang w:eastAsia="zh-CN"/>
        </w:rPr>
        <w:t>1</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bookmarkStart w:id="282" w:name="OLE_LINK14"/>
      <w:commentRangeStart w:id="283"/>
      <w:commentRangeStart w:id="284"/>
      <w:commentRangeStart w:id="285"/>
      <w:r w:rsidRPr="004B65D6">
        <w:rPr>
          <w:rFonts w:eastAsiaTheme="minorEastAsia" w:hint="eastAsia"/>
          <w:sz w:val="22"/>
          <w:szCs w:val="22"/>
          <w:lang w:eastAsia="zh-CN"/>
        </w:rPr>
        <w:t>Table 1</w:t>
      </w:r>
      <w:bookmarkEnd w:id="282"/>
      <w:r w:rsidRPr="004B65D6">
        <w:rPr>
          <w:rFonts w:eastAsiaTheme="minorEastAsia" w:hint="eastAsia"/>
          <w:sz w:val="22"/>
          <w:szCs w:val="22"/>
          <w:lang w:eastAsia="zh-CN"/>
        </w:rPr>
        <w:t xml:space="preserve"> Environment configurations</w:t>
      </w:r>
      <w:commentRangeEnd w:id="283"/>
      <w:r w:rsidR="00016377" w:rsidRPr="004B65D6">
        <w:rPr>
          <w:rStyle w:val="af0"/>
          <w:rFonts w:eastAsiaTheme="minorEastAsia"/>
          <w:sz w:val="22"/>
          <w:szCs w:val="22"/>
          <w:lang w:eastAsia="zh-CN"/>
        </w:rPr>
        <w:commentReference w:id="283"/>
      </w:r>
      <w:commentRangeEnd w:id="284"/>
      <w:r w:rsidR="00016377" w:rsidRPr="004B65D6">
        <w:rPr>
          <w:rStyle w:val="af0"/>
          <w:rFonts w:eastAsiaTheme="minorEastAsia"/>
          <w:sz w:val="22"/>
          <w:szCs w:val="22"/>
          <w:lang w:eastAsia="zh-CN"/>
        </w:rPr>
        <w:commentReference w:id="284"/>
      </w:r>
      <w:commentRangeEnd w:id="285"/>
      <w:r w:rsidR="00016377" w:rsidRPr="004B65D6">
        <w:rPr>
          <w:rStyle w:val="af0"/>
          <w:rFonts w:eastAsiaTheme="minorEastAsia"/>
          <w:sz w:val="22"/>
          <w:szCs w:val="22"/>
          <w:lang w:eastAsia="zh-CN"/>
        </w:rPr>
        <w:commentReference w:id="285"/>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86"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86"/>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256C6565" w14:textId="603898EE" w:rsidR="00B10503" w:rsidRDefault="00570532" w:rsidP="00A00A93">
      <w:pPr>
        <w:pStyle w:val="11"/>
        <w:spacing w:before="109"/>
        <w:ind w:left="219" w:firstLineChars="200" w:firstLine="440"/>
        <w:jc w:val="both"/>
        <w:rPr>
          <w:ins w:id="287" w:author="兴雨 郭" w:date="2026-02-04T21:30:00Z" w16du:dateUtc="2026-02-04T13:30:00Z"/>
          <w:rFonts w:ascii="Times New Roman" w:eastAsiaTheme="minorEastAsia" w:hAnsi="Times New Roman" w:cs="Times New Roman"/>
          <w:b w:val="0"/>
          <w:bCs w:val="0"/>
          <w:sz w:val="22"/>
          <w:szCs w:val="22"/>
          <w:lang w:eastAsia="zh-CN"/>
        </w:rPr>
      </w:pPr>
      <w:r w:rsidRPr="00570532">
        <w:rPr>
          <w:rFonts w:ascii="Times New Roman" w:eastAsiaTheme="minorEastAsia" w:hAnsi="Times New Roman" w:cs="Times New Roman"/>
          <w:b w:val="0"/>
          <w:bCs w:val="0"/>
          <w:sz w:val="22"/>
          <w:szCs w:val="22"/>
          <w:lang w:eastAsia="zh-CN"/>
        </w:rPr>
        <w:t>为确定控制器的代表性配置，本文在表</w:t>
      </w:r>
      <w:r w:rsidRPr="00570532">
        <w:rPr>
          <w:rFonts w:ascii="Times New Roman" w:eastAsiaTheme="minorEastAsia" w:hAnsi="Times New Roman" w:cs="Times New Roman"/>
          <w:b w:val="0"/>
          <w:bCs w:val="0"/>
          <w:sz w:val="22"/>
          <w:szCs w:val="22"/>
          <w:lang w:eastAsia="zh-CN"/>
        </w:rPr>
        <w:t>1</w:t>
      </w:r>
      <w:r w:rsidRPr="00570532">
        <w:rPr>
          <w:rFonts w:ascii="Times New Roman" w:eastAsiaTheme="minorEastAsia" w:hAnsi="Times New Roman" w:cs="Times New Roman"/>
          <w:b w:val="0"/>
          <w:bCs w:val="0"/>
          <w:sz w:val="22"/>
          <w:szCs w:val="22"/>
          <w:lang w:eastAsia="zh-CN"/>
        </w:rPr>
        <w:t>环境设置下对</w:t>
      </w:r>
      <w:r w:rsidRPr="00570532">
        <w:rPr>
          <w:rFonts w:ascii="Times New Roman" w:eastAsiaTheme="minorEastAsia" w:hAnsi="Times New Roman" w:cs="Times New Roman"/>
          <w:b w:val="0"/>
          <w:bCs w:val="0"/>
          <w:sz w:val="22"/>
          <w:szCs w:val="22"/>
          <w:lang w:eastAsia="zh-CN"/>
        </w:rPr>
        <w:t xml:space="preserve"> PID </w:t>
      </w:r>
      <w:r w:rsidRPr="00570532">
        <w:rPr>
          <w:rFonts w:ascii="Times New Roman" w:eastAsiaTheme="minorEastAsia" w:hAnsi="Times New Roman" w:cs="Times New Roman"/>
          <w:b w:val="0"/>
          <w:bCs w:val="0"/>
          <w:sz w:val="22"/>
          <w:szCs w:val="22"/>
          <w:lang w:eastAsia="zh-CN"/>
        </w:rPr>
        <w:t>参数进行网格化扫描，并综合首次可行路径指标、平均采样次数与成功率进行评价。结果表明，当</w:t>
      </w:r>
      <w:r w:rsidRPr="00570532">
        <w:rPr>
          <w:rFonts w:ascii="Times New Roman" w:eastAsiaTheme="minorEastAsia" w:hAnsi="Times New Roman" w:cs="Times New Roman"/>
          <w:b w:val="0"/>
          <w:bCs w:val="0"/>
          <w:sz w:val="22"/>
          <w:szCs w:val="22"/>
          <w:lang w:eastAsia="zh-CN"/>
        </w:rPr>
        <w:t xml:space="preserve"> Kp=</w:t>
      </w:r>
      <w:r w:rsidR="00857AE8" w:rsidRPr="00857AE8">
        <w:rPr>
          <w:rFonts w:ascii="Times New Roman" w:eastAsiaTheme="minorEastAsia" w:hAnsi="Times New Roman" w:cs="Times New Roman"/>
          <w:b w:val="0"/>
          <w:bCs w:val="0"/>
          <w:sz w:val="22"/>
          <w:szCs w:val="22"/>
          <w:lang w:eastAsia="zh-CN"/>
        </w:rPr>
        <w:t>0.18</w:t>
      </w:r>
      <w:r w:rsidRPr="00570532">
        <w:rPr>
          <w:rFonts w:ascii="Times New Roman" w:eastAsiaTheme="minorEastAsia" w:hAnsi="Times New Roman" w:cs="Times New Roman"/>
          <w:b w:val="0"/>
          <w:bCs w:val="0"/>
          <w:sz w:val="22"/>
          <w:szCs w:val="22"/>
          <w:lang w:eastAsia="zh-CN"/>
        </w:rPr>
        <w:t>、</w:t>
      </w:r>
      <w:r w:rsidRPr="00570532">
        <w:rPr>
          <w:rFonts w:ascii="Times New Roman" w:eastAsiaTheme="minorEastAsia" w:hAnsi="Times New Roman" w:cs="Times New Roman"/>
          <w:b w:val="0"/>
          <w:bCs w:val="0"/>
          <w:sz w:val="22"/>
          <w:szCs w:val="22"/>
          <w:lang w:eastAsia="zh-CN"/>
        </w:rPr>
        <w:t>Ki=</w:t>
      </w:r>
      <w:r w:rsidR="00857AE8" w:rsidRPr="00857AE8">
        <w:rPr>
          <w:rFonts w:ascii="Times New Roman" w:eastAsiaTheme="minorEastAsia" w:hAnsi="Times New Roman" w:cs="Times New Roman"/>
          <w:b w:val="0"/>
          <w:bCs w:val="0"/>
          <w:sz w:val="22"/>
          <w:szCs w:val="22"/>
          <w:lang w:eastAsia="zh-CN"/>
        </w:rPr>
        <w:t>0.025</w:t>
      </w:r>
      <w:r w:rsidRPr="00570532">
        <w:rPr>
          <w:rFonts w:ascii="Times New Roman" w:eastAsiaTheme="minorEastAsia" w:hAnsi="Times New Roman" w:cs="Times New Roman"/>
          <w:b w:val="0"/>
          <w:bCs w:val="0"/>
          <w:sz w:val="22"/>
          <w:szCs w:val="22"/>
          <w:lang w:eastAsia="zh-CN"/>
        </w:rPr>
        <w:t>、</w:t>
      </w:r>
      <w:r w:rsidRPr="00570532">
        <w:rPr>
          <w:rFonts w:ascii="Times New Roman" w:eastAsiaTheme="minorEastAsia" w:hAnsi="Times New Roman" w:cs="Times New Roman"/>
          <w:b w:val="0"/>
          <w:bCs w:val="0"/>
          <w:sz w:val="22"/>
          <w:szCs w:val="22"/>
          <w:lang w:eastAsia="zh-CN"/>
        </w:rPr>
        <w:t>Kd=</w:t>
      </w:r>
      <w:r w:rsidR="00857AE8" w:rsidRPr="00857AE8">
        <w:rPr>
          <w:rFonts w:ascii="Times New Roman" w:eastAsiaTheme="minorEastAsia" w:hAnsi="Times New Roman" w:cs="Times New Roman"/>
          <w:b w:val="0"/>
          <w:bCs w:val="0"/>
          <w:sz w:val="22"/>
          <w:szCs w:val="22"/>
          <w:lang w:eastAsia="zh-CN"/>
        </w:rPr>
        <w:t>0.07</w:t>
      </w:r>
      <w:r w:rsidRPr="00570532">
        <w:rPr>
          <w:rFonts w:ascii="Times New Roman" w:eastAsiaTheme="minorEastAsia" w:hAnsi="Times New Roman" w:cs="Times New Roman"/>
          <w:b w:val="0"/>
          <w:bCs w:val="0"/>
          <w:sz w:val="22"/>
          <w:szCs w:val="22"/>
          <w:lang w:eastAsia="zh-CN"/>
        </w:rPr>
        <w:t xml:space="preserve"> </w:t>
      </w:r>
      <w:r w:rsidRPr="00570532">
        <w:rPr>
          <w:rFonts w:ascii="Times New Roman" w:eastAsiaTheme="minorEastAsia" w:hAnsi="Times New Roman" w:cs="Times New Roman"/>
          <w:b w:val="0"/>
          <w:bCs w:val="0"/>
          <w:sz w:val="22"/>
          <w:szCs w:val="22"/>
          <w:lang w:eastAsia="zh-CN"/>
        </w:rPr>
        <w:t>时可获得更稳定的折中表现，故本文将其作为默认</w:t>
      </w:r>
      <w:r w:rsidRPr="00570532">
        <w:rPr>
          <w:rFonts w:ascii="Times New Roman" w:eastAsiaTheme="minorEastAsia" w:hAnsi="Times New Roman" w:cs="Times New Roman"/>
          <w:b w:val="0"/>
          <w:bCs w:val="0"/>
          <w:sz w:val="22"/>
          <w:szCs w:val="22"/>
          <w:lang w:eastAsia="zh-CN"/>
        </w:rPr>
        <w:t xml:space="preserve"> PID </w:t>
      </w:r>
      <w:r w:rsidRPr="00570532">
        <w:rPr>
          <w:rFonts w:ascii="Times New Roman" w:eastAsiaTheme="minorEastAsia" w:hAnsi="Times New Roman" w:cs="Times New Roman"/>
          <w:b w:val="0"/>
          <w:bCs w:val="0"/>
          <w:sz w:val="22"/>
          <w:szCs w:val="22"/>
          <w:lang w:eastAsia="zh-CN"/>
        </w:rPr>
        <w:t>配置用于后续对比实验</w:t>
      </w:r>
      <w:r w:rsidR="00A00A93">
        <w:rPr>
          <w:rFonts w:ascii="Times New Roman" w:eastAsiaTheme="minorEastAsia" w:hAnsi="Times New Roman" w:cs="Times New Roman" w:hint="eastAsia"/>
          <w:b w:val="0"/>
          <w:bCs w:val="0"/>
          <w:sz w:val="22"/>
          <w:szCs w:val="22"/>
          <w:lang w:eastAsia="zh-CN"/>
        </w:rPr>
        <w:t>。</w:t>
      </w:r>
    </w:p>
    <w:p w14:paraId="3B08EC61" w14:textId="7AD75990" w:rsidR="00DA4347" w:rsidRPr="00A00A93" w:rsidDel="00043ED5" w:rsidRDefault="00DA4347">
      <w:pPr>
        <w:pStyle w:val="11"/>
        <w:spacing w:before="109"/>
        <w:ind w:left="253" w:hangingChars="115" w:hanging="253"/>
        <w:jc w:val="both"/>
        <w:rPr>
          <w:del w:id="288" w:author="兴雨 郭" w:date="2026-02-05T23:05:00Z" w16du:dateUtc="2026-02-05T15:05:00Z"/>
          <w:rFonts w:ascii="Times New Roman" w:eastAsiaTheme="minorEastAsia" w:hAnsi="Times New Roman" w:cs="Times New Roman"/>
          <w:b w:val="0"/>
          <w:bCs w:val="0"/>
          <w:sz w:val="22"/>
          <w:szCs w:val="22"/>
          <w:lang w:eastAsia="zh-CN"/>
        </w:rPr>
        <w:pPrChange w:id="289" w:author="兴雨 郭" w:date="2026-02-05T23:05:00Z" w16du:dateUtc="2026-02-05T15:05:00Z">
          <w:pPr>
            <w:pStyle w:val="11"/>
            <w:spacing w:before="109"/>
            <w:ind w:left="219" w:firstLineChars="200" w:firstLine="440"/>
            <w:jc w:val="both"/>
          </w:pPr>
        </w:pPrChange>
      </w:pPr>
    </w:p>
    <w:p w14:paraId="05D9D83B" w14:textId="1149120C" w:rsidR="00A00A93" w:rsidRDefault="00B10503" w:rsidP="00A00A93">
      <w:pPr>
        <w:pStyle w:val="11"/>
        <w:tabs>
          <w:tab w:val="left" w:pos="487"/>
        </w:tabs>
        <w:spacing w:before="109"/>
        <w:jc w:val="center"/>
        <w:rPr>
          <w:rFonts w:ascii="Times New Roman" w:eastAsia="宋体" w:hAnsi="Times New Roman" w:cs="Times New Roman"/>
          <w:spacing w:val="-2"/>
          <w:w w:val="110"/>
          <w:lang w:eastAsia="zh-CN"/>
        </w:rPr>
      </w:pPr>
      <w:r w:rsidRPr="001D1F27">
        <w:rPr>
          <w:rFonts w:ascii="Times New Roman" w:eastAsia="宋体" w:hAnsi="Times New Roman" w:cs="Times New Roman" w:hint="eastAsia"/>
          <w:spacing w:val="-2"/>
          <w:w w:val="110"/>
          <w:highlight w:val="red"/>
          <w:lang w:eastAsia="zh-CN"/>
        </w:rPr>
        <w:t>PID</w:t>
      </w:r>
      <w:r w:rsidRPr="001D1F27">
        <w:rPr>
          <w:rFonts w:ascii="Times New Roman" w:eastAsia="宋体" w:hAnsi="Times New Roman" w:cs="Times New Roman" w:hint="eastAsia"/>
          <w:spacing w:val="-2"/>
          <w:w w:val="110"/>
          <w:highlight w:val="red"/>
          <w:lang w:eastAsia="zh-CN"/>
        </w:rPr>
        <w:t>参数控制器最优配置测试实验</w:t>
      </w:r>
    </w:p>
    <w:p w14:paraId="7EB58F28" w14:textId="00DCDC10" w:rsidR="00923A6B" w:rsidRPr="001D1F27" w:rsidRDefault="00043ED5" w:rsidP="00B10503">
      <w:pPr>
        <w:pStyle w:val="11"/>
        <w:tabs>
          <w:tab w:val="left" w:pos="487"/>
        </w:tabs>
        <w:spacing w:before="109"/>
        <w:jc w:val="center"/>
        <w:rPr>
          <w:rFonts w:ascii="Times New Roman" w:eastAsia="宋体" w:hAnsi="Times New Roman" w:cs="Times New Roman"/>
          <w:spacing w:val="-2"/>
          <w:w w:val="110"/>
          <w:lang w:eastAsia="zh-CN"/>
        </w:rPr>
      </w:pPr>
      <w:r w:rsidRPr="004B65D6">
        <w:rPr>
          <w:rFonts w:eastAsiaTheme="minorEastAsia" w:hint="eastAsia"/>
          <w:sz w:val="22"/>
          <w:szCs w:val="22"/>
          <w:lang w:eastAsia="zh-CN"/>
        </w:rPr>
        <w:t xml:space="preserve">Table </w:t>
      </w:r>
      <w:r>
        <w:rPr>
          <w:rFonts w:eastAsiaTheme="minorEastAsia" w:hint="eastAsia"/>
          <w:sz w:val="22"/>
          <w:szCs w:val="22"/>
          <w:lang w:eastAsia="zh-CN"/>
        </w:rPr>
        <w:t>2</w:t>
      </w:r>
      <w:r w:rsidR="00923A6B">
        <w:rPr>
          <w:rFonts w:eastAsiaTheme="minorEastAsia" w:hint="eastAsia"/>
          <w:sz w:val="22"/>
          <w:szCs w:val="22"/>
          <w:lang w:eastAsia="zh-CN"/>
        </w:rPr>
        <w:t xml:space="preserve"> </w:t>
      </w:r>
      <w:r w:rsidR="00923A6B">
        <w:rPr>
          <w:rFonts w:eastAsiaTheme="minorEastAsia" w:hint="eastAsia"/>
          <w:sz w:val="22"/>
          <w:szCs w:val="22"/>
          <w:lang w:eastAsia="zh-CN"/>
        </w:rPr>
        <w:t>不同</w:t>
      </w:r>
      <w:r w:rsidR="00923A6B">
        <w:rPr>
          <w:rFonts w:eastAsiaTheme="minorEastAsia" w:hint="eastAsia"/>
          <w:sz w:val="22"/>
          <w:szCs w:val="22"/>
          <w:lang w:eastAsia="zh-CN"/>
        </w:rPr>
        <w:t>PID</w:t>
      </w:r>
      <w:r w:rsidR="00923A6B">
        <w:rPr>
          <w:rFonts w:eastAsiaTheme="minorEastAsia" w:hint="eastAsia"/>
          <w:sz w:val="22"/>
          <w:szCs w:val="22"/>
          <w:lang w:eastAsia="zh-CN"/>
        </w:rPr>
        <w:t>参数控制下的结果显示</w:t>
      </w:r>
      <w:r w:rsidR="00EF1601">
        <w:rPr>
          <w:rFonts w:eastAsiaTheme="minorEastAsia" w:hint="eastAsia"/>
          <w:sz w:val="22"/>
          <w:szCs w:val="22"/>
          <w:lang w:eastAsia="zh-CN"/>
        </w:rPr>
        <w:t>（</w:t>
      </w:r>
      <w:r w:rsidR="003A2B30" w:rsidRPr="003A2B30">
        <w:rPr>
          <w:rFonts w:eastAsiaTheme="minorEastAsia" w:hint="eastAsia"/>
          <w:sz w:val="22"/>
          <w:szCs w:val="22"/>
          <w:lang w:eastAsia="zh-CN"/>
        </w:rPr>
        <w:t>时间和长度</w:t>
      </w:r>
      <w:r w:rsidR="003A2B30">
        <w:rPr>
          <w:rFonts w:eastAsiaTheme="minorEastAsia" w:hint="eastAsia"/>
          <w:sz w:val="22"/>
          <w:szCs w:val="22"/>
          <w:lang w:eastAsia="zh-CN"/>
        </w:rPr>
        <w:t>以及采样次数</w:t>
      </w:r>
      <w:r w:rsidR="003A2B30" w:rsidRPr="003A2B30">
        <w:rPr>
          <w:rFonts w:eastAsiaTheme="minorEastAsia" w:hint="eastAsia"/>
          <w:sz w:val="22"/>
          <w:szCs w:val="22"/>
          <w:lang w:eastAsia="zh-CN"/>
        </w:rPr>
        <w:t>为</w:t>
      </w:r>
      <w:r w:rsidR="003A2B30" w:rsidRPr="003A2B30">
        <w:rPr>
          <w:rFonts w:eastAsiaTheme="minorEastAsia"/>
          <w:sz w:val="22"/>
          <w:szCs w:val="22"/>
          <w:lang w:eastAsia="zh-CN"/>
        </w:rPr>
        <w:t>100</w:t>
      </w:r>
      <w:r w:rsidR="003A2B30" w:rsidRPr="003A2B30">
        <w:rPr>
          <w:rFonts w:eastAsiaTheme="minorEastAsia" w:hint="eastAsia"/>
          <w:sz w:val="22"/>
          <w:szCs w:val="22"/>
          <w:lang w:eastAsia="zh-CN"/>
        </w:rPr>
        <w:t>次以上的平均值</w:t>
      </w:r>
      <w:r w:rsidR="00EF1601">
        <w:rPr>
          <w:rFonts w:eastAsiaTheme="minorEastAsia" w:hint="eastAsia"/>
          <w:sz w:val="22"/>
          <w:szCs w:val="22"/>
          <w:lang w:eastAsia="zh-CN"/>
        </w:rPr>
        <w:t>）</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290" w:author="兴雨 郭" w:date="2026-02-04T21:37:00Z" w16du:dateUtc="2026-02-04T13:37:00Z">
          <w:tblPr>
            <w:tblStyle w:val="af"/>
            <w:tblW w:w="554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935"/>
        <w:gridCol w:w="1100"/>
        <w:gridCol w:w="1100"/>
        <w:gridCol w:w="1210"/>
        <w:gridCol w:w="1650"/>
        <w:gridCol w:w="1210"/>
        <w:gridCol w:w="1650"/>
        <w:tblGridChange w:id="291">
          <w:tblGrid>
            <w:gridCol w:w="935"/>
            <w:gridCol w:w="487"/>
            <w:gridCol w:w="613"/>
            <w:gridCol w:w="809"/>
            <w:gridCol w:w="291"/>
            <w:gridCol w:w="1130"/>
            <w:gridCol w:w="80"/>
            <w:gridCol w:w="1427"/>
            <w:gridCol w:w="223"/>
            <w:gridCol w:w="1210"/>
            <w:gridCol w:w="354"/>
            <w:gridCol w:w="1102"/>
            <w:gridCol w:w="194"/>
            <w:gridCol w:w="908"/>
          </w:tblGrid>
        </w:tblGridChange>
      </w:tblGrid>
      <w:tr w:rsidR="00DA4347" w14:paraId="094036BF" w14:textId="232A9B67" w:rsidTr="00DA4347">
        <w:trPr>
          <w:jc w:val="center"/>
          <w:trPrChange w:id="292" w:author="兴雨 郭" w:date="2026-02-04T21:37:00Z" w16du:dateUtc="2026-02-04T13:37:00Z">
            <w:trPr>
              <w:jc w:val="center"/>
            </w:trPr>
          </w:trPrChange>
        </w:trPr>
        <w:tc>
          <w:tcPr>
            <w:tcW w:w="0" w:type="auto"/>
            <w:tcBorders>
              <w:top w:val="single" w:sz="6" w:space="0" w:color="auto"/>
              <w:bottom w:val="single" w:sz="12" w:space="0" w:color="auto"/>
            </w:tcBorders>
            <w:tcPrChange w:id="293" w:author="兴雨 郭" w:date="2026-02-04T21:37:00Z" w16du:dateUtc="2026-02-04T13:37:00Z">
              <w:tcPr>
                <w:tcW w:w="628" w:type="pct"/>
                <w:gridSpan w:val="2"/>
                <w:tcBorders>
                  <w:top w:val="single" w:sz="6" w:space="0" w:color="auto"/>
                  <w:bottom w:val="single" w:sz="12" w:space="0" w:color="auto"/>
                </w:tcBorders>
              </w:tcPr>
            </w:tcPrChange>
          </w:tcPr>
          <w:p w14:paraId="5EDF2BF9" w14:textId="286FD691"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Kp</w:t>
            </w:r>
          </w:p>
        </w:tc>
        <w:tc>
          <w:tcPr>
            <w:tcW w:w="0" w:type="auto"/>
            <w:tcBorders>
              <w:top w:val="single" w:sz="6" w:space="0" w:color="auto"/>
              <w:bottom w:val="single" w:sz="12" w:space="0" w:color="auto"/>
            </w:tcBorders>
            <w:tcPrChange w:id="294" w:author="兴雨 郭" w:date="2026-02-04T21:37:00Z" w16du:dateUtc="2026-02-04T13:37:00Z">
              <w:tcPr>
                <w:tcW w:w="628" w:type="pct"/>
                <w:gridSpan w:val="2"/>
                <w:tcBorders>
                  <w:top w:val="single" w:sz="6" w:space="0" w:color="auto"/>
                  <w:bottom w:val="single" w:sz="12" w:space="0" w:color="auto"/>
                </w:tcBorders>
              </w:tcPr>
            </w:tcPrChange>
          </w:tcPr>
          <w:p w14:paraId="32A6DD9A" w14:textId="03912791"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Ki</w:t>
            </w:r>
          </w:p>
        </w:tc>
        <w:tc>
          <w:tcPr>
            <w:tcW w:w="0" w:type="auto"/>
            <w:tcBorders>
              <w:top w:val="single" w:sz="6" w:space="0" w:color="auto"/>
              <w:bottom w:val="single" w:sz="12" w:space="0" w:color="auto"/>
            </w:tcBorders>
            <w:tcPrChange w:id="295" w:author="兴雨 郭" w:date="2026-02-04T21:37:00Z" w16du:dateUtc="2026-02-04T13:37:00Z">
              <w:tcPr>
                <w:tcW w:w="628" w:type="pct"/>
                <w:gridSpan w:val="2"/>
                <w:tcBorders>
                  <w:top w:val="single" w:sz="6" w:space="0" w:color="auto"/>
                  <w:bottom w:val="single" w:sz="12" w:space="0" w:color="auto"/>
                </w:tcBorders>
              </w:tcPr>
            </w:tcPrChange>
          </w:tcPr>
          <w:p w14:paraId="4690373C" w14:textId="3AE8F52A"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Kd</w:t>
            </w:r>
          </w:p>
        </w:tc>
        <w:tc>
          <w:tcPr>
            <w:tcW w:w="0" w:type="auto"/>
            <w:tcBorders>
              <w:top w:val="single" w:sz="6" w:space="0" w:color="auto"/>
              <w:bottom w:val="single" w:sz="12" w:space="0" w:color="auto"/>
            </w:tcBorders>
            <w:tcPrChange w:id="296" w:author="兴雨 郭" w:date="2026-02-04T21:37:00Z" w16du:dateUtc="2026-02-04T13:37:00Z">
              <w:tcPr>
                <w:tcW w:w="666" w:type="pct"/>
                <w:gridSpan w:val="2"/>
                <w:tcBorders>
                  <w:top w:val="single" w:sz="6" w:space="0" w:color="auto"/>
                  <w:bottom w:val="single" w:sz="12" w:space="0" w:color="auto"/>
                </w:tcBorders>
              </w:tcPr>
            </w:tcPrChange>
          </w:tcPr>
          <w:p w14:paraId="25A3CDEB" w14:textId="6ECA953B"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收敛时间</w:t>
            </w:r>
          </w:p>
        </w:tc>
        <w:tc>
          <w:tcPr>
            <w:tcW w:w="0" w:type="auto"/>
            <w:tcBorders>
              <w:top w:val="single" w:sz="6" w:space="0" w:color="auto"/>
              <w:bottom w:val="single" w:sz="12" w:space="0" w:color="auto"/>
            </w:tcBorders>
            <w:tcPrChange w:id="297" w:author="兴雨 郭" w:date="2026-02-04T21:37:00Z" w16du:dateUtc="2026-02-04T13:37:00Z">
              <w:tcPr>
                <w:tcW w:w="790" w:type="pct"/>
                <w:gridSpan w:val="3"/>
                <w:tcBorders>
                  <w:top w:val="single" w:sz="6" w:space="0" w:color="auto"/>
                  <w:bottom w:val="single" w:sz="12" w:space="0" w:color="auto"/>
                </w:tcBorders>
              </w:tcPr>
            </w:tcPrChange>
          </w:tcPr>
          <w:p w14:paraId="181F7109" w14:textId="3516ABDA"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路径长度</w:t>
            </w:r>
          </w:p>
        </w:tc>
        <w:tc>
          <w:tcPr>
            <w:tcW w:w="0" w:type="auto"/>
            <w:tcBorders>
              <w:top w:val="single" w:sz="6" w:space="0" w:color="auto"/>
              <w:bottom w:val="single" w:sz="12" w:space="0" w:color="auto"/>
            </w:tcBorders>
            <w:tcPrChange w:id="298" w:author="兴雨 郭" w:date="2026-02-04T21:37:00Z" w16du:dateUtc="2026-02-04T13:37:00Z">
              <w:tcPr>
                <w:tcW w:w="487" w:type="pct"/>
                <w:tcBorders>
                  <w:top w:val="single" w:sz="6" w:space="0" w:color="auto"/>
                  <w:bottom w:val="single" w:sz="12" w:space="0" w:color="auto"/>
                </w:tcBorders>
              </w:tcPr>
            </w:tcPrChange>
          </w:tcPr>
          <w:p w14:paraId="0F021FC2" w14:textId="198F91EA" w:rsidR="00DA4347" w:rsidRDefault="00DA4347" w:rsidP="00DA4347">
            <w:pPr>
              <w:pStyle w:val="a3"/>
              <w:spacing w:line="261" w:lineRule="auto"/>
              <w:ind w:right="114"/>
              <w:jc w:val="center"/>
              <w:rPr>
                <w:rFonts w:eastAsiaTheme="minorEastAsia"/>
                <w:sz w:val="22"/>
                <w:szCs w:val="22"/>
                <w:lang w:eastAsia="zh-CN"/>
              </w:rPr>
            </w:pPr>
            <w:ins w:id="299" w:author="兴雨 郭" w:date="2026-02-04T21:37:00Z" w16du:dateUtc="2026-02-04T13:37:00Z">
              <w:r>
                <w:rPr>
                  <w:rFonts w:eastAsiaTheme="minorEastAsia" w:hint="eastAsia"/>
                  <w:sz w:val="22"/>
                  <w:szCs w:val="22"/>
                  <w:lang w:eastAsia="zh-CN"/>
                </w:rPr>
                <w:t>采样次数</w:t>
              </w:r>
            </w:ins>
          </w:p>
        </w:tc>
        <w:tc>
          <w:tcPr>
            <w:tcW w:w="0" w:type="auto"/>
            <w:tcBorders>
              <w:top w:val="single" w:sz="6" w:space="0" w:color="auto"/>
              <w:bottom w:val="single" w:sz="12" w:space="0" w:color="auto"/>
            </w:tcBorders>
            <w:tcPrChange w:id="300" w:author="兴雨 郭" w:date="2026-02-04T21:37:00Z" w16du:dateUtc="2026-02-04T13:37:00Z">
              <w:tcPr>
                <w:tcW w:w="487" w:type="pct"/>
                <w:gridSpan w:val="2"/>
                <w:tcBorders>
                  <w:top w:val="single" w:sz="6" w:space="0" w:color="auto"/>
                  <w:bottom w:val="single" w:sz="12" w:space="0" w:color="auto"/>
                </w:tcBorders>
              </w:tcPr>
            </w:tcPrChange>
          </w:tcPr>
          <w:p w14:paraId="349892B7" w14:textId="498673FE" w:rsidR="00DA4347" w:rsidRDefault="00DA4347" w:rsidP="00DA4347">
            <w:pPr>
              <w:pStyle w:val="a3"/>
              <w:spacing w:line="261" w:lineRule="auto"/>
              <w:ind w:right="114"/>
              <w:jc w:val="center"/>
              <w:rPr>
                <w:rFonts w:eastAsiaTheme="minorEastAsia"/>
                <w:sz w:val="22"/>
                <w:szCs w:val="22"/>
                <w:lang w:eastAsia="zh-CN"/>
              </w:rPr>
            </w:pPr>
            <w:del w:id="301" w:author="兴雨 郭" w:date="2026-02-04T21:37:00Z" w16du:dateUtc="2026-02-04T13:37:00Z">
              <w:r w:rsidDel="00DA4347">
                <w:rPr>
                  <w:rFonts w:eastAsiaTheme="minorEastAsia" w:hint="eastAsia"/>
                  <w:sz w:val="22"/>
                  <w:szCs w:val="22"/>
                  <w:lang w:eastAsia="zh-CN"/>
                </w:rPr>
                <w:delText>节点树</w:delText>
              </w:r>
            </w:del>
            <w:ins w:id="302" w:author="兴雨 郭" w:date="2026-02-04T21:37:00Z" w16du:dateUtc="2026-02-04T13:37:00Z">
              <w:r>
                <w:rPr>
                  <w:rFonts w:eastAsiaTheme="minorEastAsia" w:hint="eastAsia"/>
                  <w:sz w:val="22"/>
                  <w:szCs w:val="22"/>
                  <w:lang w:eastAsia="zh-CN"/>
                </w:rPr>
                <w:t>成功率</w:t>
              </w:r>
            </w:ins>
          </w:p>
        </w:tc>
      </w:tr>
      <w:tr w:rsidR="00DA4347" w14:paraId="4C9A37BF" w14:textId="6FBE0B07" w:rsidTr="00DA4347">
        <w:trPr>
          <w:jc w:val="center"/>
          <w:trPrChange w:id="303" w:author="兴雨 郭" w:date="2026-02-04T21:37:00Z" w16du:dateUtc="2026-02-04T13:37:00Z">
            <w:trPr>
              <w:jc w:val="center"/>
            </w:trPr>
          </w:trPrChange>
        </w:trPr>
        <w:tc>
          <w:tcPr>
            <w:tcW w:w="0" w:type="auto"/>
            <w:tcBorders>
              <w:top w:val="single" w:sz="12" w:space="0" w:color="auto"/>
            </w:tcBorders>
            <w:tcPrChange w:id="304" w:author="兴雨 郭" w:date="2026-02-04T21:37:00Z" w16du:dateUtc="2026-02-04T13:37:00Z">
              <w:tcPr>
                <w:tcW w:w="628" w:type="pct"/>
                <w:gridSpan w:val="2"/>
                <w:tcBorders>
                  <w:top w:val="single" w:sz="12" w:space="0" w:color="auto"/>
                </w:tcBorders>
              </w:tcPr>
            </w:tcPrChange>
          </w:tcPr>
          <w:p w14:paraId="7F80F402" w14:textId="70243CE0"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05" w:author="兴雨 郭" w:date="2026-02-04T21:29:00Z" w16du:dateUtc="2026-02-04T13:29:00Z">
              <w:r w:rsidDel="00DA4347">
                <w:rPr>
                  <w:rFonts w:eastAsiaTheme="minorEastAsia" w:hint="eastAsia"/>
                  <w:sz w:val="22"/>
                  <w:szCs w:val="22"/>
                  <w:lang w:eastAsia="zh-CN"/>
                </w:rPr>
                <w:delText>05</w:delText>
              </w:r>
            </w:del>
            <w:ins w:id="306" w:author="兴雨 郭" w:date="2026-02-04T21:29:00Z" w16du:dateUtc="2026-02-04T13:29:00Z">
              <w:r>
                <w:rPr>
                  <w:rFonts w:eastAsiaTheme="minorEastAsia" w:hint="eastAsia"/>
                  <w:sz w:val="22"/>
                  <w:szCs w:val="22"/>
                  <w:lang w:eastAsia="zh-CN"/>
                </w:rPr>
                <w:t>0</w:t>
              </w:r>
            </w:ins>
          </w:p>
        </w:tc>
        <w:tc>
          <w:tcPr>
            <w:tcW w:w="0" w:type="auto"/>
            <w:tcBorders>
              <w:top w:val="single" w:sz="12" w:space="0" w:color="auto"/>
            </w:tcBorders>
            <w:tcPrChange w:id="307" w:author="兴雨 郭" w:date="2026-02-04T21:37:00Z" w16du:dateUtc="2026-02-04T13:37:00Z">
              <w:tcPr>
                <w:tcW w:w="628" w:type="pct"/>
                <w:gridSpan w:val="2"/>
                <w:tcBorders>
                  <w:top w:val="single" w:sz="12" w:space="0" w:color="auto"/>
                </w:tcBorders>
              </w:tcPr>
            </w:tcPrChange>
          </w:tcPr>
          <w:p w14:paraId="111DDA87" w14:textId="1D3547CD"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08" w:author="兴雨 郭" w:date="2026-02-04T21:29:00Z" w16du:dateUtc="2026-02-04T13:29:00Z">
              <w:r w:rsidDel="00DA4347">
                <w:rPr>
                  <w:rFonts w:eastAsiaTheme="minorEastAsia" w:hint="eastAsia"/>
                  <w:sz w:val="22"/>
                  <w:szCs w:val="22"/>
                  <w:lang w:eastAsia="zh-CN"/>
                </w:rPr>
                <w:delText>05</w:delText>
              </w:r>
            </w:del>
            <w:ins w:id="309" w:author="兴雨 郭" w:date="2026-02-04T21:29:00Z" w16du:dateUtc="2026-02-04T13:29:00Z">
              <w:r>
                <w:rPr>
                  <w:rFonts w:eastAsiaTheme="minorEastAsia" w:hint="eastAsia"/>
                  <w:sz w:val="22"/>
                  <w:szCs w:val="22"/>
                  <w:lang w:eastAsia="zh-CN"/>
                </w:rPr>
                <w:t>0</w:t>
              </w:r>
            </w:ins>
          </w:p>
        </w:tc>
        <w:tc>
          <w:tcPr>
            <w:tcW w:w="0" w:type="auto"/>
            <w:tcBorders>
              <w:top w:val="single" w:sz="12" w:space="0" w:color="auto"/>
            </w:tcBorders>
            <w:tcPrChange w:id="310" w:author="兴雨 郭" w:date="2026-02-04T21:37:00Z" w16du:dateUtc="2026-02-04T13:37:00Z">
              <w:tcPr>
                <w:tcW w:w="628" w:type="pct"/>
                <w:gridSpan w:val="2"/>
                <w:tcBorders>
                  <w:top w:val="single" w:sz="12" w:space="0" w:color="auto"/>
                </w:tcBorders>
              </w:tcPr>
            </w:tcPrChange>
          </w:tcPr>
          <w:p w14:paraId="415532CD" w14:textId="6D2F5609"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0" w:type="auto"/>
            <w:tcBorders>
              <w:top w:val="single" w:sz="12" w:space="0" w:color="auto"/>
            </w:tcBorders>
            <w:tcPrChange w:id="311" w:author="兴雨 郭" w:date="2026-02-04T21:37:00Z" w16du:dateUtc="2026-02-04T13:37:00Z">
              <w:tcPr>
                <w:tcW w:w="666" w:type="pct"/>
                <w:gridSpan w:val="2"/>
                <w:tcBorders>
                  <w:top w:val="single" w:sz="12" w:space="0" w:color="auto"/>
                </w:tcBorders>
              </w:tcPr>
            </w:tcPrChange>
          </w:tcPr>
          <w:p w14:paraId="7C8AC06E" w14:textId="648B5126"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1.245</w:t>
            </w:r>
          </w:p>
        </w:tc>
        <w:tc>
          <w:tcPr>
            <w:tcW w:w="0" w:type="auto"/>
            <w:tcBorders>
              <w:top w:val="single" w:sz="12" w:space="0" w:color="auto"/>
            </w:tcBorders>
            <w:tcPrChange w:id="312" w:author="兴雨 郭" w:date="2026-02-04T21:37:00Z" w16du:dateUtc="2026-02-04T13:37:00Z">
              <w:tcPr>
                <w:tcW w:w="790" w:type="pct"/>
                <w:gridSpan w:val="3"/>
                <w:tcBorders>
                  <w:top w:val="single" w:sz="12" w:space="0" w:color="auto"/>
                </w:tcBorders>
              </w:tcPr>
            </w:tcPrChange>
          </w:tcPr>
          <w:p w14:paraId="7205339E" w14:textId="1D151582" w:rsidR="00DA4347" w:rsidRPr="004B65D6" w:rsidRDefault="00DA4347" w:rsidP="00DA4347">
            <w:pPr>
              <w:pStyle w:val="a3"/>
              <w:spacing w:line="261" w:lineRule="auto"/>
              <w:ind w:right="114"/>
              <w:jc w:val="center"/>
              <w:rPr>
                <w:rFonts w:eastAsiaTheme="minorEastAsia"/>
                <w:sz w:val="22"/>
                <w:szCs w:val="22"/>
                <w:lang w:eastAsia="zh-CN"/>
              </w:rPr>
            </w:pPr>
            <w:del w:id="313" w:author="兴雨 郭" w:date="2026-02-04T21:39:00Z" w16du:dateUtc="2026-02-04T13:39:00Z">
              <w:r w:rsidDel="009063EE">
                <w:rPr>
                  <w:rFonts w:eastAsiaTheme="minorEastAsia" w:hint="eastAsia"/>
                  <w:sz w:val="22"/>
                  <w:szCs w:val="22"/>
                  <w:lang w:eastAsia="zh-CN"/>
                </w:rPr>
                <w:delText>1189.3</w:delText>
              </w:r>
            </w:del>
            <w:ins w:id="314" w:author="兴雨 郭" w:date="2026-02-04T21:39:00Z" w16du:dateUtc="2026-02-04T13:39:00Z">
              <w:r w:rsidR="009063EE">
                <w:rPr>
                  <w:rFonts w:eastAsiaTheme="minorEastAsia" w:hint="eastAsia"/>
                  <w:sz w:val="22"/>
                  <w:szCs w:val="22"/>
                  <w:lang w:eastAsia="zh-CN"/>
                </w:rPr>
                <w:t>2788</w:t>
              </w:r>
            </w:ins>
            <w:ins w:id="315" w:author="兴雨 郭" w:date="2026-02-04T21:40:00Z" w16du:dateUtc="2026-02-04T13:40:00Z">
              <w:r w:rsidR="009063EE">
                <w:rPr>
                  <w:rFonts w:eastAsiaTheme="minorEastAsia" w:hint="eastAsia"/>
                  <w:sz w:val="22"/>
                  <w:szCs w:val="22"/>
                  <w:lang w:eastAsia="zh-CN"/>
                </w:rPr>
                <w:t>.36</w:t>
              </w:r>
            </w:ins>
          </w:p>
        </w:tc>
        <w:tc>
          <w:tcPr>
            <w:tcW w:w="0" w:type="auto"/>
            <w:tcBorders>
              <w:top w:val="single" w:sz="12" w:space="0" w:color="auto"/>
            </w:tcBorders>
            <w:tcPrChange w:id="316" w:author="兴雨 郭" w:date="2026-02-04T21:37:00Z" w16du:dateUtc="2026-02-04T13:37:00Z">
              <w:tcPr>
                <w:tcW w:w="487" w:type="pct"/>
                <w:tcBorders>
                  <w:top w:val="single" w:sz="12" w:space="0" w:color="auto"/>
                </w:tcBorders>
              </w:tcPr>
            </w:tcPrChange>
          </w:tcPr>
          <w:p w14:paraId="2AAFE1B5" w14:textId="42C64055" w:rsidR="00DA4347" w:rsidRDefault="00DA4347" w:rsidP="00DA4347">
            <w:pPr>
              <w:pStyle w:val="a3"/>
              <w:spacing w:line="261" w:lineRule="auto"/>
              <w:ind w:right="114"/>
              <w:jc w:val="center"/>
              <w:rPr>
                <w:rFonts w:eastAsiaTheme="minorEastAsia"/>
                <w:sz w:val="22"/>
                <w:szCs w:val="22"/>
                <w:lang w:eastAsia="zh-CN"/>
              </w:rPr>
            </w:pPr>
            <w:ins w:id="317" w:author="兴雨 郭" w:date="2026-02-04T21:37:00Z" w16du:dateUtc="2026-02-04T13:37:00Z">
              <w:r>
                <w:rPr>
                  <w:rFonts w:eastAsiaTheme="minorEastAsia" w:hint="eastAsia"/>
                  <w:sz w:val="22"/>
                  <w:szCs w:val="22"/>
                  <w:lang w:eastAsia="zh-CN"/>
                </w:rPr>
                <w:t>360.14</w:t>
              </w:r>
            </w:ins>
          </w:p>
        </w:tc>
        <w:tc>
          <w:tcPr>
            <w:tcW w:w="0" w:type="auto"/>
            <w:tcBorders>
              <w:top w:val="single" w:sz="12" w:space="0" w:color="auto"/>
            </w:tcBorders>
            <w:tcPrChange w:id="318" w:author="兴雨 郭" w:date="2026-02-04T21:37:00Z" w16du:dateUtc="2026-02-04T13:37:00Z">
              <w:tcPr>
                <w:tcW w:w="487" w:type="pct"/>
                <w:gridSpan w:val="2"/>
                <w:tcBorders>
                  <w:top w:val="single" w:sz="12" w:space="0" w:color="auto"/>
                </w:tcBorders>
              </w:tcPr>
            </w:tcPrChange>
          </w:tcPr>
          <w:p w14:paraId="68B9FB42" w14:textId="5F89207A"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523</w:t>
            </w:r>
          </w:p>
        </w:tc>
      </w:tr>
      <w:tr w:rsidR="00DA4347" w14:paraId="776F14AD" w14:textId="3BCA70C8" w:rsidTr="00DA4347">
        <w:trPr>
          <w:jc w:val="center"/>
          <w:trPrChange w:id="319" w:author="兴雨 郭" w:date="2026-02-04T21:37:00Z" w16du:dateUtc="2026-02-04T13:37:00Z">
            <w:trPr>
              <w:jc w:val="center"/>
            </w:trPr>
          </w:trPrChange>
        </w:trPr>
        <w:tc>
          <w:tcPr>
            <w:tcW w:w="0" w:type="auto"/>
            <w:tcPrChange w:id="320" w:author="兴雨 郭" w:date="2026-02-04T21:37:00Z" w16du:dateUtc="2026-02-04T13:37:00Z">
              <w:tcPr>
                <w:tcW w:w="628" w:type="pct"/>
                <w:gridSpan w:val="2"/>
              </w:tcPr>
            </w:tcPrChange>
          </w:tcPr>
          <w:p w14:paraId="53598442" w14:textId="42A2088B"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21" w:author="兴雨 郭" w:date="2026-02-04T21:29:00Z" w16du:dateUtc="2026-02-04T13:29:00Z">
              <w:r w:rsidDel="00DA4347">
                <w:rPr>
                  <w:rFonts w:eastAsiaTheme="minorEastAsia" w:hint="eastAsia"/>
                  <w:sz w:val="22"/>
                  <w:szCs w:val="22"/>
                  <w:lang w:eastAsia="zh-CN"/>
                </w:rPr>
                <w:delText>10</w:delText>
              </w:r>
            </w:del>
            <w:ins w:id="322" w:author="兴雨 郭" w:date="2026-02-04T21:29:00Z" w16du:dateUtc="2026-02-04T13:29:00Z">
              <w:r>
                <w:rPr>
                  <w:rFonts w:eastAsiaTheme="minorEastAsia" w:hint="eastAsia"/>
                  <w:sz w:val="22"/>
                  <w:szCs w:val="22"/>
                  <w:lang w:eastAsia="zh-CN"/>
                </w:rPr>
                <w:t>8</w:t>
              </w:r>
            </w:ins>
          </w:p>
        </w:tc>
        <w:tc>
          <w:tcPr>
            <w:tcW w:w="0" w:type="auto"/>
            <w:tcPrChange w:id="323" w:author="兴雨 郭" w:date="2026-02-04T21:37:00Z" w16du:dateUtc="2026-02-04T13:37:00Z">
              <w:tcPr>
                <w:tcW w:w="628" w:type="pct"/>
                <w:gridSpan w:val="2"/>
              </w:tcPr>
            </w:tcPrChange>
          </w:tcPr>
          <w:p w14:paraId="2C33CB11" w14:textId="1CB66FD5"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24" w:author="兴雨 郭" w:date="2026-02-04T21:29:00Z" w16du:dateUtc="2026-02-04T13:29:00Z">
              <w:r w:rsidDel="00DA4347">
                <w:rPr>
                  <w:rFonts w:eastAsiaTheme="minorEastAsia" w:hint="eastAsia"/>
                  <w:sz w:val="22"/>
                  <w:szCs w:val="22"/>
                  <w:lang w:eastAsia="zh-CN"/>
                </w:rPr>
                <w:delText>10</w:delText>
              </w:r>
            </w:del>
            <w:ins w:id="325" w:author="兴雨 郭" w:date="2026-02-04T21:29:00Z" w16du:dateUtc="2026-02-04T13:29:00Z">
              <w:r>
                <w:rPr>
                  <w:rFonts w:eastAsiaTheme="minorEastAsia" w:hint="eastAsia"/>
                  <w:sz w:val="22"/>
                  <w:szCs w:val="22"/>
                  <w:lang w:eastAsia="zh-CN"/>
                </w:rPr>
                <w:t>01</w:t>
              </w:r>
            </w:ins>
          </w:p>
        </w:tc>
        <w:tc>
          <w:tcPr>
            <w:tcW w:w="0" w:type="auto"/>
            <w:tcPrChange w:id="326" w:author="兴雨 郭" w:date="2026-02-04T21:37:00Z" w16du:dateUtc="2026-02-04T13:37:00Z">
              <w:tcPr>
                <w:tcW w:w="628" w:type="pct"/>
                <w:gridSpan w:val="2"/>
              </w:tcPr>
            </w:tcPrChange>
          </w:tcPr>
          <w:p w14:paraId="5A022503" w14:textId="57FB4212"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27" w:author="兴雨 郭" w:date="2026-02-04T21:29:00Z" w16du:dateUtc="2026-02-04T13:29:00Z">
              <w:r w:rsidDel="00DA4347">
                <w:rPr>
                  <w:rFonts w:eastAsiaTheme="minorEastAsia" w:hint="eastAsia"/>
                  <w:sz w:val="22"/>
                  <w:szCs w:val="22"/>
                  <w:lang w:eastAsia="zh-CN"/>
                </w:rPr>
                <w:delText>10</w:delText>
              </w:r>
            </w:del>
            <w:ins w:id="328" w:author="兴雨 郭" w:date="2026-02-04T21:29:00Z" w16du:dateUtc="2026-02-04T13:29:00Z">
              <w:r>
                <w:rPr>
                  <w:rFonts w:eastAsiaTheme="minorEastAsia" w:hint="eastAsia"/>
                  <w:sz w:val="22"/>
                  <w:szCs w:val="22"/>
                  <w:lang w:eastAsia="zh-CN"/>
                </w:rPr>
                <w:t>03</w:t>
              </w:r>
            </w:ins>
          </w:p>
        </w:tc>
        <w:tc>
          <w:tcPr>
            <w:tcW w:w="0" w:type="auto"/>
            <w:tcPrChange w:id="329" w:author="兴雨 郭" w:date="2026-02-04T21:37:00Z" w16du:dateUtc="2026-02-04T13:37:00Z">
              <w:tcPr>
                <w:tcW w:w="666" w:type="pct"/>
                <w:gridSpan w:val="2"/>
              </w:tcPr>
            </w:tcPrChange>
          </w:tcPr>
          <w:p w14:paraId="1F52DC21" w14:textId="09F16262"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0.856</w:t>
            </w:r>
          </w:p>
        </w:tc>
        <w:tc>
          <w:tcPr>
            <w:tcW w:w="0" w:type="auto"/>
            <w:tcPrChange w:id="330" w:author="兴雨 郭" w:date="2026-02-04T21:37:00Z" w16du:dateUtc="2026-02-04T13:37:00Z">
              <w:tcPr>
                <w:tcW w:w="790" w:type="pct"/>
                <w:gridSpan w:val="3"/>
              </w:tcPr>
            </w:tcPrChange>
          </w:tcPr>
          <w:p w14:paraId="48D39104" w14:textId="4AED8C8D" w:rsidR="00DA4347" w:rsidRPr="004B65D6" w:rsidRDefault="00DA4347" w:rsidP="00DA4347">
            <w:pPr>
              <w:pStyle w:val="a3"/>
              <w:spacing w:line="261" w:lineRule="auto"/>
              <w:ind w:right="114"/>
              <w:jc w:val="center"/>
              <w:rPr>
                <w:rFonts w:eastAsiaTheme="minorEastAsia"/>
                <w:sz w:val="22"/>
                <w:szCs w:val="22"/>
                <w:lang w:eastAsia="zh-CN"/>
              </w:rPr>
            </w:pPr>
            <w:del w:id="331" w:author="兴雨 郭" w:date="2026-02-04T21:39:00Z" w16du:dateUtc="2026-02-04T13:39:00Z">
              <w:r w:rsidDel="009063EE">
                <w:rPr>
                  <w:rFonts w:eastAsiaTheme="minorEastAsia" w:hint="eastAsia"/>
                  <w:sz w:val="22"/>
                  <w:szCs w:val="22"/>
                  <w:lang w:eastAsia="zh-CN"/>
                </w:rPr>
                <w:delText>1165.7</w:delText>
              </w:r>
            </w:del>
            <w:ins w:id="332" w:author="兴雨 郭" w:date="2026-02-04T21:39:00Z" w16du:dateUtc="2026-02-04T13:39:00Z">
              <w:r w:rsidR="009063EE">
                <w:rPr>
                  <w:rFonts w:eastAsiaTheme="minorEastAsia" w:hint="eastAsia"/>
                  <w:sz w:val="22"/>
                  <w:szCs w:val="22"/>
                  <w:lang w:eastAsia="zh-CN"/>
                </w:rPr>
                <w:t>2668</w:t>
              </w:r>
            </w:ins>
            <w:ins w:id="333" w:author="兴雨 郭" w:date="2026-02-04T21:40:00Z" w16du:dateUtc="2026-02-04T13:40:00Z">
              <w:r w:rsidR="009063EE">
                <w:rPr>
                  <w:rFonts w:eastAsiaTheme="minorEastAsia" w:hint="eastAsia"/>
                  <w:sz w:val="22"/>
                  <w:szCs w:val="22"/>
                  <w:lang w:eastAsia="zh-CN"/>
                </w:rPr>
                <w:t>.85</w:t>
              </w:r>
            </w:ins>
          </w:p>
        </w:tc>
        <w:tc>
          <w:tcPr>
            <w:tcW w:w="0" w:type="auto"/>
            <w:tcPrChange w:id="334" w:author="兴雨 郭" w:date="2026-02-04T21:37:00Z" w16du:dateUtc="2026-02-04T13:37:00Z">
              <w:tcPr>
                <w:tcW w:w="487" w:type="pct"/>
              </w:tcPr>
            </w:tcPrChange>
          </w:tcPr>
          <w:p w14:paraId="1F8F6809" w14:textId="4A9EC256" w:rsidR="00DA4347" w:rsidRDefault="00DA4347" w:rsidP="00DA4347">
            <w:pPr>
              <w:pStyle w:val="a3"/>
              <w:spacing w:line="261" w:lineRule="auto"/>
              <w:ind w:right="114"/>
              <w:jc w:val="center"/>
              <w:rPr>
                <w:rFonts w:eastAsiaTheme="minorEastAsia"/>
                <w:sz w:val="22"/>
                <w:szCs w:val="22"/>
                <w:lang w:eastAsia="zh-CN"/>
              </w:rPr>
            </w:pPr>
            <w:ins w:id="335" w:author="兴雨 郭" w:date="2026-02-04T21:37:00Z" w16du:dateUtc="2026-02-04T13:37:00Z">
              <w:r>
                <w:rPr>
                  <w:rFonts w:eastAsiaTheme="minorEastAsia" w:hint="eastAsia"/>
                  <w:sz w:val="22"/>
                  <w:szCs w:val="22"/>
                  <w:lang w:eastAsia="zh-CN"/>
                </w:rPr>
                <w:t>288.67</w:t>
              </w:r>
            </w:ins>
          </w:p>
        </w:tc>
        <w:tc>
          <w:tcPr>
            <w:tcW w:w="0" w:type="auto"/>
            <w:tcPrChange w:id="336" w:author="兴雨 郭" w:date="2026-02-04T21:37:00Z" w16du:dateUtc="2026-02-04T13:37:00Z">
              <w:tcPr>
                <w:tcW w:w="487" w:type="pct"/>
                <w:gridSpan w:val="2"/>
              </w:tcPr>
            </w:tcPrChange>
          </w:tcPr>
          <w:p w14:paraId="60557ED2" w14:textId="38729A1F"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398</w:t>
            </w:r>
          </w:p>
        </w:tc>
      </w:tr>
      <w:tr w:rsidR="00DA4347" w14:paraId="183489D8" w14:textId="77777777" w:rsidTr="00DA4347">
        <w:trPr>
          <w:jc w:val="center"/>
          <w:trPrChange w:id="337" w:author="兴雨 郭" w:date="2026-02-04T21:37:00Z" w16du:dateUtc="2026-02-04T13:37:00Z">
            <w:trPr>
              <w:jc w:val="center"/>
            </w:trPr>
          </w:trPrChange>
        </w:trPr>
        <w:tc>
          <w:tcPr>
            <w:tcW w:w="0" w:type="auto"/>
            <w:tcPrChange w:id="338" w:author="兴雨 郭" w:date="2026-02-04T21:37:00Z" w16du:dateUtc="2026-02-04T13:37:00Z">
              <w:tcPr>
                <w:tcW w:w="628" w:type="pct"/>
                <w:gridSpan w:val="2"/>
              </w:tcPr>
            </w:tcPrChange>
          </w:tcPr>
          <w:p w14:paraId="40716CDE" w14:textId="0030257F" w:rsidR="00DA4347"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39" w:author="兴雨 郭" w:date="2026-02-04T21:30:00Z" w16du:dateUtc="2026-02-04T13:30:00Z">
              <w:r w:rsidDel="00DA4347">
                <w:rPr>
                  <w:rFonts w:eastAsiaTheme="minorEastAsia" w:hint="eastAsia"/>
                  <w:sz w:val="22"/>
                  <w:szCs w:val="22"/>
                  <w:lang w:eastAsia="zh-CN"/>
                </w:rPr>
                <w:delText>15</w:delText>
              </w:r>
            </w:del>
            <w:ins w:id="340" w:author="兴雨 郭" w:date="2026-02-04T21:30:00Z" w16du:dateUtc="2026-02-04T13:30:00Z">
              <w:r>
                <w:rPr>
                  <w:rFonts w:eastAsiaTheme="minorEastAsia" w:hint="eastAsia"/>
                  <w:sz w:val="22"/>
                  <w:szCs w:val="22"/>
                  <w:lang w:eastAsia="zh-CN"/>
                </w:rPr>
                <w:t>25</w:t>
              </w:r>
            </w:ins>
          </w:p>
        </w:tc>
        <w:tc>
          <w:tcPr>
            <w:tcW w:w="0" w:type="auto"/>
            <w:tcPrChange w:id="341" w:author="兴雨 郭" w:date="2026-02-04T21:37:00Z" w16du:dateUtc="2026-02-04T13:37:00Z">
              <w:tcPr>
                <w:tcW w:w="628" w:type="pct"/>
                <w:gridSpan w:val="2"/>
              </w:tcPr>
            </w:tcPrChange>
          </w:tcPr>
          <w:p w14:paraId="5A6A67E6" w14:textId="57C8C4AE"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42" w:author="兴雨 郭" w:date="2026-02-04T21:30:00Z" w16du:dateUtc="2026-02-04T13:30:00Z">
              <w:r w:rsidDel="00DA4347">
                <w:rPr>
                  <w:rFonts w:eastAsiaTheme="minorEastAsia" w:hint="eastAsia"/>
                  <w:sz w:val="22"/>
                  <w:szCs w:val="22"/>
                  <w:lang w:eastAsia="zh-CN"/>
                </w:rPr>
                <w:delText>15</w:delText>
              </w:r>
            </w:del>
            <w:ins w:id="343" w:author="兴雨 郭" w:date="2026-02-04T21:30:00Z" w16du:dateUtc="2026-02-04T13:30:00Z">
              <w:r>
                <w:rPr>
                  <w:rFonts w:eastAsiaTheme="minorEastAsia" w:hint="eastAsia"/>
                  <w:sz w:val="22"/>
                  <w:szCs w:val="22"/>
                  <w:lang w:eastAsia="zh-CN"/>
                </w:rPr>
                <w:t>04</w:t>
              </w:r>
            </w:ins>
          </w:p>
        </w:tc>
        <w:tc>
          <w:tcPr>
            <w:tcW w:w="0" w:type="auto"/>
            <w:tcPrChange w:id="344" w:author="兴雨 郭" w:date="2026-02-04T21:37:00Z" w16du:dateUtc="2026-02-04T13:37:00Z">
              <w:tcPr>
                <w:tcW w:w="628" w:type="pct"/>
                <w:gridSpan w:val="2"/>
              </w:tcPr>
            </w:tcPrChange>
          </w:tcPr>
          <w:p w14:paraId="3F20C7EF" w14:textId="228DA7F2"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45" w:author="兴雨 郭" w:date="2026-02-04T21:30:00Z" w16du:dateUtc="2026-02-04T13:30:00Z">
              <w:r w:rsidDel="00DA4347">
                <w:rPr>
                  <w:rFonts w:eastAsiaTheme="minorEastAsia" w:hint="eastAsia"/>
                  <w:sz w:val="22"/>
                  <w:szCs w:val="22"/>
                  <w:lang w:eastAsia="zh-CN"/>
                </w:rPr>
                <w:delText>15</w:delText>
              </w:r>
            </w:del>
            <w:ins w:id="346" w:author="兴雨 郭" w:date="2026-02-04T21:30:00Z" w16du:dateUtc="2026-02-04T13:30:00Z">
              <w:r>
                <w:rPr>
                  <w:rFonts w:eastAsiaTheme="minorEastAsia" w:hint="eastAsia"/>
                  <w:sz w:val="22"/>
                  <w:szCs w:val="22"/>
                  <w:lang w:eastAsia="zh-CN"/>
                </w:rPr>
                <w:t>10</w:t>
              </w:r>
            </w:ins>
          </w:p>
        </w:tc>
        <w:tc>
          <w:tcPr>
            <w:tcW w:w="0" w:type="auto"/>
            <w:tcPrChange w:id="347" w:author="兴雨 郭" w:date="2026-02-04T21:37:00Z" w16du:dateUtc="2026-02-04T13:37:00Z">
              <w:tcPr>
                <w:tcW w:w="666" w:type="pct"/>
                <w:gridSpan w:val="2"/>
              </w:tcPr>
            </w:tcPrChange>
          </w:tcPr>
          <w:p w14:paraId="67A2EC72" w14:textId="145813B5"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0.812</w:t>
            </w:r>
          </w:p>
        </w:tc>
        <w:tc>
          <w:tcPr>
            <w:tcW w:w="0" w:type="auto"/>
            <w:tcPrChange w:id="348" w:author="兴雨 郭" w:date="2026-02-04T21:37:00Z" w16du:dateUtc="2026-02-04T13:37:00Z">
              <w:tcPr>
                <w:tcW w:w="790" w:type="pct"/>
                <w:gridSpan w:val="3"/>
              </w:tcPr>
            </w:tcPrChange>
          </w:tcPr>
          <w:p w14:paraId="7055BC56" w14:textId="1E1C2AE0" w:rsidR="00DA4347" w:rsidRPr="004B65D6" w:rsidRDefault="00DA4347" w:rsidP="00DA4347">
            <w:pPr>
              <w:pStyle w:val="a3"/>
              <w:spacing w:line="261" w:lineRule="auto"/>
              <w:ind w:right="114"/>
              <w:jc w:val="center"/>
              <w:rPr>
                <w:rFonts w:eastAsiaTheme="minorEastAsia"/>
                <w:sz w:val="22"/>
                <w:szCs w:val="22"/>
                <w:lang w:eastAsia="zh-CN"/>
              </w:rPr>
            </w:pPr>
            <w:del w:id="349" w:author="兴雨 郭" w:date="2026-02-04T21:39:00Z" w16du:dateUtc="2026-02-04T13:39:00Z">
              <w:r w:rsidDel="009063EE">
                <w:rPr>
                  <w:rFonts w:eastAsiaTheme="minorEastAsia" w:hint="eastAsia"/>
                  <w:sz w:val="22"/>
                  <w:szCs w:val="22"/>
                  <w:lang w:eastAsia="zh-CN"/>
                </w:rPr>
                <w:delText>1168.2</w:delText>
              </w:r>
            </w:del>
            <w:ins w:id="350" w:author="兴雨 郭" w:date="2026-02-04T21:39:00Z" w16du:dateUtc="2026-02-04T13:39:00Z">
              <w:r w:rsidR="009063EE">
                <w:rPr>
                  <w:rFonts w:eastAsiaTheme="minorEastAsia" w:hint="eastAsia"/>
                  <w:sz w:val="22"/>
                  <w:szCs w:val="22"/>
                  <w:lang w:eastAsia="zh-CN"/>
                </w:rPr>
                <w:t>2870.46</w:t>
              </w:r>
            </w:ins>
          </w:p>
        </w:tc>
        <w:tc>
          <w:tcPr>
            <w:tcW w:w="0" w:type="auto"/>
            <w:tcPrChange w:id="351" w:author="兴雨 郭" w:date="2026-02-04T21:37:00Z" w16du:dateUtc="2026-02-04T13:37:00Z">
              <w:tcPr>
                <w:tcW w:w="487" w:type="pct"/>
              </w:tcPr>
            </w:tcPrChange>
          </w:tcPr>
          <w:p w14:paraId="49127F84" w14:textId="479245B1" w:rsidR="00DA4347" w:rsidRDefault="00DA4347" w:rsidP="00DA4347">
            <w:pPr>
              <w:pStyle w:val="a3"/>
              <w:spacing w:line="261" w:lineRule="auto"/>
              <w:ind w:right="114"/>
              <w:jc w:val="center"/>
              <w:rPr>
                <w:rFonts w:eastAsiaTheme="minorEastAsia"/>
                <w:sz w:val="22"/>
                <w:szCs w:val="22"/>
                <w:lang w:eastAsia="zh-CN"/>
              </w:rPr>
            </w:pPr>
            <w:ins w:id="352" w:author="兴雨 郭" w:date="2026-02-04T21:37:00Z" w16du:dateUtc="2026-02-04T13:37:00Z">
              <w:r>
                <w:rPr>
                  <w:rFonts w:eastAsiaTheme="minorEastAsia" w:hint="eastAsia"/>
                  <w:sz w:val="22"/>
                  <w:szCs w:val="22"/>
                  <w:lang w:eastAsia="zh-CN"/>
                </w:rPr>
                <w:t>368.00</w:t>
              </w:r>
            </w:ins>
          </w:p>
        </w:tc>
        <w:tc>
          <w:tcPr>
            <w:tcW w:w="0" w:type="auto"/>
            <w:tcPrChange w:id="353" w:author="兴雨 郭" w:date="2026-02-04T21:37:00Z" w16du:dateUtc="2026-02-04T13:37:00Z">
              <w:tcPr>
                <w:tcW w:w="487" w:type="pct"/>
                <w:gridSpan w:val="2"/>
              </w:tcPr>
            </w:tcPrChange>
          </w:tcPr>
          <w:p w14:paraId="242710CD" w14:textId="5B96F3C4"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401</w:t>
            </w:r>
          </w:p>
        </w:tc>
      </w:tr>
      <w:tr w:rsidR="00DA4347" w14:paraId="2166A5CC" w14:textId="77777777" w:rsidTr="00DA4347">
        <w:trPr>
          <w:jc w:val="center"/>
          <w:trPrChange w:id="354" w:author="兴雨 郭" w:date="2026-02-04T21:37:00Z" w16du:dateUtc="2026-02-04T13:37:00Z">
            <w:trPr>
              <w:jc w:val="center"/>
            </w:trPr>
          </w:trPrChange>
        </w:trPr>
        <w:tc>
          <w:tcPr>
            <w:tcW w:w="0" w:type="auto"/>
            <w:tcPrChange w:id="355" w:author="兴雨 郭" w:date="2026-02-04T21:37:00Z" w16du:dateUtc="2026-02-04T13:37:00Z">
              <w:tcPr>
                <w:tcW w:w="628" w:type="pct"/>
                <w:gridSpan w:val="2"/>
              </w:tcPr>
            </w:tcPrChange>
          </w:tcPr>
          <w:p w14:paraId="3298E9AD" w14:textId="05268C5C" w:rsidR="00DA4347"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56" w:author="兴雨 郭" w:date="2026-02-04T21:30:00Z" w16du:dateUtc="2026-02-04T13:30:00Z">
              <w:r w:rsidDel="00DA4347">
                <w:rPr>
                  <w:rFonts w:eastAsiaTheme="minorEastAsia" w:hint="eastAsia"/>
                  <w:sz w:val="22"/>
                  <w:szCs w:val="22"/>
                  <w:lang w:eastAsia="zh-CN"/>
                </w:rPr>
                <w:delText>20</w:delText>
              </w:r>
            </w:del>
            <w:ins w:id="357" w:author="兴雨 郭" w:date="2026-02-04T21:30:00Z" w16du:dateUtc="2026-02-04T13:30:00Z">
              <w:r>
                <w:rPr>
                  <w:rFonts w:eastAsiaTheme="minorEastAsia" w:hint="eastAsia"/>
                  <w:sz w:val="22"/>
                  <w:szCs w:val="22"/>
                  <w:lang w:eastAsia="zh-CN"/>
                </w:rPr>
                <w:t>40</w:t>
              </w:r>
            </w:ins>
          </w:p>
        </w:tc>
        <w:tc>
          <w:tcPr>
            <w:tcW w:w="0" w:type="auto"/>
            <w:tcPrChange w:id="358" w:author="兴雨 郭" w:date="2026-02-04T21:37:00Z" w16du:dateUtc="2026-02-04T13:37:00Z">
              <w:tcPr>
                <w:tcW w:w="628" w:type="pct"/>
                <w:gridSpan w:val="2"/>
              </w:tcPr>
            </w:tcPrChange>
          </w:tcPr>
          <w:p w14:paraId="2F497341" w14:textId="7C3B3BA3"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59" w:author="兴雨 郭" w:date="2026-02-04T21:30:00Z" w16du:dateUtc="2026-02-04T13:30:00Z">
              <w:r w:rsidDel="00DA4347">
                <w:rPr>
                  <w:rFonts w:eastAsiaTheme="minorEastAsia" w:hint="eastAsia"/>
                  <w:sz w:val="22"/>
                  <w:szCs w:val="22"/>
                  <w:lang w:eastAsia="zh-CN"/>
                </w:rPr>
                <w:delText>20</w:delText>
              </w:r>
            </w:del>
            <w:ins w:id="360" w:author="兴雨 郭" w:date="2026-02-04T21:30:00Z" w16du:dateUtc="2026-02-04T13:30:00Z">
              <w:r>
                <w:rPr>
                  <w:rFonts w:eastAsiaTheme="minorEastAsia" w:hint="eastAsia"/>
                  <w:sz w:val="22"/>
                  <w:szCs w:val="22"/>
                  <w:lang w:eastAsia="zh-CN"/>
                </w:rPr>
                <w:t>0</w:t>
              </w:r>
            </w:ins>
            <w:ins w:id="361" w:author="兴雨 郭" w:date="2026-02-04T21:31:00Z" w16du:dateUtc="2026-02-04T13:31:00Z">
              <w:r>
                <w:rPr>
                  <w:rFonts w:eastAsiaTheme="minorEastAsia" w:hint="eastAsia"/>
                  <w:sz w:val="22"/>
                  <w:szCs w:val="22"/>
                  <w:lang w:eastAsia="zh-CN"/>
                </w:rPr>
                <w:t>6</w:t>
              </w:r>
            </w:ins>
          </w:p>
        </w:tc>
        <w:tc>
          <w:tcPr>
            <w:tcW w:w="0" w:type="auto"/>
            <w:tcPrChange w:id="362" w:author="兴雨 郭" w:date="2026-02-04T21:37:00Z" w16du:dateUtc="2026-02-04T13:37:00Z">
              <w:tcPr>
                <w:tcW w:w="628" w:type="pct"/>
                <w:gridSpan w:val="2"/>
              </w:tcPr>
            </w:tcPrChange>
          </w:tcPr>
          <w:p w14:paraId="2FD7638C" w14:textId="23C9E6C1"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63" w:author="兴雨 郭" w:date="2026-02-04T21:30:00Z" w16du:dateUtc="2026-02-04T13:30:00Z">
              <w:r w:rsidDel="00DA4347">
                <w:rPr>
                  <w:rFonts w:eastAsiaTheme="minorEastAsia" w:hint="eastAsia"/>
                  <w:sz w:val="22"/>
                  <w:szCs w:val="22"/>
                  <w:lang w:eastAsia="zh-CN"/>
                </w:rPr>
                <w:delText>20</w:delText>
              </w:r>
            </w:del>
            <w:ins w:id="364" w:author="兴雨 郭" w:date="2026-02-04T21:30:00Z" w16du:dateUtc="2026-02-04T13:30:00Z">
              <w:r>
                <w:rPr>
                  <w:rFonts w:eastAsiaTheme="minorEastAsia" w:hint="eastAsia"/>
                  <w:sz w:val="22"/>
                  <w:szCs w:val="22"/>
                  <w:lang w:eastAsia="zh-CN"/>
                </w:rPr>
                <w:t>1</w:t>
              </w:r>
            </w:ins>
            <w:ins w:id="365" w:author="兴雨 郭" w:date="2026-02-04T21:31:00Z" w16du:dateUtc="2026-02-04T13:31:00Z">
              <w:r>
                <w:rPr>
                  <w:rFonts w:eastAsiaTheme="minorEastAsia" w:hint="eastAsia"/>
                  <w:sz w:val="22"/>
                  <w:szCs w:val="22"/>
                  <w:lang w:eastAsia="zh-CN"/>
                </w:rPr>
                <w:t>6</w:t>
              </w:r>
            </w:ins>
          </w:p>
        </w:tc>
        <w:tc>
          <w:tcPr>
            <w:tcW w:w="0" w:type="auto"/>
            <w:tcPrChange w:id="366" w:author="兴雨 郭" w:date="2026-02-04T21:37:00Z" w16du:dateUtc="2026-02-04T13:37:00Z">
              <w:tcPr>
                <w:tcW w:w="666" w:type="pct"/>
                <w:gridSpan w:val="2"/>
              </w:tcPr>
            </w:tcPrChange>
          </w:tcPr>
          <w:p w14:paraId="7512D104" w14:textId="21EC3A43"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0.875</w:t>
            </w:r>
          </w:p>
        </w:tc>
        <w:tc>
          <w:tcPr>
            <w:tcW w:w="0" w:type="auto"/>
            <w:tcPrChange w:id="367" w:author="兴雨 郭" w:date="2026-02-04T21:37:00Z" w16du:dateUtc="2026-02-04T13:37:00Z">
              <w:tcPr>
                <w:tcW w:w="790" w:type="pct"/>
                <w:gridSpan w:val="3"/>
              </w:tcPr>
            </w:tcPrChange>
          </w:tcPr>
          <w:p w14:paraId="6DE97A84" w14:textId="650F611C" w:rsidR="00DA4347" w:rsidRPr="004B65D6" w:rsidRDefault="00DA4347" w:rsidP="00DA4347">
            <w:pPr>
              <w:pStyle w:val="a3"/>
              <w:spacing w:line="261" w:lineRule="auto"/>
              <w:ind w:right="114"/>
              <w:jc w:val="center"/>
              <w:rPr>
                <w:rFonts w:eastAsiaTheme="minorEastAsia"/>
                <w:sz w:val="22"/>
                <w:szCs w:val="22"/>
                <w:lang w:eastAsia="zh-CN"/>
              </w:rPr>
            </w:pPr>
            <w:del w:id="368" w:author="兴雨 郭" w:date="2026-02-04T21:40:00Z" w16du:dateUtc="2026-02-04T13:40:00Z">
              <w:r w:rsidDel="009063EE">
                <w:rPr>
                  <w:rFonts w:eastAsiaTheme="minorEastAsia" w:hint="eastAsia"/>
                  <w:sz w:val="22"/>
                  <w:szCs w:val="22"/>
                  <w:lang w:eastAsia="zh-CN"/>
                </w:rPr>
                <w:delText>1172.4</w:delText>
              </w:r>
            </w:del>
            <w:ins w:id="369" w:author="兴雨 郭" w:date="2026-02-04T21:40:00Z" w16du:dateUtc="2026-02-04T13:40:00Z">
              <w:r w:rsidR="009063EE">
                <w:rPr>
                  <w:rFonts w:eastAsiaTheme="minorEastAsia" w:hint="eastAsia"/>
                  <w:sz w:val="22"/>
                  <w:szCs w:val="22"/>
                  <w:lang w:eastAsia="zh-CN"/>
                </w:rPr>
                <w:t>2744.55</w:t>
              </w:r>
            </w:ins>
          </w:p>
        </w:tc>
        <w:tc>
          <w:tcPr>
            <w:tcW w:w="0" w:type="auto"/>
            <w:tcPrChange w:id="370" w:author="兴雨 郭" w:date="2026-02-04T21:37:00Z" w16du:dateUtc="2026-02-04T13:37:00Z">
              <w:tcPr>
                <w:tcW w:w="487" w:type="pct"/>
              </w:tcPr>
            </w:tcPrChange>
          </w:tcPr>
          <w:p w14:paraId="192B4F47" w14:textId="51887915" w:rsidR="00DA4347" w:rsidRDefault="00DA4347" w:rsidP="00DA4347">
            <w:pPr>
              <w:pStyle w:val="a3"/>
              <w:spacing w:line="261" w:lineRule="auto"/>
              <w:ind w:right="114"/>
              <w:jc w:val="center"/>
              <w:rPr>
                <w:rFonts w:eastAsiaTheme="minorEastAsia"/>
                <w:sz w:val="22"/>
                <w:szCs w:val="22"/>
                <w:lang w:eastAsia="zh-CN"/>
              </w:rPr>
            </w:pPr>
            <w:ins w:id="371" w:author="兴雨 郭" w:date="2026-02-04T21:37:00Z" w16du:dateUtc="2026-02-04T13:37:00Z">
              <w:r>
                <w:rPr>
                  <w:rFonts w:eastAsiaTheme="minorEastAsia" w:hint="eastAsia"/>
                  <w:sz w:val="22"/>
                  <w:szCs w:val="22"/>
                  <w:lang w:eastAsia="zh-CN"/>
                </w:rPr>
                <w:t>282.78</w:t>
              </w:r>
            </w:ins>
          </w:p>
        </w:tc>
        <w:tc>
          <w:tcPr>
            <w:tcW w:w="0" w:type="auto"/>
            <w:tcPrChange w:id="372" w:author="兴雨 郭" w:date="2026-02-04T21:37:00Z" w16du:dateUtc="2026-02-04T13:37:00Z">
              <w:tcPr>
                <w:tcW w:w="487" w:type="pct"/>
                <w:gridSpan w:val="2"/>
              </w:tcPr>
            </w:tcPrChange>
          </w:tcPr>
          <w:p w14:paraId="310E01BB" w14:textId="65B2D892" w:rsidR="00DA4347" w:rsidRPr="004B65D6" w:rsidRDefault="00DA4347"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405</w:t>
            </w:r>
          </w:p>
        </w:tc>
      </w:tr>
      <w:tr w:rsidR="00DA4347" w14:paraId="2983CD8D" w14:textId="77777777" w:rsidTr="00DA4347">
        <w:trPr>
          <w:jc w:val="center"/>
          <w:trPrChange w:id="373" w:author="兴雨 郭" w:date="2026-02-04T21:37:00Z" w16du:dateUtc="2026-02-04T13:37:00Z">
            <w:trPr>
              <w:jc w:val="center"/>
            </w:trPr>
          </w:trPrChange>
        </w:trPr>
        <w:tc>
          <w:tcPr>
            <w:tcW w:w="0" w:type="auto"/>
            <w:tcBorders>
              <w:bottom w:val="single" w:sz="6" w:space="0" w:color="auto"/>
            </w:tcBorders>
            <w:tcPrChange w:id="374" w:author="兴雨 郭" w:date="2026-02-04T21:37:00Z" w16du:dateUtc="2026-02-04T13:37:00Z">
              <w:tcPr>
                <w:tcW w:w="628" w:type="pct"/>
                <w:gridSpan w:val="2"/>
                <w:tcBorders>
                  <w:bottom w:val="single" w:sz="6" w:space="0" w:color="auto"/>
                </w:tcBorders>
              </w:tcPr>
            </w:tcPrChange>
          </w:tcPr>
          <w:p w14:paraId="4A6D5C67" w14:textId="51BCAEA4" w:rsidR="00DA4347" w:rsidRPr="009063EE" w:rsidRDefault="00DA4347" w:rsidP="00DA4347">
            <w:pPr>
              <w:pStyle w:val="a3"/>
              <w:spacing w:line="261" w:lineRule="auto"/>
              <w:ind w:right="114"/>
              <w:jc w:val="center"/>
              <w:rPr>
                <w:rFonts w:eastAsiaTheme="minorEastAsia"/>
                <w:sz w:val="22"/>
                <w:szCs w:val="22"/>
                <w:highlight w:val="red"/>
                <w:lang w:eastAsia="zh-CN"/>
                <w:rPrChange w:id="375" w:author="兴雨 郭" w:date="2026-02-04T21:41:00Z" w16du:dateUtc="2026-02-04T13:41:00Z">
                  <w:rPr>
                    <w:rFonts w:eastAsiaTheme="minorEastAsia"/>
                    <w:sz w:val="22"/>
                    <w:szCs w:val="22"/>
                    <w:lang w:eastAsia="zh-CN"/>
                  </w:rPr>
                </w:rPrChange>
              </w:rPr>
            </w:pPr>
            <w:r w:rsidRPr="009063EE">
              <w:rPr>
                <w:rFonts w:eastAsiaTheme="minorEastAsia"/>
                <w:sz w:val="22"/>
                <w:szCs w:val="22"/>
                <w:highlight w:val="red"/>
                <w:lang w:eastAsia="zh-CN"/>
                <w:rPrChange w:id="376" w:author="兴雨 郭" w:date="2026-02-04T21:41:00Z" w16du:dateUtc="2026-02-04T13:41:00Z">
                  <w:rPr>
                    <w:rFonts w:eastAsiaTheme="minorEastAsia"/>
                    <w:sz w:val="22"/>
                    <w:szCs w:val="22"/>
                    <w:lang w:eastAsia="zh-CN"/>
                  </w:rPr>
                </w:rPrChange>
              </w:rPr>
              <w:t>0.</w:t>
            </w:r>
            <w:del w:id="377" w:author="兴雨 郭" w:date="2026-02-04T21:31:00Z" w16du:dateUtc="2026-02-04T13:31:00Z">
              <w:r w:rsidRPr="009063EE" w:rsidDel="00DA4347">
                <w:rPr>
                  <w:rFonts w:eastAsiaTheme="minorEastAsia"/>
                  <w:sz w:val="22"/>
                  <w:szCs w:val="22"/>
                  <w:highlight w:val="red"/>
                  <w:lang w:eastAsia="zh-CN"/>
                  <w:rPrChange w:id="378" w:author="兴雨 郭" w:date="2026-02-04T21:41:00Z" w16du:dateUtc="2026-02-04T13:41:00Z">
                    <w:rPr>
                      <w:rFonts w:eastAsiaTheme="minorEastAsia"/>
                      <w:sz w:val="22"/>
                      <w:szCs w:val="22"/>
                      <w:lang w:eastAsia="zh-CN"/>
                    </w:rPr>
                  </w:rPrChange>
                </w:rPr>
                <w:delText>25</w:delText>
              </w:r>
            </w:del>
            <w:ins w:id="379" w:author="兴雨 郭" w:date="2026-02-04T21:31:00Z" w16du:dateUtc="2026-02-04T13:31:00Z">
              <w:r w:rsidRPr="009063EE">
                <w:rPr>
                  <w:rFonts w:eastAsiaTheme="minorEastAsia"/>
                  <w:sz w:val="22"/>
                  <w:szCs w:val="22"/>
                  <w:highlight w:val="red"/>
                  <w:lang w:eastAsia="zh-CN"/>
                  <w:rPrChange w:id="380" w:author="兴雨 郭" w:date="2026-02-04T21:41:00Z" w16du:dateUtc="2026-02-04T13:41:00Z">
                    <w:rPr>
                      <w:rFonts w:eastAsiaTheme="minorEastAsia"/>
                      <w:sz w:val="22"/>
                      <w:szCs w:val="22"/>
                      <w:lang w:eastAsia="zh-CN"/>
                    </w:rPr>
                  </w:rPrChange>
                </w:rPr>
                <w:t>45</w:t>
              </w:r>
            </w:ins>
          </w:p>
        </w:tc>
        <w:tc>
          <w:tcPr>
            <w:tcW w:w="0" w:type="auto"/>
            <w:tcBorders>
              <w:bottom w:val="single" w:sz="6" w:space="0" w:color="auto"/>
            </w:tcBorders>
            <w:tcPrChange w:id="381" w:author="兴雨 郭" w:date="2026-02-04T21:37:00Z" w16du:dateUtc="2026-02-04T13:37:00Z">
              <w:tcPr>
                <w:tcW w:w="628" w:type="pct"/>
                <w:gridSpan w:val="2"/>
                <w:tcBorders>
                  <w:bottom w:val="single" w:sz="6" w:space="0" w:color="auto"/>
                </w:tcBorders>
              </w:tcPr>
            </w:tcPrChange>
          </w:tcPr>
          <w:p w14:paraId="607EBDB9" w14:textId="32246BF4" w:rsidR="00DA4347" w:rsidRPr="009063EE" w:rsidRDefault="00DA4347" w:rsidP="00DA4347">
            <w:pPr>
              <w:pStyle w:val="a3"/>
              <w:spacing w:line="261" w:lineRule="auto"/>
              <w:ind w:right="114"/>
              <w:jc w:val="center"/>
              <w:rPr>
                <w:rFonts w:eastAsiaTheme="minorEastAsia"/>
                <w:sz w:val="22"/>
                <w:szCs w:val="22"/>
                <w:highlight w:val="red"/>
                <w:lang w:eastAsia="zh-CN"/>
                <w:rPrChange w:id="382" w:author="兴雨 郭" w:date="2026-02-04T21:41:00Z" w16du:dateUtc="2026-02-04T13:41:00Z">
                  <w:rPr>
                    <w:rFonts w:eastAsiaTheme="minorEastAsia"/>
                    <w:sz w:val="22"/>
                    <w:szCs w:val="22"/>
                    <w:lang w:eastAsia="zh-CN"/>
                  </w:rPr>
                </w:rPrChange>
              </w:rPr>
            </w:pPr>
            <w:ins w:id="383" w:author="兴雨 郭" w:date="2026-02-04T21:31:00Z" w16du:dateUtc="2026-02-04T13:31:00Z">
              <w:r w:rsidRPr="009063EE">
                <w:rPr>
                  <w:rFonts w:eastAsiaTheme="minorEastAsia"/>
                  <w:sz w:val="22"/>
                  <w:szCs w:val="22"/>
                  <w:highlight w:val="red"/>
                  <w:lang w:eastAsia="zh-CN"/>
                  <w:rPrChange w:id="384" w:author="兴雨 郭" w:date="2026-02-04T21:41:00Z" w16du:dateUtc="2026-02-04T13:41:00Z">
                    <w:rPr>
                      <w:rFonts w:eastAsiaTheme="minorEastAsia"/>
                      <w:sz w:val="22"/>
                      <w:szCs w:val="22"/>
                      <w:lang w:eastAsia="zh-CN"/>
                    </w:rPr>
                  </w:rPrChange>
                </w:rPr>
                <w:t>0.07</w:t>
              </w:r>
            </w:ins>
            <w:del w:id="385" w:author="兴雨 郭" w:date="2026-02-04T21:31:00Z" w16du:dateUtc="2026-02-04T13:31:00Z">
              <w:r w:rsidRPr="009063EE" w:rsidDel="00DA4347">
                <w:rPr>
                  <w:rFonts w:eastAsiaTheme="minorEastAsia"/>
                  <w:sz w:val="22"/>
                  <w:szCs w:val="22"/>
                  <w:highlight w:val="red"/>
                  <w:lang w:eastAsia="zh-CN"/>
                  <w:rPrChange w:id="386" w:author="兴雨 郭" w:date="2026-02-04T21:41:00Z" w16du:dateUtc="2026-02-04T13:41:00Z">
                    <w:rPr>
                      <w:rFonts w:eastAsiaTheme="minorEastAsia"/>
                      <w:sz w:val="22"/>
                      <w:szCs w:val="22"/>
                      <w:lang w:eastAsia="zh-CN"/>
                    </w:rPr>
                  </w:rPrChange>
                </w:rPr>
                <w:delText>0.25</w:delText>
              </w:r>
            </w:del>
          </w:p>
        </w:tc>
        <w:tc>
          <w:tcPr>
            <w:tcW w:w="0" w:type="auto"/>
            <w:tcBorders>
              <w:bottom w:val="single" w:sz="6" w:space="0" w:color="auto"/>
            </w:tcBorders>
            <w:tcPrChange w:id="387" w:author="兴雨 郭" w:date="2026-02-04T21:37:00Z" w16du:dateUtc="2026-02-04T13:37:00Z">
              <w:tcPr>
                <w:tcW w:w="628" w:type="pct"/>
                <w:gridSpan w:val="2"/>
                <w:tcBorders>
                  <w:bottom w:val="single" w:sz="6" w:space="0" w:color="auto"/>
                </w:tcBorders>
              </w:tcPr>
            </w:tcPrChange>
          </w:tcPr>
          <w:p w14:paraId="79414808" w14:textId="47827029" w:rsidR="00DA4347" w:rsidRPr="009063EE" w:rsidRDefault="00DA4347" w:rsidP="00DA4347">
            <w:pPr>
              <w:pStyle w:val="a3"/>
              <w:spacing w:line="261" w:lineRule="auto"/>
              <w:ind w:right="114"/>
              <w:jc w:val="center"/>
              <w:rPr>
                <w:rFonts w:eastAsiaTheme="minorEastAsia"/>
                <w:sz w:val="22"/>
                <w:szCs w:val="22"/>
                <w:highlight w:val="red"/>
                <w:lang w:eastAsia="zh-CN"/>
                <w:rPrChange w:id="388" w:author="兴雨 郭" w:date="2026-02-04T21:41:00Z" w16du:dateUtc="2026-02-04T13:41:00Z">
                  <w:rPr>
                    <w:rFonts w:eastAsiaTheme="minorEastAsia"/>
                    <w:sz w:val="22"/>
                    <w:szCs w:val="22"/>
                    <w:lang w:eastAsia="zh-CN"/>
                  </w:rPr>
                </w:rPrChange>
              </w:rPr>
            </w:pPr>
            <w:ins w:id="389" w:author="兴雨 郭" w:date="2026-02-04T21:31:00Z" w16du:dateUtc="2026-02-04T13:31:00Z">
              <w:r w:rsidRPr="009063EE">
                <w:rPr>
                  <w:rFonts w:eastAsiaTheme="minorEastAsia"/>
                  <w:sz w:val="22"/>
                  <w:szCs w:val="22"/>
                  <w:highlight w:val="red"/>
                  <w:lang w:eastAsia="zh-CN"/>
                  <w:rPrChange w:id="390" w:author="兴雨 郭" w:date="2026-02-04T21:41:00Z" w16du:dateUtc="2026-02-04T13:41:00Z">
                    <w:rPr>
                      <w:rFonts w:eastAsiaTheme="minorEastAsia"/>
                      <w:sz w:val="22"/>
                      <w:szCs w:val="22"/>
                      <w:lang w:eastAsia="zh-CN"/>
                    </w:rPr>
                  </w:rPrChange>
                </w:rPr>
                <w:t>0.18</w:t>
              </w:r>
            </w:ins>
            <w:del w:id="391" w:author="兴雨 郭" w:date="2026-02-04T21:31:00Z" w16du:dateUtc="2026-02-04T13:31:00Z">
              <w:r w:rsidRPr="009063EE" w:rsidDel="00DA4347">
                <w:rPr>
                  <w:rFonts w:eastAsiaTheme="minorEastAsia"/>
                  <w:sz w:val="22"/>
                  <w:szCs w:val="22"/>
                  <w:highlight w:val="red"/>
                  <w:lang w:eastAsia="zh-CN"/>
                  <w:rPrChange w:id="392" w:author="兴雨 郭" w:date="2026-02-04T21:41:00Z" w16du:dateUtc="2026-02-04T13:41:00Z">
                    <w:rPr>
                      <w:rFonts w:eastAsiaTheme="minorEastAsia"/>
                      <w:sz w:val="22"/>
                      <w:szCs w:val="22"/>
                      <w:lang w:eastAsia="zh-CN"/>
                    </w:rPr>
                  </w:rPrChange>
                </w:rPr>
                <w:delText>0.25</w:delText>
              </w:r>
            </w:del>
          </w:p>
        </w:tc>
        <w:tc>
          <w:tcPr>
            <w:tcW w:w="0" w:type="auto"/>
            <w:tcBorders>
              <w:bottom w:val="single" w:sz="6" w:space="0" w:color="auto"/>
            </w:tcBorders>
            <w:tcPrChange w:id="393" w:author="兴雨 郭" w:date="2026-02-04T21:37:00Z" w16du:dateUtc="2026-02-04T13:37:00Z">
              <w:tcPr>
                <w:tcW w:w="666" w:type="pct"/>
                <w:gridSpan w:val="2"/>
                <w:tcBorders>
                  <w:bottom w:val="single" w:sz="6" w:space="0" w:color="auto"/>
                </w:tcBorders>
              </w:tcPr>
            </w:tcPrChange>
          </w:tcPr>
          <w:p w14:paraId="58755557" w14:textId="254A5A3E" w:rsidR="00DA4347" w:rsidRPr="009063EE" w:rsidRDefault="00DA4347" w:rsidP="00DA4347">
            <w:pPr>
              <w:pStyle w:val="a3"/>
              <w:spacing w:line="261" w:lineRule="auto"/>
              <w:ind w:right="114"/>
              <w:jc w:val="center"/>
              <w:rPr>
                <w:rFonts w:eastAsiaTheme="minorEastAsia"/>
                <w:sz w:val="22"/>
                <w:szCs w:val="22"/>
                <w:highlight w:val="red"/>
                <w:lang w:eastAsia="zh-CN"/>
                <w:rPrChange w:id="394" w:author="兴雨 郭" w:date="2026-02-04T21:41:00Z" w16du:dateUtc="2026-02-04T13:41:00Z">
                  <w:rPr>
                    <w:rFonts w:eastAsiaTheme="minorEastAsia"/>
                    <w:sz w:val="22"/>
                    <w:szCs w:val="22"/>
                    <w:lang w:eastAsia="zh-CN"/>
                  </w:rPr>
                </w:rPrChange>
              </w:rPr>
            </w:pPr>
            <w:r w:rsidRPr="009063EE">
              <w:rPr>
                <w:rFonts w:eastAsiaTheme="minorEastAsia"/>
                <w:sz w:val="22"/>
                <w:szCs w:val="22"/>
                <w:highlight w:val="red"/>
                <w:lang w:eastAsia="zh-CN"/>
                <w:rPrChange w:id="395" w:author="兴雨 郭" w:date="2026-02-04T21:41:00Z" w16du:dateUtc="2026-02-04T13:41:00Z">
                  <w:rPr>
                    <w:rFonts w:eastAsiaTheme="minorEastAsia"/>
                    <w:sz w:val="22"/>
                    <w:szCs w:val="22"/>
                    <w:lang w:eastAsia="zh-CN"/>
                  </w:rPr>
                </w:rPrChange>
              </w:rPr>
              <w:t>1.023</w:t>
            </w:r>
          </w:p>
        </w:tc>
        <w:tc>
          <w:tcPr>
            <w:tcW w:w="0" w:type="auto"/>
            <w:tcBorders>
              <w:bottom w:val="single" w:sz="6" w:space="0" w:color="auto"/>
            </w:tcBorders>
            <w:tcPrChange w:id="396" w:author="兴雨 郭" w:date="2026-02-04T21:37:00Z" w16du:dateUtc="2026-02-04T13:37:00Z">
              <w:tcPr>
                <w:tcW w:w="790" w:type="pct"/>
                <w:gridSpan w:val="3"/>
                <w:tcBorders>
                  <w:bottom w:val="single" w:sz="6" w:space="0" w:color="auto"/>
                </w:tcBorders>
              </w:tcPr>
            </w:tcPrChange>
          </w:tcPr>
          <w:p w14:paraId="2857BCF4" w14:textId="0DBF8CF0" w:rsidR="00DA4347" w:rsidRPr="009063EE" w:rsidRDefault="00DA4347" w:rsidP="00DA4347">
            <w:pPr>
              <w:pStyle w:val="a3"/>
              <w:spacing w:line="261" w:lineRule="auto"/>
              <w:ind w:right="114"/>
              <w:jc w:val="center"/>
              <w:rPr>
                <w:rFonts w:eastAsiaTheme="minorEastAsia"/>
                <w:sz w:val="22"/>
                <w:szCs w:val="22"/>
                <w:highlight w:val="red"/>
                <w:lang w:eastAsia="zh-CN"/>
                <w:rPrChange w:id="397" w:author="兴雨 郭" w:date="2026-02-04T21:41:00Z" w16du:dateUtc="2026-02-04T13:41:00Z">
                  <w:rPr>
                    <w:rFonts w:eastAsiaTheme="minorEastAsia"/>
                    <w:sz w:val="22"/>
                    <w:szCs w:val="22"/>
                    <w:lang w:eastAsia="zh-CN"/>
                  </w:rPr>
                </w:rPrChange>
              </w:rPr>
            </w:pPr>
            <w:del w:id="398" w:author="兴雨 郭" w:date="2026-02-04T21:40:00Z" w16du:dateUtc="2026-02-04T13:40:00Z">
              <w:r w:rsidRPr="009063EE" w:rsidDel="009063EE">
                <w:rPr>
                  <w:rFonts w:eastAsiaTheme="minorEastAsia"/>
                  <w:sz w:val="22"/>
                  <w:szCs w:val="22"/>
                  <w:highlight w:val="red"/>
                  <w:lang w:eastAsia="zh-CN"/>
                  <w:rPrChange w:id="399" w:author="兴雨 郭" w:date="2026-02-04T21:41:00Z" w16du:dateUtc="2026-02-04T13:41:00Z">
                    <w:rPr>
                      <w:rFonts w:eastAsiaTheme="minorEastAsia"/>
                      <w:sz w:val="22"/>
                      <w:szCs w:val="22"/>
                      <w:lang w:eastAsia="zh-CN"/>
                    </w:rPr>
                  </w:rPrChange>
                </w:rPr>
                <w:delText>1203.6</w:delText>
              </w:r>
            </w:del>
            <w:ins w:id="400" w:author="兴雨 郭" w:date="2026-02-04T21:40:00Z" w16du:dateUtc="2026-02-04T13:40:00Z">
              <w:r w:rsidR="009063EE" w:rsidRPr="009063EE">
                <w:rPr>
                  <w:rFonts w:eastAsiaTheme="minorEastAsia"/>
                  <w:sz w:val="22"/>
                  <w:szCs w:val="22"/>
                  <w:highlight w:val="red"/>
                  <w:lang w:eastAsia="zh-CN"/>
                  <w:rPrChange w:id="401" w:author="兴雨 郭" w:date="2026-02-04T21:41:00Z" w16du:dateUtc="2026-02-04T13:41:00Z">
                    <w:rPr>
                      <w:rFonts w:eastAsiaTheme="minorEastAsia"/>
                      <w:sz w:val="22"/>
                      <w:szCs w:val="22"/>
                      <w:lang w:eastAsia="zh-CN"/>
                    </w:rPr>
                  </w:rPrChange>
                </w:rPr>
                <w:t>2784.24</w:t>
              </w:r>
            </w:ins>
          </w:p>
        </w:tc>
        <w:tc>
          <w:tcPr>
            <w:tcW w:w="0" w:type="auto"/>
            <w:tcBorders>
              <w:bottom w:val="single" w:sz="4" w:space="0" w:color="auto"/>
            </w:tcBorders>
            <w:tcPrChange w:id="402" w:author="兴雨 郭" w:date="2026-02-04T21:37:00Z" w16du:dateUtc="2026-02-04T13:37:00Z">
              <w:tcPr>
                <w:tcW w:w="487" w:type="pct"/>
                <w:tcBorders>
                  <w:bottom w:val="single" w:sz="4" w:space="0" w:color="auto"/>
                </w:tcBorders>
              </w:tcPr>
            </w:tcPrChange>
          </w:tcPr>
          <w:p w14:paraId="1A6D6119" w14:textId="7B99F60A" w:rsidR="00DA4347" w:rsidRPr="009063EE" w:rsidRDefault="00DA4347" w:rsidP="00DA4347">
            <w:pPr>
              <w:pStyle w:val="a3"/>
              <w:spacing w:line="261" w:lineRule="auto"/>
              <w:ind w:right="114"/>
              <w:jc w:val="center"/>
              <w:rPr>
                <w:rFonts w:eastAsiaTheme="minorEastAsia"/>
                <w:sz w:val="22"/>
                <w:szCs w:val="22"/>
                <w:highlight w:val="red"/>
                <w:lang w:eastAsia="zh-CN"/>
                <w:rPrChange w:id="403" w:author="兴雨 郭" w:date="2026-02-04T21:41:00Z" w16du:dateUtc="2026-02-04T13:41:00Z">
                  <w:rPr>
                    <w:rFonts w:eastAsiaTheme="minorEastAsia"/>
                    <w:sz w:val="22"/>
                    <w:szCs w:val="22"/>
                    <w:lang w:eastAsia="zh-CN"/>
                  </w:rPr>
                </w:rPrChange>
              </w:rPr>
            </w:pPr>
            <w:ins w:id="404" w:author="兴雨 郭" w:date="2026-02-04T21:37:00Z" w16du:dateUtc="2026-02-04T13:37:00Z">
              <w:r w:rsidRPr="009063EE">
                <w:rPr>
                  <w:rFonts w:eastAsiaTheme="minorEastAsia"/>
                  <w:sz w:val="22"/>
                  <w:szCs w:val="22"/>
                  <w:highlight w:val="red"/>
                  <w:lang w:eastAsia="zh-CN"/>
                  <w:rPrChange w:id="405" w:author="兴雨 郭" w:date="2026-02-04T21:41:00Z" w16du:dateUtc="2026-02-04T13:41:00Z">
                    <w:rPr>
                      <w:rFonts w:eastAsiaTheme="minorEastAsia"/>
                      <w:sz w:val="22"/>
                      <w:szCs w:val="22"/>
                      <w:lang w:eastAsia="zh-CN"/>
                    </w:rPr>
                  </w:rPrChange>
                </w:rPr>
                <w:t>289.00</w:t>
              </w:r>
            </w:ins>
          </w:p>
        </w:tc>
        <w:tc>
          <w:tcPr>
            <w:tcW w:w="0" w:type="auto"/>
            <w:tcBorders>
              <w:bottom w:val="single" w:sz="4" w:space="0" w:color="auto"/>
            </w:tcBorders>
            <w:tcPrChange w:id="406" w:author="兴雨 郭" w:date="2026-02-04T21:37:00Z" w16du:dateUtc="2026-02-04T13:37:00Z">
              <w:tcPr>
                <w:tcW w:w="487" w:type="pct"/>
                <w:gridSpan w:val="2"/>
                <w:tcBorders>
                  <w:bottom w:val="single" w:sz="4" w:space="0" w:color="auto"/>
                </w:tcBorders>
              </w:tcPr>
            </w:tcPrChange>
          </w:tcPr>
          <w:p w14:paraId="48F8A805" w14:textId="2D8D2266" w:rsidR="00DA4347" w:rsidRPr="009063EE" w:rsidRDefault="00DA4347" w:rsidP="00DA4347">
            <w:pPr>
              <w:pStyle w:val="a3"/>
              <w:spacing w:line="261" w:lineRule="auto"/>
              <w:ind w:right="114"/>
              <w:jc w:val="center"/>
              <w:rPr>
                <w:rFonts w:eastAsiaTheme="minorEastAsia"/>
                <w:sz w:val="22"/>
                <w:szCs w:val="22"/>
                <w:highlight w:val="red"/>
                <w:lang w:eastAsia="zh-CN"/>
                <w:rPrChange w:id="407" w:author="兴雨 郭" w:date="2026-02-04T21:41:00Z" w16du:dateUtc="2026-02-04T13:41:00Z">
                  <w:rPr>
                    <w:rFonts w:eastAsiaTheme="minorEastAsia"/>
                    <w:sz w:val="22"/>
                    <w:szCs w:val="22"/>
                    <w:lang w:eastAsia="zh-CN"/>
                  </w:rPr>
                </w:rPrChange>
              </w:rPr>
            </w:pPr>
            <w:r w:rsidRPr="009063EE">
              <w:rPr>
                <w:rFonts w:eastAsiaTheme="minorEastAsia"/>
                <w:sz w:val="22"/>
                <w:szCs w:val="22"/>
                <w:highlight w:val="red"/>
                <w:lang w:eastAsia="zh-CN"/>
                <w:rPrChange w:id="408" w:author="兴雨 郭" w:date="2026-02-04T21:41:00Z" w16du:dateUtc="2026-02-04T13:41:00Z">
                  <w:rPr>
                    <w:rFonts w:eastAsiaTheme="minorEastAsia"/>
                    <w:sz w:val="22"/>
                    <w:szCs w:val="22"/>
                    <w:lang w:eastAsia="zh-CN"/>
                  </w:rPr>
                </w:rPrChange>
              </w:rPr>
              <w:t>489</w:t>
            </w:r>
          </w:p>
        </w:tc>
      </w:tr>
    </w:tbl>
    <w:p w14:paraId="02D0C825" w14:textId="77777777" w:rsidR="000E4C16" w:rsidDel="009A5D4E" w:rsidRDefault="000E4C16" w:rsidP="000E4C16">
      <w:pPr>
        <w:ind w:firstLineChars="200" w:firstLine="440"/>
        <w:jc w:val="both"/>
        <w:rPr>
          <w:del w:id="409" w:author="兴雨 郭" w:date="2026-02-04T22:11:00Z" w16du:dateUtc="2026-02-04T14:11:00Z"/>
          <w:rFonts w:eastAsiaTheme="minorEastAsia"/>
          <w:lang w:eastAsia="zh-CN"/>
        </w:rPr>
      </w:pPr>
      <w:r w:rsidRPr="00916166">
        <w:rPr>
          <w:rFonts w:eastAsiaTheme="minorEastAsia" w:hint="eastAsia"/>
          <w:lang w:eastAsia="zh-CN"/>
        </w:rPr>
        <w:lastRenderedPageBreak/>
        <w:t>根据对路径规划的过往研究中，选取了几个</w:t>
      </w:r>
      <w:ins w:id="410" w:author="兴雨 郭" w:date="2026-02-04T22:09:00Z" w16du:dateUtc="2026-02-04T14:09:00Z">
        <w:r>
          <w:rPr>
            <w:rFonts w:eastAsiaTheme="minorEastAsia" w:hint="eastAsia"/>
            <w:lang w:eastAsia="zh-CN"/>
          </w:rPr>
          <w:t>相对前沿</w:t>
        </w:r>
      </w:ins>
      <w:del w:id="411" w:author="兴雨 郭" w:date="2026-02-04T22:09:00Z" w16du:dateUtc="2026-02-04T14:09:00Z">
        <w:r w:rsidRPr="00916166" w:rsidDel="009A5D4E">
          <w:rPr>
            <w:rFonts w:eastAsiaTheme="minorEastAsia" w:hint="eastAsia"/>
            <w:lang w:eastAsia="zh-CN"/>
          </w:rPr>
          <w:delText>较为经典</w:delText>
        </w:r>
      </w:del>
      <w:r w:rsidRPr="00916166">
        <w:rPr>
          <w:rFonts w:eastAsiaTheme="minorEastAsia" w:hint="eastAsia"/>
          <w:lang w:eastAsia="zh-CN"/>
        </w:rPr>
        <w:t>的</w:t>
      </w:r>
      <w:ins w:id="412" w:author="兴雨 郭" w:date="2026-02-04T22:09:00Z" w16du:dateUtc="2026-02-04T14:09:00Z">
        <w:r>
          <w:rPr>
            <w:rFonts w:eastAsiaTheme="minorEastAsia" w:hint="eastAsia"/>
            <w:lang w:eastAsia="zh-CN"/>
          </w:rPr>
          <w:t>路径规划</w:t>
        </w:r>
      </w:ins>
      <w:del w:id="413" w:author="兴雨 郭" w:date="2026-02-04T22:09:00Z" w16du:dateUtc="2026-02-04T14:09:00Z">
        <w:r w:rsidRPr="00916166" w:rsidDel="009A5D4E">
          <w:rPr>
            <w:rFonts w:eastAsiaTheme="minorEastAsia" w:hint="eastAsia"/>
            <w:lang w:eastAsia="zh-CN"/>
          </w:rPr>
          <w:delText>RRT</w:delText>
        </w:r>
      </w:del>
      <w:r w:rsidRPr="00916166">
        <w:rPr>
          <w:rFonts w:eastAsiaTheme="minorEastAsia" w:hint="eastAsia"/>
          <w:lang w:eastAsia="zh-CN"/>
        </w:rPr>
        <w:t>算法</w:t>
      </w:r>
      <w:del w:id="414" w:author="兴雨 郭" w:date="2026-02-04T22:10:00Z" w16du:dateUtc="2026-02-04T14:10:00Z">
        <w:r w:rsidRPr="00916166" w:rsidDel="009A5D4E">
          <w:rPr>
            <w:rFonts w:eastAsiaTheme="minorEastAsia" w:hint="eastAsia"/>
            <w:lang w:eastAsia="zh-CN"/>
          </w:rPr>
          <w:delText>，以及相对前沿的</w:delText>
        </w:r>
        <w:r w:rsidRPr="00916166" w:rsidDel="009A5D4E">
          <w:rPr>
            <w:rFonts w:eastAsiaTheme="minorEastAsia" w:hint="eastAsia"/>
            <w:lang w:eastAsia="zh-CN"/>
          </w:rPr>
          <w:delText>RRT</w:delText>
        </w:r>
        <w:r w:rsidRPr="00916166" w:rsidDel="009A5D4E">
          <w:rPr>
            <w:rFonts w:eastAsiaTheme="minorEastAsia" w:hint="eastAsia"/>
            <w:lang w:eastAsia="zh-CN"/>
          </w:rPr>
          <w:delText>变体</w:delText>
        </w:r>
      </w:del>
      <w:r w:rsidRPr="00916166">
        <w:rPr>
          <w:rFonts w:eastAsiaTheme="minorEastAsia" w:hint="eastAsia"/>
          <w:lang w:eastAsia="zh-CN"/>
        </w:rPr>
        <w:t>进行对比，验证</w:t>
      </w:r>
      <w:r w:rsidRPr="00916166">
        <w:rPr>
          <w:rFonts w:eastAsiaTheme="minorEastAsia" w:hint="eastAsia"/>
          <w:lang w:eastAsia="zh-CN"/>
        </w:rPr>
        <w:t>SC-RRT</w:t>
      </w:r>
      <w:del w:id="415" w:author="兴雨 郭" w:date="2026-02-04T22:10:00Z" w16du:dateUtc="2026-02-04T14:10:00Z">
        <w:r w:rsidRPr="00916166" w:rsidDel="009A5D4E">
          <w:rPr>
            <w:rFonts w:eastAsiaTheme="minorEastAsia" w:hint="eastAsia"/>
            <w:lang w:eastAsia="zh-CN"/>
          </w:rPr>
          <w:delText>在同时平衡</w:delText>
        </w:r>
        <w:r w:rsidDel="009A5D4E">
          <w:rPr>
            <w:rFonts w:eastAsiaTheme="minorEastAsia" w:hint="eastAsia"/>
            <w:lang w:eastAsia="zh-CN"/>
          </w:rPr>
          <w:delText>探索效率</w:delText>
        </w:r>
        <w:r w:rsidDel="009A5D4E">
          <w:rPr>
            <w:rFonts w:eastAsiaTheme="minorEastAsia" w:hint="eastAsia"/>
            <w:lang w:eastAsia="zh-CN"/>
          </w:rPr>
          <w:delText>-</w:delText>
        </w:r>
        <w:r w:rsidDel="009A5D4E">
          <w:rPr>
            <w:rFonts w:eastAsiaTheme="minorEastAsia" w:hint="eastAsia"/>
            <w:lang w:eastAsia="zh-CN"/>
          </w:rPr>
          <w:delText>路径代价</w:delText>
        </w:r>
        <w:r w:rsidDel="009A5D4E">
          <w:rPr>
            <w:rFonts w:eastAsiaTheme="minorEastAsia" w:hint="eastAsia"/>
            <w:lang w:eastAsia="zh-CN"/>
          </w:rPr>
          <w:delText>-</w:delText>
        </w:r>
        <w:r w:rsidDel="009A5D4E">
          <w:rPr>
            <w:rFonts w:eastAsiaTheme="minorEastAsia" w:hint="eastAsia"/>
            <w:lang w:eastAsia="zh-CN"/>
          </w:rPr>
          <w:delText>环境适应性的</w:delText>
        </w:r>
        <w:r w:rsidRPr="00BC572B" w:rsidDel="009A5D4E">
          <w:rPr>
            <w:rFonts w:eastAsiaTheme="minorEastAsia"/>
            <w:lang w:eastAsia="zh-CN"/>
          </w:rPr>
          <w:delText>“</w:delText>
        </w:r>
        <w:r w:rsidRPr="00BC572B" w:rsidDel="009A5D4E">
          <w:rPr>
            <w:rFonts w:eastAsiaTheme="minorEastAsia"/>
            <w:lang w:eastAsia="zh-CN"/>
          </w:rPr>
          <w:delText>三目标协同</w:delText>
        </w:r>
        <w:r w:rsidRPr="00BC572B" w:rsidDel="009A5D4E">
          <w:rPr>
            <w:rFonts w:eastAsiaTheme="minorEastAsia"/>
            <w:lang w:eastAsia="zh-CN"/>
          </w:rPr>
          <w:delText>”</w:delText>
        </w:r>
      </w:del>
      <w:r w:rsidRPr="00916166">
        <w:rPr>
          <w:rFonts w:eastAsiaTheme="minorEastAsia" w:hint="eastAsia"/>
          <w:lang w:eastAsia="zh-CN"/>
        </w:rPr>
        <w:t>的性能和稳定性</w:t>
      </w:r>
      <w:r>
        <w:rPr>
          <w:rFonts w:eastAsiaTheme="minorEastAsia" w:hint="eastAsia"/>
          <w:lang w:eastAsia="zh-CN"/>
        </w:rPr>
        <w:t>，</w:t>
      </w:r>
      <w:r w:rsidRPr="00A2555F">
        <w:rPr>
          <w:rFonts w:eastAsiaTheme="minorEastAsia"/>
          <w:lang w:eastAsia="zh-CN"/>
        </w:rPr>
        <w:t>为确保不同路径规划算法性能对比的公平性，本文采用控制变量法，在相同的环境空间和障碍物配置下，对多种算法的路径长度、收敛时间等性能指标进行评估</w:t>
      </w:r>
      <w:r>
        <w:rPr>
          <w:rFonts w:eastAsiaTheme="minorEastAsia" w:hint="eastAsia"/>
          <w:lang w:eastAsia="zh-CN"/>
        </w:rPr>
        <w:t>，以表</w:t>
      </w:r>
      <w:r>
        <w:rPr>
          <w:rFonts w:eastAsiaTheme="minorEastAsia" w:hint="eastAsia"/>
          <w:lang w:eastAsia="zh-CN"/>
        </w:rPr>
        <w:t>1</w:t>
      </w:r>
      <w:r>
        <w:rPr>
          <w:rFonts w:eastAsiaTheme="minorEastAsia" w:hint="eastAsia"/>
          <w:lang w:eastAsia="zh-CN"/>
        </w:rPr>
        <w:t>中规定的环境为例，</w:t>
      </w:r>
      <w:del w:id="416" w:author="兴雨 郭" w:date="2026-02-04T22:10:00Z" w16du:dateUtc="2026-02-04T14:10:00Z">
        <w:r w:rsidDel="009A5D4E">
          <w:rPr>
            <w:rFonts w:eastAsiaTheme="minorEastAsia" w:hint="eastAsia"/>
            <w:lang w:eastAsia="zh-CN"/>
          </w:rPr>
          <w:delText>采用收敛时间，路径长度与路径节点作为指标。</w:delText>
        </w:r>
      </w:del>
      <w:r>
        <w:rPr>
          <w:rFonts w:eastAsiaTheme="minorEastAsia" w:hint="eastAsia"/>
          <w:lang w:eastAsia="zh-CN"/>
        </w:rPr>
        <w:t>在限定最大迭代次数五千次的情况下进行对比，</w:t>
      </w:r>
      <w:del w:id="417" w:author="兴雨 郭" w:date="2026-02-04T22:10:00Z" w16du:dateUtc="2026-02-04T14:10:00Z">
        <w:r w:rsidDel="009A5D4E">
          <w:rPr>
            <w:rFonts w:eastAsiaTheme="minorEastAsia" w:hint="eastAsia"/>
            <w:lang w:eastAsia="zh-CN"/>
          </w:rPr>
          <w:delText>我们</w:delText>
        </w:r>
      </w:del>
      <w:del w:id="418" w:author="兴雨 郭" w:date="2026-02-04T22:11:00Z" w16du:dateUtc="2026-02-04T14:11:00Z">
        <w:r w:rsidDel="009A5D4E">
          <w:rPr>
            <w:rFonts w:eastAsiaTheme="minorEastAsia" w:hint="eastAsia"/>
            <w:lang w:eastAsia="zh-CN"/>
          </w:rPr>
          <w:delText>在每种情况下都</w:delText>
        </w:r>
      </w:del>
      <w:r>
        <w:rPr>
          <w:rFonts w:eastAsiaTheme="minorEastAsia" w:hint="eastAsia"/>
          <w:lang w:eastAsia="zh-CN"/>
        </w:rPr>
        <w:t>进行</w:t>
      </w:r>
      <w:del w:id="419" w:author="兴雨 郭" w:date="2026-02-04T22:10:00Z" w16du:dateUtc="2026-02-04T14:10:00Z">
        <w:r w:rsidDel="009A5D4E">
          <w:rPr>
            <w:rFonts w:eastAsiaTheme="minorEastAsia" w:hint="eastAsia"/>
            <w:lang w:eastAsia="zh-CN"/>
          </w:rPr>
          <w:delText>了</w:delText>
        </w:r>
      </w:del>
      <w:ins w:id="420" w:author="兴雨 郭" w:date="2026-02-04T22:11:00Z" w16du:dateUtc="2026-02-04T14:11:00Z">
        <w:r>
          <w:rPr>
            <w:rFonts w:eastAsiaTheme="minorEastAsia" w:hint="eastAsia"/>
            <w:lang w:eastAsia="zh-CN"/>
          </w:rPr>
          <w:t>5</w:t>
        </w:r>
      </w:ins>
      <w:del w:id="421" w:author="兴雨 郭" w:date="2026-02-04T22:11:00Z" w16du:dateUtc="2026-02-04T14:11:00Z">
        <w:r w:rsidDel="009A5D4E">
          <w:rPr>
            <w:rFonts w:eastAsiaTheme="minorEastAsia" w:hint="eastAsia"/>
            <w:lang w:eastAsia="zh-CN"/>
          </w:rPr>
          <w:delText>1</w:delText>
        </w:r>
      </w:del>
      <w:r>
        <w:rPr>
          <w:rFonts w:eastAsiaTheme="minorEastAsia" w:hint="eastAsia"/>
          <w:lang w:eastAsia="zh-CN"/>
        </w:rPr>
        <w:t>00</w:t>
      </w:r>
      <w:r>
        <w:rPr>
          <w:rFonts w:eastAsiaTheme="minorEastAsia" w:hint="eastAsia"/>
          <w:lang w:eastAsia="zh-CN"/>
        </w:rPr>
        <w:t>次运行。</w:t>
      </w:r>
    </w:p>
    <w:p w14:paraId="1E9AD78F" w14:textId="77777777" w:rsidR="000E4C16" w:rsidRPr="009A5D4E" w:rsidRDefault="000E4C16" w:rsidP="000E4C16">
      <w:pPr>
        <w:ind w:firstLineChars="200" w:firstLine="440"/>
        <w:jc w:val="both"/>
        <w:rPr>
          <w:rFonts w:eastAsiaTheme="minorEastAsia"/>
          <w:lang w:eastAsia="zh-CN"/>
        </w:rPr>
      </w:pPr>
    </w:p>
    <w:p w14:paraId="74415B7F" w14:textId="5FC68FB4" w:rsidR="0059698D" w:rsidRDefault="000E4C16" w:rsidP="000E4C16">
      <w:pPr>
        <w:ind w:firstLineChars="200" w:firstLine="440"/>
        <w:rPr>
          <w:rFonts w:eastAsiaTheme="minorEastAsia"/>
          <w:lang w:eastAsia="zh-CN"/>
        </w:rPr>
      </w:pPr>
      <w:ins w:id="422" w:author="兴雨 郭" w:date="2026-02-04T22:11:00Z" w16du:dateUtc="2026-02-04T14:11:00Z">
        <w:r>
          <w:rPr>
            <w:rFonts w:eastAsiaTheme="minorEastAsia" w:hint="eastAsia"/>
            <w:lang w:eastAsia="zh-CN"/>
          </w:rPr>
          <w:t>通过对</w:t>
        </w:r>
      </w:ins>
      <w:del w:id="423" w:author="兴雨 郭" w:date="2026-02-04T22:11:00Z" w16du:dateUtc="2026-02-04T14:11:00Z">
        <w:r w:rsidRPr="00916166" w:rsidDel="009A5D4E">
          <w:rPr>
            <w:rFonts w:eastAsiaTheme="minorEastAsia" w:hint="eastAsia"/>
            <w:lang w:eastAsia="zh-CN"/>
          </w:rPr>
          <w:delText>表</w:delText>
        </w:r>
        <w:r w:rsidRPr="00916166" w:rsidDel="009A5D4E">
          <w:rPr>
            <w:rFonts w:eastAsiaTheme="minorEastAsia" w:hint="eastAsia"/>
            <w:lang w:eastAsia="zh-CN"/>
          </w:rPr>
          <w:delText>3</w:delText>
        </w:r>
        <w:r w:rsidRPr="00916166" w:rsidDel="009A5D4E">
          <w:rPr>
            <w:rFonts w:eastAsiaTheme="minorEastAsia" w:hint="eastAsia"/>
            <w:lang w:eastAsia="zh-CN"/>
          </w:rPr>
          <w:delText>比较了</w:delText>
        </w:r>
      </w:del>
      <w:r w:rsidRPr="00916166">
        <w:rPr>
          <w:rFonts w:eastAsiaTheme="minorEastAsia" w:hint="eastAsia"/>
          <w:lang w:eastAsia="zh-CN"/>
        </w:rPr>
        <w:t>SC-RRT</w:t>
      </w:r>
      <w:r w:rsidRPr="00916166">
        <w:rPr>
          <w:rFonts w:eastAsiaTheme="minorEastAsia" w:hint="eastAsia"/>
          <w:lang w:eastAsia="zh-CN"/>
        </w:rPr>
        <w:t>与</w:t>
      </w:r>
      <w:ins w:id="424" w:author="兴雨 郭" w:date="2026-02-04T22:11:00Z" w16du:dateUtc="2026-02-04T14:11:00Z">
        <w:r>
          <w:rPr>
            <w:rFonts w:eastAsiaTheme="minorEastAsia" w:hint="eastAsia"/>
            <w:lang w:eastAsia="zh-CN"/>
          </w:rPr>
          <w:t>Dynamic-RRT</w:t>
        </w:r>
      </w:ins>
      <w:del w:id="425" w:author="兴雨 郭" w:date="2026-02-04T22:11:00Z" w16du:dateUtc="2026-02-04T14:11:00Z">
        <w:r w:rsidRPr="00916166" w:rsidDel="009A5D4E">
          <w:rPr>
            <w:rFonts w:eastAsiaTheme="minorEastAsia" w:hint="eastAsia"/>
            <w:lang w:eastAsia="zh-CN"/>
          </w:rPr>
          <w:delText>传统</w:delText>
        </w:r>
        <w:r w:rsidRPr="00916166" w:rsidDel="009A5D4E">
          <w:rPr>
            <w:rFonts w:eastAsiaTheme="minorEastAsia" w:hint="eastAsia"/>
            <w:lang w:eastAsia="zh-CN"/>
          </w:rPr>
          <w:delText>RRT</w:delText>
        </w:r>
      </w:del>
      <w:r w:rsidRPr="00916166">
        <w:rPr>
          <w:rFonts w:eastAsiaTheme="minorEastAsia" w:hint="eastAsia"/>
          <w:lang w:eastAsia="zh-CN"/>
        </w:rPr>
        <w:t>算法</w:t>
      </w:r>
      <w:del w:id="426" w:author="兴雨 郭" w:date="2026-02-04T22:11:00Z" w16du:dateUtc="2026-02-04T14:11:00Z">
        <w:r w:rsidRPr="00916166" w:rsidDel="009A5D4E">
          <w:rPr>
            <w:rFonts w:eastAsiaTheme="minorEastAsia" w:hint="eastAsia"/>
            <w:lang w:eastAsia="zh-CN"/>
          </w:rPr>
          <w:delText>及其变体的</w:delText>
        </w:r>
      </w:del>
      <w:ins w:id="427" w:author="兴雨 郭" w:date="2026-02-04T22:11:00Z" w16du:dateUtc="2026-02-04T14:11:00Z">
        <w:r>
          <w:rPr>
            <w:rFonts w:eastAsiaTheme="minorEastAsia" w:hint="eastAsia"/>
            <w:lang w:eastAsia="zh-CN"/>
          </w:rPr>
          <w:t>的</w:t>
        </w:r>
      </w:ins>
      <w:r w:rsidRPr="00916166">
        <w:rPr>
          <w:rFonts w:eastAsiaTheme="minorEastAsia" w:hint="eastAsia"/>
          <w:lang w:eastAsia="zh-CN"/>
        </w:rPr>
        <w:t>性能</w:t>
      </w:r>
      <w:ins w:id="428" w:author="兴雨 郭" w:date="2026-02-04T22:11:00Z" w16du:dateUtc="2026-02-04T14:11:00Z">
        <w:r>
          <w:rPr>
            <w:rFonts w:eastAsiaTheme="minorEastAsia" w:hint="eastAsia"/>
            <w:lang w:eastAsia="zh-CN"/>
          </w:rPr>
          <w:t>进行对比</w:t>
        </w:r>
      </w:ins>
      <w:r w:rsidRPr="00916166">
        <w:rPr>
          <w:rFonts w:eastAsiaTheme="minorEastAsia" w:hint="eastAsia"/>
          <w:lang w:eastAsia="zh-CN"/>
        </w:rPr>
        <w:t>。</w:t>
      </w:r>
      <w:ins w:id="429" w:author="兴雨 郭" w:date="2026-02-04T22:12:00Z" w16du:dateUtc="2026-02-04T14:12:00Z">
        <w:r>
          <w:rPr>
            <w:rFonts w:eastAsiaTheme="minorEastAsia" w:hint="eastAsia"/>
            <w:lang w:eastAsia="zh-CN"/>
          </w:rPr>
          <w:t>从表</w:t>
        </w:r>
        <w:r>
          <w:rPr>
            <w:rFonts w:eastAsiaTheme="minorEastAsia" w:hint="eastAsia"/>
            <w:lang w:eastAsia="zh-CN"/>
          </w:rPr>
          <w:t>3</w:t>
        </w:r>
      </w:ins>
      <w:del w:id="430" w:author="兴雨 郭" w:date="2026-02-04T22:11:00Z" w16du:dateUtc="2026-02-04T14:11:00Z">
        <w:r w:rsidRPr="00916166" w:rsidDel="009A5D4E">
          <w:rPr>
            <w:rFonts w:eastAsiaTheme="minorEastAsia" w:hint="eastAsia"/>
            <w:lang w:eastAsia="zh-CN"/>
          </w:rPr>
          <w:delText>从表</w:delText>
        </w:r>
        <w:r w:rsidRPr="00916166" w:rsidDel="009A5D4E">
          <w:rPr>
            <w:rFonts w:eastAsiaTheme="minorEastAsia"/>
            <w:lang w:eastAsia="zh-CN"/>
          </w:rPr>
          <w:delText>3</w:delText>
        </w:r>
      </w:del>
      <w:r w:rsidRPr="00916166">
        <w:rPr>
          <w:rFonts w:eastAsiaTheme="minorEastAsia" w:hint="eastAsia"/>
          <w:lang w:eastAsia="zh-CN"/>
        </w:rPr>
        <w:t>可以看出，</w:t>
      </w:r>
      <w:ins w:id="431" w:author="兴雨 郭" w:date="2026-02-04T22:12:00Z" w16du:dateUtc="2026-02-04T14:12:00Z">
        <w:r>
          <w:rPr>
            <w:rFonts w:eastAsiaTheme="minorEastAsia" w:hint="eastAsia"/>
            <w:lang w:eastAsia="zh-CN"/>
          </w:rPr>
          <w:t>Dynamic-RRT</w:t>
        </w:r>
        <w:r>
          <w:rPr>
            <w:rFonts w:eastAsiaTheme="minorEastAsia" w:hint="eastAsia"/>
            <w:lang w:eastAsia="zh-CN"/>
          </w:rPr>
          <w:t>算法</w:t>
        </w:r>
      </w:ins>
      <w:del w:id="432" w:author="兴雨 郭" w:date="2026-02-04T22:12:00Z" w16du:dateUtc="2026-02-04T14:12:00Z">
        <w:r w:rsidRPr="00916166" w:rsidDel="009A5D4E">
          <w:rPr>
            <w:rFonts w:eastAsiaTheme="minorEastAsia" w:hint="eastAsia"/>
            <w:lang w:eastAsia="zh-CN"/>
          </w:rPr>
          <w:delText>传统算法</w:delText>
        </w:r>
        <w:r w:rsidRPr="00916166" w:rsidDel="009A5D4E">
          <w:rPr>
            <w:rFonts w:eastAsiaTheme="minorEastAsia" w:hint="eastAsia"/>
            <w:lang w:eastAsia="zh-CN"/>
          </w:rPr>
          <w:delText>RRT-star</w:delText>
        </w:r>
      </w:del>
      <w:r w:rsidRPr="00916166">
        <w:rPr>
          <w:rFonts w:eastAsiaTheme="minorEastAsia" w:hint="eastAsia"/>
          <w:lang w:eastAsia="zh-CN"/>
        </w:rPr>
        <w:t>在得到更多时间支持的情况下其渐进最优性才</w:t>
      </w:r>
      <w:ins w:id="433" w:author="兴雨 郭" w:date="2026-02-04T22:12:00Z" w16du:dateUtc="2026-02-04T14:12:00Z">
        <w:r>
          <w:rPr>
            <w:rFonts w:eastAsiaTheme="minorEastAsia" w:hint="eastAsia"/>
            <w:lang w:eastAsia="zh-CN"/>
          </w:rPr>
          <w:t>能逐步</w:t>
        </w:r>
      </w:ins>
      <w:del w:id="434" w:author="兴雨 郭" w:date="2026-02-04T22:12:00Z" w16du:dateUtc="2026-02-04T14:12:00Z">
        <w:r w:rsidRPr="00916166" w:rsidDel="009A5D4E">
          <w:rPr>
            <w:rFonts w:eastAsiaTheme="minorEastAsia" w:hint="eastAsia"/>
            <w:lang w:eastAsia="zh-CN"/>
          </w:rPr>
          <w:delText>会重回</w:delText>
        </w:r>
      </w:del>
      <w:r w:rsidRPr="00916166">
        <w:rPr>
          <w:rFonts w:eastAsiaTheme="minorEastAsia" w:hint="eastAsia"/>
          <w:lang w:eastAsia="zh-CN"/>
        </w:rPr>
        <w:t>发挥，但大多数情况下对路径规划的实时性要求更高，故需要在此做出相应取舍，并且当随机节点</w:t>
      </w:r>
      <w:ins w:id="435" w:author="兴雨 郭" w:date="2026-02-04T22:13:00Z" w16du:dateUtc="2026-02-04T14:13:00Z">
        <w:r>
          <w:rPr>
            <w:rFonts w:eastAsiaTheme="minorEastAsia" w:hint="eastAsia"/>
            <w:lang w:eastAsia="zh-CN"/>
          </w:rPr>
          <w:t>x</w:t>
        </w:r>
      </w:ins>
      <w:del w:id="436" w:author="兴雨 郭" w:date="2026-02-04T22:13:00Z" w16du:dateUtc="2026-02-04T14:13:00Z">
        <w:r w:rsidRPr="00916166" w:rsidDel="009A5D4E">
          <w:rPr>
            <w:rFonts w:eastAsiaTheme="minorEastAsia" w:hint="eastAsia"/>
            <w:lang w:eastAsia="zh-CN"/>
          </w:rPr>
          <w:delText>X</w:delText>
        </w:r>
      </w:del>
      <w:r w:rsidRPr="009A5D4E">
        <w:rPr>
          <w:rFonts w:eastAsiaTheme="minorEastAsia"/>
          <w:vertAlign w:val="subscript"/>
          <w:lang w:eastAsia="zh-CN"/>
          <w:rPrChange w:id="437" w:author="兴雨 郭" w:date="2026-02-04T22:13:00Z" w16du:dateUtc="2026-02-04T14:13:00Z">
            <w:rPr>
              <w:rFonts w:eastAsiaTheme="minorEastAsia"/>
              <w:lang w:eastAsia="zh-CN"/>
            </w:rPr>
          </w:rPrChange>
        </w:rPr>
        <w:t>rand</w:t>
      </w:r>
      <w:r w:rsidRPr="00916166">
        <w:rPr>
          <w:rFonts w:eastAsiaTheme="minorEastAsia" w:hint="eastAsia"/>
          <w:lang w:eastAsia="zh-CN"/>
        </w:rPr>
        <w:t>选择的概率偏向目标节点时，它们的两个指标都有所提高。此外，可以明显看出，在保持相同路径长度的情况下，</w:t>
      </w:r>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以</w:t>
      </w:r>
      <w:ins w:id="438" w:author="兴雨 郭" w:date="2026-02-04T22:14:00Z" w16du:dateUtc="2026-02-04T14:14:00Z">
        <w:r>
          <w:rPr>
            <w:rFonts w:eastAsiaTheme="minorEastAsia" w:hint="eastAsia"/>
            <w:lang w:eastAsia="zh-CN"/>
          </w:rPr>
          <w:t>最优</w:t>
        </w:r>
        <w:r>
          <w:rPr>
            <w:rFonts w:eastAsiaTheme="minorEastAsia" w:hint="eastAsia"/>
            <w:lang w:eastAsia="zh-CN"/>
          </w:rPr>
          <w:t>PID</w:t>
        </w:r>
        <w:r>
          <w:rPr>
            <w:rFonts w:eastAsiaTheme="minorEastAsia" w:hint="eastAsia"/>
            <w:lang w:eastAsia="zh-CN"/>
          </w:rPr>
          <w:t>参数配置</w:t>
        </w:r>
      </w:ins>
      <w:del w:id="439" w:author="兴雨 郭" w:date="2026-02-04T22:14:00Z" w16du:dateUtc="2026-02-04T14:14:00Z">
        <w:r w:rsidRPr="00916166" w:rsidDel="009A5D4E">
          <w:rPr>
            <w:rFonts w:eastAsiaTheme="minorEastAsia" w:hint="eastAsia"/>
            <w:lang w:eastAsia="zh-CN"/>
          </w:rPr>
          <w:delText>P</w:delText>
        </w:r>
        <w:r w:rsidRPr="00916166" w:rsidDel="009A5D4E">
          <w:rPr>
            <w:rFonts w:eastAsiaTheme="minorEastAsia" w:hint="eastAsia"/>
            <w:lang w:eastAsia="zh-CN"/>
          </w:rPr>
          <w:delText>值</w:delText>
        </w:r>
        <w:r w:rsidRPr="00916166" w:rsidDel="009A5D4E">
          <w:rPr>
            <w:rFonts w:eastAsiaTheme="minorEastAsia"/>
            <w:lang w:eastAsia="zh-CN"/>
          </w:rPr>
          <w:delText>8</w:delText>
        </w:r>
        <w:r w:rsidRPr="00916166" w:rsidDel="009A5D4E">
          <w:rPr>
            <w:rFonts w:eastAsiaTheme="minorEastAsia" w:hint="eastAsia"/>
            <w:lang w:eastAsia="zh-CN"/>
          </w:rPr>
          <w:delText>为间隔</w:delText>
        </w:r>
      </w:del>
      <w:r w:rsidRPr="00916166">
        <w:rPr>
          <w:rFonts w:eastAsiaTheme="minorEastAsia" w:hint="eastAsia"/>
          <w:lang w:eastAsia="zh-CN"/>
        </w:rPr>
        <w:t>生成一条收敛时间</w:t>
      </w:r>
      <w:ins w:id="440" w:author="兴雨 郭" w:date="2026-02-04T22:15:00Z" w16du:dateUtc="2026-02-04T14:15:00Z">
        <w:r>
          <w:rPr>
            <w:rFonts w:eastAsiaTheme="minorEastAsia" w:hint="eastAsia"/>
            <w:lang w:eastAsia="zh-CN"/>
          </w:rPr>
          <w:t>及采样次数远</w:t>
        </w:r>
      </w:ins>
      <w:r w:rsidRPr="00916166">
        <w:rPr>
          <w:rFonts w:eastAsiaTheme="minorEastAsia" w:hint="eastAsia"/>
          <w:lang w:eastAsia="zh-CN"/>
        </w:rPr>
        <w:t>优于</w:t>
      </w:r>
      <w:ins w:id="441" w:author="兴雨 郭" w:date="2026-02-04T22:15:00Z" w16du:dateUtc="2026-02-04T14:15:00Z">
        <w:r>
          <w:rPr>
            <w:rFonts w:eastAsiaTheme="minorEastAsia" w:hint="eastAsia"/>
            <w:lang w:eastAsia="zh-CN"/>
          </w:rPr>
          <w:t>Dynamic-</w:t>
        </w:r>
      </w:ins>
      <w:r w:rsidRPr="00916166">
        <w:rPr>
          <w:rFonts w:eastAsiaTheme="minorEastAsia"/>
          <w:lang w:eastAsia="zh-CN"/>
        </w:rPr>
        <w:t>RRT</w:t>
      </w:r>
      <w:ins w:id="442" w:author="兴雨 郭" w:date="2026-02-04T22:15:00Z" w16du:dateUtc="2026-02-04T14:15:00Z">
        <w:r>
          <w:rPr>
            <w:rFonts w:eastAsiaTheme="minorEastAsia" w:hint="eastAsia"/>
            <w:lang w:eastAsia="zh-CN"/>
          </w:rPr>
          <w:t>算法</w:t>
        </w:r>
      </w:ins>
      <w:del w:id="443" w:author="兴雨 郭" w:date="2026-02-04T22:15:00Z" w16du:dateUtc="2026-02-04T14:15:00Z">
        <w:r w:rsidRPr="00916166" w:rsidDel="009A5D4E">
          <w:rPr>
            <w:rFonts w:eastAsiaTheme="minorEastAsia"/>
            <w:lang w:eastAsia="zh-CN"/>
          </w:rPr>
          <w:delText xml:space="preserve"> *</w:delText>
        </w:r>
      </w:del>
      <w:r w:rsidRPr="00916166">
        <w:rPr>
          <w:rFonts w:eastAsiaTheme="minorEastAsia" w:hint="eastAsia"/>
          <w:lang w:eastAsia="zh-CN"/>
        </w:rPr>
        <w:t>的路径。</w:t>
      </w:r>
      <w:ins w:id="444" w:author="兴雨 郭" w:date="2026-02-04T22:15:00Z" w16du:dateUtc="2026-02-04T14:15:00Z">
        <w:r>
          <w:rPr>
            <w:rFonts w:eastAsiaTheme="minorEastAsia" w:hint="eastAsia"/>
            <w:lang w:eastAsia="zh-CN"/>
          </w:rPr>
          <w:t>实验证明</w:t>
        </w:r>
      </w:ins>
      <w:del w:id="445" w:author="兴雨 郭" w:date="2026-02-04T22:15:00Z" w16du:dateUtc="2026-02-04T14:15:00Z">
        <w:r w:rsidRPr="00916166" w:rsidDel="009A5D4E">
          <w:rPr>
            <w:rFonts w:eastAsiaTheme="minorEastAsia" w:hint="eastAsia"/>
            <w:lang w:eastAsia="zh-CN"/>
          </w:rPr>
          <w:delText>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6</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生成的路径在消耗相同时间的情况下，在路径长度方面优于</w:delText>
        </w:r>
        <w:r w:rsidRPr="00916166" w:rsidDel="009A5D4E">
          <w:rPr>
            <w:rFonts w:eastAsiaTheme="minorEastAsia"/>
            <w:lang w:eastAsia="zh-CN"/>
          </w:rPr>
          <w:delText>RRT</w:delText>
        </w:r>
        <w:r w:rsidRPr="00916166" w:rsidDel="009A5D4E">
          <w:rPr>
            <w:rFonts w:eastAsiaTheme="minorEastAsia" w:hint="eastAsia"/>
            <w:lang w:eastAsia="zh-CN"/>
          </w:rPr>
          <w:delText>生成的路径。</w:delText>
        </w:r>
        <w:r w:rsidRPr="00916166" w:rsidDel="009A5D4E">
          <w:rPr>
            <w:rFonts w:eastAsiaTheme="minorEastAsia"/>
            <w:lang w:eastAsia="zh-CN"/>
          </w:rPr>
          <w:delText xml:space="preserve"> </w:delText>
        </w:r>
        <w:r w:rsidRPr="00916166" w:rsidDel="009A5D4E">
          <w:rPr>
            <w:rFonts w:eastAsiaTheme="minorEastAsia" w:hint="eastAsia"/>
            <w:lang w:eastAsia="zh-CN"/>
          </w:rPr>
          <w:delText>此外，当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4</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不仅比</w:delText>
        </w:r>
        <w:r w:rsidRPr="00916166" w:rsidDel="009A5D4E">
          <w:rPr>
            <w:rFonts w:eastAsiaTheme="minorEastAsia"/>
            <w:lang w:eastAsia="zh-CN"/>
          </w:rPr>
          <w:delText>RRT</w:delText>
        </w:r>
        <w:r w:rsidRPr="00916166" w:rsidDel="009A5D4E">
          <w:rPr>
            <w:rFonts w:eastAsiaTheme="minorEastAsia" w:hint="eastAsia"/>
            <w:lang w:eastAsia="zh-CN"/>
          </w:rPr>
          <w:delText>具有更短的收敛时间，而且比</w:delText>
        </w:r>
        <w:r w:rsidRPr="00916166" w:rsidDel="009A5D4E">
          <w:rPr>
            <w:rFonts w:eastAsiaTheme="minorEastAsia"/>
            <w:lang w:eastAsia="zh-CN"/>
          </w:rPr>
          <w:delText>RRT *</w:delText>
        </w:r>
        <w:r w:rsidRPr="00916166" w:rsidDel="009A5D4E">
          <w:rPr>
            <w:rFonts w:eastAsiaTheme="minorEastAsia" w:hint="eastAsia"/>
            <w:lang w:eastAsia="zh-CN"/>
          </w:rPr>
          <w:delText>具有更短的路径长度，因此与传统的</w:delText>
        </w:r>
        <w:r w:rsidRPr="00916166" w:rsidDel="009A5D4E">
          <w:rPr>
            <w:rFonts w:eastAsiaTheme="minorEastAsia"/>
            <w:lang w:eastAsia="zh-CN"/>
          </w:rPr>
          <w:delText>RRT</w:delText>
        </w:r>
        <w:r w:rsidRPr="00916166" w:rsidDel="009A5D4E">
          <w:rPr>
            <w:rFonts w:eastAsiaTheme="minorEastAsia" w:hint="eastAsia"/>
            <w:lang w:eastAsia="zh-CN"/>
          </w:rPr>
          <w:delText>变体相比，</w:delText>
        </w:r>
      </w:del>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在平衡收敛时间和路径长度方面具有明显的优势。</w:t>
      </w:r>
      <w:del w:id="446" w:author="兴雨 郭" w:date="2026-02-04T22:16:00Z" w16du:dateUtc="2026-02-04T14:16:00Z">
        <w:r w:rsidRPr="00916166" w:rsidDel="009A5D4E">
          <w:rPr>
            <w:rFonts w:eastAsiaTheme="minorEastAsia" w:hint="eastAsia"/>
            <w:lang w:eastAsia="zh-CN"/>
          </w:rPr>
          <w:delText>除了这些传统的</w:delText>
        </w:r>
        <w:r w:rsidRPr="00916166" w:rsidDel="009A5D4E">
          <w:rPr>
            <w:rFonts w:eastAsiaTheme="minorEastAsia"/>
            <w:lang w:eastAsia="zh-CN"/>
          </w:rPr>
          <w:delText>RRT</w:delText>
        </w:r>
        <w:r w:rsidRPr="00916166" w:rsidDel="009A5D4E">
          <w:rPr>
            <w:rFonts w:eastAsiaTheme="minorEastAsia" w:hint="eastAsia"/>
            <w:lang w:eastAsia="zh-CN"/>
          </w:rPr>
          <w:delText>变体，高级变体也被考虑来进一步展示所提出算法的性能。</w:delText>
        </w:r>
      </w:del>
      <w:r w:rsidRPr="00916166">
        <w:rPr>
          <w:rFonts w:eastAsiaTheme="minorEastAsia" w:hint="eastAsia"/>
          <w:lang w:eastAsia="zh-CN"/>
        </w:rPr>
        <w:t>从表</w:t>
      </w:r>
      <w:r w:rsidRPr="00916166">
        <w:rPr>
          <w:rFonts w:eastAsiaTheme="minorEastAsia"/>
          <w:lang w:eastAsia="zh-CN"/>
        </w:rPr>
        <w:t>4</w:t>
      </w:r>
      <w:r w:rsidRPr="00916166">
        <w:rPr>
          <w:rFonts w:eastAsiaTheme="minorEastAsia" w:hint="eastAsia"/>
          <w:lang w:eastAsia="zh-CN"/>
        </w:rPr>
        <w:t>可以观察到，</w:t>
      </w:r>
      <w:del w:id="447" w:author="兴雨 郭" w:date="2026-02-04T22:16:00Z" w16du:dateUtc="2026-02-04T14:16:00Z">
        <w:r w:rsidRPr="00916166" w:rsidDel="009A5D4E">
          <w:rPr>
            <w:rFonts w:eastAsiaTheme="minorEastAsia"/>
            <w:lang w:eastAsia="zh-CN"/>
          </w:rPr>
          <w:delText>RRT *</w:delText>
        </w:r>
        <w:r w:rsidRPr="00916166" w:rsidDel="009A5D4E">
          <w:rPr>
            <w:rFonts w:eastAsiaTheme="minorEastAsia" w:hint="eastAsia"/>
            <w:lang w:eastAsia="zh-CN"/>
          </w:rPr>
          <w:delText>的改进版本</w:delText>
        </w:r>
        <w:r w:rsidRPr="00916166" w:rsidDel="009A5D4E">
          <w:rPr>
            <w:rFonts w:eastAsiaTheme="minorEastAsia"/>
            <w:lang w:eastAsia="zh-CN"/>
          </w:rPr>
          <w:delText>Informed RRT *</w:delText>
        </w:r>
      </w:del>
      <w:ins w:id="448" w:author="兴雨 郭" w:date="2026-02-04T22:16:00Z" w16du:dateUtc="2026-02-04T14:16:00Z">
        <w:r>
          <w:rPr>
            <w:rFonts w:eastAsiaTheme="minorEastAsia" w:hint="eastAsia"/>
            <w:lang w:eastAsia="zh-CN"/>
          </w:rPr>
          <w:t>Dynamic-RRT</w:t>
        </w:r>
        <w:r>
          <w:rPr>
            <w:rFonts w:eastAsiaTheme="minorEastAsia" w:hint="eastAsia"/>
            <w:lang w:eastAsia="zh-CN"/>
          </w:rPr>
          <w:t>算法</w:t>
        </w:r>
      </w:ins>
      <w:r w:rsidRPr="00916166">
        <w:rPr>
          <w:rFonts w:eastAsiaTheme="minorEastAsia" w:hint="eastAsia"/>
          <w:lang w:eastAsia="zh-CN"/>
        </w:rPr>
        <w:t>需要更多的时间和迭代次数才能达到与</w:t>
      </w:r>
      <w:del w:id="449" w:author="兴雨 郭" w:date="2026-02-04T22:16:00Z" w16du:dateUtc="2026-02-04T14:16:00Z">
        <w:r w:rsidRPr="00916166" w:rsidDel="009A5D4E">
          <w:rPr>
            <w:rFonts w:eastAsiaTheme="minorEastAsia" w:hint="eastAsia"/>
            <w:lang w:eastAsia="zh-CN"/>
          </w:rPr>
          <w:delText>Dynamic RRT</w:delText>
        </w:r>
      </w:del>
      <w:ins w:id="450" w:author="兴雨 郭" w:date="2026-02-04T22:16:00Z" w16du:dateUtc="2026-02-04T14:16:00Z">
        <w:r>
          <w:rPr>
            <w:rFonts w:eastAsiaTheme="minorEastAsia" w:hint="eastAsia"/>
            <w:lang w:eastAsia="zh-CN"/>
          </w:rPr>
          <w:t>SC-RRT</w:t>
        </w:r>
        <w:r>
          <w:rPr>
            <w:rFonts w:eastAsiaTheme="minorEastAsia" w:hint="eastAsia"/>
            <w:lang w:eastAsia="zh-CN"/>
          </w:rPr>
          <w:t>算法</w:t>
        </w:r>
      </w:ins>
      <w:r w:rsidRPr="00916166">
        <w:rPr>
          <w:rFonts w:eastAsiaTheme="minorEastAsia" w:hint="eastAsia"/>
          <w:lang w:eastAsia="zh-CN"/>
        </w:rPr>
        <w:t>相同的路径长度。虽然在运行时间没有限制的情况下，</w:t>
      </w:r>
      <w:ins w:id="451" w:author="兴雨 郭" w:date="2026-02-04T22:17:00Z" w16du:dateUtc="2026-02-04T14:17:00Z">
        <w:r>
          <w:rPr>
            <w:rFonts w:eastAsiaTheme="minorEastAsia" w:hint="eastAsia"/>
            <w:lang w:eastAsia="zh-CN"/>
          </w:rPr>
          <w:t>Dynamic-RRT</w:t>
        </w:r>
      </w:ins>
      <w:del w:id="452" w:author="兴雨 郭" w:date="2026-02-04T22:17:00Z" w16du:dateUtc="2026-02-04T14:17:00Z">
        <w:r w:rsidRPr="00916166" w:rsidDel="009A5D4E">
          <w:rPr>
            <w:rFonts w:eastAsiaTheme="minorEastAsia"/>
            <w:lang w:eastAsia="zh-CN"/>
          </w:rPr>
          <w:delText>Informed RRT *</w:delText>
        </w:r>
      </w:del>
      <w:r w:rsidRPr="00916166">
        <w:rPr>
          <w:rFonts w:eastAsiaTheme="minorEastAsia" w:hint="eastAsia"/>
          <w:lang w:eastAsia="zh-CN"/>
        </w:rPr>
        <w:t>可以获得更短的路径，但由于收敛时间的极速增加，这并不显著有用</w:t>
      </w:r>
      <w:ins w:id="453" w:author="兴雨 郭" w:date="2026-02-04T22:17:00Z" w16du:dateUtc="2026-02-04T14:17:00Z">
        <w:r>
          <w:rPr>
            <w:rFonts w:eastAsiaTheme="minorEastAsia" w:hint="eastAsia"/>
            <w:lang w:eastAsia="zh-CN"/>
          </w:rPr>
          <w:t>。</w:t>
        </w:r>
      </w:ins>
    </w:p>
    <w:p w14:paraId="24D8FFCF" w14:textId="77777777" w:rsidR="000E4C16" w:rsidRDefault="000E4C16" w:rsidP="000E4C16">
      <w:pPr>
        <w:ind w:firstLineChars="200" w:firstLine="440"/>
        <w:rPr>
          <w:rFonts w:eastAsiaTheme="minorEastAsia"/>
          <w:lang w:eastAsia="zh-CN"/>
        </w:rPr>
      </w:pPr>
    </w:p>
    <w:p w14:paraId="5F9C183C" w14:textId="77777777" w:rsidR="000E4C16" w:rsidRDefault="000E4C16" w:rsidP="000E4C16">
      <w:pPr>
        <w:ind w:firstLineChars="200" w:firstLine="440"/>
        <w:rPr>
          <w:rFonts w:eastAsiaTheme="minorEastAsia"/>
          <w:lang w:eastAsia="zh-CN"/>
        </w:rPr>
      </w:pPr>
    </w:p>
    <w:p w14:paraId="14523E4C" w14:textId="77777777" w:rsidR="000E4C16" w:rsidRDefault="000E4C16" w:rsidP="000E4C16">
      <w:pPr>
        <w:ind w:firstLineChars="200" w:firstLine="440"/>
        <w:rPr>
          <w:rFonts w:eastAsiaTheme="minorEastAsia"/>
          <w:lang w:eastAsia="zh-CN"/>
        </w:rPr>
      </w:pPr>
    </w:p>
    <w:p w14:paraId="3B044487" w14:textId="77777777" w:rsidR="000E4C16" w:rsidRDefault="000E4C16" w:rsidP="000E4C16">
      <w:pPr>
        <w:ind w:firstLineChars="200" w:firstLine="440"/>
        <w:rPr>
          <w:rFonts w:eastAsiaTheme="minorEastAsia"/>
          <w:lang w:eastAsia="zh-CN"/>
        </w:rPr>
      </w:pPr>
    </w:p>
    <w:p w14:paraId="263A598F" w14:textId="77777777" w:rsidR="000E4C16" w:rsidRDefault="000E4C16" w:rsidP="000E4C16">
      <w:pPr>
        <w:ind w:firstLineChars="200" w:firstLine="440"/>
        <w:rPr>
          <w:rFonts w:eastAsiaTheme="minorEastAsia"/>
          <w:lang w:eastAsia="zh-CN"/>
        </w:rPr>
      </w:pPr>
    </w:p>
    <w:p w14:paraId="397C8A4B" w14:textId="77777777" w:rsidR="000E4C16" w:rsidRDefault="000E4C16" w:rsidP="000E4C16">
      <w:pPr>
        <w:ind w:firstLineChars="200" w:firstLine="440"/>
        <w:rPr>
          <w:rFonts w:eastAsiaTheme="minorEastAsia"/>
          <w:lang w:eastAsia="zh-CN"/>
        </w:rPr>
      </w:pPr>
    </w:p>
    <w:p w14:paraId="1D31DCD7" w14:textId="77777777" w:rsidR="000E4C16" w:rsidRDefault="000E4C16" w:rsidP="000E4C16">
      <w:pPr>
        <w:ind w:firstLineChars="200" w:firstLine="440"/>
        <w:rPr>
          <w:rFonts w:eastAsiaTheme="minorEastAsia"/>
          <w:lang w:eastAsia="zh-CN"/>
        </w:rPr>
      </w:pPr>
    </w:p>
    <w:p w14:paraId="4BAA6ED2" w14:textId="77777777" w:rsidR="000E4C16" w:rsidRDefault="000E4C16" w:rsidP="000E4C16">
      <w:pPr>
        <w:ind w:firstLineChars="200" w:firstLine="440"/>
        <w:rPr>
          <w:rFonts w:eastAsiaTheme="minorEastAsia"/>
          <w:lang w:eastAsia="zh-CN"/>
        </w:rPr>
      </w:pPr>
    </w:p>
    <w:p w14:paraId="41EC8771" w14:textId="77777777" w:rsidR="000E4C16" w:rsidRDefault="000E4C16" w:rsidP="000E4C16">
      <w:pPr>
        <w:ind w:firstLineChars="200" w:firstLine="440"/>
        <w:rPr>
          <w:rFonts w:eastAsiaTheme="minorEastAsia"/>
          <w:lang w:eastAsia="zh-CN"/>
        </w:rPr>
      </w:pPr>
    </w:p>
    <w:p w14:paraId="234CA930" w14:textId="77777777" w:rsidR="000E4C16" w:rsidRDefault="000E4C16" w:rsidP="000E4C16">
      <w:pPr>
        <w:ind w:firstLineChars="200" w:firstLine="440"/>
        <w:rPr>
          <w:rFonts w:eastAsiaTheme="minorEastAsia"/>
          <w:lang w:eastAsia="zh-CN"/>
        </w:rPr>
      </w:pPr>
    </w:p>
    <w:p w14:paraId="1038B47F" w14:textId="77777777" w:rsidR="000E4C16" w:rsidRDefault="000E4C16" w:rsidP="000E4C16">
      <w:pPr>
        <w:ind w:firstLineChars="200" w:firstLine="440"/>
        <w:rPr>
          <w:rFonts w:eastAsiaTheme="minorEastAsia"/>
          <w:lang w:eastAsia="zh-CN"/>
        </w:rPr>
      </w:pPr>
    </w:p>
    <w:p w14:paraId="14183635" w14:textId="77777777" w:rsidR="000E4C16" w:rsidRDefault="000E4C16" w:rsidP="000E4C16">
      <w:pPr>
        <w:ind w:firstLineChars="200" w:firstLine="440"/>
        <w:rPr>
          <w:rFonts w:eastAsiaTheme="minorEastAsia"/>
          <w:lang w:eastAsia="zh-CN"/>
        </w:rPr>
      </w:pPr>
    </w:p>
    <w:p w14:paraId="71EF5C77" w14:textId="77777777" w:rsidR="000E4C16" w:rsidRDefault="000E4C16" w:rsidP="000E4C16">
      <w:pPr>
        <w:ind w:firstLineChars="200" w:firstLine="440"/>
        <w:rPr>
          <w:rFonts w:eastAsiaTheme="minorEastAsia"/>
          <w:lang w:eastAsia="zh-CN"/>
        </w:rPr>
      </w:pPr>
    </w:p>
    <w:p w14:paraId="58E11009" w14:textId="77777777" w:rsidR="000E4C16" w:rsidRDefault="000E4C16" w:rsidP="000E4C16">
      <w:pPr>
        <w:ind w:firstLineChars="200" w:firstLine="440"/>
        <w:rPr>
          <w:rFonts w:eastAsiaTheme="minorEastAsia"/>
          <w:lang w:eastAsia="zh-CN"/>
        </w:rPr>
      </w:pPr>
    </w:p>
    <w:p w14:paraId="6E1A2647" w14:textId="77777777" w:rsidR="000E4C16" w:rsidRDefault="000E4C16" w:rsidP="000E4C16">
      <w:pPr>
        <w:ind w:firstLineChars="200" w:firstLine="440"/>
        <w:rPr>
          <w:rFonts w:eastAsiaTheme="minorEastAsia"/>
          <w:lang w:eastAsia="zh-CN"/>
        </w:rPr>
      </w:pPr>
    </w:p>
    <w:p w14:paraId="0F09FB64" w14:textId="77777777" w:rsidR="000E4C16" w:rsidRDefault="000E4C16" w:rsidP="000E4C16">
      <w:pPr>
        <w:ind w:firstLineChars="200" w:firstLine="440"/>
        <w:rPr>
          <w:rFonts w:eastAsiaTheme="minorEastAsia"/>
          <w:lang w:eastAsia="zh-CN"/>
        </w:rPr>
      </w:pPr>
    </w:p>
    <w:p w14:paraId="0292D3ED" w14:textId="77777777" w:rsidR="000E4C16" w:rsidRDefault="000E4C16" w:rsidP="000E4C16">
      <w:pPr>
        <w:ind w:firstLineChars="200" w:firstLine="440"/>
        <w:rPr>
          <w:rFonts w:eastAsiaTheme="minorEastAsia"/>
          <w:lang w:eastAsia="zh-CN"/>
        </w:rPr>
      </w:pPr>
    </w:p>
    <w:p w14:paraId="7AF3C9AE" w14:textId="77777777" w:rsidR="000E4C16" w:rsidRDefault="000E4C16" w:rsidP="000E4C16">
      <w:pPr>
        <w:ind w:firstLineChars="200" w:firstLine="440"/>
        <w:rPr>
          <w:rFonts w:eastAsiaTheme="minorEastAsia"/>
          <w:lang w:eastAsia="zh-CN"/>
        </w:rPr>
      </w:pPr>
    </w:p>
    <w:p w14:paraId="3D76344B" w14:textId="77777777" w:rsidR="000E4C16" w:rsidRDefault="000E4C16" w:rsidP="000E4C16">
      <w:pPr>
        <w:ind w:firstLineChars="200" w:firstLine="440"/>
        <w:rPr>
          <w:rFonts w:eastAsiaTheme="minorEastAsia"/>
          <w:lang w:eastAsia="zh-CN"/>
        </w:rPr>
      </w:pPr>
    </w:p>
    <w:p w14:paraId="55D26AAB" w14:textId="77777777" w:rsidR="000E4C16" w:rsidRDefault="000E4C16" w:rsidP="000E4C16">
      <w:pPr>
        <w:ind w:firstLineChars="200" w:firstLine="440"/>
        <w:rPr>
          <w:rFonts w:eastAsiaTheme="minorEastAsia"/>
          <w:lang w:eastAsia="zh-CN"/>
        </w:rPr>
      </w:pPr>
    </w:p>
    <w:p w14:paraId="7E1A63BA" w14:textId="77777777" w:rsidR="000E4C16" w:rsidRDefault="000E4C16" w:rsidP="000E4C16">
      <w:pPr>
        <w:ind w:firstLineChars="200" w:firstLine="440"/>
        <w:rPr>
          <w:rFonts w:eastAsiaTheme="minorEastAsia"/>
          <w:lang w:eastAsia="zh-CN"/>
        </w:rPr>
      </w:pPr>
    </w:p>
    <w:p w14:paraId="63488E8E" w14:textId="77777777" w:rsidR="000E4C16" w:rsidRDefault="000E4C16" w:rsidP="000E4C16">
      <w:pPr>
        <w:ind w:firstLineChars="200" w:firstLine="440"/>
        <w:rPr>
          <w:rFonts w:eastAsiaTheme="minorEastAsia"/>
          <w:lang w:eastAsia="zh-CN"/>
        </w:rPr>
      </w:pPr>
    </w:p>
    <w:p w14:paraId="031EC9C2" w14:textId="77777777" w:rsidR="000E4C16" w:rsidRDefault="000E4C16" w:rsidP="000E4C16">
      <w:pPr>
        <w:ind w:firstLineChars="200" w:firstLine="440"/>
        <w:rPr>
          <w:rFonts w:eastAsiaTheme="minorEastAsia"/>
          <w:lang w:eastAsia="zh-CN"/>
        </w:rPr>
      </w:pPr>
    </w:p>
    <w:p w14:paraId="5171C136" w14:textId="77777777" w:rsidR="000E4C16" w:rsidRDefault="000E4C16" w:rsidP="000E4C16">
      <w:pPr>
        <w:ind w:firstLineChars="200" w:firstLine="440"/>
        <w:rPr>
          <w:rFonts w:eastAsiaTheme="minorEastAsia"/>
          <w:lang w:eastAsia="zh-CN"/>
        </w:rPr>
      </w:pPr>
    </w:p>
    <w:p w14:paraId="7A5BCF87" w14:textId="77777777" w:rsidR="000E4C16" w:rsidRDefault="000E4C16" w:rsidP="000E4C16">
      <w:pPr>
        <w:ind w:firstLineChars="200" w:firstLine="440"/>
        <w:rPr>
          <w:rFonts w:eastAsiaTheme="minorEastAsia"/>
          <w:lang w:eastAsia="zh-CN"/>
        </w:rPr>
      </w:pPr>
    </w:p>
    <w:p w14:paraId="2CAB7D0D" w14:textId="77777777" w:rsidR="000E4C16" w:rsidRDefault="000E4C16" w:rsidP="000E4C16">
      <w:pPr>
        <w:ind w:firstLineChars="200" w:firstLine="440"/>
        <w:rPr>
          <w:rFonts w:eastAsiaTheme="minorEastAsia"/>
          <w:lang w:eastAsia="zh-CN"/>
        </w:rPr>
      </w:pPr>
    </w:p>
    <w:p w14:paraId="100F65A3" w14:textId="77777777" w:rsidR="000E4C16" w:rsidRDefault="000E4C16" w:rsidP="000E4C16">
      <w:pPr>
        <w:ind w:firstLineChars="200" w:firstLine="440"/>
        <w:rPr>
          <w:rFonts w:eastAsiaTheme="minorEastAsia"/>
          <w:lang w:eastAsia="zh-CN"/>
        </w:rPr>
      </w:pPr>
    </w:p>
    <w:p w14:paraId="519D875B" w14:textId="77777777" w:rsidR="000E4C16" w:rsidRDefault="000E4C16" w:rsidP="000E4C16">
      <w:pPr>
        <w:ind w:firstLineChars="200" w:firstLine="440"/>
        <w:rPr>
          <w:rFonts w:eastAsiaTheme="minorEastAsia"/>
          <w:lang w:eastAsia="zh-CN"/>
        </w:rPr>
      </w:pPr>
    </w:p>
    <w:p w14:paraId="7ECC5A7D" w14:textId="77777777" w:rsidR="000E4C16" w:rsidRDefault="000E4C16" w:rsidP="000E4C16">
      <w:pPr>
        <w:ind w:firstLineChars="200" w:firstLine="440"/>
        <w:rPr>
          <w:rFonts w:eastAsiaTheme="minorEastAsia"/>
          <w:lang w:eastAsia="zh-CN"/>
        </w:rPr>
      </w:pPr>
    </w:p>
    <w:p w14:paraId="3C15EB72" w14:textId="77777777" w:rsidR="000E4C16" w:rsidRDefault="000E4C16" w:rsidP="000E4C16">
      <w:pPr>
        <w:ind w:firstLineChars="200" w:firstLine="440"/>
        <w:rPr>
          <w:rFonts w:eastAsiaTheme="minorEastAsia"/>
          <w:lang w:eastAsia="zh-CN"/>
        </w:rPr>
      </w:pPr>
    </w:p>
    <w:p w14:paraId="29B7722A" w14:textId="77777777" w:rsidR="00EF1601" w:rsidRDefault="00EF1601" w:rsidP="000E4C16">
      <w:pPr>
        <w:ind w:firstLineChars="200" w:firstLine="440"/>
        <w:rPr>
          <w:rFonts w:eastAsiaTheme="minorEastAsia"/>
          <w:lang w:eastAsia="zh-CN"/>
        </w:rPr>
      </w:pPr>
    </w:p>
    <w:p w14:paraId="50377955" w14:textId="09867B43" w:rsidR="00EF1601" w:rsidRDefault="000E4C16" w:rsidP="00EF1601">
      <w:pPr>
        <w:ind w:firstLineChars="200" w:firstLine="440"/>
        <w:rPr>
          <w:rFonts w:eastAsiaTheme="minorEastAsia"/>
          <w:lang w:eastAsia="zh-CN"/>
        </w:rPr>
      </w:pPr>
      <w:r>
        <w:rPr>
          <w:rFonts w:eastAsiaTheme="minorEastAsia"/>
          <w:noProof/>
          <w:lang w:eastAsia="zh-CN"/>
        </w:rPr>
        <w:lastRenderedPageBreak/>
        <w:drawing>
          <wp:anchor distT="0" distB="0" distL="114300" distR="114300" simplePos="0" relativeHeight="251794432" behindDoc="0" locked="0" layoutInCell="1" allowOverlap="1" wp14:anchorId="0F69BB56" wp14:editId="50037B73">
            <wp:simplePos x="0" y="0"/>
            <wp:positionH relativeFrom="column">
              <wp:posOffset>910638</wp:posOffset>
            </wp:positionH>
            <wp:positionV relativeFrom="paragraph">
              <wp:posOffset>86512</wp:posOffset>
            </wp:positionV>
            <wp:extent cx="4380865" cy="7621905"/>
            <wp:effectExtent l="0" t="0" r="635" b="0"/>
            <wp:wrapTopAndBottom/>
            <wp:docPr id="1480090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80865" cy="7621905"/>
                    </a:xfrm>
                    <a:prstGeom prst="rect">
                      <a:avLst/>
                    </a:prstGeom>
                    <a:noFill/>
                    <a:ln>
                      <a:noFill/>
                    </a:ln>
                  </pic:spPr>
                </pic:pic>
              </a:graphicData>
            </a:graphic>
            <wp14:sizeRelH relativeFrom="page">
              <wp14:pctWidth>0</wp14:pctWidth>
            </wp14:sizeRelH>
            <wp14:sizeRelV relativeFrom="page">
              <wp14:pctHeight>0</wp14:pctHeight>
            </wp14:sizeRelV>
          </wp:anchor>
        </w:drawing>
      </w:r>
      <w:r w:rsidR="0023461D" w:rsidRPr="0059698D">
        <w:rPr>
          <w:rFonts w:eastAsiaTheme="minorEastAsia" w:hint="eastAsia"/>
          <w:lang w:eastAsia="zh-CN"/>
        </w:rPr>
        <w:t>图</w:t>
      </w:r>
      <w:r w:rsidR="0023461D" w:rsidRPr="0059698D">
        <w:rPr>
          <w:rFonts w:eastAsiaTheme="minorEastAsia" w:hint="eastAsia"/>
          <w:lang w:eastAsia="zh-CN"/>
        </w:rPr>
        <w:t>9</w:t>
      </w:r>
      <w:r w:rsidR="0023461D" w:rsidRPr="00916166">
        <w:rPr>
          <w:rFonts w:eastAsiaTheme="minorEastAsia" w:hint="eastAsia"/>
          <w:lang w:eastAsia="zh-CN"/>
        </w:rPr>
        <w:t xml:space="preserve"> </w:t>
      </w:r>
      <w:r w:rsidR="0023461D" w:rsidRPr="00916166">
        <w:rPr>
          <w:rFonts w:eastAsiaTheme="minorEastAsia" w:hint="eastAsia"/>
          <w:lang w:eastAsia="zh-CN"/>
        </w:rPr>
        <w:t>不同维度和不同区间的路径规划结果，黑色球型物体代表均匀分布的障碍物，起始节点设置如表</w:t>
      </w:r>
      <w:r w:rsidR="0023461D" w:rsidRPr="00916166">
        <w:rPr>
          <w:rFonts w:eastAsiaTheme="minorEastAsia" w:hint="eastAsia"/>
          <w:lang w:eastAsia="zh-CN"/>
        </w:rPr>
        <w:t>1</w:t>
      </w:r>
      <w:r w:rsidR="0023461D" w:rsidRPr="00916166">
        <w:rPr>
          <w:rFonts w:eastAsiaTheme="minorEastAsia" w:hint="eastAsia"/>
          <w:lang w:eastAsia="zh-CN"/>
        </w:rPr>
        <w:t>所示，图</w:t>
      </w:r>
      <w:r w:rsidR="0023461D" w:rsidRPr="00916166">
        <w:rPr>
          <w:rFonts w:eastAsiaTheme="minorEastAsia" w:hint="eastAsia"/>
          <w:lang w:eastAsia="zh-CN"/>
        </w:rPr>
        <w:t>a-d</w:t>
      </w:r>
      <w:r w:rsidR="0023461D" w:rsidRPr="00916166">
        <w:rPr>
          <w:rFonts w:eastAsiaTheme="minorEastAsia" w:hint="eastAsia"/>
          <w:lang w:eastAsia="zh-CN"/>
        </w:rPr>
        <w:t>和</w:t>
      </w:r>
      <w:r w:rsidR="0023461D" w:rsidRPr="00916166">
        <w:rPr>
          <w:rFonts w:eastAsiaTheme="minorEastAsia" w:hint="eastAsia"/>
          <w:lang w:eastAsia="zh-CN"/>
        </w:rPr>
        <w:t>e-h</w:t>
      </w:r>
      <w:r w:rsidR="0023461D" w:rsidRPr="00916166">
        <w:rPr>
          <w:rFonts w:eastAsiaTheme="minorEastAsia" w:hint="eastAsia"/>
          <w:lang w:eastAsia="zh-CN"/>
        </w:rPr>
        <w:t>显示了</w:t>
      </w:r>
      <w:r w:rsidR="0023461D" w:rsidRPr="00916166">
        <w:rPr>
          <w:rFonts w:eastAsiaTheme="minorEastAsia" w:hint="eastAsia"/>
          <w:lang w:eastAsia="zh-CN"/>
        </w:rPr>
        <w:t>SC-RRT</w:t>
      </w:r>
      <w:r w:rsidR="0023461D" w:rsidRPr="00916166">
        <w:rPr>
          <w:rFonts w:eastAsiaTheme="minorEastAsia" w:hint="eastAsia"/>
          <w:lang w:eastAsia="zh-CN"/>
        </w:rPr>
        <w:t>在</w:t>
      </w:r>
      <w:r w:rsidR="0023461D" w:rsidRPr="00916166">
        <w:rPr>
          <w:rFonts w:eastAsiaTheme="minorEastAsia" w:hint="eastAsia"/>
          <w:lang w:eastAsia="zh-CN"/>
        </w:rPr>
        <w:t>2</w:t>
      </w:r>
      <w:r w:rsidR="0023461D" w:rsidRPr="00916166">
        <w:rPr>
          <w:rFonts w:eastAsiaTheme="minorEastAsia" w:hint="eastAsia"/>
          <w:lang w:eastAsia="zh-CN"/>
        </w:rPr>
        <w:t>维和</w:t>
      </w:r>
      <w:r w:rsidR="0023461D" w:rsidRPr="00916166">
        <w:rPr>
          <w:rFonts w:eastAsiaTheme="minorEastAsia" w:hint="eastAsia"/>
          <w:lang w:eastAsia="zh-CN"/>
        </w:rPr>
        <w:t>3</w:t>
      </w:r>
      <w:r w:rsidR="0023461D" w:rsidRPr="00916166">
        <w:rPr>
          <w:rFonts w:eastAsiaTheme="minorEastAsia" w:hint="eastAsia"/>
          <w:lang w:eastAsia="zh-CN"/>
        </w:rPr>
        <w:t>维的性能，</w:t>
      </w:r>
      <w:r w:rsidR="00EF1601" w:rsidRPr="00FD572D">
        <w:rPr>
          <w:rFonts w:eastAsiaTheme="minorEastAsia"/>
          <w:lang w:eastAsia="zh-CN"/>
        </w:rPr>
        <w:t>PID</w:t>
      </w:r>
      <w:ins w:id="454" w:author="兴雨 郭" w:date="2026-02-04T22:29:00Z" w16du:dateUtc="2026-02-04T14:29:00Z">
        <w:r w:rsidR="00EF1601">
          <w:rPr>
            <w:rFonts w:eastAsiaTheme="minorEastAsia" w:hint="eastAsia"/>
            <w:lang w:eastAsia="zh-CN"/>
          </w:rPr>
          <w:t xml:space="preserve"> </w:t>
        </w:r>
      </w:ins>
      <w:r w:rsidR="00EF1601" w:rsidRPr="00FD572D">
        <w:rPr>
          <w:rFonts w:eastAsiaTheme="minorEastAsia"/>
          <w:lang w:eastAsia="zh-CN"/>
        </w:rPr>
        <w:t>=</w:t>
      </w:r>
      <w:del w:id="455" w:author="兴雨 郭" w:date="2026-02-04T22:29:00Z" w16du:dateUtc="2026-02-04T14:29:00Z">
        <w:r w:rsidR="00EF1601" w:rsidRPr="00FD572D" w:rsidDel="00C95B0B">
          <w:rPr>
            <w:rFonts w:eastAsiaTheme="minorEastAsia"/>
            <w:lang w:eastAsia="zh-CN"/>
          </w:rPr>
          <w:delText>(Kp,Ki,Kd)=</w:delText>
        </w:r>
      </w:del>
      <w:ins w:id="456" w:author="兴雨 郭" w:date="2026-02-04T22:28:00Z" w16du:dateUtc="2026-02-04T14:28:00Z">
        <w:r w:rsidR="00EF1601">
          <w:rPr>
            <w:rFonts w:eastAsiaTheme="minorEastAsia" w:hint="eastAsia"/>
            <w:lang w:eastAsia="zh-CN"/>
          </w:rPr>
          <w:t>（</w:t>
        </w:r>
      </w:ins>
      <w:del w:id="457" w:author="兴雨 郭" w:date="2026-02-04T22:28:00Z" w16du:dateUtc="2026-02-04T14:28:00Z">
        <w:r w:rsidR="00EF1601" w:rsidRPr="00FD572D" w:rsidDel="00C95B0B">
          <w:rPr>
            <w:rFonts w:eastAsiaTheme="minorEastAsia"/>
            <w:lang w:eastAsia="zh-CN"/>
          </w:rPr>
          <w:delText>…</w:delText>
        </w:r>
        <w:r w:rsidR="00EF1601" w:rsidRPr="00FD572D" w:rsidDel="00C95B0B">
          <w:rPr>
            <w:rFonts w:eastAsiaTheme="minorEastAsia"/>
            <w:lang w:eastAsia="zh-CN"/>
          </w:rPr>
          <w:delText>，</w:delText>
        </w:r>
      </w:del>
      <w:ins w:id="458" w:author="兴雨 郭" w:date="2026-02-04T22:28:00Z" w16du:dateUtc="2026-02-04T14:28:00Z">
        <w:r w:rsidR="00EF1601">
          <w:rPr>
            <w:rFonts w:eastAsiaTheme="minorEastAsia" w:hint="eastAsia"/>
            <w:lang w:eastAsia="zh-CN"/>
          </w:rPr>
          <w:t>0.45</w:t>
        </w:r>
        <w:r w:rsidR="00EF1601">
          <w:rPr>
            <w:rFonts w:eastAsiaTheme="minorEastAsia" w:hint="eastAsia"/>
            <w:lang w:eastAsia="zh-CN"/>
          </w:rPr>
          <w:t>，</w:t>
        </w:r>
        <w:r w:rsidR="00EF1601">
          <w:rPr>
            <w:rFonts w:eastAsiaTheme="minorEastAsia" w:hint="eastAsia"/>
            <w:lang w:eastAsia="zh-CN"/>
          </w:rPr>
          <w:t>0.07</w:t>
        </w:r>
        <w:r w:rsidR="00EF1601">
          <w:rPr>
            <w:rFonts w:eastAsiaTheme="minorEastAsia" w:hint="eastAsia"/>
            <w:lang w:eastAsia="zh-CN"/>
          </w:rPr>
          <w:t>，</w:t>
        </w:r>
        <w:r w:rsidR="00EF1601">
          <w:rPr>
            <w:rFonts w:eastAsiaTheme="minorEastAsia" w:hint="eastAsia"/>
            <w:lang w:eastAsia="zh-CN"/>
          </w:rPr>
          <w:t>0.18</w:t>
        </w:r>
        <w:r w:rsidR="00EF1601">
          <w:rPr>
            <w:rFonts w:eastAsiaTheme="minorEastAsia" w:hint="eastAsia"/>
            <w:lang w:eastAsia="zh-CN"/>
          </w:rPr>
          <w:t>）</w:t>
        </w:r>
      </w:ins>
    </w:p>
    <w:p w14:paraId="39B5BED6" w14:textId="08055917" w:rsidR="00510981" w:rsidRDefault="002B1EDD" w:rsidP="00EF1601">
      <w:pPr>
        <w:ind w:firstLineChars="200" w:firstLine="440"/>
        <w:rPr>
          <w:rFonts w:eastAsiaTheme="minorEastAsia"/>
          <w:lang w:eastAsia="zh-CN"/>
        </w:rPr>
      </w:pPr>
      <w:r w:rsidRPr="00510981">
        <w:rPr>
          <w:rFonts w:eastAsiaTheme="minorEastAsia" w:hint="eastAsia"/>
          <w:lang w:eastAsia="zh-CN"/>
        </w:rPr>
        <w:t>此外，文献</w:t>
      </w:r>
      <w:r w:rsidRPr="00510981">
        <w:rPr>
          <w:rFonts w:eastAsiaTheme="minorEastAsia" w:hint="eastAsia"/>
          <w:lang w:eastAsia="zh-CN"/>
        </w:rPr>
        <w:t>[]</w:t>
      </w:r>
      <w:r w:rsidRPr="00510981">
        <w:rPr>
          <w:rFonts w:eastAsiaTheme="minorEastAsia" w:hint="eastAsia"/>
          <w:lang w:eastAsia="zh-CN"/>
        </w:rPr>
        <w:t>同时证明了其所生成的路径长度均比</w:t>
      </w:r>
      <w:r w:rsidRPr="00510981">
        <w:rPr>
          <w:rFonts w:eastAsiaTheme="minorEastAsia" w:hint="eastAsia"/>
          <w:lang w:eastAsia="zh-CN"/>
        </w:rPr>
        <w:t>RRT</w:t>
      </w:r>
      <w:r w:rsidRPr="00510981">
        <w:rPr>
          <w:rFonts w:eastAsiaTheme="minorEastAsia" w:hint="eastAsia"/>
          <w:lang w:eastAsia="zh-CN"/>
        </w:rPr>
        <w:t>路径短，规划时间比</w:t>
      </w:r>
      <w:r w:rsidRPr="00510981">
        <w:rPr>
          <w:rFonts w:eastAsiaTheme="minorEastAsia" w:hint="eastAsia"/>
          <w:lang w:eastAsia="zh-CN"/>
        </w:rPr>
        <w:t>RRT*</w:t>
      </w:r>
      <w:r w:rsidRPr="00510981">
        <w:rPr>
          <w:rFonts w:eastAsiaTheme="minorEastAsia" w:hint="eastAsia"/>
          <w:lang w:eastAsia="zh-CN"/>
        </w:rPr>
        <w:t>更少，如表</w:t>
      </w:r>
      <w:r w:rsidRPr="00510981">
        <w:rPr>
          <w:rFonts w:eastAsiaTheme="minorEastAsia" w:hint="eastAsia"/>
          <w:lang w:eastAsia="zh-CN"/>
        </w:rPr>
        <w:t>5</w:t>
      </w:r>
      <w:r w:rsidRPr="00510981">
        <w:rPr>
          <w:rFonts w:eastAsiaTheme="minorEastAsia" w:hint="eastAsia"/>
          <w:lang w:eastAsia="zh-CN"/>
        </w:rPr>
        <w:t>所示，</w:t>
      </w:r>
      <w:r w:rsidRPr="00510981">
        <w:rPr>
          <w:rFonts w:eastAsiaTheme="minorEastAsia" w:hint="eastAsia"/>
          <w:lang w:eastAsia="zh-CN"/>
        </w:rPr>
        <w:t>SC-RRT</w:t>
      </w:r>
      <w:r w:rsidRPr="00510981">
        <w:rPr>
          <w:rFonts w:eastAsiaTheme="minorEastAsia" w:hint="eastAsia"/>
          <w:lang w:eastAsia="zh-CN"/>
        </w:rPr>
        <w:t>布局在生成的路径节点数量上优于其生成路径，且路径长度更短，规划时间更少，也就是说</w:t>
      </w:r>
      <w:r w:rsidRPr="00510981">
        <w:rPr>
          <w:rFonts w:eastAsiaTheme="minorEastAsia" w:hint="eastAsia"/>
          <w:lang w:eastAsia="zh-CN"/>
        </w:rPr>
        <w:t>SC-RRT</w:t>
      </w:r>
      <w:r w:rsidRPr="00510981">
        <w:rPr>
          <w:rFonts w:eastAsiaTheme="minorEastAsia" w:hint="eastAsia"/>
          <w:lang w:eastAsia="zh-CN"/>
        </w:rPr>
        <w:t>算法性能更优于某某算法</w:t>
      </w:r>
    </w:p>
    <w:p w14:paraId="29951D7D" w14:textId="11A17C06" w:rsidR="00765799" w:rsidRPr="00EF1601" w:rsidRDefault="003E5195" w:rsidP="00EF1601">
      <w:pPr>
        <w:pStyle w:val="11"/>
        <w:numPr>
          <w:ilvl w:val="0"/>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lastRenderedPageBreak/>
        <w:t>Conclusion</w:t>
      </w:r>
    </w:p>
    <w:p w14:paraId="61AD2C3D" w14:textId="1CC8EB47" w:rsidR="003E5195" w:rsidRDefault="006A4EF3" w:rsidP="00081E14">
      <w:pPr>
        <w:ind w:firstLineChars="200" w:firstLine="440"/>
        <w:jc w:val="both"/>
        <w:rPr>
          <w:rFonts w:eastAsiaTheme="minorEastAsia"/>
          <w:lang w:eastAsia="zh-CN"/>
        </w:rPr>
      </w:pPr>
      <w:r w:rsidRPr="006A4EF3">
        <w:rPr>
          <w:rFonts w:eastAsiaTheme="minorEastAsia"/>
          <w:lang w:eastAsia="zh-CN"/>
        </w:rPr>
        <w:t>本文提出了一种面向障碍密集环境的采样式路径规划算法</w:t>
      </w:r>
      <w:r w:rsidRPr="006A4EF3">
        <w:rPr>
          <w:rFonts w:eastAsiaTheme="minorEastAsia"/>
          <w:lang w:eastAsia="zh-CN"/>
        </w:rPr>
        <w:t xml:space="preserve"> SC-RRT</w:t>
      </w:r>
      <w:r w:rsidRPr="006A4EF3">
        <w:rPr>
          <w:rFonts w:eastAsiaTheme="minorEastAsia"/>
          <w:lang w:eastAsia="zh-CN"/>
        </w:rPr>
        <w:t>，其核心在于构建非对称双椭球知情子集约束</w:t>
      </w:r>
      <w:r w:rsidR="00081E14">
        <w:rPr>
          <w:rFonts w:eastAsiaTheme="minorEastAsia" w:hint="eastAsia"/>
          <w:lang w:eastAsia="zh-CN"/>
        </w:rPr>
        <w:t>采样域</w:t>
      </w:r>
      <w:r w:rsidRPr="006A4EF3">
        <w:rPr>
          <w:rFonts w:eastAsiaTheme="minorEastAsia"/>
          <w:lang w:eastAsia="zh-CN"/>
        </w:rPr>
        <w:t>（</w:t>
      </w:r>
      <w:r w:rsidRPr="006A4EF3">
        <w:rPr>
          <w:rFonts w:eastAsiaTheme="minorEastAsia"/>
          <w:lang w:eastAsia="zh-CN"/>
        </w:rPr>
        <w:t>ADCS</w:t>
      </w:r>
      <w:r w:rsidRPr="006A4EF3">
        <w:rPr>
          <w:rFonts w:eastAsiaTheme="minorEastAsia"/>
          <w:lang w:eastAsia="zh-CN"/>
        </w:rPr>
        <w:t>）</w:t>
      </w:r>
      <w:r w:rsidR="00081E14">
        <w:rPr>
          <w:rFonts w:eastAsiaTheme="minorEastAsia" w:hint="eastAsia"/>
          <w:lang w:eastAsia="zh-CN"/>
        </w:rPr>
        <w:t>，</w:t>
      </w:r>
      <w:r w:rsidR="00081E14" w:rsidRPr="00081E14">
        <w:rPr>
          <w:rFonts w:eastAsiaTheme="minorEastAsia"/>
          <w:lang w:eastAsia="zh-CN"/>
        </w:rPr>
        <w:t>以起点树与目标树为基础分别形成可独立调节尺度的知情采样域，从而提高有效</w:t>
      </w:r>
      <w:r w:rsidR="00081E14">
        <w:rPr>
          <w:rFonts w:eastAsiaTheme="minorEastAsia" w:hint="eastAsia"/>
          <w:lang w:eastAsia="zh-CN"/>
        </w:rPr>
        <w:t>采样密度与</w:t>
      </w:r>
      <w:r w:rsidR="00081E14" w:rsidRPr="00081E14">
        <w:rPr>
          <w:rFonts w:eastAsiaTheme="minorEastAsia"/>
          <w:lang w:eastAsia="zh-CN"/>
        </w:rPr>
        <w:t>连通效率；</w:t>
      </w:r>
      <w:r w:rsidRPr="006A4EF3">
        <w:rPr>
          <w:rFonts w:eastAsiaTheme="minorEastAsia"/>
          <w:lang w:eastAsia="zh-CN"/>
        </w:rPr>
        <w:t>并引入</w:t>
      </w:r>
      <w:r w:rsidRPr="006A4EF3">
        <w:rPr>
          <w:rFonts w:eastAsiaTheme="minorEastAsia"/>
          <w:lang w:eastAsia="zh-CN"/>
        </w:rPr>
        <w:t xml:space="preserve">PID </w:t>
      </w:r>
      <w:r w:rsidRPr="006A4EF3">
        <w:rPr>
          <w:rFonts w:eastAsiaTheme="minorEastAsia"/>
          <w:lang w:eastAsia="zh-CN"/>
        </w:rPr>
        <w:t>采样控制器</w:t>
      </w:r>
      <w:r w:rsidR="00081E14">
        <w:rPr>
          <w:rFonts w:eastAsiaTheme="minorEastAsia" w:hint="eastAsia"/>
          <w:lang w:eastAsia="zh-CN"/>
        </w:rPr>
        <w:t>，其</w:t>
      </w:r>
      <w:r w:rsidRPr="006A4EF3">
        <w:rPr>
          <w:rFonts w:eastAsiaTheme="minorEastAsia"/>
          <w:lang w:eastAsia="zh-CN"/>
        </w:rPr>
        <w:t>以当前最优路径代价及其历史序列为反馈，输出超椭球扩张因子</w:t>
      </w:r>
      <w:r w:rsidRPr="006A4EF3">
        <w:rPr>
          <w:rFonts w:eastAsiaTheme="minorEastAsia"/>
          <w:lang w:eastAsia="zh-CN"/>
        </w:rPr>
        <w:t xml:space="preserve"> γ </w:t>
      </w:r>
      <w:r w:rsidRPr="006A4EF3">
        <w:rPr>
          <w:rFonts w:eastAsiaTheme="minorEastAsia"/>
          <w:lang w:eastAsia="zh-CN"/>
        </w:rPr>
        <w:t>与启发式采样概率</w:t>
      </w:r>
      <w:r w:rsidRPr="006A4EF3">
        <w:rPr>
          <w:rFonts w:eastAsiaTheme="minorEastAsia"/>
          <w:lang w:eastAsia="zh-CN"/>
        </w:rPr>
        <w:t xml:space="preserve"> p</w:t>
      </w:r>
      <w:r w:rsidRPr="006A4EF3">
        <w:rPr>
          <w:rFonts w:eastAsiaTheme="minorEastAsia"/>
          <w:lang w:eastAsia="zh-CN"/>
        </w:rPr>
        <w:t>，用于自适应控制后续迭代的</w:t>
      </w:r>
      <w:r w:rsidRPr="006A4EF3">
        <w:rPr>
          <w:rFonts w:eastAsiaTheme="minorEastAsia"/>
          <w:lang w:eastAsia="zh-CN"/>
        </w:rPr>
        <w:t>“</w:t>
      </w:r>
      <w:r w:rsidRPr="006A4EF3">
        <w:rPr>
          <w:rFonts w:eastAsiaTheme="minorEastAsia"/>
          <w:lang w:eastAsia="zh-CN"/>
        </w:rPr>
        <w:t>约束强度</w:t>
      </w:r>
      <w:r w:rsidRPr="006A4EF3">
        <w:rPr>
          <w:rFonts w:eastAsiaTheme="minorEastAsia"/>
          <w:lang w:eastAsia="zh-CN"/>
        </w:rPr>
        <w:t>”</w:t>
      </w:r>
      <w:r w:rsidRPr="006A4EF3">
        <w:rPr>
          <w:rFonts w:eastAsiaTheme="minorEastAsia"/>
          <w:lang w:eastAsia="zh-CN"/>
        </w:rPr>
        <w:t>和</w:t>
      </w:r>
      <w:r w:rsidRPr="006A4EF3">
        <w:rPr>
          <w:rFonts w:eastAsiaTheme="minorEastAsia"/>
          <w:lang w:eastAsia="zh-CN"/>
        </w:rPr>
        <w:t>“</w:t>
      </w:r>
      <w:r w:rsidRPr="006A4EF3">
        <w:rPr>
          <w:rFonts w:eastAsiaTheme="minorEastAsia"/>
          <w:lang w:eastAsia="zh-CN"/>
        </w:rPr>
        <w:t>信息采样占比</w:t>
      </w:r>
      <w:r w:rsidRPr="006A4EF3">
        <w:rPr>
          <w:rFonts w:eastAsiaTheme="minorEastAsia"/>
          <w:lang w:eastAsia="zh-CN"/>
        </w:rPr>
        <w:t>”</w:t>
      </w:r>
      <w:r w:rsidRPr="006A4EF3">
        <w:rPr>
          <w:rFonts w:eastAsiaTheme="minorEastAsia"/>
          <w:lang w:eastAsia="zh-CN"/>
        </w:rPr>
        <w:t>，</w:t>
      </w:r>
      <w:r w:rsidR="00081E14" w:rsidRPr="006A4EF3">
        <w:rPr>
          <w:rFonts w:eastAsiaTheme="minorEastAsia"/>
          <w:lang w:eastAsia="zh-CN"/>
        </w:rPr>
        <w:t>实现对采样</w:t>
      </w:r>
      <w:r w:rsidR="00081E14">
        <w:rPr>
          <w:rFonts w:eastAsiaTheme="minorEastAsia" w:hint="eastAsia"/>
          <w:lang w:eastAsia="zh-CN"/>
        </w:rPr>
        <w:t>、</w:t>
      </w:r>
      <w:r w:rsidR="00081E14" w:rsidRPr="006A4EF3">
        <w:rPr>
          <w:rFonts w:eastAsiaTheme="minorEastAsia"/>
          <w:lang w:eastAsia="zh-CN"/>
        </w:rPr>
        <w:t>扩展行为的闭环调节</w:t>
      </w:r>
      <w:r w:rsidR="00081E14">
        <w:rPr>
          <w:rFonts w:eastAsiaTheme="minorEastAsia" w:hint="eastAsia"/>
          <w:lang w:eastAsia="zh-CN"/>
        </w:rPr>
        <w:t>。</w:t>
      </w:r>
    </w:p>
    <w:p w14:paraId="563A0F69" w14:textId="37515D84" w:rsidR="00081E14" w:rsidRDefault="00081E14" w:rsidP="00081E14">
      <w:pPr>
        <w:ind w:firstLineChars="200" w:firstLine="440"/>
        <w:jc w:val="both"/>
        <w:rPr>
          <w:rFonts w:eastAsiaTheme="minorEastAsia"/>
          <w:lang w:eastAsia="zh-CN"/>
        </w:rPr>
      </w:pPr>
      <w:r w:rsidRPr="00081E14">
        <w:rPr>
          <w:rFonts w:eastAsiaTheme="minorEastAsia"/>
          <w:lang w:eastAsia="zh-CN"/>
        </w:rPr>
        <w:t>为获得具有代表性的控制器配置，本文对比例</w:t>
      </w:r>
      <w:r w:rsidRPr="00081E14">
        <w:rPr>
          <w:rFonts w:eastAsiaTheme="minorEastAsia"/>
          <w:lang w:eastAsia="zh-CN"/>
        </w:rPr>
        <w:t>/</w:t>
      </w:r>
      <w:r w:rsidRPr="00081E14">
        <w:rPr>
          <w:rFonts w:eastAsiaTheme="minorEastAsia"/>
          <w:lang w:eastAsia="zh-CN"/>
        </w:rPr>
        <w:t>积分</w:t>
      </w:r>
      <w:r w:rsidRPr="00081E14">
        <w:rPr>
          <w:rFonts w:eastAsiaTheme="minorEastAsia"/>
          <w:lang w:eastAsia="zh-CN"/>
        </w:rPr>
        <w:t>/</w:t>
      </w:r>
      <w:r w:rsidRPr="00081E14">
        <w:rPr>
          <w:rFonts w:eastAsiaTheme="minorEastAsia"/>
          <w:lang w:eastAsia="zh-CN"/>
        </w:rPr>
        <w:t>微分参数在预设范围内进行了系统性扫荡评估，并以首次可行路径</w:t>
      </w:r>
      <w:r>
        <w:rPr>
          <w:rFonts w:eastAsiaTheme="minorEastAsia" w:hint="eastAsia"/>
          <w:lang w:eastAsia="zh-CN"/>
        </w:rPr>
        <w:t>、平均采样次数、成功率等</w:t>
      </w:r>
      <w:r w:rsidRPr="00081E14">
        <w:rPr>
          <w:rFonts w:eastAsiaTheme="minorEastAsia"/>
          <w:lang w:eastAsia="zh-CN"/>
        </w:rPr>
        <w:t>相关指标</w:t>
      </w:r>
      <w:r>
        <w:rPr>
          <w:rFonts w:eastAsiaTheme="minorEastAsia" w:hint="eastAsia"/>
          <w:lang w:eastAsia="zh-CN"/>
        </w:rPr>
        <w:t>，</w:t>
      </w:r>
      <w:r w:rsidRPr="00081E14">
        <w:rPr>
          <w:rFonts w:eastAsiaTheme="minorEastAsia"/>
          <w:lang w:eastAsia="zh-CN"/>
        </w:rPr>
        <w:t>作为主要评价准则，从而避免平滑后处理非线性对调参结论的干扰。综合参数扫荡结果，确定</w:t>
      </w:r>
      <w:r w:rsidRPr="00081E14">
        <w:rPr>
          <w:rFonts w:eastAsiaTheme="minorEastAsia"/>
          <w:lang w:eastAsia="zh-CN"/>
        </w:rPr>
        <w:t xml:space="preserve"> PID = (0.45, 0.07, 0.18) </w:t>
      </w:r>
      <w:r w:rsidRPr="00081E14">
        <w:rPr>
          <w:rFonts w:eastAsiaTheme="minorEastAsia"/>
          <w:lang w:eastAsia="zh-CN"/>
        </w:rPr>
        <w:t>为本文实验设置下的最优配置，并以该配置作为</w:t>
      </w:r>
      <w:r w:rsidRPr="00081E14">
        <w:rPr>
          <w:rFonts w:eastAsiaTheme="minorEastAsia"/>
          <w:lang w:eastAsia="zh-CN"/>
        </w:rPr>
        <w:t xml:space="preserve"> SC-RRT </w:t>
      </w:r>
      <w:r w:rsidRPr="00081E14">
        <w:rPr>
          <w:rFonts w:eastAsiaTheme="minorEastAsia"/>
          <w:lang w:eastAsia="zh-CN"/>
        </w:rPr>
        <w:t>的默认控制参数用于后续对比实验</w:t>
      </w:r>
      <w:r w:rsidR="0071103C">
        <w:rPr>
          <w:rFonts w:eastAsiaTheme="minorEastAsia" w:hint="eastAsia"/>
          <w:lang w:eastAsia="zh-CN"/>
        </w:rPr>
        <w:t>，</w:t>
      </w:r>
      <w:r w:rsidR="0071103C" w:rsidRPr="0071103C">
        <w:rPr>
          <w:rFonts w:eastAsiaTheme="minorEastAsia"/>
          <w:lang w:eastAsia="zh-CN"/>
        </w:rPr>
        <w:t>为保证公平性，后续对比实验均在相同环境配置与迭代</w:t>
      </w:r>
      <w:r w:rsidR="0071103C" w:rsidRPr="0071103C">
        <w:rPr>
          <w:rFonts w:eastAsiaTheme="minorEastAsia"/>
          <w:lang w:eastAsia="zh-CN"/>
        </w:rPr>
        <w:t>/</w:t>
      </w:r>
      <w:r w:rsidR="0071103C" w:rsidRPr="0071103C">
        <w:rPr>
          <w:rFonts w:eastAsiaTheme="minorEastAsia"/>
          <w:lang w:eastAsia="zh-CN"/>
        </w:rPr>
        <w:t>时间预算约束下进行，且</w:t>
      </w:r>
      <w:r w:rsidR="0071103C" w:rsidRPr="0071103C">
        <w:rPr>
          <w:rFonts w:eastAsiaTheme="minorEastAsia"/>
          <w:lang w:eastAsia="zh-CN"/>
        </w:rPr>
        <w:t xml:space="preserve"> SC-RRT </w:t>
      </w:r>
      <w:r w:rsidR="0071103C" w:rsidRPr="0071103C">
        <w:rPr>
          <w:rFonts w:eastAsiaTheme="minorEastAsia"/>
          <w:lang w:eastAsia="zh-CN"/>
        </w:rPr>
        <w:t>均采用上述默认</w:t>
      </w:r>
      <w:r w:rsidR="0071103C" w:rsidRPr="0071103C">
        <w:rPr>
          <w:rFonts w:eastAsiaTheme="minorEastAsia"/>
          <w:lang w:eastAsia="zh-CN"/>
        </w:rPr>
        <w:t xml:space="preserve"> PID </w:t>
      </w:r>
      <w:r w:rsidR="0071103C" w:rsidRPr="0071103C">
        <w:rPr>
          <w:rFonts w:eastAsiaTheme="minorEastAsia"/>
          <w:lang w:eastAsia="zh-CN"/>
        </w:rPr>
        <w:t>配置</w:t>
      </w:r>
      <w:r w:rsidRPr="00081E14">
        <w:rPr>
          <w:rFonts w:eastAsiaTheme="minorEastAsia"/>
          <w:lang w:eastAsia="zh-CN"/>
        </w:rPr>
        <w:t>。</w:t>
      </w:r>
    </w:p>
    <w:p w14:paraId="5191C501" w14:textId="5ED741EA" w:rsidR="00B14A0E" w:rsidRPr="006A4EF3" w:rsidRDefault="00B14A0E" w:rsidP="00081E14">
      <w:pPr>
        <w:ind w:firstLineChars="200" w:firstLine="440"/>
        <w:jc w:val="both"/>
        <w:rPr>
          <w:rFonts w:eastAsiaTheme="minorEastAsia"/>
          <w:lang w:eastAsia="zh-CN"/>
        </w:rPr>
      </w:pPr>
      <w:r w:rsidRPr="00B14A0E">
        <w:rPr>
          <w:rFonts w:eastAsiaTheme="minorEastAsia"/>
          <w:lang w:eastAsia="zh-CN"/>
        </w:rPr>
        <w:t>在二维与三维多组典型场景的对比实验中，采用上述最优</w:t>
      </w:r>
      <w:r w:rsidRPr="00B14A0E">
        <w:rPr>
          <w:rFonts w:eastAsiaTheme="minorEastAsia"/>
          <w:lang w:eastAsia="zh-CN"/>
        </w:rPr>
        <w:t xml:space="preserve"> PID </w:t>
      </w:r>
      <w:r w:rsidRPr="00B14A0E">
        <w:rPr>
          <w:rFonts w:eastAsiaTheme="minorEastAsia"/>
          <w:lang w:eastAsia="zh-CN"/>
        </w:rPr>
        <w:t>配置的</w:t>
      </w:r>
      <w:r w:rsidRPr="00B14A0E">
        <w:rPr>
          <w:rFonts w:eastAsiaTheme="minorEastAsia"/>
          <w:lang w:eastAsia="zh-CN"/>
        </w:rPr>
        <w:t xml:space="preserve"> SC-RRT </w:t>
      </w:r>
      <w:r w:rsidRPr="00B14A0E">
        <w:rPr>
          <w:rFonts w:eastAsiaTheme="minorEastAsia"/>
          <w:lang w:eastAsia="zh-CN"/>
        </w:rPr>
        <w:t>相比</w:t>
      </w:r>
      <w:r>
        <w:rPr>
          <w:rFonts w:eastAsiaTheme="minorEastAsia" w:hint="eastAsia"/>
          <w:lang w:eastAsia="zh-CN"/>
        </w:rPr>
        <w:t>Dynamic-RRT</w:t>
      </w:r>
      <w:r>
        <w:rPr>
          <w:rFonts w:eastAsiaTheme="minorEastAsia" w:hint="eastAsia"/>
          <w:lang w:eastAsia="zh-CN"/>
        </w:rPr>
        <w:t>算法，</w:t>
      </w:r>
      <w:r w:rsidRPr="00B14A0E">
        <w:rPr>
          <w:rFonts w:eastAsiaTheme="minorEastAsia"/>
          <w:lang w:eastAsia="zh-CN"/>
        </w:rPr>
        <w:t>能够更快获得首次可行路径，并在更短的计算时间内获得更优或相当的路径成本，</w:t>
      </w:r>
      <w:r w:rsidR="00DC43B6">
        <w:rPr>
          <w:rFonts w:eastAsiaTheme="minorEastAsia" w:hint="eastAsia"/>
          <w:lang w:eastAsia="zh-CN"/>
        </w:rPr>
        <w:t>且在</w:t>
      </w:r>
      <w:r w:rsidR="00DC43B6" w:rsidRPr="00DC43B6">
        <w:rPr>
          <w:rFonts w:eastAsiaTheme="minorEastAsia"/>
          <w:lang w:eastAsia="zh-CN"/>
        </w:rPr>
        <w:t xml:space="preserve">ADCS </w:t>
      </w:r>
      <w:r w:rsidR="00DC43B6" w:rsidRPr="00DC43B6">
        <w:rPr>
          <w:rFonts w:eastAsiaTheme="minorEastAsia"/>
          <w:lang w:eastAsia="zh-CN"/>
        </w:rPr>
        <w:t>的双向非对称约束与</w:t>
      </w:r>
      <w:r w:rsidR="00DC43B6" w:rsidRPr="00DC43B6">
        <w:rPr>
          <w:rFonts w:eastAsiaTheme="minorEastAsia"/>
          <w:lang w:eastAsia="zh-CN"/>
        </w:rPr>
        <w:t xml:space="preserve"> PID </w:t>
      </w:r>
      <w:r w:rsidR="00DC43B6" w:rsidRPr="00DC43B6">
        <w:rPr>
          <w:rFonts w:eastAsiaTheme="minorEastAsia"/>
          <w:lang w:eastAsia="zh-CN"/>
        </w:rPr>
        <w:t>的闭环调节协同作用</w:t>
      </w:r>
      <w:r w:rsidR="00DC43B6">
        <w:rPr>
          <w:rFonts w:eastAsiaTheme="minorEastAsia" w:hint="eastAsia"/>
          <w:lang w:eastAsia="zh-CN"/>
        </w:rPr>
        <w:t>下，</w:t>
      </w:r>
      <w:r w:rsidRPr="00B14A0E">
        <w:rPr>
          <w:rFonts w:eastAsiaTheme="minorEastAsia"/>
          <w:lang w:eastAsia="zh-CN"/>
        </w:rPr>
        <w:t>显著减少冗余采样节点与路径节点数量，规划结果在不同起终点距离与障碍分布下表现出更一致的收敛行为与更高的稳定性。</w:t>
      </w:r>
    </w:p>
    <w:p w14:paraId="731717AF" w14:textId="63330C7E" w:rsidR="00765799" w:rsidRPr="00A857B7" w:rsidRDefault="00765799" w:rsidP="00DC43B6">
      <w:pPr>
        <w:jc w:val="both"/>
        <w:rPr>
          <w:rFonts w:eastAsiaTheme="minorEastAsia"/>
          <w:lang w:eastAsia="zh-CN"/>
        </w:rPr>
        <w:sectPr w:rsidR="00765799" w:rsidRPr="00A857B7" w:rsidSect="00765799">
          <w:headerReference w:type="even" r:id="rId36"/>
          <w:headerReference w:type="default" r:id="rId37"/>
          <w:type w:val="continuous"/>
          <w:pgSz w:w="11910" w:h="15820"/>
          <w:pgMar w:top="900" w:right="900" w:bottom="1120" w:left="800" w:header="616" w:footer="939" w:gutter="0"/>
          <w:pgNumType w:start="2"/>
          <w:cols w:space="708"/>
        </w:sectPr>
      </w:pPr>
    </w:p>
    <w:p w14:paraId="4C9C8C33" w14:textId="4EBDF9D2" w:rsidR="0076352E" w:rsidRPr="00510981" w:rsidRDefault="00ED66E7" w:rsidP="006A4EF3">
      <w:pPr>
        <w:spacing w:line="261" w:lineRule="auto"/>
        <w:ind w:firstLineChars="200" w:firstLine="440"/>
        <w:jc w:val="both"/>
        <w:rPr>
          <w:rFonts w:eastAsiaTheme="minorEastAsia"/>
          <w:lang w:eastAsia="zh-CN"/>
        </w:rPr>
        <w:sectPr w:rsidR="0076352E" w:rsidRPr="00510981" w:rsidSect="00927F8F">
          <w:footerReference w:type="even" r:id="rId38"/>
          <w:footerReference w:type="default" r:id="rId39"/>
          <w:type w:val="continuous"/>
          <w:pgSz w:w="11910" w:h="15820"/>
          <w:pgMar w:top="540" w:right="900" w:bottom="1120" w:left="800" w:header="616" w:footer="939" w:gutter="0"/>
          <w:cols w:space="708"/>
        </w:sectPr>
      </w:pPr>
      <w:r w:rsidRPr="00510981">
        <w:rPr>
          <w:rFonts w:eastAsiaTheme="minorEastAsia" w:hint="eastAsia"/>
          <w:lang w:eastAsia="zh-CN"/>
        </w:rPr>
        <w:t>在未来的工作中，</w:t>
      </w:r>
      <w:r w:rsidR="00DC43B6">
        <w:rPr>
          <w:rFonts w:eastAsiaTheme="minorEastAsia" w:hint="eastAsia"/>
          <w:lang w:eastAsia="zh-CN"/>
        </w:rPr>
        <w:t>可</w:t>
      </w:r>
      <w:r w:rsidR="00DC43B6" w:rsidRPr="00DC43B6">
        <w:rPr>
          <w:rFonts w:eastAsiaTheme="minorEastAsia"/>
          <w:lang w:eastAsia="zh-CN"/>
        </w:rPr>
        <w:t>进一步拓展代价函数形式</w:t>
      </w:r>
      <w:r w:rsidR="00DC43B6">
        <w:rPr>
          <w:rFonts w:eastAsiaTheme="minorEastAsia" w:hint="eastAsia"/>
          <w:lang w:eastAsia="zh-CN"/>
        </w:rPr>
        <w:t>即</w:t>
      </w:r>
      <w:r w:rsidRPr="00510981">
        <w:rPr>
          <w:rFonts w:eastAsiaTheme="minorEastAsia" w:hint="eastAsia"/>
          <w:lang w:eastAsia="zh-CN"/>
        </w:rPr>
        <w:t>使用我们的方法来拟合任何成本函数，正如</w:t>
      </w:r>
      <w:r w:rsidRPr="00510981">
        <w:rPr>
          <w:rFonts w:eastAsiaTheme="minorEastAsia"/>
          <w:lang w:eastAsia="zh-CN"/>
        </w:rPr>
        <w:t>RRT *</w:t>
      </w:r>
      <w:r w:rsidRPr="00510981">
        <w:rPr>
          <w:rFonts w:eastAsiaTheme="minorEastAsia" w:hint="eastAsia"/>
          <w:lang w:eastAsia="zh-CN"/>
        </w:rPr>
        <w:t>所做的那样，而不是仅仅优化欧氏距离。将我们的方法应用于各种机器人，无论是机器人小车还是高自由度机械臂，以考察其在各个维度上的优越性。</w:t>
      </w: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40"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459" w:name="References"/>
      <w:bookmarkEnd w:id="459"/>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460" w:name="_bookmark25"/>
      <w:bookmarkEnd w:id="460"/>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461" w:name="_bookmark26"/>
      <w:bookmarkEnd w:id="461"/>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462" w:name="_bookmark27"/>
      <w:bookmarkEnd w:id="462"/>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463" w:name="_bookmark28"/>
      <w:bookmarkEnd w:id="463"/>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464" w:name="_bookmark29"/>
      <w:bookmarkEnd w:id="464"/>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465" w:name="_bookmark30"/>
      <w:bookmarkEnd w:id="465"/>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466" w:name="_bookmark31"/>
      <w:bookmarkEnd w:id="466"/>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467" w:name="_bookmark32"/>
      <w:bookmarkEnd w:id="467"/>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468" w:name="_bookmark33"/>
      <w:bookmarkEnd w:id="468"/>
      <w:r>
        <w:rPr>
          <w:sz w:val="17"/>
        </w:rPr>
        <w:t xml:space="preserve">actions on Systems Science and Cybernetics. </w:t>
      </w:r>
      <w:r>
        <w:rPr>
          <w:b/>
          <w:sz w:val="17"/>
        </w:rPr>
        <w:t>4</w:t>
      </w:r>
      <w:r>
        <w:rPr>
          <w:sz w:val="17"/>
        </w:rPr>
        <w:t>, 100–107 (1968)</w:t>
      </w:r>
    </w:p>
    <w:p w14:paraId="0948F54D" w14:textId="572FEFE5" w:rsidR="0076352E" w:rsidRPr="00043ED5" w:rsidDel="00043ED5" w:rsidRDefault="00821371" w:rsidP="00043ED5">
      <w:pPr>
        <w:pStyle w:val="a6"/>
        <w:numPr>
          <w:ilvl w:val="0"/>
          <w:numId w:val="1"/>
        </w:numPr>
        <w:tabs>
          <w:tab w:val="left" w:pos="561"/>
        </w:tabs>
        <w:spacing w:before="2" w:line="244" w:lineRule="auto"/>
        <w:ind w:right="41" w:hanging="341"/>
        <w:jc w:val="both"/>
        <w:rPr>
          <w:del w:id="469" w:author="兴雨 郭" w:date="2026-02-05T23:01:00Z" w16du:dateUtc="2026-02-05T15:01:00Z"/>
          <w:sz w:val="17"/>
          <w:rPrChange w:id="470" w:author="兴雨 郭" w:date="2026-02-05T23:01:00Z" w16du:dateUtc="2026-02-05T15:01:00Z">
            <w:rPr>
              <w:del w:id="471" w:author="兴雨 郭" w:date="2026-02-05T23:01:00Z" w16du:dateUtc="2026-02-05T15:01:00Z"/>
              <w:rFonts w:eastAsiaTheme="minorEastAsia"/>
              <w:lang w:eastAsia="zh-CN"/>
            </w:rPr>
          </w:rPrChange>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41" w:history="1">
        <w:r w:rsidR="0076352E">
          <w:rPr>
            <w:color w:val="0000FF"/>
            <w:sz w:val="17"/>
          </w:rPr>
          <w:t>https://doi.org/10.48550/arXiv.1005.0416</w:t>
        </w:r>
      </w:hyperlink>
    </w:p>
    <w:p w14:paraId="4EF73DE8" w14:textId="30818A4B" w:rsidR="0076352E" w:rsidRPr="00043ED5" w:rsidDel="00043ED5" w:rsidRDefault="00821371">
      <w:pPr>
        <w:pStyle w:val="a6"/>
        <w:numPr>
          <w:ilvl w:val="0"/>
          <w:numId w:val="1"/>
        </w:numPr>
        <w:tabs>
          <w:tab w:val="left" w:pos="561"/>
        </w:tabs>
        <w:spacing w:before="2" w:line="244" w:lineRule="auto"/>
        <w:ind w:right="41" w:hanging="341"/>
        <w:jc w:val="both"/>
        <w:rPr>
          <w:del w:id="472" w:author="兴雨 郭" w:date="2026-02-05T23:02:00Z" w16du:dateUtc="2026-02-05T15:02:00Z"/>
          <w:sz w:val="17"/>
          <w:rPrChange w:id="473" w:author="兴雨 郭" w:date="2026-02-05T23:02:00Z" w16du:dateUtc="2026-02-05T15:02:00Z">
            <w:rPr>
              <w:del w:id="474" w:author="兴雨 郭" w:date="2026-02-05T23:02:00Z" w16du:dateUtc="2026-02-05T15:02:00Z"/>
            </w:rPr>
          </w:rPrChange>
        </w:rPr>
        <w:pPrChange w:id="475" w:author="兴雨 郭" w:date="2026-02-05T23:02:00Z" w16du:dateUtc="2026-02-05T15:02:00Z">
          <w:pPr>
            <w:pStyle w:val="a6"/>
            <w:numPr>
              <w:numId w:val="1"/>
            </w:numPr>
            <w:tabs>
              <w:tab w:val="left" w:pos="561"/>
            </w:tabs>
            <w:spacing w:before="87" w:line="244" w:lineRule="auto"/>
            <w:ind w:right="115" w:hanging="267"/>
            <w:jc w:val="right"/>
          </w:pPr>
        </w:pPrChange>
      </w:pPr>
      <w:bookmarkStart w:id="476" w:name="_bookmark34"/>
      <w:bookmarkEnd w:id="476"/>
      <w:del w:id="477" w:author="兴雨 郭" w:date="2026-02-05T23:01:00Z" w16du:dateUtc="2026-02-05T15:01:00Z">
        <w:r w:rsidRPr="00043ED5" w:rsidDel="00043ED5">
          <w:rPr>
            <w:sz w:val="17"/>
            <w:rPrChange w:id="478" w:author="兴雨 郭" w:date="2026-02-05T23:02:00Z" w16du:dateUtc="2026-02-05T15:02:00Z">
              <w:rPr/>
            </w:rPrChange>
          </w:rPr>
          <w:br w:type="column"/>
        </w:r>
      </w:del>
      <w:del w:id="479" w:author="兴雨 郭" w:date="2026-02-05T23:02:00Z" w16du:dateUtc="2026-02-05T15:02:00Z">
        <w:r w:rsidRPr="00043ED5" w:rsidDel="00043ED5">
          <w:rPr>
            <w:sz w:val="17"/>
            <w:rPrChange w:id="480" w:author="兴雨 郭" w:date="2026-02-05T23:02:00Z" w16du:dateUtc="2026-02-05T15:02:00Z">
              <w:rPr/>
            </w:rPrChange>
          </w:rPr>
          <w:delText xml:space="preserve">Chiang, H.T.L., et al.: RL-RRT: Kinodynamic Motion Planning via Learning Reachability Estimators From RL Policies. IEEE Robotics and Automation Letters. </w:delText>
        </w:r>
        <w:r w:rsidRPr="00043ED5" w:rsidDel="00043ED5">
          <w:rPr>
            <w:sz w:val="17"/>
            <w:rPrChange w:id="481" w:author="兴雨 郭" w:date="2026-02-05T23:02:00Z" w16du:dateUtc="2026-02-05T15:02:00Z">
              <w:rPr>
                <w:b/>
              </w:rPr>
            </w:rPrChange>
          </w:rPr>
          <w:delText>4</w:delText>
        </w:r>
        <w:r w:rsidRPr="00043ED5" w:rsidDel="00043ED5">
          <w:rPr>
            <w:sz w:val="17"/>
            <w:rPrChange w:id="482" w:author="兴雨 郭" w:date="2026-02-05T23:02:00Z" w16du:dateUtc="2026-02-05T15:02:00Z">
              <w:rPr/>
            </w:rPrChange>
          </w:rPr>
          <w:delText>, 4298–4305 (2019)</w:delText>
        </w:r>
      </w:del>
    </w:p>
    <w:p w14:paraId="34FFD099" w14:textId="77777777" w:rsidR="00043ED5" w:rsidRPr="00043ED5" w:rsidRDefault="00043ED5" w:rsidP="00043ED5">
      <w:pPr>
        <w:pStyle w:val="a6"/>
        <w:numPr>
          <w:ilvl w:val="0"/>
          <w:numId w:val="1"/>
        </w:numPr>
        <w:tabs>
          <w:tab w:val="left" w:pos="561"/>
        </w:tabs>
        <w:spacing w:before="2" w:line="244" w:lineRule="auto"/>
        <w:ind w:right="41" w:hanging="341"/>
        <w:jc w:val="both"/>
        <w:rPr>
          <w:ins w:id="483" w:author="兴雨 郭" w:date="2026-02-05T23:02:00Z" w16du:dateUtc="2026-02-05T15:02:00Z"/>
          <w:sz w:val="17"/>
          <w:rPrChange w:id="484" w:author="兴雨 郭" w:date="2026-02-05T23:02:00Z" w16du:dateUtc="2026-02-05T15:02:00Z">
            <w:rPr>
              <w:ins w:id="485" w:author="兴雨 郭" w:date="2026-02-05T23:02:00Z" w16du:dateUtc="2026-02-05T15:02:00Z"/>
              <w:rFonts w:eastAsiaTheme="minorEastAsia"/>
              <w:sz w:val="17"/>
              <w:lang w:eastAsia="zh-CN"/>
            </w:rPr>
          </w:rPrChange>
        </w:rPr>
      </w:pPr>
    </w:p>
    <w:p w14:paraId="7E0EBC62" w14:textId="74A33A48" w:rsidR="0076352E" w:rsidRDefault="00821371">
      <w:pPr>
        <w:pStyle w:val="a6"/>
        <w:numPr>
          <w:ilvl w:val="0"/>
          <w:numId w:val="1"/>
        </w:numPr>
        <w:tabs>
          <w:tab w:val="left" w:pos="561"/>
        </w:tabs>
        <w:spacing w:before="2" w:line="244" w:lineRule="auto"/>
        <w:ind w:right="41" w:hanging="341"/>
        <w:jc w:val="both"/>
        <w:rPr>
          <w:sz w:val="17"/>
        </w:rPr>
        <w:pPrChange w:id="486" w:author="兴雨 郭" w:date="2026-02-05T23:02:00Z" w16du:dateUtc="2026-02-05T15:02:00Z">
          <w:pPr>
            <w:pStyle w:val="a6"/>
            <w:numPr>
              <w:numId w:val="1"/>
            </w:numPr>
            <w:tabs>
              <w:tab w:val="left" w:pos="561"/>
            </w:tabs>
            <w:spacing w:before="2" w:line="244" w:lineRule="auto"/>
            <w:ind w:right="114" w:hanging="267"/>
            <w:jc w:val="right"/>
          </w:pPr>
        </w:pPrChange>
      </w:pPr>
      <w:r>
        <w:rPr>
          <w:sz w:val="17"/>
        </w:rPr>
        <w:t xml:space="preserve">Wang, J.K., et al.: Neural RRT*: Learning-Based Optimal Path </w:t>
      </w:r>
      <w:bookmarkStart w:id="487" w:name="_bookmark35"/>
      <w:bookmarkEnd w:id="487"/>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488" w:name="_bookmark36"/>
      <w:bookmarkEnd w:id="488"/>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42" w:history="1">
        <w:r w:rsidR="0076352E">
          <w:rPr>
            <w:color w:val="0000FF"/>
            <w:sz w:val="17"/>
          </w:rPr>
          <w:t>https://www.researchgate.net/</w:t>
        </w:r>
      </w:hyperlink>
      <w:r>
        <w:rPr>
          <w:color w:val="0000FF"/>
          <w:sz w:val="17"/>
        </w:rPr>
        <w:t xml:space="preserve"> </w:t>
      </w:r>
      <w:hyperlink r:id="rId43" w:history="1">
        <w:r w:rsidR="0076352E">
          <w:rPr>
            <w:color w:val="0000FF"/>
            <w:spacing w:val="-2"/>
            <w:sz w:val="17"/>
          </w:rPr>
          <w:t>publication/2639200_Rapidly-Exploring_Random_Trees_A_</w:t>
        </w:r>
      </w:hyperlink>
      <w:r>
        <w:rPr>
          <w:color w:val="0000FF"/>
          <w:spacing w:val="-2"/>
          <w:sz w:val="17"/>
        </w:rPr>
        <w:t xml:space="preserve"> </w:t>
      </w:r>
      <w:bookmarkStart w:id="489" w:name="_bookmark37"/>
      <w:bookmarkEnd w:id="489"/>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490" w:name="_bookmark38"/>
      <w:bookmarkEnd w:id="490"/>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491" w:name="_bookmark39"/>
      <w:bookmarkEnd w:id="491"/>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492" w:name="_bookmark40"/>
      <w:bookmarkEnd w:id="492"/>
      <w:r>
        <w:rPr>
          <w:sz w:val="17"/>
        </w:rPr>
        <w:t xml:space="preserve">sys). (2019). </w:t>
      </w:r>
      <w:hyperlink r:id="rId44"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493" w:name="_bookmark41"/>
      <w:bookmarkEnd w:id="493"/>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494" w:name="_bookmark42"/>
      <w:bookmarkEnd w:id="494"/>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495" w:name="_bookmark43"/>
      <w:bookmarkEnd w:id="495"/>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496" w:name="_bookmark44"/>
      <w:bookmarkEnd w:id="496"/>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497" w:name="_bookmark45"/>
      <w:bookmarkEnd w:id="497"/>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lastRenderedPageBreak/>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498" w:name="_bookmark46"/>
      <w:bookmarkEnd w:id="498"/>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499" w:name="_bookmark47"/>
      <w:bookmarkEnd w:id="499"/>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500" w:name="_bookmark48"/>
      <w:bookmarkEnd w:id="500"/>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501" w:name="_bookmark49"/>
      <w:bookmarkEnd w:id="501"/>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502" w:name="_bookmark50"/>
      <w:bookmarkEnd w:id="502"/>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45" w:history="1">
        <w:r w:rsidR="0076352E">
          <w:rPr>
            <w:color w:val="0000FF"/>
            <w:sz w:val="17"/>
          </w:rPr>
          <w:t>https://</w:t>
        </w:r>
      </w:hyperlink>
      <w:r>
        <w:rPr>
          <w:color w:val="0000FF"/>
          <w:sz w:val="17"/>
        </w:rPr>
        <w:t xml:space="preserve"> </w:t>
      </w:r>
      <w:bookmarkStart w:id="503" w:name="_bookmark51"/>
      <w:bookmarkEnd w:id="503"/>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46" w:history="1">
        <w:r w:rsidR="0076352E">
          <w:rPr>
            <w:color w:val="0000FF"/>
            <w:sz w:val="17"/>
          </w:rPr>
          <w:t>https://doi.org/10.48550/arXiv.1404.1347</w:t>
        </w:r>
      </w:hyperlink>
    </w:p>
    <w:p w14:paraId="76230264" w14:textId="77777777" w:rsidR="0076352E" w:rsidRPr="00043ED5" w:rsidRDefault="0076352E">
      <w:pPr>
        <w:spacing w:line="244" w:lineRule="auto"/>
        <w:jc w:val="both"/>
        <w:rPr>
          <w:rFonts w:eastAsiaTheme="minorEastAsia"/>
          <w:sz w:val="17"/>
          <w:lang w:eastAsia="zh-CN"/>
          <w:rPrChange w:id="504" w:author="兴雨 郭" w:date="2026-02-05T23:00:00Z" w16du:dateUtc="2026-02-05T15:00:00Z">
            <w:rPr>
              <w:sz w:val="17"/>
            </w:rPr>
          </w:rPrChange>
        </w:rPr>
        <w:sectPr w:rsidR="0076352E" w:rsidRPr="00043ED5" w:rsidSect="00927F8F">
          <w:type w:val="continuous"/>
          <w:pgSz w:w="11910" w:h="15820"/>
          <w:pgMar w:top="540" w:right="900" w:bottom="1120" w:left="800" w:header="616" w:footer="939" w:gutter="0"/>
          <w:cols w:space="708"/>
        </w:sectPr>
      </w:pPr>
    </w:p>
    <w:p w14:paraId="381FA8BF" w14:textId="77777777" w:rsidR="0076352E" w:rsidDel="00043ED5" w:rsidRDefault="0076352E">
      <w:pPr>
        <w:pStyle w:val="a3"/>
        <w:rPr>
          <w:del w:id="505" w:author="兴雨 郭" w:date="2026-02-05T23:00:00Z" w16du:dateUtc="2026-02-05T15:00:00Z"/>
          <w:sz w:val="9"/>
        </w:rPr>
      </w:pPr>
    </w:p>
    <w:p w14:paraId="319968F3" w14:textId="164D8A9F" w:rsidR="0076352E" w:rsidRPr="00043ED5" w:rsidDel="00043ED5" w:rsidRDefault="0076352E">
      <w:pPr>
        <w:rPr>
          <w:del w:id="506" w:author="兴雨 郭" w:date="2026-02-05T23:00:00Z" w16du:dateUtc="2026-02-05T15:00:00Z"/>
          <w:rFonts w:eastAsiaTheme="minorEastAsia"/>
          <w:sz w:val="9"/>
          <w:lang w:eastAsia="zh-CN"/>
          <w:rPrChange w:id="507" w:author="兴雨 郭" w:date="2026-02-05T23:00:00Z" w16du:dateUtc="2026-02-05T15:00:00Z">
            <w:rPr>
              <w:del w:id="508" w:author="兴雨 郭" w:date="2026-02-05T23:00:00Z" w16du:dateUtc="2026-02-05T15:00:00Z"/>
              <w:sz w:val="9"/>
            </w:rPr>
          </w:rPrChange>
        </w:rPr>
        <w:sectPr w:rsidR="0076352E" w:rsidRPr="00043ED5" w:rsidDel="00043ED5"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509" w:name="_bookmark52"/>
      <w:bookmarkEnd w:id="509"/>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510" w:name="_bookmark53"/>
      <w:bookmarkEnd w:id="510"/>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511" w:name="_bookmark54"/>
      <w:bookmarkEnd w:id="511"/>
      <w:r>
        <w:rPr>
          <w:sz w:val="17"/>
        </w:rPr>
        <w:t xml:space="preserve">(2012). </w:t>
      </w:r>
      <w:hyperlink r:id="rId47"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48"/>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49"/>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50"/>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bookmarkStart w:id="512" w:name="OLE_LINK10"/>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bookmarkEnd w:id="512"/>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Default="009319BE">
      <w:pPr>
        <w:spacing w:before="1" w:line="244" w:lineRule="auto"/>
        <w:ind w:left="220" w:right="114"/>
        <w:jc w:val="both"/>
        <w:rPr>
          <w:rFonts w:eastAsiaTheme="minorEastAsia"/>
          <w:sz w:val="17"/>
          <w:lang w:eastAsia="zh-CN"/>
        </w:rPr>
      </w:pPr>
    </w:p>
    <w:p w14:paraId="1B3E0458" w14:textId="77777777" w:rsidR="00F3051E" w:rsidRDefault="00F3051E">
      <w:pPr>
        <w:spacing w:before="1" w:line="244" w:lineRule="auto"/>
        <w:ind w:left="220" w:right="114"/>
        <w:jc w:val="both"/>
        <w:rPr>
          <w:rFonts w:eastAsiaTheme="minorEastAsia"/>
          <w:sz w:val="17"/>
          <w:lang w:eastAsia="zh-CN"/>
        </w:rPr>
      </w:pPr>
    </w:p>
    <w:p w14:paraId="7386DD4D" w14:textId="48B2D713" w:rsidR="00F3051E" w:rsidRDefault="00F3051E" w:rsidP="00F3051E">
      <w:pPr>
        <w:spacing w:before="1" w:line="244" w:lineRule="auto"/>
        <w:ind w:right="114"/>
        <w:jc w:val="both"/>
        <w:rPr>
          <w:rFonts w:eastAsiaTheme="minorEastAsia"/>
          <w:sz w:val="17"/>
          <w:lang w:eastAsia="zh-CN"/>
        </w:rPr>
      </w:pPr>
    </w:p>
    <w:p w14:paraId="16DB6F2A" w14:textId="77777777" w:rsidR="003E5195" w:rsidRDefault="003E5195" w:rsidP="00F3051E">
      <w:pPr>
        <w:spacing w:before="1" w:line="244" w:lineRule="auto"/>
        <w:ind w:right="114"/>
        <w:jc w:val="both"/>
        <w:rPr>
          <w:rFonts w:eastAsiaTheme="minorEastAsia"/>
          <w:sz w:val="17"/>
          <w:lang w:eastAsia="zh-CN"/>
        </w:rPr>
      </w:pPr>
    </w:p>
    <w:p w14:paraId="09257245" w14:textId="77777777" w:rsidR="003E5195" w:rsidRDefault="003E5195" w:rsidP="00F3051E">
      <w:pPr>
        <w:spacing w:before="1" w:line="244" w:lineRule="auto"/>
        <w:ind w:right="114"/>
        <w:jc w:val="both"/>
        <w:rPr>
          <w:rFonts w:eastAsiaTheme="minorEastAsia"/>
          <w:sz w:val="17"/>
          <w:lang w:eastAsia="zh-CN"/>
        </w:rPr>
      </w:pPr>
    </w:p>
    <w:p w14:paraId="7CEE424F" w14:textId="77777777" w:rsidR="003E5195" w:rsidRPr="0060064D" w:rsidRDefault="003E5195" w:rsidP="003E5195">
      <w:pPr>
        <w:pStyle w:val="a6"/>
        <w:numPr>
          <w:ilvl w:val="0"/>
          <w:numId w:val="19"/>
        </w:numPr>
        <w:tabs>
          <w:tab w:val="left" w:pos="627"/>
        </w:tabs>
        <w:spacing w:before="229"/>
        <w:outlineLvl w:val="2"/>
        <w:rPr>
          <w:rFonts w:ascii="Arial" w:eastAsiaTheme="minorEastAsia" w:hAnsi="Arial" w:cs="Arial"/>
          <w:b/>
          <w:bCs/>
          <w:lang w:eastAsia="zh-CN"/>
        </w:rPr>
      </w:pPr>
      <w:commentRangeStart w:id="513"/>
      <w:commentRangeStart w:id="514"/>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w:t>
      </w:r>
      <w:ins w:id="515" w:author="兴雨 郭" w:date="2026-02-05T22:55:00Z">
        <w:r w:rsidRPr="00105508">
          <w:rPr>
            <w:rFonts w:eastAsiaTheme="minorEastAsia"/>
            <w:lang w:eastAsia="zh-CN"/>
          </w:rPr>
          <w:t>非对称双椭球</w:t>
        </w:r>
      </w:ins>
      <w:ins w:id="516" w:author="兴雨 郭" w:date="2026-02-05T22:56:00Z" w16du:dateUtc="2026-02-05T14:56:00Z">
        <w:r>
          <w:rPr>
            <w:rFonts w:eastAsiaTheme="minorEastAsia" w:hint="eastAsia"/>
            <w:lang w:eastAsia="zh-CN"/>
          </w:rPr>
          <w:t>采样</w:t>
        </w:r>
      </w:ins>
      <w:ins w:id="517" w:author="兴雨 郭" w:date="2026-02-05T22:55:00Z">
        <w:r w:rsidRPr="00105508">
          <w:rPr>
            <w:rFonts w:eastAsiaTheme="minorEastAsia"/>
            <w:lang w:eastAsia="zh-CN"/>
          </w:rPr>
          <w:t>域</w:t>
        </w:r>
      </w:ins>
      <w:del w:id="518" w:author="兴雨 郭" w:date="2026-02-05T22:55:00Z" w16du:dateUtc="2026-02-05T14:55:00Z">
        <w:r w:rsidRPr="00916166" w:rsidDel="00105508">
          <w:rPr>
            <w:rFonts w:eastAsiaTheme="minorEastAsia" w:hint="eastAsia"/>
            <w:lang w:eastAsia="zh-CN"/>
          </w:rPr>
          <w:delText>双向超椭球体知情子集</w:delText>
        </w:r>
      </w:del>
      <w:r w:rsidRPr="00916166">
        <w:rPr>
          <w:rFonts w:eastAsiaTheme="minorEastAsia" w:hint="eastAsia"/>
          <w:lang w:eastAsia="zh-CN"/>
        </w:rPr>
        <w:t>进行约束采样路径</w:t>
      </w:r>
      <w:del w:id="519" w:author="兴雨 郭" w:date="2026-02-05T22:56:00Z" w16du:dateUtc="2026-02-05T14:56:00Z">
        <w:r w:rsidRPr="00916166" w:rsidDel="00105508">
          <w:rPr>
            <w:rFonts w:eastAsiaTheme="minorEastAsia" w:hint="eastAsia"/>
            <w:lang w:eastAsia="zh-CN"/>
          </w:rPr>
          <w:delText>的</w:delText>
        </w:r>
      </w:del>
      <w:r w:rsidRPr="00916166">
        <w:rPr>
          <w:rFonts w:eastAsiaTheme="minorEastAsia" w:hint="eastAsia"/>
          <w:lang w:eastAsia="zh-CN"/>
        </w:rPr>
        <w:t>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5B72C49D" w14:textId="77777777" w:rsidR="003E5195" w:rsidRPr="00A32805" w:rsidRDefault="003E5195" w:rsidP="003E5195">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5CED94DF" w14:textId="77777777" w:rsidR="003E5195" w:rsidRDefault="003E5195" w:rsidP="003E5195">
      <w:pPr>
        <w:tabs>
          <w:tab w:val="left" w:pos="627"/>
        </w:tabs>
        <w:spacing w:before="229"/>
        <w:outlineLvl w:val="2"/>
        <w:rPr>
          <w:rFonts w:ascii="宋体" w:eastAsia="宋体" w:hAnsi="宋体" w:cs="宋体" w:hint="eastAsia"/>
          <w:sz w:val="20"/>
          <w:szCs w:val="20"/>
          <w:lang w:eastAsia="zh-CN"/>
        </w:rPr>
      </w:pPr>
    </w:p>
    <w:p w14:paraId="2175270D" w14:textId="77777777" w:rsidR="003E5195" w:rsidRPr="00510981" w:rsidRDefault="003E5195" w:rsidP="003E5195">
      <w:pPr>
        <w:tabs>
          <w:tab w:val="left" w:pos="627"/>
        </w:tabs>
        <w:spacing w:before="229"/>
        <w:outlineLvl w:val="2"/>
        <w:rPr>
          <w:rFonts w:eastAsiaTheme="minorEastAsia"/>
          <w:lang w:eastAsia="zh-CN"/>
        </w:rPr>
      </w:pPr>
      <w:r w:rsidRPr="00510981">
        <w:rPr>
          <w:rFonts w:eastAsiaTheme="minorEastAsia" w:hint="eastAsia"/>
          <w:lang w:eastAsia="zh-CN"/>
        </w:rPr>
        <w:t>本文的目的是生成一条平衡收敛时间和路径长度的路径，从实验所得到的结果看，可以做出如下观察：</w:t>
      </w:r>
    </w:p>
    <w:p w14:paraId="2667D0C0"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lang w:eastAsia="zh-CN"/>
        </w:rPr>
        <w:t>PID</w:t>
      </w:r>
      <w:r w:rsidRPr="00510981">
        <w:rPr>
          <w:rFonts w:eastAsiaTheme="minorEastAsia" w:hint="eastAsia"/>
          <w:lang w:eastAsia="zh-CN"/>
        </w:rPr>
        <w:t>性能分析</w:t>
      </w:r>
      <w:r w:rsidRPr="00510981">
        <w:rPr>
          <w:rFonts w:eastAsiaTheme="minorEastAsia"/>
          <w:lang w:eastAsia="zh-CN"/>
        </w:rPr>
        <w:t>实验结果表明，</w:t>
      </w:r>
      <w:r w:rsidRPr="00510981">
        <w:rPr>
          <w:rFonts w:eastAsiaTheme="minorEastAsia"/>
          <w:lang w:eastAsia="zh-CN"/>
        </w:rPr>
        <w:t xml:space="preserve">PID </w:t>
      </w:r>
      <w:r w:rsidRPr="00510981">
        <w:rPr>
          <w:rFonts w:eastAsiaTheme="minorEastAsia"/>
          <w:lang w:eastAsia="zh-CN"/>
        </w:rPr>
        <w:t>控制器对</w:t>
      </w:r>
      <w:r w:rsidRPr="00510981">
        <w:rPr>
          <w:rFonts w:eastAsiaTheme="minorEastAsia"/>
          <w:lang w:eastAsia="zh-CN"/>
        </w:rPr>
        <w:t xml:space="preserve"> SC-RRT </w:t>
      </w:r>
      <w:r w:rsidRPr="00510981">
        <w:rPr>
          <w:rFonts w:eastAsiaTheme="minorEastAsia"/>
          <w:lang w:eastAsia="zh-CN"/>
        </w:rPr>
        <w:t>的收敛动力学具有显著影响，尤其体现在首次可行解时间和搜索稳定性方面。适中的比例增益配合中等强度的积分项，在快速收敛与稳定采样行为之间实现了最佳平衡。</w:t>
      </w:r>
    </w:p>
    <w:p w14:paraId="77C023F9"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与传统</w:t>
      </w:r>
      <w:r w:rsidRPr="00510981">
        <w:rPr>
          <w:rFonts w:eastAsiaTheme="minorEastAsia" w:hint="eastAsia"/>
          <w:lang w:eastAsia="zh-CN"/>
        </w:rPr>
        <w:t>RRT</w:t>
      </w:r>
      <w:r w:rsidRPr="00510981">
        <w:rPr>
          <w:rFonts w:eastAsiaTheme="minorEastAsia" w:hint="eastAsia"/>
          <w:lang w:eastAsia="zh-CN"/>
        </w:rPr>
        <w:t>变体的性能对比仿真表明，其收敛时间短于</w:t>
      </w:r>
      <w:r w:rsidRPr="00510981">
        <w:rPr>
          <w:rFonts w:eastAsiaTheme="minorEastAsia" w:hint="eastAsia"/>
          <w:lang w:eastAsia="zh-CN"/>
        </w:rPr>
        <w:t>RRT</w:t>
      </w:r>
      <w:r w:rsidRPr="00510981">
        <w:rPr>
          <w:rFonts w:eastAsiaTheme="minorEastAsia" w:hint="eastAsia"/>
          <w:lang w:eastAsia="zh-CN"/>
        </w:rPr>
        <w:t>，且其生成的路径长度更优于</w:t>
      </w:r>
      <w:r w:rsidRPr="00510981">
        <w:rPr>
          <w:rFonts w:eastAsiaTheme="minorEastAsia" w:hint="eastAsia"/>
          <w:lang w:eastAsia="zh-CN"/>
        </w:rPr>
        <w:t>RRT-Star,</w:t>
      </w:r>
      <w:r w:rsidRPr="00510981">
        <w:rPr>
          <w:rFonts w:eastAsiaTheme="minorEastAsia" w:hint="eastAsia"/>
          <w:lang w:eastAsia="zh-CN"/>
        </w:rPr>
        <w:t>此外，于文献【】算法相比，</w:t>
      </w:r>
      <w:r w:rsidRPr="00510981">
        <w:rPr>
          <w:rFonts w:eastAsiaTheme="minorEastAsia" w:hint="eastAsia"/>
          <w:lang w:eastAsia="zh-CN"/>
        </w:rPr>
        <w:t>SC-RRT</w:t>
      </w:r>
      <w:r w:rsidRPr="00510981">
        <w:rPr>
          <w:rFonts w:eastAsiaTheme="minorEastAsia" w:hint="eastAsia"/>
          <w:lang w:eastAsia="zh-CN"/>
        </w:rPr>
        <w:t>在平衡收敛时间和路径长度等方面表现的更好，以至于能够在相对较短的时间内获得同时满足更短的路径长度，更少的规划时间，更少的路径节点以及更平滑的路线，而</w:t>
      </w:r>
      <w:r w:rsidRPr="00510981">
        <w:rPr>
          <w:rFonts w:eastAsiaTheme="minorEastAsia" w:hint="eastAsia"/>
          <w:lang w:eastAsia="zh-CN"/>
        </w:rPr>
        <w:t>Informed-rrt</w:t>
      </w:r>
      <w:r w:rsidRPr="00510981">
        <w:rPr>
          <w:rFonts w:eastAsiaTheme="minorEastAsia" w:hint="eastAsia"/>
          <w:lang w:eastAsia="zh-CN"/>
        </w:rPr>
        <w:t>算法则需要去花费更多路径点乃至更多的时间去计算一条等价的路径。</w:t>
      </w:r>
    </w:p>
    <w:p w14:paraId="2130F993" w14:textId="77777777" w:rsidR="003E5195" w:rsidRPr="008516FE"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稳定性对比仿真说明，在不同的环境和不同起始节点和目标节点距离下，</w:t>
      </w:r>
      <w:r w:rsidRPr="00510981">
        <w:rPr>
          <w:rFonts w:eastAsiaTheme="minorEastAsia" w:hint="eastAsia"/>
          <w:lang w:eastAsia="zh-CN"/>
        </w:rPr>
        <w:t xml:space="preserve"> SC-RRT</w:t>
      </w:r>
      <w:r w:rsidRPr="00510981">
        <w:rPr>
          <w:rFonts w:eastAsiaTheme="minorEastAsia" w:hint="eastAsia"/>
          <w:lang w:eastAsia="zh-CN"/>
        </w:rPr>
        <w:t>算法所规划的最终路径比之上述路径规划算法及其变体更加稳定，此其生成的路径更加集中一致。</w:t>
      </w:r>
      <w:commentRangeEnd w:id="513"/>
      <w:r w:rsidRPr="008516FE">
        <w:rPr>
          <w:rStyle w:val="af0"/>
          <w:rFonts w:eastAsiaTheme="minorEastAsia"/>
          <w:sz w:val="22"/>
          <w:szCs w:val="22"/>
          <w:lang w:eastAsia="zh-CN"/>
        </w:rPr>
        <w:commentReference w:id="513"/>
      </w:r>
      <w:commentRangeEnd w:id="514"/>
      <w:r w:rsidR="00140366" w:rsidRPr="008516FE">
        <w:rPr>
          <w:rStyle w:val="af0"/>
          <w:rFonts w:eastAsiaTheme="minorEastAsia"/>
          <w:sz w:val="22"/>
          <w:szCs w:val="22"/>
          <w:lang w:eastAsia="zh-CN"/>
        </w:rPr>
        <w:commentReference w:id="514"/>
      </w:r>
    </w:p>
    <w:p w14:paraId="7D98855E" w14:textId="77777777" w:rsidR="003E5195" w:rsidRPr="003E5195" w:rsidRDefault="003E5195" w:rsidP="00F3051E">
      <w:pPr>
        <w:spacing w:before="1" w:line="244" w:lineRule="auto"/>
        <w:ind w:right="114"/>
        <w:jc w:val="both"/>
        <w:rPr>
          <w:rFonts w:eastAsiaTheme="minorEastAsia"/>
          <w:sz w:val="17"/>
          <w:lang w:eastAsia="zh-CN"/>
        </w:rPr>
      </w:pPr>
    </w:p>
    <w:sectPr w:rsidR="003E5195" w:rsidRPr="003E5195"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兴雨 郭" w:date="2026-01-25T22:56:00Z" w:initials="兴郭">
    <w:p w14:paraId="6D8CD6A0" w14:textId="071ECA70" w:rsidR="00426B43" w:rsidRDefault="00426B43" w:rsidP="00426B43">
      <w:pPr>
        <w:pStyle w:val="af1"/>
      </w:pPr>
      <w:r>
        <w:rPr>
          <w:rStyle w:val="af0"/>
        </w:rPr>
        <w:annotationRef/>
      </w:r>
      <w:r>
        <w:rPr>
          <w:rFonts w:hint="eastAsia"/>
        </w:rPr>
        <w:t>整篇验证效率高，如</w:t>
      </w:r>
      <w:r>
        <w:t>20%</w:t>
      </w:r>
    </w:p>
  </w:comment>
  <w:comment w:id="2" w:author="兴雨 郭" w:date="2026-01-25T22:58:00Z" w:initials="兴郭">
    <w:p w14:paraId="5CA664E4" w14:textId="77777777" w:rsidR="00426B43" w:rsidRDefault="00426B43" w:rsidP="00426B43">
      <w:pPr>
        <w:pStyle w:val="af1"/>
      </w:pPr>
      <w:r>
        <w:rPr>
          <w:rStyle w:val="af0"/>
        </w:rPr>
        <w:annotationRef/>
      </w:r>
      <w:r>
        <w:rPr>
          <w:rFonts w:hint="eastAsia"/>
        </w:rPr>
        <w:t>帕累托节点少导致效率高，可以从节点层面讲</w:t>
      </w:r>
    </w:p>
  </w:comment>
  <w:comment w:id="3" w:author="兴雨 郭" w:date="2026-01-25T23:01:00Z" w:initials="兴郭">
    <w:p w14:paraId="348E3033" w14:textId="77777777" w:rsidR="00426B43" w:rsidRDefault="00426B43" w:rsidP="00426B43">
      <w:pPr>
        <w:pStyle w:val="af1"/>
      </w:pPr>
      <w:r>
        <w:rPr>
          <w:rStyle w:val="af0"/>
        </w:rPr>
        <w:annotationRef/>
      </w:r>
      <w:r>
        <w:rPr>
          <w:rFonts w:hint="eastAsia"/>
        </w:rPr>
        <w:t>比较的对象算法要是我要输出的点，最好是有帕累托的</w:t>
      </w:r>
    </w:p>
  </w:comment>
  <w:comment w:id="19" w:author="兴雨 郭" w:date="2026-01-25T22:35:00Z" w:initials="兴郭">
    <w:p w14:paraId="62768A3E" w14:textId="77777777" w:rsidR="004F1626" w:rsidRDefault="004F1626" w:rsidP="004F1626">
      <w:pPr>
        <w:pStyle w:val="af1"/>
      </w:pPr>
      <w:r>
        <w:rPr>
          <w:rStyle w:val="af0"/>
        </w:rPr>
        <w:annotationRef/>
      </w:r>
      <w:r>
        <w:rPr>
          <w:rFonts w:hint="eastAsia"/>
        </w:rPr>
        <w:t>采用技术性的描述不要评价性的描述</w:t>
      </w:r>
    </w:p>
  </w:comment>
  <w:comment w:id="27"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46"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74" w:author="兴雨 郭" w:date="2026-01-25T21:19:00Z" w:initials="兴郭">
    <w:p w14:paraId="678FE41D" w14:textId="6BF9FF72" w:rsidR="0023461D" w:rsidRDefault="0023461D" w:rsidP="0023461D">
      <w:pPr>
        <w:pStyle w:val="af1"/>
      </w:pPr>
      <w:r>
        <w:rPr>
          <w:rStyle w:val="af0"/>
        </w:rPr>
        <w:annotationRef/>
      </w:r>
      <w:r>
        <w:rPr>
          <w:rFonts w:hint="eastAsia"/>
        </w:rPr>
        <w:t>第二个算法做对比实验</w:t>
      </w:r>
    </w:p>
  </w:comment>
  <w:comment w:id="165" w:author="兴雨 郭" w:date="2026-01-25T22:38:00Z" w:initials="兴郭">
    <w:p w14:paraId="16ADE50A" w14:textId="77777777" w:rsidR="00A869F1" w:rsidRDefault="00A869F1" w:rsidP="00C333A8">
      <w:pPr>
        <w:pStyle w:val="af1"/>
      </w:pPr>
      <w:r>
        <w:rPr>
          <w:rStyle w:val="af0"/>
        </w:rPr>
        <w:annotationRef/>
      </w:r>
      <w:r>
        <w:rPr>
          <w:rFonts w:hint="eastAsia"/>
        </w:rPr>
        <w:t>完善后简化下面公式的部分和评价性废话别提</w:t>
      </w:r>
    </w:p>
  </w:comment>
  <w:comment w:id="280" w:author="兴雨 郭" w:date="2026-01-25T23:09:00Z" w:initials="兴郭">
    <w:p w14:paraId="2038CDCD" w14:textId="77777777" w:rsidR="00016377" w:rsidRDefault="00016377" w:rsidP="00016377">
      <w:pPr>
        <w:pStyle w:val="af1"/>
      </w:pPr>
      <w:r>
        <w:rPr>
          <w:rStyle w:val="af0"/>
        </w:rPr>
        <w:annotationRef/>
      </w:r>
      <w:r>
        <w:rPr>
          <w:rFonts w:hint="eastAsia"/>
        </w:rPr>
        <w:t>直接写不要</w:t>
      </w:r>
      <w:r>
        <w:t>3.1</w:t>
      </w:r>
      <w:r>
        <w:rPr>
          <w:rFonts w:hint="eastAsia"/>
        </w:rPr>
        <w:t>，</w:t>
      </w:r>
      <w:r>
        <w:t>3.2</w:t>
      </w:r>
      <w:r>
        <w:rPr>
          <w:rFonts w:hint="eastAsia"/>
        </w:rPr>
        <w:t>，</w:t>
      </w:r>
      <w:r>
        <w:t>3.3</w:t>
      </w:r>
    </w:p>
  </w:comment>
  <w:comment w:id="283" w:author="兴雨 郭" w:date="2026-01-25T23:09:00Z" w:initials="兴郭">
    <w:p w14:paraId="5483F29A" w14:textId="77777777" w:rsidR="00016377" w:rsidRDefault="00016377" w:rsidP="00016377">
      <w:pPr>
        <w:pStyle w:val="af1"/>
      </w:pPr>
      <w:r>
        <w:rPr>
          <w:rStyle w:val="af0"/>
        </w:rPr>
        <w:annotationRef/>
      </w:r>
      <w:r>
        <w:rPr>
          <w:rFonts w:hint="eastAsia"/>
        </w:rPr>
        <w:t>最后写一个仿真条件，既包括实验条件又包括算法内容</w:t>
      </w:r>
    </w:p>
  </w:comment>
  <w:comment w:id="284" w:author="兴雨 郭" w:date="2026-01-25T23:09:00Z" w:initials="兴郭">
    <w:p w14:paraId="5E55200D" w14:textId="77777777" w:rsidR="00016377" w:rsidRDefault="00016377" w:rsidP="00016377">
      <w:pPr>
        <w:pStyle w:val="af1"/>
      </w:pPr>
      <w:r>
        <w:rPr>
          <w:rStyle w:val="af0"/>
        </w:rPr>
        <w:annotationRef/>
      </w:r>
      <w:r>
        <w:rPr>
          <w:rFonts w:hint="eastAsia"/>
        </w:rPr>
        <w:t>以及实验数据</w:t>
      </w:r>
    </w:p>
  </w:comment>
  <w:comment w:id="285" w:author="兴雨 郭" w:date="2026-01-25T23:10:00Z" w:initials="兴郭">
    <w:p w14:paraId="610A200F" w14:textId="77777777" w:rsidR="00016377" w:rsidRDefault="00016377" w:rsidP="00016377">
      <w:pPr>
        <w:pStyle w:val="af1"/>
      </w:pPr>
      <w:r>
        <w:rPr>
          <w:rStyle w:val="af0"/>
        </w:rPr>
        <w:annotationRef/>
      </w:r>
      <w:r>
        <w:rPr>
          <w:rFonts w:hint="eastAsia"/>
        </w:rPr>
        <w:t>包括大论文</w:t>
      </w:r>
    </w:p>
  </w:comment>
  <w:comment w:id="513" w:author="兴雨 郭" w:date="2026-01-25T22:53:00Z" w:initials="兴郭">
    <w:p w14:paraId="6EE34874" w14:textId="77777777" w:rsidR="003E5195" w:rsidRDefault="003E5195" w:rsidP="00140366">
      <w:pPr>
        <w:pStyle w:val="af1"/>
      </w:pPr>
      <w:r>
        <w:rPr>
          <w:rStyle w:val="af0"/>
        </w:rPr>
        <w:annotationRef/>
      </w:r>
      <w:r>
        <w:rPr>
          <w:rFonts w:hint="eastAsia"/>
        </w:rPr>
        <w:t>这段没用</w:t>
      </w:r>
    </w:p>
  </w:comment>
  <w:comment w:id="514" w:author="兴雨 郭" w:date="2026-01-25T23:25:00Z" w:initials="兴郭">
    <w:p w14:paraId="205F71FE" w14:textId="77777777" w:rsidR="003E5195" w:rsidRDefault="003E5195" w:rsidP="00140366">
      <w:pPr>
        <w:pStyle w:val="af1"/>
      </w:pPr>
      <w:r>
        <w:rPr>
          <w:rStyle w:val="af0"/>
        </w:rPr>
        <w:annotationRef/>
      </w:r>
      <w:r>
        <w:rPr>
          <w:rFonts w:hint="eastAsia"/>
        </w:rPr>
        <w:t>关于稳定性方面，直接讲通过</w:t>
      </w:r>
      <w:r>
        <w:t>2000</w:t>
      </w:r>
      <w:r>
        <w:rPr>
          <w:rFonts w:hint="eastAsia"/>
        </w:rPr>
        <w:t>次实验证明稳定性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8CD6A0" w15:done="0"/>
  <w15:commentEx w15:paraId="5CA664E4" w15:paraIdParent="6D8CD6A0" w15:done="0"/>
  <w15:commentEx w15:paraId="348E3033" w15:paraIdParent="6D8CD6A0" w15:done="0"/>
  <w15:commentEx w15:paraId="62768A3E" w15:done="0"/>
  <w15:commentEx w15:paraId="770B3817" w15:done="0"/>
  <w15:commentEx w15:paraId="4EF970B9" w15:done="0"/>
  <w15:commentEx w15:paraId="678FE41D" w15:done="0"/>
  <w15:commentEx w15:paraId="16ADE50A" w15:done="0"/>
  <w15:commentEx w15:paraId="2038CDCD" w15:done="0"/>
  <w15:commentEx w15:paraId="5483F29A" w15:done="0"/>
  <w15:commentEx w15:paraId="5E55200D" w15:paraIdParent="5483F29A" w15:done="0"/>
  <w15:commentEx w15:paraId="610A200F" w15:paraIdParent="5483F29A" w15:done="0"/>
  <w15:commentEx w15:paraId="6EE34874" w15:done="0"/>
  <w15:commentEx w15:paraId="205F71FE" w15:paraIdParent="6EE348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5812B1" w16cex:dateUtc="2026-01-25T14:56:00Z"/>
  <w16cex:commentExtensible w16cex:durableId="7D9C74A7" w16cex:dateUtc="2026-01-25T14:58:00Z"/>
  <w16cex:commentExtensible w16cex:durableId="3CD13841" w16cex:dateUtc="2026-01-25T15:01:00Z"/>
  <w16cex:commentExtensible w16cex:durableId="02FBC4CE" w16cex:dateUtc="2026-01-25T14:35:00Z"/>
  <w16cex:commentExtensible w16cex:durableId="6AD58DE5" w16cex:dateUtc="2026-01-25T14:35:00Z"/>
  <w16cex:commentExtensible w16cex:durableId="6C38E967" w16cex:dateUtc="2026-01-24T10:31:00Z"/>
  <w16cex:commentExtensible w16cex:durableId="68C891D2" w16cex:dateUtc="2026-01-25T13:19:00Z"/>
  <w16cex:commentExtensible w16cex:durableId="607E081B" w16cex:dateUtc="2026-01-25T14:38:00Z"/>
  <w16cex:commentExtensible w16cex:durableId="2B492721" w16cex:dateUtc="2026-01-25T15:09:00Z"/>
  <w16cex:commentExtensible w16cex:durableId="00CE4E14" w16cex:dateUtc="2026-01-25T15:09:00Z"/>
  <w16cex:commentExtensible w16cex:durableId="73712931" w16cex:dateUtc="2026-01-25T15:09:00Z"/>
  <w16cex:commentExtensible w16cex:durableId="09843566" w16cex:dateUtc="2026-01-25T15:10:00Z"/>
  <w16cex:commentExtensible w16cex:durableId="0A232AB4" w16cex:dateUtc="2026-01-25T14:53:00Z"/>
  <w16cex:commentExtensible w16cex:durableId="2B2297B3" w16cex:dateUtc="2026-01-25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8CD6A0" w16cid:durableId="7C5812B1"/>
  <w16cid:commentId w16cid:paraId="5CA664E4" w16cid:durableId="7D9C74A7"/>
  <w16cid:commentId w16cid:paraId="348E3033" w16cid:durableId="3CD13841"/>
  <w16cid:commentId w16cid:paraId="62768A3E" w16cid:durableId="02FBC4CE"/>
  <w16cid:commentId w16cid:paraId="770B3817" w16cid:durableId="6AD58DE5"/>
  <w16cid:commentId w16cid:paraId="4EF970B9" w16cid:durableId="6C38E967"/>
  <w16cid:commentId w16cid:paraId="678FE41D" w16cid:durableId="68C891D2"/>
  <w16cid:commentId w16cid:paraId="16ADE50A" w16cid:durableId="607E081B"/>
  <w16cid:commentId w16cid:paraId="2038CDCD" w16cid:durableId="2B492721"/>
  <w16cid:commentId w16cid:paraId="5483F29A" w16cid:durableId="00CE4E14"/>
  <w16cid:commentId w16cid:paraId="5E55200D" w16cid:durableId="73712931"/>
  <w16cid:commentId w16cid:paraId="610A200F" w16cid:durableId="09843566"/>
  <w16cid:commentId w16cid:paraId="6EE34874" w16cid:durableId="0A232AB4"/>
  <w16cid:commentId w16cid:paraId="205F71FE" w16cid:durableId="2B2297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6720D" w14:textId="77777777" w:rsidR="001F11C3" w:rsidRDefault="001F11C3">
      <w:r>
        <w:separator/>
      </w:r>
    </w:p>
  </w:endnote>
  <w:endnote w:type="continuationSeparator" w:id="0">
    <w:p w14:paraId="39371901" w14:textId="77777777" w:rsidR="001F11C3" w:rsidRDefault="001F1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6C6A7" w14:textId="77777777" w:rsidR="001F11C3" w:rsidRDefault="001F11C3">
      <w:r>
        <w:separator/>
      </w:r>
    </w:p>
  </w:footnote>
  <w:footnote w:type="continuationSeparator" w:id="0">
    <w:p w14:paraId="1E8C22D8" w14:textId="77777777" w:rsidR="001F11C3" w:rsidRDefault="001F1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AEAA" w14:textId="77777777" w:rsidR="00765799" w:rsidRPr="007D002C" w:rsidRDefault="00765799"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A03E" w14:textId="77777777" w:rsidR="00765799" w:rsidRDefault="00765799">
    <w:pPr>
      <w:pStyle w:val="a3"/>
      <w:spacing w:line="14" w:lineRule="auto"/>
    </w:pPr>
    <w:r>
      <w:rPr>
        <w:noProof/>
      </w:rPr>
      <mc:AlternateContent>
        <mc:Choice Requires="wps">
          <w:drawing>
            <wp:anchor distT="0" distB="0" distL="114300" distR="114300" simplePos="0" relativeHeight="251659264" behindDoc="1" locked="0" layoutInCell="1" allowOverlap="1" wp14:anchorId="50DE29E0" wp14:editId="75F9481E">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3328E"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1"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3"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4"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9"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0"/>
  </w:num>
  <w:num w:numId="2" w16cid:durableId="1685086714">
    <w:abstractNumId w:val="6"/>
  </w:num>
  <w:num w:numId="3" w16cid:durableId="375550823">
    <w:abstractNumId w:val="5"/>
  </w:num>
  <w:num w:numId="4" w16cid:durableId="1808009374">
    <w:abstractNumId w:val="12"/>
  </w:num>
  <w:num w:numId="5" w16cid:durableId="1208179476">
    <w:abstractNumId w:val="18"/>
  </w:num>
  <w:num w:numId="6" w16cid:durableId="438337384">
    <w:abstractNumId w:val="25"/>
  </w:num>
  <w:num w:numId="7" w16cid:durableId="1849323101">
    <w:abstractNumId w:val="21"/>
  </w:num>
  <w:num w:numId="8" w16cid:durableId="455177939">
    <w:abstractNumId w:val="23"/>
  </w:num>
  <w:num w:numId="9" w16cid:durableId="1778210238">
    <w:abstractNumId w:val="3"/>
  </w:num>
  <w:num w:numId="10" w16cid:durableId="919414628">
    <w:abstractNumId w:val="22"/>
  </w:num>
  <w:num w:numId="11" w16cid:durableId="1274560829">
    <w:abstractNumId w:val="24"/>
  </w:num>
  <w:num w:numId="12" w16cid:durableId="579019139">
    <w:abstractNumId w:val="14"/>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5"/>
  </w:num>
  <w:num w:numId="19" w16cid:durableId="240990695">
    <w:abstractNumId w:val="19"/>
  </w:num>
  <w:num w:numId="20" w16cid:durableId="1519542927">
    <w:abstractNumId w:val="13"/>
  </w:num>
  <w:num w:numId="21" w16cid:durableId="1939483128">
    <w:abstractNumId w:val="11"/>
  </w:num>
  <w:num w:numId="22" w16cid:durableId="925384669">
    <w:abstractNumId w:val="20"/>
  </w:num>
  <w:num w:numId="23" w16cid:durableId="544297396">
    <w:abstractNumId w:val="17"/>
  </w:num>
  <w:num w:numId="24" w16cid:durableId="1756391665">
    <w:abstractNumId w:val="4"/>
  </w:num>
  <w:num w:numId="25" w16cid:durableId="1944459810">
    <w:abstractNumId w:val="16"/>
  </w:num>
  <w:num w:numId="26" w16cid:durableId="129001593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377"/>
    <w:rsid w:val="000169A0"/>
    <w:rsid w:val="000243D2"/>
    <w:rsid w:val="00030326"/>
    <w:rsid w:val="00030EF5"/>
    <w:rsid w:val="00034DCB"/>
    <w:rsid w:val="00043ED5"/>
    <w:rsid w:val="00046DC6"/>
    <w:rsid w:val="00062CA0"/>
    <w:rsid w:val="00072951"/>
    <w:rsid w:val="00075690"/>
    <w:rsid w:val="00076339"/>
    <w:rsid w:val="00081E14"/>
    <w:rsid w:val="00087929"/>
    <w:rsid w:val="0009027B"/>
    <w:rsid w:val="00090595"/>
    <w:rsid w:val="00096F8C"/>
    <w:rsid w:val="000A0CFF"/>
    <w:rsid w:val="000A1444"/>
    <w:rsid w:val="000B231D"/>
    <w:rsid w:val="000B6D23"/>
    <w:rsid w:val="000C09B1"/>
    <w:rsid w:val="000C571E"/>
    <w:rsid w:val="000D0EB4"/>
    <w:rsid w:val="000D7B58"/>
    <w:rsid w:val="000E27E7"/>
    <w:rsid w:val="000E33E1"/>
    <w:rsid w:val="000E4C16"/>
    <w:rsid w:val="000E64A2"/>
    <w:rsid w:val="000F45FC"/>
    <w:rsid w:val="000F48F0"/>
    <w:rsid w:val="000F7115"/>
    <w:rsid w:val="000F7198"/>
    <w:rsid w:val="00105508"/>
    <w:rsid w:val="00106F4F"/>
    <w:rsid w:val="0011603F"/>
    <w:rsid w:val="001169F8"/>
    <w:rsid w:val="00122769"/>
    <w:rsid w:val="0012740D"/>
    <w:rsid w:val="001324AF"/>
    <w:rsid w:val="0013518F"/>
    <w:rsid w:val="00137855"/>
    <w:rsid w:val="00140366"/>
    <w:rsid w:val="001576E1"/>
    <w:rsid w:val="00161549"/>
    <w:rsid w:val="00171B66"/>
    <w:rsid w:val="00172F09"/>
    <w:rsid w:val="001755C7"/>
    <w:rsid w:val="00177590"/>
    <w:rsid w:val="00177716"/>
    <w:rsid w:val="0018517D"/>
    <w:rsid w:val="00187605"/>
    <w:rsid w:val="00193E04"/>
    <w:rsid w:val="001943AB"/>
    <w:rsid w:val="001954C1"/>
    <w:rsid w:val="001957F9"/>
    <w:rsid w:val="001A2F5B"/>
    <w:rsid w:val="001A4B2E"/>
    <w:rsid w:val="001A4B8A"/>
    <w:rsid w:val="001A56BC"/>
    <w:rsid w:val="001A616E"/>
    <w:rsid w:val="001B4D3B"/>
    <w:rsid w:val="001D1F27"/>
    <w:rsid w:val="001D5941"/>
    <w:rsid w:val="001D7809"/>
    <w:rsid w:val="001E061A"/>
    <w:rsid w:val="001E4E27"/>
    <w:rsid w:val="001E771F"/>
    <w:rsid w:val="001F11C3"/>
    <w:rsid w:val="001F32A4"/>
    <w:rsid w:val="0020579E"/>
    <w:rsid w:val="00210918"/>
    <w:rsid w:val="00210967"/>
    <w:rsid w:val="00222280"/>
    <w:rsid w:val="00226079"/>
    <w:rsid w:val="0022724F"/>
    <w:rsid w:val="00232F4D"/>
    <w:rsid w:val="0023336B"/>
    <w:rsid w:val="0023461D"/>
    <w:rsid w:val="002459FF"/>
    <w:rsid w:val="00246C12"/>
    <w:rsid w:val="0024755E"/>
    <w:rsid w:val="0024786D"/>
    <w:rsid w:val="002525C9"/>
    <w:rsid w:val="0025462B"/>
    <w:rsid w:val="00260882"/>
    <w:rsid w:val="00260C7E"/>
    <w:rsid w:val="00263F06"/>
    <w:rsid w:val="00271AE0"/>
    <w:rsid w:val="00273440"/>
    <w:rsid w:val="00273CDF"/>
    <w:rsid w:val="00275A3A"/>
    <w:rsid w:val="002818D8"/>
    <w:rsid w:val="00283EA7"/>
    <w:rsid w:val="00285123"/>
    <w:rsid w:val="002903C9"/>
    <w:rsid w:val="00294455"/>
    <w:rsid w:val="00294849"/>
    <w:rsid w:val="00296567"/>
    <w:rsid w:val="002B0404"/>
    <w:rsid w:val="002B175F"/>
    <w:rsid w:val="002B1EDD"/>
    <w:rsid w:val="002B5079"/>
    <w:rsid w:val="002C1900"/>
    <w:rsid w:val="002D2EF8"/>
    <w:rsid w:val="002D7F58"/>
    <w:rsid w:val="002E4138"/>
    <w:rsid w:val="002E7826"/>
    <w:rsid w:val="002F4125"/>
    <w:rsid w:val="002F5541"/>
    <w:rsid w:val="002F7A37"/>
    <w:rsid w:val="00301E6D"/>
    <w:rsid w:val="00302F26"/>
    <w:rsid w:val="00304232"/>
    <w:rsid w:val="003136D7"/>
    <w:rsid w:val="00322816"/>
    <w:rsid w:val="0033321C"/>
    <w:rsid w:val="00333355"/>
    <w:rsid w:val="00340629"/>
    <w:rsid w:val="00345D87"/>
    <w:rsid w:val="00355772"/>
    <w:rsid w:val="00365D63"/>
    <w:rsid w:val="003711ED"/>
    <w:rsid w:val="00372E58"/>
    <w:rsid w:val="003774A1"/>
    <w:rsid w:val="00380798"/>
    <w:rsid w:val="00381488"/>
    <w:rsid w:val="00383FD7"/>
    <w:rsid w:val="00385D0C"/>
    <w:rsid w:val="003869EB"/>
    <w:rsid w:val="00397B24"/>
    <w:rsid w:val="003A260E"/>
    <w:rsid w:val="003A2B30"/>
    <w:rsid w:val="003A789E"/>
    <w:rsid w:val="003B032F"/>
    <w:rsid w:val="003B036C"/>
    <w:rsid w:val="003B2498"/>
    <w:rsid w:val="003B6AFF"/>
    <w:rsid w:val="003B7C5F"/>
    <w:rsid w:val="003C0688"/>
    <w:rsid w:val="003C098D"/>
    <w:rsid w:val="003C0B15"/>
    <w:rsid w:val="003C0C48"/>
    <w:rsid w:val="003C1621"/>
    <w:rsid w:val="003C5C75"/>
    <w:rsid w:val="003C64F5"/>
    <w:rsid w:val="003D03C8"/>
    <w:rsid w:val="003E4579"/>
    <w:rsid w:val="003E5195"/>
    <w:rsid w:val="003E60C6"/>
    <w:rsid w:val="003F0D72"/>
    <w:rsid w:val="003F1FF8"/>
    <w:rsid w:val="00400724"/>
    <w:rsid w:val="00400C60"/>
    <w:rsid w:val="00401299"/>
    <w:rsid w:val="00404C06"/>
    <w:rsid w:val="004054AA"/>
    <w:rsid w:val="00405D96"/>
    <w:rsid w:val="0041204E"/>
    <w:rsid w:val="0041269A"/>
    <w:rsid w:val="00413C45"/>
    <w:rsid w:val="004204A8"/>
    <w:rsid w:val="00426B43"/>
    <w:rsid w:val="00431043"/>
    <w:rsid w:val="0043317D"/>
    <w:rsid w:val="00441E09"/>
    <w:rsid w:val="00451B88"/>
    <w:rsid w:val="004537AD"/>
    <w:rsid w:val="004549DF"/>
    <w:rsid w:val="004553E8"/>
    <w:rsid w:val="00464A9B"/>
    <w:rsid w:val="00470211"/>
    <w:rsid w:val="0047798F"/>
    <w:rsid w:val="00481616"/>
    <w:rsid w:val="004844A0"/>
    <w:rsid w:val="00486444"/>
    <w:rsid w:val="00491CA9"/>
    <w:rsid w:val="0049431B"/>
    <w:rsid w:val="00494DAF"/>
    <w:rsid w:val="00496532"/>
    <w:rsid w:val="004A3542"/>
    <w:rsid w:val="004A5EEC"/>
    <w:rsid w:val="004B65D6"/>
    <w:rsid w:val="004B6CE5"/>
    <w:rsid w:val="004B7BEA"/>
    <w:rsid w:val="004C09F3"/>
    <w:rsid w:val="004C7D00"/>
    <w:rsid w:val="004E0916"/>
    <w:rsid w:val="004F1626"/>
    <w:rsid w:val="004F2CF9"/>
    <w:rsid w:val="004F52CB"/>
    <w:rsid w:val="004F5E5B"/>
    <w:rsid w:val="005003D7"/>
    <w:rsid w:val="00500B1D"/>
    <w:rsid w:val="00501A1F"/>
    <w:rsid w:val="00502E6C"/>
    <w:rsid w:val="005037EC"/>
    <w:rsid w:val="00510981"/>
    <w:rsid w:val="0051555C"/>
    <w:rsid w:val="00515749"/>
    <w:rsid w:val="00522399"/>
    <w:rsid w:val="005235EA"/>
    <w:rsid w:val="0053252C"/>
    <w:rsid w:val="00536B15"/>
    <w:rsid w:val="00537187"/>
    <w:rsid w:val="00540E10"/>
    <w:rsid w:val="00544FD6"/>
    <w:rsid w:val="00550059"/>
    <w:rsid w:val="00552D76"/>
    <w:rsid w:val="005618E7"/>
    <w:rsid w:val="00561F52"/>
    <w:rsid w:val="0056381C"/>
    <w:rsid w:val="0056385D"/>
    <w:rsid w:val="00564820"/>
    <w:rsid w:val="00570532"/>
    <w:rsid w:val="0058335E"/>
    <w:rsid w:val="00587CA2"/>
    <w:rsid w:val="0059054C"/>
    <w:rsid w:val="0059698D"/>
    <w:rsid w:val="005A3A2C"/>
    <w:rsid w:val="005A778F"/>
    <w:rsid w:val="005B2540"/>
    <w:rsid w:val="005B360B"/>
    <w:rsid w:val="005B4146"/>
    <w:rsid w:val="005B7F8E"/>
    <w:rsid w:val="005C488F"/>
    <w:rsid w:val="005C5F9D"/>
    <w:rsid w:val="005C6027"/>
    <w:rsid w:val="005D072F"/>
    <w:rsid w:val="005D5603"/>
    <w:rsid w:val="005D75F5"/>
    <w:rsid w:val="005E5E58"/>
    <w:rsid w:val="005F5EB7"/>
    <w:rsid w:val="0060064D"/>
    <w:rsid w:val="006039D1"/>
    <w:rsid w:val="006064C8"/>
    <w:rsid w:val="00610C02"/>
    <w:rsid w:val="00620E55"/>
    <w:rsid w:val="006217CE"/>
    <w:rsid w:val="00623669"/>
    <w:rsid w:val="0063385C"/>
    <w:rsid w:val="00640DC4"/>
    <w:rsid w:val="00647675"/>
    <w:rsid w:val="00650276"/>
    <w:rsid w:val="00651660"/>
    <w:rsid w:val="00660DDF"/>
    <w:rsid w:val="006645D3"/>
    <w:rsid w:val="006671BF"/>
    <w:rsid w:val="00673418"/>
    <w:rsid w:val="00673451"/>
    <w:rsid w:val="00675F95"/>
    <w:rsid w:val="00681EBC"/>
    <w:rsid w:val="00686379"/>
    <w:rsid w:val="0068691E"/>
    <w:rsid w:val="00686BC8"/>
    <w:rsid w:val="0069301B"/>
    <w:rsid w:val="00693B1D"/>
    <w:rsid w:val="006A03B4"/>
    <w:rsid w:val="006A1224"/>
    <w:rsid w:val="006A1CD8"/>
    <w:rsid w:val="006A4EF3"/>
    <w:rsid w:val="006A59F4"/>
    <w:rsid w:val="006A71C7"/>
    <w:rsid w:val="006B2EBA"/>
    <w:rsid w:val="006B6FED"/>
    <w:rsid w:val="006C2DC5"/>
    <w:rsid w:val="006C521A"/>
    <w:rsid w:val="006E2FDC"/>
    <w:rsid w:val="006E3D83"/>
    <w:rsid w:val="006E74E6"/>
    <w:rsid w:val="006F3810"/>
    <w:rsid w:val="006F645F"/>
    <w:rsid w:val="007038ED"/>
    <w:rsid w:val="00704758"/>
    <w:rsid w:val="00707A1A"/>
    <w:rsid w:val="0071103C"/>
    <w:rsid w:val="00714B2E"/>
    <w:rsid w:val="007208B0"/>
    <w:rsid w:val="00724B6B"/>
    <w:rsid w:val="00736220"/>
    <w:rsid w:val="00736C29"/>
    <w:rsid w:val="007376F2"/>
    <w:rsid w:val="007408D5"/>
    <w:rsid w:val="00746DBA"/>
    <w:rsid w:val="007543F5"/>
    <w:rsid w:val="00760A96"/>
    <w:rsid w:val="0076352E"/>
    <w:rsid w:val="00765799"/>
    <w:rsid w:val="007675FE"/>
    <w:rsid w:val="007731F0"/>
    <w:rsid w:val="0077352B"/>
    <w:rsid w:val="00773628"/>
    <w:rsid w:val="00777782"/>
    <w:rsid w:val="007866FA"/>
    <w:rsid w:val="00791326"/>
    <w:rsid w:val="007933E9"/>
    <w:rsid w:val="007A4672"/>
    <w:rsid w:val="007A5F90"/>
    <w:rsid w:val="007B0FFA"/>
    <w:rsid w:val="007B28D5"/>
    <w:rsid w:val="007C178F"/>
    <w:rsid w:val="007D002C"/>
    <w:rsid w:val="007D3782"/>
    <w:rsid w:val="007E41C6"/>
    <w:rsid w:val="007E48A1"/>
    <w:rsid w:val="007E5F61"/>
    <w:rsid w:val="007F0DC9"/>
    <w:rsid w:val="007F33C9"/>
    <w:rsid w:val="007F7EEF"/>
    <w:rsid w:val="00801F36"/>
    <w:rsid w:val="008058CB"/>
    <w:rsid w:val="00812A0A"/>
    <w:rsid w:val="008135C1"/>
    <w:rsid w:val="00821371"/>
    <w:rsid w:val="00821F49"/>
    <w:rsid w:val="00825898"/>
    <w:rsid w:val="00827A5B"/>
    <w:rsid w:val="00831FD2"/>
    <w:rsid w:val="0083383D"/>
    <w:rsid w:val="00833A35"/>
    <w:rsid w:val="008340F8"/>
    <w:rsid w:val="0083673C"/>
    <w:rsid w:val="008369EA"/>
    <w:rsid w:val="008516FE"/>
    <w:rsid w:val="00851DC5"/>
    <w:rsid w:val="00856B48"/>
    <w:rsid w:val="00857AE8"/>
    <w:rsid w:val="008670A1"/>
    <w:rsid w:val="00870347"/>
    <w:rsid w:val="00871EFB"/>
    <w:rsid w:val="00892236"/>
    <w:rsid w:val="00892ADF"/>
    <w:rsid w:val="008A2AD5"/>
    <w:rsid w:val="008A6428"/>
    <w:rsid w:val="008A6998"/>
    <w:rsid w:val="008B080C"/>
    <w:rsid w:val="008B2119"/>
    <w:rsid w:val="008B7C60"/>
    <w:rsid w:val="008C00C5"/>
    <w:rsid w:val="008C0E4F"/>
    <w:rsid w:val="008C3361"/>
    <w:rsid w:val="008C7350"/>
    <w:rsid w:val="008D7755"/>
    <w:rsid w:val="008E1D16"/>
    <w:rsid w:val="008E21E5"/>
    <w:rsid w:val="008E3093"/>
    <w:rsid w:val="008E7FD6"/>
    <w:rsid w:val="008F21C8"/>
    <w:rsid w:val="00901272"/>
    <w:rsid w:val="0090219A"/>
    <w:rsid w:val="009021F6"/>
    <w:rsid w:val="009046A1"/>
    <w:rsid w:val="0090586C"/>
    <w:rsid w:val="009063EE"/>
    <w:rsid w:val="00910108"/>
    <w:rsid w:val="00911DD9"/>
    <w:rsid w:val="00912D60"/>
    <w:rsid w:val="00916166"/>
    <w:rsid w:val="00923A6B"/>
    <w:rsid w:val="00926CAA"/>
    <w:rsid w:val="00927F8F"/>
    <w:rsid w:val="009319BE"/>
    <w:rsid w:val="0093653E"/>
    <w:rsid w:val="009375C2"/>
    <w:rsid w:val="009375CE"/>
    <w:rsid w:val="00950E52"/>
    <w:rsid w:val="00954436"/>
    <w:rsid w:val="00955567"/>
    <w:rsid w:val="00961F7E"/>
    <w:rsid w:val="00964BAF"/>
    <w:rsid w:val="00965899"/>
    <w:rsid w:val="00965BAA"/>
    <w:rsid w:val="00967BFD"/>
    <w:rsid w:val="00971E11"/>
    <w:rsid w:val="00973797"/>
    <w:rsid w:val="00986E33"/>
    <w:rsid w:val="009871F7"/>
    <w:rsid w:val="0099170D"/>
    <w:rsid w:val="009974CC"/>
    <w:rsid w:val="009A0EEE"/>
    <w:rsid w:val="009A462D"/>
    <w:rsid w:val="009A4FC4"/>
    <w:rsid w:val="009A5D4E"/>
    <w:rsid w:val="009B7B0D"/>
    <w:rsid w:val="009C2F73"/>
    <w:rsid w:val="009D1158"/>
    <w:rsid w:val="009D5C7B"/>
    <w:rsid w:val="009E349A"/>
    <w:rsid w:val="009E6202"/>
    <w:rsid w:val="009F0B8F"/>
    <w:rsid w:val="009F4587"/>
    <w:rsid w:val="009F4B14"/>
    <w:rsid w:val="00A008C3"/>
    <w:rsid w:val="00A00A93"/>
    <w:rsid w:val="00A030F8"/>
    <w:rsid w:val="00A243BA"/>
    <w:rsid w:val="00A249F9"/>
    <w:rsid w:val="00A2555F"/>
    <w:rsid w:val="00A314C2"/>
    <w:rsid w:val="00A3273F"/>
    <w:rsid w:val="00A32805"/>
    <w:rsid w:val="00A35680"/>
    <w:rsid w:val="00A37489"/>
    <w:rsid w:val="00A40569"/>
    <w:rsid w:val="00A54FC6"/>
    <w:rsid w:val="00A605B8"/>
    <w:rsid w:val="00A725EC"/>
    <w:rsid w:val="00A73294"/>
    <w:rsid w:val="00A81A1C"/>
    <w:rsid w:val="00A857B7"/>
    <w:rsid w:val="00A869F1"/>
    <w:rsid w:val="00A91B19"/>
    <w:rsid w:val="00A96B94"/>
    <w:rsid w:val="00AA33EC"/>
    <w:rsid w:val="00AA51A2"/>
    <w:rsid w:val="00AA61F1"/>
    <w:rsid w:val="00AB6DFD"/>
    <w:rsid w:val="00AB741E"/>
    <w:rsid w:val="00AB79B2"/>
    <w:rsid w:val="00AC0861"/>
    <w:rsid w:val="00AC7B14"/>
    <w:rsid w:val="00AE0D08"/>
    <w:rsid w:val="00AE1B70"/>
    <w:rsid w:val="00AF4685"/>
    <w:rsid w:val="00B0059C"/>
    <w:rsid w:val="00B03335"/>
    <w:rsid w:val="00B104E2"/>
    <w:rsid w:val="00B10503"/>
    <w:rsid w:val="00B11BEA"/>
    <w:rsid w:val="00B137BA"/>
    <w:rsid w:val="00B14659"/>
    <w:rsid w:val="00B14A0E"/>
    <w:rsid w:val="00B155F2"/>
    <w:rsid w:val="00B15CB0"/>
    <w:rsid w:val="00B2070E"/>
    <w:rsid w:val="00B21FA7"/>
    <w:rsid w:val="00B22479"/>
    <w:rsid w:val="00B312B8"/>
    <w:rsid w:val="00B31595"/>
    <w:rsid w:val="00B32C90"/>
    <w:rsid w:val="00B37EEF"/>
    <w:rsid w:val="00B40400"/>
    <w:rsid w:val="00B40EE7"/>
    <w:rsid w:val="00B4474A"/>
    <w:rsid w:val="00B4600B"/>
    <w:rsid w:val="00B46EFA"/>
    <w:rsid w:val="00B53AAB"/>
    <w:rsid w:val="00B53EB9"/>
    <w:rsid w:val="00B555B8"/>
    <w:rsid w:val="00B61A9B"/>
    <w:rsid w:val="00B639BF"/>
    <w:rsid w:val="00B670EB"/>
    <w:rsid w:val="00B7131E"/>
    <w:rsid w:val="00B726C7"/>
    <w:rsid w:val="00B72BE0"/>
    <w:rsid w:val="00B72E86"/>
    <w:rsid w:val="00B86D5E"/>
    <w:rsid w:val="00B907FC"/>
    <w:rsid w:val="00B91ED4"/>
    <w:rsid w:val="00B9456E"/>
    <w:rsid w:val="00B95694"/>
    <w:rsid w:val="00B97B75"/>
    <w:rsid w:val="00BA5297"/>
    <w:rsid w:val="00BA53B7"/>
    <w:rsid w:val="00BA5A26"/>
    <w:rsid w:val="00BA5BEF"/>
    <w:rsid w:val="00BC572B"/>
    <w:rsid w:val="00BD0B1E"/>
    <w:rsid w:val="00BD2749"/>
    <w:rsid w:val="00BE4223"/>
    <w:rsid w:val="00BE486D"/>
    <w:rsid w:val="00C074A3"/>
    <w:rsid w:val="00C14E28"/>
    <w:rsid w:val="00C14EA2"/>
    <w:rsid w:val="00C238F7"/>
    <w:rsid w:val="00C24F20"/>
    <w:rsid w:val="00C25CE3"/>
    <w:rsid w:val="00C276F1"/>
    <w:rsid w:val="00C306A8"/>
    <w:rsid w:val="00C31875"/>
    <w:rsid w:val="00C333A8"/>
    <w:rsid w:val="00C34120"/>
    <w:rsid w:val="00C351EE"/>
    <w:rsid w:val="00C4187B"/>
    <w:rsid w:val="00C51A05"/>
    <w:rsid w:val="00C61B30"/>
    <w:rsid w:val="00C64B99"/>
    <w:rsid w:val="00C64EE4"/>
    <w:rsid w:val="00C670C9"/>
    <w:rsid w:val="00C709A8"/>
    <w:rsid w:val="00C7142B"/>
    <w:rsid w:val="00C76A6C"/>
    <w:rsid w:val="00C771B3"/>
    <w:rsid w:val="00C864CE"/>
    <w:rsid w:val="00C86BDE"/>
    <w:rsid w:val="00C95B0B"/>
    <w:rsid w:val="00C97A55"/>
    <w:rsid w:val="00CA2C58"/>
    <w:rsid w:val="00CA385A"/>
    <w:rsid w:val="00CA77F4"/>
    <w:rsid w:val="00CB517F"/>
    <w:rsid w:val="00CB57AD"/>
    <w:rsid w:val="00CB7A28"/>
    <w:rsid w:val="00CC3DCA"/>
    <w:rsid w:val="00CD3BF9"/>
    <w:rsid w:val="00CD4364"/>
    <w:rsid w:val="00CD5C3D"/>
    <w:rsid w:val="00CE42D9"/>
    <w:rsid w:val="00CE5984"/>
    <w:rsid w:val="00CE6A47"/>
    <w:rsid w:val="00CF1264"/>
    <w:rsid w:val="00CF1614"/>
    <w:rsid w:val="00CF2A08"/>
    <w:rsid w:val="00D04ADF"/>
    <w:rsid w:val="00D06B81"/>
    <w:rsid w:val="00D10D02"/>
    <w:rsid w:val="00D1328A"/>
    <w:rsid w:val="00D203F5"/>
    <w:rsid w:val="00D20546"/>
    <w:rsid w:val="00D2099D"/>
    <w:rsid w:val="00D2366C"/>
    <w:rsid w:val="00D246F3"/>
    <w:rsid w:val="00D3098C"/>
    <w:rsid w:val="00D35E0D"/>
    <w:rsid w:val="00D3756B"/>
    <w:rsid w:val="00D43DA0"/>
    <w:rsid w:val="00D54C39"/>
    <w:rsid w:val="00D560A4"/>
    <w:rsid w:val="00D64821"/>
    <w:rsid w:val="00D66F69"/>
    <w:rsid w:val="00D83A5A"/>
    <w:rsid w:val="00D86440"/>
    <w:rsid w:val="00D925AE"/>
    <w:rsid w:val="00D9506C"/>
    <w:rsid w:val="00D979FB"/>
    <w:rsid w:val="00DA2891"/>
    <w:rsid w:val="00DA32EB"/>
    <w:rsid w:val="00DA4347"/>
    <w:rsid w:val="00DB051F"/>
    <w:rsid w:val="00DC152F"/>
    <w:rsid w:val="00DC1FB6"/>
    <w:rsid w:val="00DC2089"/>
    <w:rsid w:val="00DC24CD"/>
    <w:rsid w:val="00DC3B50"/>
    <w:rsid w:val="00DC43B6"/>
    <w:rsid w:val="00DD41E1"/>
    <w:rsid w:val="00DE28E5"/>
    <w:rsid w:val="00DE2AA3"/>
    <w:rsid w:val="00DE3803"/>
    <w:rsid w:val="00DE7F4C"/>
    <w:rsid w:val="00DF2CDA"/>
    <w:rsid w:val="00DF519A"/>
    <w:rsid w:val="00DF7779"/>
    <w:rsid w:val="00E02226"/>
    <w:rsid w:val="00E033A3"/>
    <w:rsid w:val="00E04489"/>
    <w:rsid w:val="00E04A1C"/>
    <w:rsid w:val="00E12DD9"/>
    <w:rsid w:val="00E14720"/>
    <w:rsid w:val="00E14E0F"/>
    <w:rsid w:val="00E17DA1"/>
    <w:rsid w:val="00E239F4"/>
    <w:rsid w:val="00E325BC"/>
    <w:rsid w:val="00E34696"/>
    <w:rsid w:val="00E34F27"/>
    <w:rsid w:val="00E403A1"/>
    <w:rsid w:val="00E40572"/>
    <w:rsid w:val="00E413C2"/>
    <w:rsid w:val="00E43F83"/>
    <w:rsid w:val="00E4440F"/>
    <w:rsid w:val="00E4750A"/>
    <w:rsid w:val="00E47A49"/>
    <w:rsid w:val="00E64207"/>
    <w:rsid w:val="00E64922"/>
    <w:rsid w:val="00E66D53"/>
    <w:rsid w:val="00E73D63"/>
    <w:rsid w:val="00E76CBF"/>
    <w:rsid w:val="00E81936"/>
    <w:rsid w:val="00E83297"/>
    <w:rsid w:val="00E85857"/>
    <w:rsid w:val="00E906AE"/>
    <w:rsid w:val="00E92570"/>
    <w:rsid w:val="00E9478D"/>
    <w:rsid w:val="00E95A3E"/>
    <w:rsid w:val="00E97F44"/>
    <w:rsid w:val="00EA01BF"/>
    <w:rsid w:val="00EA4856"/>
    <w:rsid w:val="00EA49D7"/>
    <w:rsid w:val="00EA69D0"/>
    <w:rsid w:val="00EB0124"/>
    <w:rsid w:val="00EB108E"/>
    <w:rsid w:val="00EB5A69"/>
    <w:rsid w:val="00EC4E46"/>
    <w:rsid w:val="00EC525B"/>
    <w:rsid w:val="00ED5C9A"/>
    <w:rsid w:val="00ED66E7"/>
    <w:rsid w:val="00EE4FA8"/>
    <w:rsid w:val="00EF0836"/>
    <w:rsid w:val="00EF0E31"/>
    <w:rsid w:val="00EF11A0"/>
    <w:rsid w:val="00EF1601"/>
    <w:rsid w:val="00EF1E59"/>
    <w:rsid w:val="00EF5B1C"/>
    <w:rsid w:val="00F01560"/>
    <w:rsid w:val="00F0747F"/>
    <w:rsid w:val="00F07A53"/>
    <w:rsid w:val="00F101CC"/>
    <w:rsid w:val="00F1577C"/>
    <w:rsid w:val="00F24FA8"/>
    <w:rsid w:val="00F3051E"/>
    <w:rsid w:val="00F30F56"/>
    <w:rsid w:val="00F31502"/>
    <w:rsid w:val="00F319D5"/>
    <w:rsid w:val="00F35CF3"/>
    <w:rsid w:val="00F40F4C"/>
    <w:rsid w:val="00F519E7"/>
    <w:rsid w:val="00F54D9B"/>
    <w:rsid w:val="00F627E0"/>
    <w:rsid w:val="00F64E64"/>
    <w:rsid w:val="00F6786D"/>
    <w:rsid w:val="00F70A1A"/>
    <w:rsid w:val="00F73764"/>
    <w:rsid w:val="00F75FC0"/>
    <w:rsid w:val="00F770A3"/>
    <w:rsid w:val="00F824EB"/>
    <w:rsid w:val="00F90519"/>
    <w:rsid w:val="00F9332E"/>
    <w:rsid w:val="00F94C6D"/>
    <w:rsid w:val="00F961C9"/>
    <w:rsid w:val="00FA1390"/>
    <w:rsid w:val="00FB20CC"/>
    <w:rsid w:val="00FB5168"/>
    <w:rsid w:val="00FB7840"/>
    <w:rsid w:val="00FB7B51"/>
    <w:rsid w:val="00FC0120"/>
    <w:rsid w:val="00FC2A26"/>
    <w:rsid w:val="00FC550D"/>
    <w:rsid w:val="00FC59AE"/>
    <w:rsid w:val="00FC5AEC"/>
    <w:rsid w:val="00FD1CF2"/>
    <w:rsid w:val="00FD2983"/>
    <w:rsid w:val="00FD572D"/>
    <w:rsid w:val="00FE21FE"/>
    <w:rsid w:val="00FE2418"/>
    <w:rsid w:val="00FE4163"/>
    <w:rsid w:val="00FE6873"/>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0E4C16"/>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3.wmf"/><Relationship Id="rId26" Type="http://schemas.openxmlformats.org/officeDocument/2006/relationships/oleObject" Target="embeddings/oleObject6.bin"/><Relationship Id="rId39" Type="http://schemas.openxmlformats.org/officeDocument/2006/relationships/footer" Target="footer4.xml"/><Relationship Id="rId21" Type="http://schemas.openxmlformats.org/officeDocument/2006/relationships/oleObject" Target="embeddings/oleObject2.bin"/><Relationship Id="rId34" Type="http://schemas.openxmlformats.org/officeDocument/2006/relationships/image" Target="media/image11.png"/><Relationship Id="rId42" Type="http://schemas.openxmlformats.org/officeDocument/2006/relationships/hyperlink" Target="https://www.researchgate.net/publication/2639200_Rapidly-Exploring_Random_Trees_A_New_Tool_for_Path_Planning" TargetMode="External"/><Relationship Id="rId47" Type="http://schemas.openxmlformats.org/officeDocument/2006/relationships/hyperlink" Target="https://doi.org/10.1109/ISdea.2012.589" TargetMode="External"/><Relationship Id="rId50"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hguo@xmu.edu.cn" TargetMode="External"/><Relationship Id="rId29" Type="http://schemas.openxmlformats.org/officeDocument/2006/relationships/image" Target="media/image7.wmf"/><Relationship Id="rId11" Type="http://schemas.microsoft.com/office/2011/relationships/commentsExtended" Target="commentsExtended.xml"/><Relationship Id="rId24" Type="http://schemas.openxmlformats.org/officeDocument/2006/relationships/image" Target="media/image5.wmf"/><Relationship Id="rId32" Type="http://schemas.openxmlformats.org/officeDocument/2006/relationships/image" Target="media/image9.png"/><Relationship Id="rId37" Type="http://schemas.openxmlformats.org/officeDocument/2006/relationships/header" Target="header2.xml"/><Relationship Id="rId40" Type="http://schemas.openxmlformats.org/officeDocument/2006/relationships/hyperlink" Target="mailto:2%2C399%2C496%2C491@qq.com" TargetMode="External"/><Relationship Id="rId45" Type="http://schemas.openxmlformats.org/officeDocument/2006/relationships/hyperlink" Target="https://doi.org/10.48550/arXiv.1403.7664"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comments" Target="comments.xml"/><Relationship Id="rId19" Type="http://schemas.openxmlformats.org/officeDocument/2006/relationships/oleObject" Target="embeddings/oleObject1.bin"/><Relationship Id="rId31" Type="http://schemas.openxmlformats.org/officeDocument/2006/relationships/image" Target="media/image8.png"/><Relationship Id="rId44" Type="http://schemas.openxmlformats.org/officeDocument/2006/relationships/hyperlink" Target="https://doi.org/10.1109/ICSIGSYS.2019.8811093" TargetMode="External"/><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oleObject" Target="embeddings/oleObject3.bin"/><Relationship Id="rId27" Type="http://schemas.openxmlformats.org/officeDocument/2006/relationships/image" Target="media/image6.wmf"/><Relationship Id="rId30" Type="http://schemas.openxmlformats.org/officeDocument/2006/relationships/oleObject" Target="embeddings/oleObject8.bin"/><Relationship Id="rId35" Type="http://schemas.openxmlformats.org/officeDocument/2006/relationships/image" Target="media/image12.png"/><Relationship Id="rId43" Type="http://schemas.openxmlformats.org/officeDocument/2006/relationships/hyperlink" Target="https://www.researchgate.net/publication/2639200_Rapidly-Exploring_Random_Trees_A_New_Tool_for_Path_Planning" TargetMode="External"/><Relationship Id="rId48" Type="http://schemas.openxmlformats.org/officeDocument/2006/relationships/image" Target="media/image13.png"/><Relationship Id="rId8" Type="http://schemas.openxmlformats.org/officeDocument/2006/relationships/hyperlink" Target="http://crossmark.crossref.org/dialog/?doi=10.1007/s10846-023-01823-4&amp;domain=pdf" TargetMode="External"/><Relationship Id="rId51" Type="http://schemas.openxmlformats.org/officeDocument/2006/relationships/fontTable" Target="fontTable.xm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2.png"/><Relationship Id="rId25" Type="http://schemas.openxmlformats.org/officeDocument/2006/relationships/oleObject" Target="embeddings/oleObject5.bin"/><Relationship Id="rId33" Type="http://schemas.openxmlformats.org/officeDocument/2006/relationships/image" Target="media/image10.png"/><Relationship Id="rId38" Type="http://schemas.openxmlformats.org/officeDocument/2006/relationships/footer" Target="footer3.xml"/><Relationship Id="rId46" Type="http://schemas.openxmlformats.org/officeDocument/2006/relationships/hyperlink" Target="https://doi.org/10.48550/arXiv.1404.1347" TargetMode="External"/><Relationship Id="rId20" Type="http://schemas.openxmlformats.org/officeDocument/2006/relationships/image" Target="media/image4.wmf"/><Relationship Id="rId41" Type="http://schemas.openxmlformats.org/officeDocument/2006/relationships/hyperlink" Target="https://doi.org/10.48550/arXiv.1005.041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oleObject" Target="embeddings/oleObject4.bin"/><Relationship Id="rId28" Type="http://schemas.openxmlformats.org/officeDocument/2006/relationships/oleObject" Target="embeddings/oleObject7.bin"/><Relationship Id="rId36" Type="http://schemas.openxmlformats.org/officeDocument/2006/relationships/header" Target="header1.xml"/><Relationship Id="rId4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4876</TotalTime>
  <Pages>16</Pages>
  <Words>3773</Words>
  <Characters>21510</Characters>
  <Application>Microsoft Office Word</Application>
  <DocSecurity>0</DocSecurity>
  <Lines>179</Lines>
  <Paragraphs>50</Paragraphs>
  <ScaleCrop>false</ScaleCrop>
  <Company/>
  <LinksUpToDate>false</LinksUpToDate>
  <CharactersWithSpaces>25233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70</cp:revision>
  <cp:lastPrinted>2025-12-01T13:09:00Z</cp:lastPrinted>
  <dcterms:created xsi:type="dcterms:W3CDTF">2026-02-01T13:30:00Z</dcterms:created>
  <dcterms:modified xsi:type="dcterms:W3CDTF">2026-02-09T14:15:00Z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