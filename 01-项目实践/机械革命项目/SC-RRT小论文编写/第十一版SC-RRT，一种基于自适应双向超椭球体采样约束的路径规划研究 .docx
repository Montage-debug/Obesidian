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0D6B4A6E" w:rsidR="00851DC5" w:rsidRPr="00851DC5" w:rsidRDefault="000D7B58">
      <w:pPr>
        <w:pStyle w:val="a5"/>
        <w:spacing w:line="235" w:lineRule="auto"/>
        <w:rPr>
          <w:rFonts w:eastAsiaTheme="minorEastAsia"/>
          <w:color w:val="EE0000"/>
          <w:lang w:eastAsia="zh-CN"/>
        </w:rPr>
      </w:pPr>
      <w:commentRangeStart w:id="1"/>
      <w:commentRangeStart w:id="2"/>
      <w:commentRangeStart w:id="3"/>
      <w:r w:rsidRPr="000D7B58">
        <w:rPr>
          <w:rFonts w:eastAsiaTheme="minorEastAsia"/>
          <w:color w:val="EE0000"/>
          <w:lang w:eastAsia="zh-CN"/>
        </w:rPr>
        <w:t>基于自适应</w:t>
      </w:r>
      <w:r w:rsidR="00B4474A" w:rsidRPr="000D7B58">
        <w:rPr>
          <w:rFonts w:eastAsiaTheme="minorEastAsia"/>
          <w:color w:val="EE0000"/>
          <w:lang w:eastAsia="zh-CN"/>
        </w:rPr>
        <w:t>双向</w:t>
      </w:r>
      <w:r w:rsidRPr="000D7B58">
        <w:rPr>
          <w:rFonts w:eastAsiaTheme="minorEastAsia"/>
          <w:color w:val="EE0000"/>
          <w:lang w:eastAsia="zh-CN"/>
        </w:rPr>
        <w:t>超椭球约束采样的</w:t>
      </w:r>
      <w:r w:rsidRPr="000D7B58">
        <w:rPr>
          <w:rFonts w:eastAsiaTheme="minorEastAsia"/>
          <w:color w:val="EE0000"/>
          <w:lang w:eastAsia="zh-CN"/>
        </w:rPr>
        <w:t>SC-RRT</w:t>
      </w:r>
      <w:r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4" w:name="Abstract"/>
      <w:bookmarkEnd w:id="4"/>
      <w:r>
        <w:rPr>
          <w:spacing w:val="-2"/>
          <w:w w:val="105"/>
          <w:lang w:eastAsia="zh-CN"/>
        </w:rPr>
        <w:t>Abstract</w:t>
      </w:r>
    </w:p>
    <w:p w14:paraId="5F25C077" w14:textId="477FD956" w:rsidR="00E14720" w:rsidRDefault="006039D1" w:rsidP="00E14720">
      <w:pPr>
        <w:pStyle w:val="a3"/>
        <w:spacing w:before="9" w:line="261" w:lineRule="auto"/>
        <w:ind w:left="220" w:right="110" w:firstLine="500"/>
        <w:jc w:val="both"/>
        <w:rPr>
          <w:rFonts w:eastAsiaTheme="minorEastAsia"/>
          <w:sz w:val="22"/>
          <w:szCs w:val="22"/>
          <w:lang w:eastAsia="zh-CN"/>
        </w:rPr>
      </w:pPr>
      <w:bookmarkStart w:id="5" w:name="OLE_LINK4"/>
      <w:ins w:id="6" w:author="兴雨 郭" w:date="2026-02-01T23:47:00Z">
        <w:r w:rsidRPr="006039D1">
          <w:rPr>
            <w:rFonts w:eastAsiaTheme="minorEastAsia"/>
            <w:sz w:val="22"/>
            <w:szCs w:val="22"/>
            <w:lang w:eastAsia="zh-CN"/>
          </w:rPr>
          <w:t>针对复杂障碍环境中采样型路径规划算法存在的无效采样比例高、收敛速度慢以及在</w:t>
        </w:r>
      </w:ins>
      <w:ins w:id="7" w:author="兴雨 郭" w:date="2026-02-01T23:47:00Z" w16du:dateUtc="2026-02-01T15:47:00Z">
        <w:r>
          <w:rPr>
            <w:rFonts w:eastAsiaTheme="minorEastAsia" w:hint="eastAsia"/>
            <w:sz w:val="22"/>
            <w:szCs w:val="22"/>
            <w:lang w:eastAsia="zh-CN"/>
          </w:rPr>
          <w:t>复杂</w:t>
        </w:r>
      </w:ins>
      <w:ins w:id="8" w:author="兴雨 郭" w:date="2026-02-01T23:47:00Z">
        <w:r w:rsidRPr="006039D1">
          <w:rPr>
            <w:rFonts w:eastAsiaTheme="minorEastAsia"/>
            <w:sz w:val="22"/>
            <w:szCs w:val="22"/>
            <w:lang w:eastAsia="zh-CN"/>
          </w:rPr>
          <w:t>场景下成功率下降等问题，</w:t>
        </w:r>
      </w:ins>
      <w:r w:rsidR="00B4474A" w:rsidRPr="00B4474A">
        <w:rPr>
          <w:rFonts w:eastAsiaTheme="minorEastAsia"/>
          <w:sz w:val="22"/>
          <w:szCs w:val="22"/>
          <w:lang w:eastAsia="zh-CN"/>
        </w:rPr>
        <w:t>本文提出了一种基于自适应双向超椭球体约束采样的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路径规划算法。旨在解决传统算法因全空间均匀采样导致的冗余计算量大、收敛效率低及路径质量不佳等问题，尤其适用于高维度、障碍密集的复杂作业环境。</w:t>
      </w:r>
    </w:p>
    <w:p w14:paraId="78B90BCF" w14:textId="5185E860" w:rsidR="00E17DA1" w:rsidRDefault="006039D1" w:rsidP="00E14720">
      <w:pPr>
        <w:pStyle w:val="a3"/>
        <w:spacing w:before="9" w:line="261" w:lineRule="auto"/>
        <w:ind w:left="220" w:right="110" w:firstLine="500"/>
        <w:jc w:val="both"/>
        <w:rPr>
          <w:rFonts w:eastAsiaTheme="minorEastAsia"/>
          <w:sz w:val="22"/>
          <w:szCs w:val="22"/>
          <w:lang w:eastAsia="zh-CN"/>
        </w:rPr>
      </w:pPr>
      <w:ins w:id="9" w:author="兴雨 郭" w:date="2026-02-01T23:52:00Z" w16du:dateUtc="2026-02-01T15:52:00Z">
        <w:r>
          <w:rPr>
            <w:rFonts w:eastAsiaTheme="minorEastAsia" w:hint="eastAsia"/>
            <w:sz w:val="22"/>
            <w:szCs w:val="22"/>
            <w:lang w:eastAsia="zh-CN"/>
          </w:rPr>
          <w:t>该方法</w:t>
        </w:r>
      </w:ins>
      <w:r w:rsidR="00E17DA1" w:rsidRPr="00F35CF3">
        <w:rPr>
          <w:rFonts w:eastAsiaTheme="minorEastAsia"/>
          <w:sz w:val="22"/>
          <w:szCs w:val="22"/>
          <w:lang w:eastAsia="zh-CN"/>
        </w:rPr>
        <w:t>在双向并行扩展框架的基础上，</w:t>
      </w:r>
      <w:ins w:id="10" w:author="兴雨 郭" w:date="2026-02-01T23:50:00Z" w16du:dateUtc="2026-02-01T15:50:00Z">
        <w:r>
          <w:rPr>
            <w:rFonts w:eastAsiaTheme="minorEastAsia" w:hint="eastAsia"/>
            <w:sz w:val="22"/>
            <w:szCs w:val="22"/>
            <w:lang w:eastAsia="zh-CN"/>
          </w:rPr>
          <w:t>结合</w:t>
        </w:r>
      </w:ins>
      <w:del w:id="11" w:author="兴雨 郭" w:date="2026-02-01T23:50:00Z" w16du:dateUtc="2026-02-01T15:50:00Z">
        <w:r w:rsidR="00E17DA1" w:rsidRPr="00F35CF3" w:rsidDel="006039D1">
          <w:rPr>
            <w:rFonts w:eastAsiaTheme="minorEastAsia"/>
            <w:sz w:val="22"/>
            <w:szCs w:val="22"/>
            <w:lang w:eastAsia="zh-CN"/>
          </w:rPr>
          <w:delText>引入</w:delText>
        </w:r>
      </w:del>
      <w:r w:rsidR="00E17DA1" w:rsidRPr="00F35CF3">
        <w:rPr>
          <w:rFonts w:eastAsiaTheme="minorEastAsia"/>
          <w:sz w:val="22"/>
          <w:szCs w:val="22"/>
          <w:lang w:eastAsia="zh-CN"/>
        </w:rPr>
        <w:t>中间</w:t>
      </w:r>
      <w:r w:rsidR="00E17DA1">
        <w:rPr>
          <w:rFonts w:eastAsiaTheme="minorEastAsia" w:hint="eastAsia"/>
          <w:sz w:val="22"/>
          <w:szCs w:val="22"/>
          <w:lang w:eastAsia="zh-CN"/>
        </w:rPr>
        <w:t>点</w:t>
      </w:r>
      <w:r w:rsidR="00E17DA1" w:rsidRPr="00F35CF3">
        <w:rPr>
          <w:rFonts w:eastAsiaTheme="minorEastAsia"/>
          <w:sz w:val="22"/>
          <w:szCs w:val="22"/>
          <w:lang w:eastAsia="zh-CN"/>
        </w:rPr>
        <w:t>引导</w:t>
      </w:r>
      <w:del w:id="12" w:author="兴雨 郭" w:date="2026-02-01T23:50:00Z" w16du:dateUtc="2026-02-01T15:50:00Z">
        <w:r w:rsidR="00E17DA1" w:rsidRPr="00F35CF3" w:rsidDel="006039D1">
          <w:rPr>
            <w:rFonts w:eastAsiaTheme="minorEastAsia"/>
            <w:sz w:val="22"/>
            <w:szCs w:val="22"/>
            <w:lang w:eastAsia="zh-CN"/>
          </w:rPr>
          <w:delText>机制</w:delText>
        </w:r>
      </w:del>
      <w:r w:rsidR="00E17DA1" w:rsidRPr="00F35CF3">
        <w:rPr>
          <w:rFonts w:eastAsiaTheme="minorEastAsia"/>
          <w:sz w:val="22"/>
          <w:szCs w:val="22"/>
          <w:lang w:eastAsia="zh-CN"/>
        </w:rPr>
        <w:t>，将全局路径规划过程分解为阶段性子问题</w:t>
      </w:r>
      <w:r w:rsidR="0023461D">
        <w:rPr>
          <w:rFonts w:eastAsiaTheme="minorEastAsia" w:hint="eastAsia"/>
          <w:sz w:val="22"/>
          <w:szCs w:val="22"/>
          <w:lang w:eastAsia="zh-CN"/>
        </w:rPr>
        <w:t>，</w:t>
      </w:r>
      <w:bookmarkStart w:id="13" w:name="OLE_LINK7"/>
      <w:ins w:id="14" w:author="兴雨 郭" w:date="2026-02-01T23:48:00Z">
        <w:r w:rsidRPr="006039D1">
          <w:rPr>
            <w:rFonts w:eastAsiaTheme="minorEastAsia"/>
            <w:sz w:val="22"/>
            <w:szCs w:val="22"/>
            <w:lang w:eastAsia="zh-CN"/>
          </w:rPr>
          <w:t>分别构造尺度可变、允许非对称的超椭球</w:t>
        </w:r>
      </w:ins>
      <w:ins w:id="15" w:author="兴雨 郭" w:date="2026-02-01T23:53:00Z" w16du:dateUtc="2026-02-01T15:53:00Z">
        <w:r>
          <w:rPr>
            <w:rFonts w:eastAsiaTheme="minorEastAsia" w:hint="eastAsia"/>
            <w:sz w:val="22"/>
            <w:szCs w:val="22"/>
            <w:lang w:eastAsia="zh-CN"/>
          </w:rPr>
          <w:t>约束</w:t>
        </w:r>
      </w:ins>
      <w:ins w:id="16" w:author="兴雨 郭" w:date="2026-02-01T23:48:00Z">
        <w:r w:rsidRPr="006039D1">
          <w:rPr>
            <w:rFonts w:eastAsiaTheme="minorEastAsia"/>
            <w:sz w:val="22"/>
            <w:szCs w:val="22"/>
            <w:lang w:eastAsia="zh-CN"/>
          </w:rPr>
          <w:t>采样域，</w:t>
        </w:r>
      </w:ins>
      <w:ins w:id="17" w:author="兴雨 郭" w:date="2026-02-01T23:53:00Z">
        <w:r w:rsidRPr="006039D1">
          <w:rPr>
            <w:rFonts w:eastAsiaTheme="minorEastAsia"/>
            <w:sz w:val="22"/>
            <w:szCs w:val="22"/>
            <w:lang w:eastAsia="zh-CN"/>
          </w:rPr>
          <w:t>使采样分布自适应地聚焦于更可能产生路径改进的可行区域，降低盲目扩展带来的计算开销</w:t>
        </w:r>
      </w:ins>
      <w:ins w:id="18" w:author="兴雨 郭" w:date="2026-02-01T23:53:00Z" w16du:dateUtc="2026-02-01T15:53:00Z">
        <w:r>
          <w:rPr>
            <w:rFonts w:eastAsiaTheme="minorEastAsia" w:hint="eastAsia"/>
            <w:sz w:val="22"/>
            <w:szCs w:val="22"/>
            <w:lang w:eastAsia="zh-CN"/>
          </w:rPr>
          <w:t>，</w:t>
        </w:r>
      </w:ins>
      <w:ins w:id="19" w:author="兴雨 郭" w:date="2026-02-01T23:48:00Z">
        <w:r w:rsidRPr="006039D1">
          <w:rPr>
            <w:rFonts w:eastAsiaTheme="minorEastAsia"/>
            <w:sz w:val="22"/>
            <w:szCs w:val="22"/>
            <w:lang w:eastAsia="zh-CN"/>
          </w:rPr>
          <w:t>从而形成双向约束采样策略（</w:t>
        </w:r>
        <w:r w:rsidRPr="006039D1">
          <w:rPr>
            <w:rFonts w:eastAsiaTheme="minorEastAsia"/>
            <w:sz w:val="22"/>
            <w:szCs w:val="22"/>
            <w:lang w:eastAsia="zh-CN"/>
          </w:rPr>
          <w:t>ADCS</w:t>
        </w:r>
        <w:r w:rsidRPr="006039D1">
          <w:rPr>
            <w:rFonts w:eastAsiaTheme="minorEastAsia"/>
            <w:sz w:val="22"/>
            <w:szCs w:val="22"/>
            <w:lang w:eastAsia="zh-CN"/>
          </w:rPr>
          <w:t>），在保证探索覆盖的同时显著提高有效采样密度。</w:t>
        </w:r>
      </w:ins>
      <w:ins w:id="20" w:author="兴雨 郭" w:date="2026-02-01T23:54:00Z" w16du:dateUtc="2026-02-01T15:54:00Z">
        <w:r>
          <w:rPr>
            <w:rFonts w:eastAsiaTheme="minorEastAsia" w:hint="eastAsia"/>
            <w:sz w:val="22"/>
            <w:szCs w:val="22"/>
            <w:lang w:eastAsia="zh-CN"/>
          </w:rPr>
          <w:t>且</w:t>
        </w:r>
      </w:ins>
      <w:ins w:id="21" w:author="兴雨 郭" w:date="2026-02-01T23:48:00Z">
        <w:r w:rsidRPr="006039D1">
          <w:rPr>
            <w:rFonts w:eastAsiaTheme="minorEastAsia"/>
            <w:sz w:val="22"/>
            <w:szCs w:val="22"/>
            <w:lang w:eastAsia="zh-CN"/>
          </w:rPr>
          <w:t>为使采样域随搜索进展自适应调整，</w:t>
        </w:r>
      </w:ins>
      <w:del w:id="22" w:author="兴雨 郭" w:date="2026-02-01T23:54:00Z" w16du:dateUtc="2026-02-01T15:54:00Z">
        <w:r w:rsidR="00CA2C58" w:rsidDel="006039D1">
          <w:rPr>
            <w:rFonts w:eastAsiaTheme="minorEastAsia" w:hint="eastAsia"/>
            <w:sz w:val="22"/>
            <w:szCs w:val="22"/>
            <w:lang w:eastAsia="zh-CN"/>
          </w:rPr>
          <w:delText>通过</w:delText>
        </w:r>
      </w:del>
      <w:r w:rsidR="00CA2C58">
        <w:rPr>
          <w:rFonts w:eastAsiaTheme="minorEastAsia" w:hint="eastAsia"/>
          <w:sz w:val="22"/>
          <w:szCs w:val="22"/>
          <w:lang w:eastAsia="zh-CN"/>
        </w:rPr>
        <w:t>引入</w:t>
      </w:r>
      <w:commentRangeStart w:id="23"/>
      <w:r w:rsidR="00B4474A" w:rsidRPr="00B4474A">
        <w:rPr>
          <w:rFonts w:eastAsiaTheme="minorEastAsia"/>
          <w:sz w:val="22"/>
          <w:szCs w:val="22"/>
          <w:lang w:eastAsia="zh-CN"/>
        </w:rPr>
        <w:t>PID</w:t>
      </w:r>
      <w:r w:rsidR="00B4474A" w:rsidRPr="00B4474A">
        <w:rPr>
          <w:rFonts w:eastAsiaTheme="minorEastAsia"/>
          <w:sz w:val="22"/>
          <w:szCs w:val="22"/>
          <w:lang w:eastAsia="zh-CN"/>
        </w:rPr>
        <w:t>控制</w:t>
      </w:r>
      <w:r w:rsidR="00CA2C58">
        <w:rPr>
          <w:rFonts w:eastAsiaTheme="minorEastAsia" w:hint="eastAsia"/>
          <w:sz w:val="22"/>
          <w:szCs w:val="22"/>
          <w:lang w:eastAsia="zh-CN"/>
        </w:rPr>
        <w:t>机制，</w:t>
      </w:r>
      <w:ins w:id="24" w:author="兴雨 郭" w:date="2026-02-01T23:50:00Z">
        <w:r w:rsidRPr="006039D1">
          <w:rPr>
            <w:rFonts w:eastAsiaTheme="minorEastAsia"/>
            <w:sz w:val="22"/>
            <w:szCs w:val="22"/>
            <w:lang w:eastAsia="zh-CN"/>
          </w:rPr>
          <w:t>利用最优路径代价的历史演化对超椭球扩张因子与启发式采样概率进行闭环调节，实现</w:t>
        </w:r>
        <w:r w:rsidRPr="006039D1">
          <w:rPr>
            <w:rFonts w:eastAsiaTheme="minorEastAsia"/>
            <w:sz w:val="22"/>
            <w:szCs w:val="22"/>
            <w:lang w:eastAsia="zh-CN"/>
          </w:rPr>
          <w:t>“</w:t>
        </w:r>
        <w:r w:rsidRPr="006039D1">
          <w:rPr>
            <w:rFonts w:eastAsiaTheme="minorEastAsia"/>
            <w:sz w:val="22"/>
            <w:szCs w:val="22"/>
            <w:lang w:eastAsia="zh-CN"/>
          </w:rPr>
          <w:t>早期增强探索、获得可行解后逐步强化利用</w:t>
        </w:r>
        <w:r w:rsidRPr="006039D1">
          <w:rPr>
            <w:rFonts w:eastAsiaTheme="minorEastAsia"/>
            <w:sz w:val="22"/>
            <w:szCs w:val="22"/>
            <w:lang w:eastAsia="zh-CN"/>
          </w:rPr>
          <w:t>”</w:t>
        </w:r>
        <w:r w:rsidRPr="006039D1">
          <w:rPr>
            <w:rFonts w:eastAsiaTheme="minorEastAsia"/>
            <w:sz w:val="22"/>
            <w:szCs w:val="22"/>
            <w:lang w:eastAsia="zh-CN"/>
          </w:rPr>
          <w:t>的动态平衡。</w:t>
        </w:r>
      </w:ins>
      <w:del w:id="25"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3"/>
        <w:commentRangeEnd w:id="23"/>
        <w:r w:rsidDel="006039D1">
          <w:rPr>
            <w:rStyle w:val="af0"/>
            <w:rFonts w:eastAsiaTheme="minorEastAsia" w:hint="eastAsia"/>
            <w:sz w:val="22"/>
            <w:szCs w:val="22"/>
            <w:lang w:eastAsia="zh-CN"/>
          </w:rPr>
          <w:commentReference w:id="23"/>
        </w:r>
        <w:r w:rsidR="00405D96" w:rsidDel="006039D1">
          <w:rPr>
            <w:rFonts w:eastAsiaTheme="minorEastAsia" w:hint="eastAsia"/>
            <w:sz w:val="22"/>
            <w:szCs w:val="22"/>
            <w:lang w:eastAsia="zh-CN"/>
          </w:rPr>
          <w:delText>结合</w:delText>
        </w:r>
        <w:commentRangeStart w:id="26"/>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6"/>
        <w:r w:rsidDel="006039D1">
          <w:rPr>
            <w:rStyle w:val="af0"/>
            <w:rFonts w:eastAsiaTheme="minorEastAsia"/>
            <w:sz w:val="22"/>
            <w:szCs w:val="22"/>
            <w:lang w:eastAsia="zh-CN"/>
          </w:rPr>
          <w:commentReference w:id="26"/>
        </w:r>
      </w:del>
    </w:p>
    <w:p w14:paraId="22A41D31" w14:textId="2C03565D" w:rsidR="00E17DA1" w:rsidRPr="00DE28E5" w:rsidRDefault="00B4474A" w:rsidP="00DE28E5">
      <w:pPr>
        <w:pStyle w:val="a3"/>
        <w:spacing w:before="9" w:line="261" w:lineRule="auto"/>
        <w:ind w:left="220" w:right="110" w:firstLine="500"/>
        <w:jc w:val="both"/>
        <w:rPr>
          <w:rFonts w:eastAsiaTheme="minorEastAsia"/>
          <w:sz w:val="22"/>
          <w:szCs w:val="22"/>
          <w:lang w:eastAsia="zh-CN"/>
        </w:rPr>
      </w:pPr>
      <w:r w:rsidRPr="00B4474A">
        <w:rPr>
          <w:rFonts w:eastAsiaTheme="minorEastAsia"/>
          <w:sz w:val="22"/>
          <w:szCs w:val="22"/>
          <w:lang w:eastAsia="zh-CN"/>
        </w:rPr>
        <w:t>仿真实验</w:t>
      </w:r>
      <w:r w:rsidR="004F1626">
        <w:rPr>
          <w:rFonts w:eastAsiaTheme="minorEastAsia" w:hint="eastAsia"/>
          <w:sz w:val="22"/>
          <w:szCs w:val="22"/>
          <w:lang w:eastAsia="zh-CN"/>
        </w:rPr>
        <w:t>结果表明</w:t>
      </w:r>
      <w:r w:rsidR="00E14720" w:rsidRPr="00E17DA1">
        <w:rPr>
          <w:rFonts w:eastAsiaTheme="minorEastAsia"/>
          <w:sz w:val="22"/>
          <w:szCs w:val="22"/>
          <w:lang w:eastAsia="zh-CN"/>
        </w:rPr>
        <w:t>，</w:t>
      </w:r>
      <w:r w:rsidR="00954436" w:rsidRPr="00954436">
        <w:rPr>
          <w:rFonts w:eastAsiaTheme="minorEastAsia"/>
          <w:sz w:val="22"/>
          <w:szCs w:val="22"/>
          <w:lang w:eastAsia="zh-CN"/>
        </w:rPr>
        <w:t>在不同障碍密度及空间维度的测试场景中，</w:t>
      </w:r>
      <w:r w:rsidR="00954436">
        <w:rPr>
          <w:rFonts w:eastAsiaTheme="minorEastAsia" w:hint="eastAsia"/>
          <w:sz w:val="22"/>
          <w:szCs w:val="22"/>
          <w:lang w:eastAsia="zh-CN"/>
        </w:rPr>
        <w:t>与</w:t>
      </w:r>
      <w:r w:rsidR="008E7FD6">
        <w:rPr>
          <w:rFonts w:eastAsiaTheme="minorEastAsia" w:hint="eastAsia"/>
          <w:sz w:val="22"/>
          <w:szCs w:val="22"/>
          <w:lang w:eastAsia="zh-CN"/>
        </w:rPr>
        <w:t>Dynamic-RRT</w:t>
      </w:r>
      <w:r w:rsidR="008E7FD6">
        <w:rPr>
          <w:rFonts w:eastAsiaTheme="minorEastAsia" w:hint="eastAsia"/>
          <w:sz w:val="22"/>
          <w:szCs w:val="22"/>
          <w:lang w:eastAsia="zh-CN"/>
        </w:rPr>
        <w:t>算法</w:t>
      </w:r>
      <w:r w:rsidR="00954436">
        <w:rPr>
          <w:rFonts w:eastAsiaTheme="minorEastAsia" w:hint="eastAsia"/>
          <w:sz w:val="22"/>
          <w:szCs w:val="22"/>
          <w:lang w:eastAsia="zh-CN"/>
        </w:rPr>
        <w:t>相比</w:t>
      </w:r>
      <w:r w:rsidR="008E7FD6" w:rsidRPr="00E17DA1">
        <w:rPr>
          <w:rFonts w:eastAsiaTheme="minorEastAsia"/>
          <w:sz w:val="22"/>
          <w:szCs w:val="22"/>
          <w:lang w:eastAsia="zh-CN"/>
        </w:rPr>
        <w:t>，</w:t>
      </w:r>
      <w:r w:rsidR="00954436">
        <w:rPr>
          <w:rFonts w:eastAsiaTheme="minorEastAsia" w:hint="eastAsia"/>
          <w:sz w:val="22"/>
          <w:szCs w:val="22"/>
          <w:lang w:eastAsia="zh-CN"/>
        </w:rPr>
        <w:t>SC-RRT</w:t>
      </w:r>
      <w:r w:rsidR="00954436">
        <w:rPr>
          <w:rFonts w:eastAsiaTheme="minorEastAsia" w:hint="eastAsia"/>
          <w:sz w:val="22"/>
          <w:szCs w:val="22"/>
          <w:lang w:eastAsia="zh-CN"/>
        </w:rPr>
        <w:t>算法</w:t>
      </w:r>
      <w:r w:rsidR="008E7FD6">
        <w:rPr>
          <w:rFonts w:eastAsiaTheme="minorEastAsia" w:hint="eastAsia"/>
          <w:sz w:val="22"/>
          <w:szCs w:val="22"/>
          <w:lang w:eastAsia="zh-CN"/>
        </w:rPr>
        <w:t>在相同</w:t>
      </w:r>
      <w:r w:rsidR="00954436">
        <w:rPr>
          <w:rFonts w:eastAsiaTheme="minorEastAsia" w:hint="eastAsia"/>
          <w:sz w:val="22"/>
          <w:szCs w:val="22"/>
          <w:lang w:eastAsia="zh-CN"/>
        </w:rPr>
        <w:t>计算</w:t>
      </w:r>
      <w:r w:rsidR="008E7FD6">
        <w:rPr>
          <w:rFonts w:eastAsiaTheme="minorEastAsia" w:hint="eastAsia"/>
          <w:sz w:val="22"/>
          <w:szCs w:val="22"/>
          <w:lang w:eastAsia="zh-CN"/>
        </w:rPr>
        <w:t>时间</w:t>
      </w:r>
      <w:r w:rsidR="00954436">
        <w:rPr>
          <w:rFonts w:eastAsiaTheme="minorEastAsia" w:hint="eastAsia"/>
          <w:sz w:val="22"/>
          <w:szCs w:val="22"/>
          <w:lang w:eastAsia="zh-CN"/>
        </w:rPr>
        <w:t>约束</w:t>
      </w:r>
      <w:r w:rsidR="008E7FD6">
        <w:rPr>
          <w:rFonts w:eastAsiaTheme="minorEastAsia" w:hint="eastAsia"/>
          <w:sz w:val="22"/>
          <w:szCs w:val="22"/>
          <w:lang w:eastAsia="zh-CN"/>
        </w:rPr>
        <w:t>下</w:t>
      </w:r>
      <w:r w:rsidR="00954436">
        <w:rPr>
          <w:rFonts w:eastAsiaTheme="minorEastAsia" w:hint="eastAsia"/>
          <w:sz w:val="22"/>
          <w:szCs w:val="22"/>
          <w:lang w:eastAsia="zh-CN"/>
        </w:rPr>
        <w:t>，平均</w:t>
      </w:r>
      <w:r w:rsidR="008E7FD6">
        <w:rPr>
          <w:rFonts w:eastAsiaTheme="minorEastAsia" w:hint="eastAsia"/>
          <w:sz w:val="22"/>
          <w:szCs w:val="22"/>
          <w:lang w:eastAsia="zh-CN"/>
        </w:rPr>
        <w:t>路径节点</w:t>
      </w:r>
      <w:r w:rsidR="00954436">
        <w:rPr>
          <w:rFonts w:eastAsiaTheme="minorEastAsia" w:hint="eastAsia"/>
          <w:sz w:val="22"/>
          <w:szCs w:val="22"/>
          <w:lang w:eastAsia="zh-CN"/>
        </w:rPr>
        <w:t>数量</w:t>
      </w:r>
      <w:r w:rsidR="008E7FD6">
        <w:rPr>
          <w:rFonts w:eastAsiaTheme="minorEastAsia" w:hint="eastAsia"/>
          <w:sz w:val="22"/>
          <w:szCs w:val="22"/>
          <w:lang w:eastAsia="zh-CN"/>
        </w:rPr>
        <w:t>减少</w:t>
      </w:r>
      <w:r w:rsidR="00954436">
        <w:rPr>
          <w:rFonts w:eastAsiaTheme="minorEastAsia" w:hint="eastAsia"/>
          <w:sz w:val="22"/>
          <w:szCs w:val="22"/>
          <w:lang w:eastAsia="zh-CN"/>
        </w:rPr>
        <w:t>约</w:t>
      </w:r>
      <w:bookmarkStart w:id="27" w:name="OLE_LINK8"/>
      <w:r w:rsidR="008E7FD6">
        <w:rPr>
          <w:rFonts w:eastAsiaTheme="minorEastAsia" w:hint="eastAsia"/>
          <w:sz w:val="22"/>
          <w:szCs w:val="22"/>
          <w:lang w:eastAsia="zh-CN"/>
        </w:rPr>
        <w:t>3</w:t>
      </w:r>
      <w:r w:rsidR="00954436">
        <w:rPr>
          <w:rFonts w:eastAsiaTheme="minorEastAsia" w:hint="eastAsia"/>
          <w:sz w:val="22"/>
          <w:szCs w:val="22"/>
          <w:lang w:eastAsia="zh-CN"/>
        </w:rPr>
        <w:t>5%~40</w:t>
      </w:r>
      <w:r w:rsidR="008E7FD6">
        <w:rPr>
          <w:rFonts w:eastAsiaTheme="minorEastAsia" w:hint="eastAsia"/>
          <w:sz w:val="22"/>
          <w:szCs w:val="22"/>
          <w:lang w:eastAsia="zh-CN"/>
        </w:rPr>
        <w:t>%</w:t>
      </w:r>
      <w:bookmarkEnd w:id="27"/>
      <w:r w:rsidR="008E7FD6">
        <w:rPr>
          <w:rFonts w:eastAsiaTheme="minorEastAsia" w:hint="eastAsia"/>
          <w:sz w:val="22"/>
          <w:szCs w:val="22"/>
          <w:lang w:eastAsia="zh-CN"/>
        </w:rPr>
        <w:t>，路径长度</w:t>
      </w:r>
      <w:r w:rsidR="00954436">
        <w:rPr>
          <w:rFonts w:eastAsiaTheme="minorEastAsia" w:hint="eastAsia"/>
          <w:sz w:val="22"/>
          <w:szCs w:val="22"/>
          <w:lang w:eastAsia="zh-CN"/>
        </w:rPr>
        <w:t>降低</w:t>
      </w:r>
      <w:r w:rsidR="00954436">
        <w:rPr>
          <w:rFonts w:eastAsiaTheme="minorEastAsia" w:hint="eastAsia"/>
          <w:sz w:val="22"/>
          <w:szCs w:val="22"/>
          <w:lang w:eastAsia="zh-CN"/>
        </w:rPr>
        <w:t>15%~20%</w:t>
      </w:r>
      <w:r w:rsidR="008E7FD6">
        <w:rPr>
          <w:rFonts w:eastAsiaTheme="minorEastAsia" w:hint="eastAsia"/>
          <w:sz w:val="22"/>
          <w:szCs w:val="22"/>
          <w:lang w:eastAsia="zh-CN"/>
        </w:rPr>
        <w:t>，</w:t>
      </w:r>
      <w:r w:rsidR="005C6027" w:rsidRPr="005C6027">
        <w:rPr>
          <w:rFonts w:eastAsiaTheme="minorEastAsia"/>
          <w:sz w:val="22"/>
          <w:szCs w:val="22"/>
          <w:lang w:eastAsia="zh-CN"/>
        </w:rPr>
        <w:t>且生成路径在连续性与平滑性方面表现更优。</w:t>
      </w:r>
      <w:del w:id="28" w:author="兴雨 郭" w:date="2026-02-01T23:54:00Z" w16du:dateUtc="2026-02-01T15:54:00Z">
        <w:r w:rsidR="005C6027" w:rsidRPr="005C6027" w:rsidDel="006039D1">
          <w:rPr>
            <w:rFonts w:eastAsiaTheme="minorEastAsia"/>
            <w:sz w:val="22"/>
            <w:szCs w:val="22"/>
            <w:lang w:eastAsia="zh-CN"/>
          </w:rPr>
          <w:delText>结果表明，</w:delText>
        </w:r>
      </w:del>
      <w:r w:rsidR="005C6027" w:rsidRPr="005C6027">
        <w:rPr>
          <w:rFonts w:eastAsiaTheme="minorEastAsia"/>
          <w:sz w:val="22"/>
          <w:szCs w:val="22"/>
          <w:lang w:eastAsia="zh-CN"/>
        </w:rPr>
        <w:t>该算法在复杂障碍环境中能够在保持搜索完整性的同时有效抑制无效探索，使搜索树具备更稳定的扩展行为与更强的环境适应能力。</w:t>
      </w:r>
      <w:bookmarkEnd w:id="5"/>
    </w:p>
    <w:p w14:paraId="72F8C716" w14:textId="23634514"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）、知情采样、双向规划、帕累托支配、路径规划、自适应控制</w:t>
      </w:r>
    </w:p>
    <w:p w14:paraId="01B24A97" w14:textId="77777777" w:rsidR="00491CA9" w:rsidRDefault="00491CA9">
      <w:pPr>
        <w:rPr>
          <w:rFonts w:eastAsiaTheme="minorEastAsia"/>
          <w:sz w:val="19"/>
          <w:lang w:eastAsia="zh-CN"/>
        </w:rPr>
      </w:pPr>
    </w:p>
    <w:p w14:paraId="604D34D4" w14:textId="77777777" w:rsidR="00DE28E5" w:rsidRDefault="00DE28E5">
      <w:pPr>
        <w:rPr>
          <w:rFonts w:eastAsiaTheme="minorEastAsia"/>
          <w:sz w:val="19"/>
          <w:lang w:eastAsia="zh-CN"/>
        </w:rPr>
      </w:pPr>
    </w:p>
    <w:p w14:paraId="04821E96" w14:textId="77777777" w:rsidR="00DE28E5" w:rsidRDefault="00DE28E5">
      <w:pPr>
        <w:rPr>
          <w:rFonts w:eastAsiaTheme="minorEastAsia"/>
          <w:sz w:val="19"/>
          <w:lang w:eastAsia="zh-CN"/>
        </w:rPr>
      </w:pPr>
    </w:p>
    <w:p w14:paraId="294221EF" w14:textId="77777777" w:rsidR="00DE28E5" w:rsidRDefault="00DE28E5">
      <w:pPr>
        <w:rPr>
          <w:rFonts w:eastAsiaTheme="minorEastAsia"/>
          <w:sz w:val="19"/>
          <w:lang w:eastAsia="zh-CN"/>
        </w:rPr>
      </w:pPr>
    </w:p>
    <w:p w14:paraId="0AA3DE95" w14:textId="77777777" w:rsidR="00DE28E5" w:rsidRDefault="00DE28E5">
      <w:pPr>
        <w:rPr>
          <w:rFonts w:eastAsiaTheme="minorEastAsia"/>
          <w:sz w:val="19"/>
          <w:lang w:eastAsia="zh-CN"/>
        </w:rPr>
      </w:pPr>
    </w:p>
    <w:p w14:paraId="200F9526" w14:textId="77777777" w:rsidR="00DE28E5" w:rsidRDefault="00DE28E5">
      <w:pPr>
        <w:rPr>
          <w:rFonts w:eastAsiaTheme="minorEastAsia"/>
          <w:sz w:val="19"/>
          <w:lang w:eastAsia="zh-CN"/>
        </w:rPr>
      </w:pPr>
    </w:p>
    <w:p w14:paraId="06658E49" w14:textId="77777777" w:rsidR="00DE28E5" w:rsidRDefault="00DE28E5">
      <w:pPr>
        <w:rPr>
          <w:rFonts w:eastAsiaTheme="minorEastAsia"/>
          <w:sz w:val="19"/>
          <w:lang w:eastAsia="zh-CN"/>
        </w:rPr>
      </w:pPr>
    </w:p>
    <w:p w14:paraId="672BD632" w14:textId="77777777" w:rsidR="00DE28E5" w:rsidRDefault="00DE28E5">
      <w:pPr>
        <w:rPr>
          <w:rFonts w:eastAsiaTheme="minorEastAsia"/>
          <w:sz w:val="19"/>
          <w:lang w:eastAsia="zh-CN"/>
        </w:rPr>
      </w:pPr>
    </w:p>
    <w:p w14:paraId="7F5FDC31" w14:textId="77777777" w:rsidR="00DE28E5" w:rsidRDefault="00DE28E5">
      <w:pPr>
        <w:rPr>
          <w:rFonts w:eastAsiaTheme="minorEastAsia"/>
          <w:sz w:val="19"/>
          <w:lang w:eastAsia="zh-CN"/>
        </w:rPr>
      </w:pPr>
    </w:p>
    <w:p w14:paraId="64589347" w14:textId="77777777" w:rsidR="00DE28E5" w:rsidRDefault="00DE28E5">
      <w:pPr>
        <w:rPr>
          <w:rFonts w:eastAsiaTheme="minorEastAsia"/>
          <w:sz w:val="19"/>
          <w:lang w:eastAsia="zh-CN"/>
        </w:rPr>
      </w:pPr>
    </w:p>
    <w:p w14:paraId="4D6FE871" w14:textId="77777777" w:rsidR="00DE28E5" w:rsidRDefault="00DE28E5">
      <w:pPr>
        <w:rPr>
          <w:rFonts w:eastAsiaTheme="minorEastAsia"/>
          <w:sz w:val="19"/>
          <w:lang w:eastAsia="zh-CN"/>
        </w:rPr>
      </w:pPr>
    </w:p>
    <w:p w14:paraId="63EFAB56" w14:textId="77777777" w:rsidR="00DE28E5" w:rsidRDefault="00DE28E5">
      <w:pPr>
        <w:rPr>
          <w:rFonts w:eastAsiaTheme="minorEastAsia"/>
          <w:sz w:val="19"/>
          <w:lang w:eastAsia="zh-CN"/>
        </w:rPr>
      </w:pPr>
    </w:p>
    <w:p w14:paraId="430381E1" w14:textId="77777777" w:rsidR="00DE28E5" w:rsidRDefault="00DE28E5">
      <w:pPr>
        <w:rPr>
          <w:rFonts w:eastAsiaTheme="minorEastAsia"/>
          <w:sz w:val="19"/>
          <w:lang w:eastAsia="zh-CN"/>
        </w:rPr>
      </w:pPr>
    </w:p>
    <w:p w14:paraId="5677421C" w14:textId="77777777" w:rsidR="00DE28E5" w:rsidRDefault="00DE28E5">
      <w:pPr>
        <w:rPr>
          <w:rFonts w:eastAsiaTheme="minorEastAsia"/>
          <w:sz w:val="19"/>
          <w:lang w:eastAsia="zh-CN"/>
        </w:rPr>
      </w:pPr>
    </w:p>
    <w:p w14:paraId="285A509F" w14:textId="77777777" w:rsidR="00DE28E5" w:rsidRDefault="00DE28E5">
      <w:pPr>
        <w:rPr>
          <w:rFonts w:eastAsiaTheme="minorEastAsia"/>
          <w:sz w:val="19"/>
          <w:lang w:eastAsia="zh-CN"/>
        </w:rPr>
      </w:pPr>
    </w:p>
    <w:p w14:paraId="72FB6730" w14:textId="77777777" w:rsidR="00DE28E5" w:rsidRDefault="00DE28E5">
      <w:pPr>
        <w:rPr>
          <w:rFonts w:eastAsiaTheme="minorEastAsia"/>
          <w:sz w:val="19"/>
          <w:lang w:eastAsia="zh-CN"/>
        </w:rPr>
      </w:pPr>
    </w:p>
    <w:p w14:paraId="28BAB929" w14:textId="77777777" w:rsidR="00DE28E5" w:rsidRDefault="00DE28E5">
      <w:pPr>
        <w:rPr>
          <w:rFonts w:eastAsiaTheme="minorEastAsia"/>
          <w:sz w:val="19"/>
          <w:lang w:eastAsia="zh-CN"/>
        </w:rPr>
      </w:pPr>
    </w:p>
    <w:p w14:paraId="1AAC563F" w14:textId="77777777" w:rsidR="00DE28E5" w:rsidRDefault="00DE28E5">
      <w:pPr>
        <w:rPr>
          <w:rFonts w:eastAsiaTheme="minorEastAsia"/>
          <w:sz w:val="19"/>
          <w:lang w:eastAsia="zh-CN"/>
        </w:rPr>
      </w:pPr>
    </w:p>
    <w:p w14:paraId="2831DCA0" w14:textId="77777777" w:rsidR="00DE28E5" w:rsidRPr="00DE28E5" w:rsidRDefault="00DE28E5">
      <w:pPr>
        <w:rPr>
          <w:rFonts w:eastAsiaTheme="minorEastAsia"/>
          <w:sz w:val="19"/>
          <w:lang w:eastAsia="zh-CN"/>
        </w:rPr>
        <w:sectPr w:rsidR="00DE28E5" w:rsidRPr="00DE28E5"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29" w:name="1_Introduction"/>
      <w:bookmarkEnd w:id="29"/>
      <w:r>
        <w:rPr>
          <w:spacing w:val="-2"/>
          <w:w w:val="110"/>
        </w:rPr>
        <w:lastRenderedPageBreak/>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30"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7B4C980"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算法仍存在固有缺陷，例如采样过程随机性强、搜索效率低下以及规划路径中拐点过多等问题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4EB8FC4B"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commentRangeStart w:id="31"/>
      <w:r w:rsidRPr="003C1621">
        <w:rPr>
          <w:rFonts w:eastAsiaTheme="minorEastAsia"/>
          <w:lang w:eastAsia="zh-CN"/>
        </w:rPr>
        <w:t xml:space="preserve">Huang </w:t>
      </w:r>
      <w:r w:rsidRPr="003C1621">
        <w:rPr>
          <w:rFonts w:eastAsiaTheme="minorEastAsia"/>
          <w:lang w:eastAsia="zh-CN"/>
        </w:rPr>
        <w:t>等提出的</w:t>
      </w:r>
      <w:bookmarkStart w:id="32" w:name="OLE_LINK3"/>
      <w:r w:rsidR="00491CA9" w:rsidRPr="00491CA9">
        <w:rPr>
          <w:rFonts w:eastAsiaTheme="minorEastAsia"/>
          <w:lang w:eastAsia="zh-CN"/>
        </w:rPr>
        <w:t>MS-BI-RRT*</w:t>
      </w:r>
      <w:bookmarkEnd w:id="32"/>
      <w:r w:rsidRPr="003C1621">
        <w:rPr>
          <w:rFonts w:eastAsiaTheme="minorEastAsia"/>
          <w:lang w:eastAsia="zh-CN"/>
        </w:rPr>
        <w:t xml:space="preserve"> </w:t>
      </w:r>
      <w:r w:rsidRPr="003C1621">
        <w:rPr>
          <w:rFonts w:eastAsiaTheme="minorEastAsia"/>
          <w:lang w:eastAsia="zh-CN"/>
        </w:rPr>
        <w:t>算法在节点扩展阶段结合</w:t>
      </w:r>
      <w:r w:rsidR="00686BC8">
        <w:rPr>
          <w:rFonts w:eastAsiaTheme="minorEastAsia" w:hint="eastAsia"/>
          <w:lang w:eastAsia="zh-CN"/>
        </w:rPr>
        <w:t>动态目标</w:t>
      </w:r>
      <w:r w:rsidRPr="003C1621">
        <w:rPr>
          <w:rFonts w:eastAsiaTheme="minorEastAsia"/>
          <w:lang w:eastAsia="zh-CN"/>
        </w:rPr>
        <w:t>偏置、局部平移扩展以及人工势场等多种扩展策略，通过调度机制在不同策略之间进行切换，从而在复杂环境中显著提高了收敛速度与成功率。该</w:t>
      </w:r>
      <w:r w:rsidR="00686BC8">
        <w:rPr>
          <w:rFonts w:eastAsiaTheme="minorEastAsia" w:hint="eastAsia"/>
          <w:lang w:eastAsia="zh-CN"/>
        </w:rPr>
        <w:t>算法</w:t>
      </w:r>
      <w:r w:rsidRPr="003C1621">
        <w:rPr>
          <w:rFonts w:eastAsiaTheme="minorEastAsia"/>
          <w:lang w:eastAsia="zh-CN"/>
        </w:rPr>
        <w:t>在</w:t>
      </w:r>
      <w:r w:rsidR="00686BC8" w:rsidRPr="00686BC8">
        <w:rPr>
          <w:rFonts w:eastAsiaTheme="minorEastAsia"/>
          <w:lang w:eastAsia="zh-CN"/>
        </w:rPr>
        <w:t>双向搜索框架下进一步优化了父节点重连过程，改善了路径几何结构与动态可控性，</w:t>
      </w:r>
      <w:r w:rsidRPr="003C1621">
        <w:rPr>
          <w:rFonts w:eastAsiaTheme="minorEastAsia"/>
          <w:lang w:eastAsia="zh-CN"/>
        </w:rPr>
        <w:t>在工程应用中具有较好的稳定性</w:t>
      </w:r>
      <w:r>
        <w:rPr>
          <w:rFonts w:eastAsiaTheme="minorEastAsia" w:hint="eastAsia"/>
          <w:lang w:eastAsia="zh-CN"/>
        </w:rPr>
        <w:t>。</w:t>
      </w:r>
      <w:commentRangeEnd w:id="31"/>
      <w:r w:rsidR="00E4440F" w:rsidRPr="003C1621">
        <w:rPr>
          <w:rStyle w:val="af0"/>
          <w:rFonts w:eastAsiaTheme="minorEastAsia"/>
          <w:sz w:val="22"/>
          <w:szCs w:val="22"/>
          <w:lang w:eastAsia="zh-CN"/>
        </w:rPr>
        <w:commentReference w:id="31"/>
      </w:r>
      <w:r w:rsidRPr="003C1621">
        <w:rPr>
          <w:rFonts w:eastAsiaTheme="minorEastAsia"/>
          <w:lang w:eastAsia="zh-CN"/>
        </w:rPr>
        <w:t>然而，上述方法主要侧重于扩展方式层面的改进，其采样过程</w:t>
      </w:r>
      <w:r w:rsidR="00686BC8" w:rsidRPr="00686BC8">
        <w:rPr>
          <w:rFonts w:eastAsiaTheme="minorEastAsia"/>
          <w:lang w:eastAsia="zh-CN"/>
        </w:rPr>
        <w:t>仍未脱离对全局工作空间的依赖</w:t>
      </w:r>
      <w:r w:rsidRPr="003C1621">
        <w:rPr>
          <w:rFonts w:eastAsiaTheme="minorEastAsia"/>
          <w:lang w:eastAsia="zh-CN"/>
        </w:rPr>
        <w:t>，缺乏对采样区域的几何约束与代价感知能力。在环境尺度较大或存在多条可行通道的情况下，算法仍可能在与最优路径无关的区域产生大量冗余采样点，进而影响整体搜索效率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p>
    <w:p w14:paraId="70BB6035" w14:textId="786025B1" w:rsidR="00686BC8" w:rsidRDefault="00686BC8" w:rsidP="00686BC8">
      <w:pPr>
        <w:spacing w:line="262" w:lineRule="auto"/>
        <w:ind w:firstLineChars="200" w:firstLine="440"/>
        <w:jc w:val="both"/>
        <w:rPr>
          <w:rFonts w:eastAsiaTheme="minorEastAsia"/>
          <w:lang w:eastAsia="zh-CN"/>
        </w:rPr>
      </w:pPr>
      <w:r w:rsidRPr="002B175F">
        <w:rPr>
          <w:rFonts w:eastAsiaTheme="minorEastAsia"/>
          <w:color w:val="FFFFFF" w:themeColor="background1"/>
          <w:highlight w:val="red"/>
          <w:lang w:eastAsia="zh-CN"/>
        </w:rPr>
        <w:t>另一类研究则以提升路径质量与避障性能为目标，对传统</w:t>
      </w:r>
      <w:r w:rsidRPr="002B175F">
        <w:rPr>
          <w:rFonts w:eastAsiaTheme="minorEastAsia"/>
          <w:color w:val="FFFFFF" w:themeColor="background1"/>
          <w:highlight w:val="red"/>
          <w:lang w:eastAsia="zh-CN"/>
        </w:rPr>
        <w:t xml:space="preserve"> RRT </w:t>
      </w:r>
      <w:r w:rsidRPr="002B175F">
        <w:rPr>
          <w:rFonts w:eastAsiaTheme="minorEastAsia"/>
          <w:color w:val="FFFFFF" w:themeColor="background1"/>
          <w:highlight w:val="red"/>
          <w:lang w:eastAsia="zh-CN"/>
        </w:rPr>
        <w:t>进行结构性改进。</w:t>
      </w:r>
      <w:commentRangeStart w:id="33"/>
      <w:r w:rsidRPr="00686BC8">
        <w:rPr>
          <w:rFonts w:eastAsiaTheme="minorEastAsia"/>
          <w:lang w:eastAsia="zh-CN"/>
        </w:rPr>
        <w:t xml:space="preserve">Zhao </w:t>
      </w:r>
      <w:r w:rsidRPr="00686BC8">
        <w:rPr>
          <w:rFonts w:eastAsiaTheme="minorEastAsia"/>
          <w:lang w:eastAsia="zh-CN"/>
        </w:rPr>
        <w:t>等提出的</w:t>
      </w:r>
      <w:r w:rsidRPr="00686BC8">
        <w:rPr>
          <w:rFonts w:eastAsiaTheme="minorEastAsia"/>
          <w:lang w:eastAsia="zh-CN"/>
        </w:rPr>
        <w:t xml:space="preserve"> Dynamic RRT </w:t>
      </w:r>
      <w:r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Pr="00686BC8">
        <w:rPr>
          <w:rFonts w:eastAsiaTheme="minorEastAsia"/>
          <w:lang w:eastAsia="zh-CN"/>
        </w:rPr>
        <w:t xml:space="preserve"> [16]</w:t>
      </w:r>
      <w:r w:rsidRPr="00686BC8">
        <w:rPr>
          <w:rFonts w:eastAsiaTheme="minorEastAsia"/>
          <w:lang w:eastAsia="zh-CN"/>
        </w:rPr>
        <w:t>。</w:t>
      </w:r>
      <w:commentRangeEnd w:id="33"/>
      <w:r w:rsidR="0023461D" w:rsidRPr="00686BC8">
        <w:rPr>
          <w:rStyle w:val="af0"/>
          <w:rFonts w:eastAsiaTheme="minorEastAsia"/>
          <w:sz w:val="22"/>
          <w:szCs w:val="22"/>
          <w:lang w:eastAsia="zh-CN"/>
        </w:rPr>
        <w:commentReference w:id="33"/>
      </w:r>
      <w:r w:rsidRPr="00686BC8">
        <w:rPr>
          <w:rFonts w:eastAsiaTheme="minorEastAsia"/>
          <w:lang w:eastAsia="zh-CN"/>
        </w:rPr>
        <w:t>同时，该算法结合帕累托支配（</w:t>
      </w:r>
      <w:r w:rsidRPr="00686BC8">
        <w:rPr>
          <w:rFonts w:eastAsiaTheme="minorEastAsia"/>
          <w:lang w:eastAsia="zh-CN"/>
        </w:rPr>
        <w:t>Pareto Dominance</w:t>
      </w:r>
      <w:r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Pr="00686BC8">
        <w:rPr>
          <w:rFonts w:eastAsiaTheme="minorEastAsia"/>
          <w:lang w:eastAsia="zh-CN"/>
        </w:rPr>
        <w:t xml:space="preserve"> RRT</w:t>
      </w:r>
      <w:r w:rsidRPr="00686BC8">
        <w:rPr>
          <w:rFonts w:eastAsiaTheme="minorEastAsia"/>
          <w:lang w:eastAsia="zh-CN"/>
        </w:rPr>
        <w:t>、</w:t>
      </w:r>
      <w:r w:rsidRPr="00686BC8">
        <w:rPr>
          <w:rFonts w:eastAsiaTheme="minorEastAsia"/>
          <w:lang w:eastAsia="zh-CN"/>
        </w:rPr>
        <w:t>RRT</w:t>
      </w:r>
      <w:r w:rsidRPr="00686BC8">
        <w:rPr>
          <w:rFonts w:eastAsiaTheme="minorEastAsia"/>
          <w:i/>
          <w:iCs/>
          <w:lang w:eastAsia="zh-CN"/>
        </w:rPr>
        <w:t>及</w:t>
      </w:r>
      <w:r w:rsidRPr="00686BC8">
        <w:rPr>
          <w:rFonts w:eastAsiaTheme="minorEastAsia"/>
          <w:i/>
          <w:iCs/>
          <w:lang w:eastAsia="zh-CN"/>
        </w:rPr>
        <w:t xml:space="preserve"> Informed RRT</w:t>
      </w:r>
      <w:r w:rsidRPr="00686BC8">
        <w:rPr>
          <w:rFonts w:eastAsiaTheme="minorEastAsia"/>
          <w:lang w:eastAsia="zh-CN"/>
        </w:rPr>
        <w:t>等经典算法</w:t>
      </w:r>
      <w:r w:rsidRPr="00686BC8">
        <w:rPr>
          <w:rFonts w:eastAsiaTheme="minorEastAsia"/>
          <w:lang w:eastAsia="zh-CN"/>
        </w:rPr>
        <w:t xml:space="preserve"> [16]</w:t>
      </w:r>
      <w:r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可能导致算法陷入局部最优，难以探索到全局更优路径。此外，</w:t>
      </w:r>
      <w:r w:rsidR="00B670EB" w:rsidRPr="00B670EB">
        <w:rPr>
          <w:rFonts w:eastAsiaTheme="minorEastAsia"/>
          <w:lang w:eastAsia="zh-CN"/>
        </w:rPr>
        <w:t xml:space="preserve">Dynamic RRT </w:t>
      </w:r>
      <w:r w:rsidR="00B670EB" w:rsidRPr="00B670EB">
        <w:rPr>
          <w:rFonts w:eastAsiaTheme="minorEastAsia"/>
          <w:lang w:eastAsia="zh-CN"/>
        </w:rPr>
        <w:t>采用单向搜索框架，其知情子集仅以起点和终点为焦点，在复杂环境中对全局搜索方向的引导能力有限，仍存在冗余扩展问题。</w:t>
      </w:r>
    </w:p>
    <w:p w14:paraId="749A7D92" w14:textId="7811D677" w:rsidR="003C1621" w:rsidRPr="002B175F" w:rsidRDefault="00686BC8" w:rsidP="00686BC8">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总体而言，现有方法或侧重于扩展策略优化但缺乏采样空间约束，或通过单向约束采样提升局部效率但全局探索能力有限，难以在复杂随机障碍物环境中同时实现快速收敛、最优路径与动态可行性的系统性统一。</w:t>
      </w:r>
    </w:p>
    <w:p w14:paraId="5FCAA120" w14:textId="60755F24" w:rsidR="00DE28E5" w:rsidRDefault="00431043" w:rsidP="00DE28E5">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w:t>
      </w:r>
      <w:r w:rsidR="001A56BC" w:rsidRPr="009A462D">
        <w:rPr>
          <w:rFonts w:eastAsiaTheme="minorEastAsia"/>
          <w:lang w:eastAsia="zh-CN"/>
        </w:rPr>
        <w:t>SC-RRT</w:t>
      </w:r>
      <w:r w:rsidRPr="009A462D">
        <w:rPr>
          <w:rFonts w:eastAsiaTheme="minorEastAsia"/>
          <w:lang w:eastAsia="zh-CN"/>
        </w:rPr>
        <w:t>算法。该算法</w:t>
      </w:r>
      <w:r w:rsidR="007E41C6" w:rsidRPr="007E41C6">
        <w:rPr>
          <w:rFonts w:eastAsiaTheme="minorEastAsia"/>
          <w:lang w:eastAsia="zh-CN"/>
        </w:rPr>
        <w:t>在双向搜索框架下，</w:t>
      </w:r>
      <w:r w:rsidR="0023461D">
        <w:rPr>
          <w:rFonts w:eastAsiaTheme="minorEastAsia" w:hint="eastAsia"/>
          <w:lang w:eastAsia="zh-CN"/>
        </w:rPr>
        <w:t>根据双树的采样进度</w:t>
      </w:r>
      <w:r w:rsidR="00686BC8" w:rsidRPr="00686BC8">
        <w:rPr>
          <w:rFonts w:eastAsiaTheme="minorEastAsia"/>
          <w:lang w:eastAsia="zh-CN"/>
        </w:rPr>
        <w:t>自适应调整采样</w:t>
      </w:r>
      <w:r w:rsidR="0023461D">
        <w:rPr>
          <w:rFonts w:eastAsiaTheme="minorEastAsia" w:hint="eastAsia"/>
          <w:lang w:eastAsia="zh-CN"/>
        </w:rPr>
        <w:t>区域大小</w:t>
      </w:r>
      <w:r w:rsidR="00686BC8" w:rsidRPr="00686BC8">
        <w:rPr>
          <w:rFonts w:eastAsiaTheme="minorEastAsia"/>
          <w:lang w:eastAsia="zh-CN"/>
        </w:rPr>
        <w:t>实现对全局搜索方向的精准引导，同时结合双向树协同扩展与多目标代价优化，</w:t>
      </w:r>
      <w:r w:rsidR="0023461D">
        <w:rPr>
          <w:rFonts w:eastAsiaTheme="minorEastAsia" w:hint="eastAsia"/>
          <w:lang w:eastAsia="zh-CN"/>
        </w:rPr>
        <w:t>于</w:t>
      </w:r>
      <w:r w:rsidR="00686BC8" w:rsidRPr="00686BC8">
        <w:rPr>
          <w:rFonts w:eastAsiaTheme="minorEastAsia"/>
          <w:lang w:eastAsia="zh-CN"/>
        </w:rPr>
        <w:t>快速收敛与路径质量之间建立动态平衡机制。算法无需依赖初始路径即可启动约束采样，有效减少冗余节点生成，同时通过双向树连接策略提升全局探索效率，适用于处理随机障碍物分布的复杂场景。</w:t>
      </w:r>
    </w:p>
    <w:bookmarkEnd w:id="30"/>
    <w:p w14:paraId="6A2CA798" w14:textId="77777777" w:rsidR="00DE28E5" w:rsidRPr="00046DC6" w:rsidRDefault="00DE28E5" w:rsidP="00DE28E5">
      <w:pPr>
        <w:spacing w:line="262" w:lineRule="auto"/>
        <w:ind w:firstLineChars="200" w:firstLine="440"/>
        <w:jc w:val="both"/>
        <w:rPr>
          <w:rFonts w:eastAsiaTheme="minorEastAsia"/>
          <w:lang w:eastAsia="zh-CN"/>
        </w:rPr>
      </w:pPr>
    </w:p>
    <w:p w14:paraId="33D06F03" w14:textId="671D5C65" w:rsidR="0076352E" w:rsidRPr="00431043" w:rsidRDefault="002B5079" w:rsidP="009A462D">
      <w:pPr>
        <w:pStyle w:val="a3"/>
        <w:spacing w:before="7"/>
        <w:jc w:val="both"/>
        <w:rPr>
          <w:rFonts w:eastAsiaTheme="minorEastAsia" w:hint="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098B5407" w:rsidR="0076352E" w:rsidRPr="005003D7" w:rsidRDefault="00821371" w:rsidP="009A462D">
      <w:pPr>
        <w:spacing w:before="81" w:line="244" w:lineRule="auto"/>
        <w:ind w:left="503" w:right="2292" w:hanging="297"/>
        <w:jc w:val="both"/>
        <w:rPr>
          <w:rFonts w:eastAsiaTheme="minorEastAsia" w:hint="eastAsia"/>
          <w:sz w:val="17"/>
          <w:lang w:eastAsia="zh-CN"/>
        </w:rPr>
      </w:pPr>
      <w:r>
        <w:rPr>
          <w:rFonts w:ascii="Wingdings" w:hAnsi="Wingdings"/>
          <w:sz w:val="17"/>
        </w:rPr>
        <w:sym w:font="Wingdings" w:char="F02A"/>
      </w:r>
      <w:r>
        <w:rPr>
          <w:spacing w:val="40"/>
          <w:sz w:val="17"/>
        </w:rPr>
        <w:t xml:space="preserve"> </w:t>
      </w:r>
      <w:r w:rsidR="005003D7">
        <w:rPr>
          <w:rFonts w:eastAsiaTheme="minorEastAsia" w:hint="eastAsia"/>
          <w:sz w:val="17"/>
          <w:lang w:eastAsia="zh-CN"/>
        </w:rPr>
        <w:t>Gxyhaoxianghenlihai</w:t>
      </w:r>
      <w:hyperlink r:id="rId16" w:history="1">
        <w:r w:rsidR="0076352E">
          <w:rPr>
            <w:spacing w:val="-2"/>
            <w:sz w:val="17"/>
          </w:rPr>
          <w:t>@</w:t>
        </w:r>
        <w:r w:rsidR="005003D7">
          <w:rPr>
            <w:rFonts w:asciiTheme="minorEastAsia" w:eastAsiaTheme="minorEastAsia" w:hAnsiTheme="minorEastAsia" w:hint="eastAsia"/>
            <w:spacing w:val="-2"/>
            <w:sz w:val="17"/>
            <w:lang w:eastAsia="zh-CN"/>
          </w:rPr>
          <w:t>gmail</w:t>
        </w:r>
        <w:r w:rsidR="0076352E">
          <w:rPr>
            <w:spacing w:val="-2"/>
            <w:sz w:val="17"/>
          </w:rPr>
          <w:t>.c</w:t>
        </w:r>
        <w:r w:rsidR="005003D7">
          <w:rPr>
            <w:rFonts w:eastAsiaTheme="minorEastAsia" w:hint="eastAsia"/>
            <w:spacing w:val="-2"/>
            <w:sz w:val="17"/>
            <w:lang w:eastAsia="zh-CN"/>
          </w:rPr>
          <w:t>om</w:t>
        </w:r>
      </w:hyperlink>
    </w:p>
    <w:p w14:paraId="48CAABF0" w14:textId="77777777" w:rsidR="0076352E" w:rsidRPr="005003D7" w:rsidRDefault="0076352E" w:rsidP="009A462D">
      <w:pPr>
        <w:pStyle w:val="a3"/>
        <w:spacing w:before="7"/>
        <w:jc w:val="both"/>
        <w:rPr>
          <w:rFonts w:eastAsiaTheme="minorEastAsia" w:hint="eastAsia"/>
          <w:sz w:val="17"/>
          <w:lang w:eastAsia="zh-CN"/>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34" w:name="OLE_LINK1"/>
    </w:p>
    <w:p w14:paraId="0B8FD97A" w14:textId="6539A8D1" w:rsidR="001B4D3B" w:rsidRPr="00C97A55" w:rsidRDefault="00C709A8" w:rsidP="000E64A2">
      <w:pPr>
        <w:pStyle w:val="11"/>
        <w:tabs>
          <w:tab w:val="left" w:pos="474"/>
        </w:tabs>
        <w:spacing w:before="109"/>
        <w:ind w:left="0" w:firstLine="0"/>
        <w:rPr>
          <w:rFonts w:ascii="Times New Roman" w:hAnsi="Times New Roman" w:cs="Times New Roman"/>
          <w:spacing w:val="-2"/>
          <w:w w:val="110"/>
        </w:rPr>
      </w:pPr>
      <w:r w:rsidRPr="00413C45">
        <w:rPr>
          <w:rFonts w:ascii="宋体" w:eastAsia="宋体" w:hAnsi="宋体" w:cs="宋体" w:hint="eastAsia"/>
          <w:color w:val="EE0000"/>
          <w:spacing w:val="-2"/>
          <w:w w:val="110"/>
          <w:lang w:eastAsia="zh-CN"/>
        </w:rPr>
        <w:t>问题提出</w:t>
      </w:r>
      <w:bookmarkStart w:id="35" w:name="OLE_LINK2"/>
      <w:bookmarkEnd w:id="34"/>
    </w:p>
    <w:p w14:paraId="4AB5B61A" w14:textId="2CEAC867" w:rsidR="00C97A55" w:rsidRPr="00B61A9B" w:rsidRDefault="00F01560" w:rsidP="00B61A9B">
      <w:pPr>
        <w:ind w:firstLineChars="200" w:firstLine="440"/>
        <w:rPr>
          <w:rFonts w:eastAsiaTheme="minorEastAsia"/>
          <w:color w:val="000000" w:themeColor="text1"/>
          <w:lang w:eastAsia="zh-CN"/>
        </w:rPr>
      </w:pPr>
      <w:bookmarkStart w:id="36" w:name="OLE_LINK9"/>
      <w:r>
        <w:rPr>
          <w:noProof/>
        </w:rPr>
        <w:drawing>
          <wp:anchor distT="0" distB="0" distL="114300" distR="114300" simplePos="0" relativeHeight="251788288" behindDoc="0" locked="0" layoutInCell="1" allowOverlap="1" wp14:anchorId="2CAB7FC4" wp14:editId="13770B92">
            <wp:simplePos x="0" y="0"/>
            <wp:positionH relativeFrom="column">
              <wp:posOffset>1111885</wp:posOffset>
            </wp:positionH>
            <wp:positionV relativeFrom="paragraph">
              <wp:posOffset>1662502</wp:posOffset>
            </wp:positionV>
            <wp:extent cx="4424045" cy="2381250"/>
            <wp:effectExtent l="19050" t="19050" r="14605" b="19050"/>
            <wp:wrapTopAndBottom/>
            <wp:docPr id="1273139754"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图片 1" descr="背景图案&#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24045" cy="23812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C488F" w:rsidRPr="00A869F1">
        <w:rPr>
          <w:rFonts w:eastAsiaTheme="minorEastAsia"/>
          <w:color w:val="000000" w:themeColor="text1"/>
          <w:lang w:eastAsia="zh-CN"/>
        </w:rPr>
        <w:t>本文针对含随机障碍物的配置空间无碰撞路径规划</w:t>
      </w:r>
      <w:r w:rsidR="00C97A55" w:rsidRPr="00C97A55">
        <w:rPr>
          <w:rFonts w:eastAsiaTheme="minorEastAsia"/>
          <w:color w:val="000000" w:themeColor="text1"/>
          <w:lang w:eastAsia="zh-CN"/>
        </w:rPr>
        <w:t>，</w:t>
      </w:r>
      <w:r w:rsidR="005C488F" w:rsidRPr="00C864CE">
        <w:rPr>
          <w:rFonts w:eastAsiaTheme="minorEastAsia"/>
          <w:color w:val="000000" w:themeColor="text1"/>
          <w:highlight w:val="yellow"/>
          <w:lang w:eastAsia="zh-CN"/>
        </w:rPr>
        <w:t>提出一种非对称双向超椭球体约束采样机制</w:t>
      </w:r>
      <w:r w:rsidR="005C488F">
        <w:rPr>
          <w:rFonts w:eastAsiaTheme="minorEastAsia" w:hint="eastAsia"/>
          <w:color w:val="000000" w:themeColor="text1"/>
          <w:lang w:eastAsia="zh-CN"/>
        </w:rPr>
        <w:t>，</w:t>
      </w:r>
      <w:r w:rsidR="005C488F" w:rsidRPr="00E73D63">
        <w:rPr>
          <w:rFonts w:eastAsiaTheme="minorEastAsia"/>
          <w:color w:val="000000" w:themeColor="text1"/>
          <w:lang w:eastAsia="zh-CN"/>
        </w:rPr>
        <w:t>在双向</w:t>
      </w:r>
      <w:r w:rsidR="005C488F" w:rsidRPr="00E73D63">
        <w:rPr>
          <w:rFonts w:eastAsiaTheme="minorEastAsia"/>
          <w:color w:val="000000" w:themeColor="text1"/>
          <w:lang w:eastAsia="zh-CN"/>
        </w:rPr>
        <w:t xml:space="preserve"> RRT </w:t>
      </w:r>
      <w:r w:rsidR="005C488F" w:rsidRPr="00E73D63">
        <w:rPr>
          <w:rFonts w:eastAsiaTheme="minorEastAsia"/>
          <w:color w:val="000000" w:themeColor="text1"/>
          <w:lang w:eastAsia="zh-CN"/>
        </w:rPr>
        <w:t>框架下</w:t>
      </w:r>
      <w:r w:rsidR="005C488F">
        <w:rPr>
          <w:rFonts w:eastAsiaTheme="minorEastAsia" w:hint="eastAsia"/>
          <w:color w:val="000000" w:themeColor="text1"/>
          <w:lang w:eastAsia="zh-CN"/>
        </w:rPr>
        <w:t>利用势场法生成中介点</w:t>
      </w:r>
      <w:r w:rsidR="005C488F">
        <w:rPr>
          <w:rFonts w:eastAsiaTheme="minorEastAsia" w:hint="eastAsia"/>
          <w:color w:val="000000" w:themeColor="text1"/>
          <w:lang w:eastAsia="zh-CN"/>
        </w:rPr>
        <w:t>x</w:t>
      </w:r>
      <w:r w:rsidR="005C488F" w:rsidRPr="005C488F">
        <w:rPr>
          <w:rFonts w:eastAsiaTheme="minorEastAsia" w:hint="eastAsia"/>
          <w:color w:val="000000" w:themeColor="text1"/>
          <w:vertAlign w:val="subscript"/>
          <w:lang w:eastAsia="zh-CN"/>
        </w:rPr>
        <w:t>mid</w:t>
      </w:r>
      <w:r w:rsidR="005C488F" w:rsidRPr="00A869F1">
        <w:rPr>
          <w:rFonts w:eastAsiaTheme="minorEastAsia" w:hint="eastAsia"/>
          <w:color w:val="000000" w:themeColor="text1"/>
          <w:lang w:eastAsia="zh-CN"/>
        </w:rPr>
        <w:t>将全局搜索解耦为</w:t>
      </w:r>
      <w:r w:rsidR="005C488F" w:rsidRPr="00E97F44">
        <w:rPr>
          <w:rFonts w:eastAsiaTheme="minorEastAsia"/>
          <w:color w:val="000000" w:themeColor="text1"/>
          <w:lang w:eastAsia="zh-CN"/>
        </w:rPr>
        <w:t>“</w:t>
      </w:r>
      <w:r w:rsidR="00AC0861">
        <w:rPr>
          <w:rFonts w:eastAsiaTheme="minorEastAsia" w:hint="eastAsia"/>
          <w:color w:val="000000" w:themeColor="text1"/>
          <w:lang w:eastAsia="zh-CN"/>
        </w:rPr>
        <w:t>x</w:t>
      </w:r>
      <w:r w:rsidR="00AC0861" w:rsidRPr="00AC0861">
        <w:rPr>
          <w:rFonts w:eastAsiaTheme="minorEastAsia" w:hint="eastAsia"/>
          <w:color w:val="000000" w:themeColor="text1"/>
          <w:vertAlign w:val="subscript"/>
          <w:lang w:eastAsia="zh-CN"/>
        </w:rPr>
        <w:t>start</w:t>
      </w:r>
      <w:r w:rsidR="005C488F" w:rsidRPr="00E97F44">
        <w:rPr>
          <w:rFonts w:eastAsiaTheme="minorEastAsia"/>
          <w:color w:val="000000" w:themeColor="text1"/>
          <w:lang w:eastAsia="zh-CN"/>
        </w:rPr>
        <w:t>—</w:t>
      </w:r>
      <w:r w:rsidR="00AC0861">
        <w:rPr>
          <w:rFonts w:eastAsiaTheme="minorEastAsia" w:hint="eastAsia"/>
          <w:color w:val="000000" w:themeColor="text1"/>
          <w:lang w:eastAsia="zh-CN"/>
        </w:rPr>
        <w:t>x</w:t>
      </w:r>
      <w:r w:rsidR="00AC0861" w:rsidRPr="00AC0861">
        <w:rPr>
          <w:rFonts w:eastAsiaTheme="minorEastAsia" w:hint="eastAsia"/>
          <w:color w:val="000000" w:themeColor="text1"/>
          <w:vertAlign w:val="subscript"/>
          <w:lang w:eastAsia="zh-CN"/>
        </w:rPr>
        <w:t>mid</w:t>
      </w:r>
      <w:r w:rsidR="005C488F" w:rsidRPr="00E97F44">
        <w:rPr>
          <w:rFonts w:eastAsiaTheme="minorEastAsia"/>
          <w:color w:val="000000" w:themeColor="text1"/>
          <w:lang w:eastAsia="zh-CN"/>
        </w:rPr>
        <w:t>”</w:t>
      </w:r>
      <w:r w:rsidR="005C488F" w:rsidRPr="00E97F44">
        <w:rPr>
          <w:rFonts w:eastAsiaTheme="minorEastAsia"/>
          <w:color w:val="000000" w:themeColor="text1"/>
          <w:lang w:eastAsia="zh-CN"/>
        </w:rPr>
        <w:t>和</w:t>
      </w:r>
      <w:r w:rsidR="005C488F" w:rsidRPr="00E97F44">
        <w:rPr>
          <w:rFonts w:eastAsiaTheme="minorEastAsia"/>
          <w:color w:val="000000" w:themeColor="text1"/>
          <w:lang w:eastAsia="zh-CN"/>
        </w:rPr>
        <w:t>“</w:t>
      </w:r>
      <w:r w:rsidR="00AC0861">
        <w:rPr>
          <w:rFonts w:eastAsiaTheme="minorEastAsia" w:hint="eastAsia"/>
          <w:color w:val="000000" w:themeColor="text1"/>
          <w:lang w:eastAsia="zh-CN"/>
        </w:rPr>
        <w:t>x</w:t>
      </w:r>
      <w:r w:rsidR="0012740D">
        <w:rPr>
          <w:rFonts w:eastAsiaTheme="minorEastAsia" w:hint="eastAsia"/>
          <w:color w:val="000000" w:themeColor="text1"/>
          <w:vertAlign w:val="subscript"/>
          <w:lang w:eastAsia="zh-CN"/>
        </w:rPr>
        <w:t>goal</w:t>
      </w:r>
      <w:r w:rsidR="005C488F" w:rsidRPr="00E97F44">
        <w:rPr>
          <w:rFonts w:eastAsiaTheme="minorEastAsia"/>
          <w:color w:val="000000" w:themeColor="text1"/>
          <w:lang w:eastAsia="zh-CN"/>
        </w:rPr>
        <w:t>—</w:t>
      </w:r>
      <w:r w:rsidR="00AC0861">
        <w:rPr>
          <w:rFonts w:eastAsiaTheme="minorEastAsia" w:hint="eastAsia"/>
          <w:color w:val="000000" w:themeColor="text1"/>
          <w:lang w:eastAsia="zh-CN"/>
        </w:rPr>
        <w:t>x</w:t>
      </w:r>
      <w:r w:rsidR="00AC0861" w:rsidRPr="00AC0861">
        <w:rPr>
          <w:rFonts w:eastAsiaTheme="minorEastAsia" w:hint="eastAsia"/>
          <w:color w:val="000000" w:themeColor="text1"/>
          <w:vertAlign w:val="subscript"/>
          <w:lang w:eastAsia="zh-CN"/>
        </w:rPr>
        <w:t>mid</w:t>
      </w:r>
      <w:r w:rsidR="005C488F" w:rsidRPr="00E97F44">
        <w:rPr>
          <w:rFonts w:eastAsiaTheme="minorEastAsia"/>
          <w:color w:val="000000" w:themeColor="text1"/>
          <w:lang w:eastAsia="zh-CN"/>
        </w:rPr>
        <w:t>”</w:t>
      </w:r>
      <w:r w:rsidR="005C488F" w:rsidRPr="00E97F44">
        <w:rPr>
          <w:rFonts w:eastAsiaTheme="minorEastAsia"/>
          <w:color w:val="000000" w:themeColor="text1"/>
          <w:lang w:eastAsia="zh-CN"/>
        </w:rPr>
        <w:t>的</w:t>
      </w:r>
      <w:r w:rsidR="005C488F" w:rsidRPr="00B4600B">
        <w:rPr>
          <w:rFonts w:eastAsiaTheme="minorEastAsia" w:hint="eastAsia"/>
          <w:color w:val="000000" w:themeColor="text1"/>
          <w:highlight w:val="yellow"/>
          <w:lang w:eastAsia="zh-CN"/>
        </w:rPr>
        <w:t>双向</w:t>
      </w:r>
      <w:r w:rsidR="005C488F" w:rsidRPr="00B4600B">
        <w:rPr>
          <w:rFonts w:eastAsiaTheme="minorEastAsia"/>
          <w:color w:val="000000" w:themeColor="text1"/>
          <w:highlight w:val="yellow"/>
          <w:lang w:eastAsia="zh-CN"/>
        </w:rPr>
        <w:t>超椭球体知情采样子集</w:t>
      </w:r>
      <w:r w:rsidR="00AC0861">
        <w:rPr>
          <w:rFonts w:eastAsiaTheme="minorEastAsia" w:hint="eastAsia"/>
          <w:color w:val="000000" w:themeColor="text1"/>
          <w:highlight w:val="yellow"/>
          <w:lang w:eastAsia="zh-CN"/>
        </w:rPr>
        <w:t>，</w:t>
      </w:r>
      <w:r w:rsidR="00B4600B">
        <w:rPr>
          <w:rFonts w:eastAsiaTheme="minorEastAsia" w:hint="eastAsia"/>
          <w:color w:val="000000" w:themeColor="text1"/>
          <w:highlight w:val="yellow"/>
          <w:lang w:eastAsia="zh-CN"/>
        </w:rPr>
        <w:t>其定义</w:t>
      </w:r>
      <w:r w:rsidR="00AC0861">
        <w:rPr>
          <w:rFonts w:eastAsiaTheme="minorEastAsia" w:hint="eastAsia"/>
          <w:color w:val="000000" w:themeColor="text1"/>
          <w:highlight w:val="yellow"/>
          <w:lang w:eastAsia="zh-CN"/>
        </w:rPr>
        <w:t>见</w:t>
      </w:r>
      <w:r w:rsidR="00B4600B" w:rsidRPr="00B4600B">
        <w:rPr>
          <w:rFonts w:eastAsiaTheme="minorEastAsia" w:hint="eastAsia"/>
          <w:color w:val="000000" w:themeColor="text1"/>
          <w:highlight w:val="yellow"/>
          <w:lang w:eastAsia="zh-CN"/>
        </w:rPr>
        <w:t>式</w:t>
      </w:r>
      <w:r w:rsidR="00B4600B" w:rsidRPr="00B4600B">
        <w:rPr>
          <w:rFonts w:eastAsiaTheme="minorEastAsia" w:hint="eastAsia"/>
          <w:color w:val="000000" w:themeColor="text1"/>
          <w:highlight w:val="yellow"/>
          <w:lang w:eastAsia="zh-CN"/>
        </w:rPr>
        <w:t>1</w:t>
      </w:r>
      <w:r w:rsidR="005C488F">
        <w:rPr>
          <w:rFonts w:eastAsiaTheme="minorEastAsia" w:hint="eastAsia"/>
          <w:color w:val="000000" w:themeColor="text1"/>
          <w:lang w:eastAsia="zh-CN"/>
        </w:rPr>
        <w:t>。</w:t>
      </w:r>
      <w:r w:rsidR="00B11BEA" w:rsidRPr="00B11BEA">
        <w:rPr>
          <w:rFonts w:eastAsiaTheme="minorEastAsia"/>
          <w:color w:val="000000" w:themeColor="text1"/>
          <w:lang w:eastAsia="zh-CN"/>
        </w:rPr>
        <w:t>为实现非对称采样范围的动态调节，</w:t>
      </w:r>
      <w:r w:rsidR="00B11BEA">
        <w:rPr>
          <w:rFonts w:eastAsiaTheme="minorEastAsia" w:hint="eastAsia"/>
          <w:color w:val="000000" w:themeColor="text1"/>
          <w:lang w:eastAsia="zh-CN"/>
        </w:rPr>
        <w:t>分别在</w:t>
      </w:r>
      <w:r w:rsidR="005C488F" w:rsidRPr="00B72E86">
        <w:rPr>
          <w:rFonts w:eastAsiaTheme="minorEastAsia"/>
          <w:color w:val="000000" w:themeColor="text1"/>
          <w:lang w:eastAsia="zh-CN"/>
        </w:rPr>
        <w:t>起点侧与目标</w:t>
      </w:r>
      <w:r w:rsidR="005C488F" w:rsidRPr="00B72E86">
        <w:rPr>
          <w:rFonts w:eastAsiaTheme="minorEastAsia" w:hint="eastAsia"/>
          <w:color w:val="000000" w:themeColor="text1"/>
          <w:lang w:eastAsia="zh-CN"/>
        </w:rPr>
        <w:t>点</w:t>
      </w:r>
      <w:r w:rsidR="005C488F" w:rsidRPr="00B72E86">
        <w:rPr>
          <w:rFonts w:eastAsiaTheme="minorEastAsia"/>
          <w:color w:val="000000" w:themeColor="text1"/>
          <w:lang w:eastAsia="zh-CN"/>
        </w:rPr>
        <w:t>侧维护独立</w:t>
      </w:r>
      <w:r w:rsidR="005C488F" w:rsidRPr="00B72E86">
        <w:rPr>
          <w:rFonts w:eastAsiaTheme="minorEastAsia" w:hint="eastAsia"/>
          <w:color w:val="000000" w:themeColor="text1"/>
          <w:lang w:eastAsia="zh-CN"/>
        </w:rPr>
        <w:t>代价参数</w:t>
      </w:r>
      <w:r w:rsidR="005C488F" w:rsidRPr="00500B1D">
        <w:rPr>
          <w:rFonts w:hint="eastAsia"/>
          <w:position w:val="-16"/>
        </w:rPr>
        <w:object w:dxaOrig="460" w:dyaOrig="440" w14:anchorId="5234E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0" type="#_x0000_t75" style="width:22.55pt;height:21.9pt" o:ole="">
            <v:imagedata r:id="rId18" o:title=""/>
          </v:shape>
          <o:OLEObject Type="Embed" ProgID="Equation.DSMT4" ShapeID="_x0000_i1220" DrawAspect="Content" ObjectID="_1831495477" r:id="rId19"/>
        </w:object>
      </w:r>
      <w:r w:rsidR="005C488F" w:rsidRPr="00B72E86">
        <w:rPr>
          <w:rFonts w:eastAsiaTheme="minorEastAsia" w:hint="eastAsia"/>
          <w:lang w:eastAsia="zh-CN"/>
        </w:rPr>
        <w:t>与</w:t>
      </w:r>
      <w:r w:rsidR="005C488F" w:rsidRPr="00500B1D">
        <w:rPr>
          <w:rFonts w:hint="eastAsia"/>
          <w:position w:val="-16"/>
        </w:rPr>
        <w:object w:dxaOrig="460" w:dyaOrig="440" w14:anchorId="52A87957">
          <v:shape id="_x0000_i1221" type="#_x0000_t75" style="width:22.55pt;height:21.9pt" o:ole="">
            <v:imagedata r:id="rId20" o:title=""/>
          </v:shape>
          <o:OLEObject Type="Embed" ProgID="Equation.DSMT4" ShapeID="_x0000_i1221" DrawAspect="Content" ObjectID="_1831495478" r:id="rId21"/>
        </w:object>
      </w:r>
      <w:r w:rsidR="005C488F" w:rsidRPr="00B72E86">
        <w:rPr>
          <w:rFonts w:eastAsiaTheme="minorEastAsia" w:hint="eastAsia"/>
          <w:color w:val="000000" w:themeColor="text1"/>
          <w:lang w:eastAsia="zh-CN"/>
        </w:rPr>
        <w:t>，</w:t>
      </w:r>
      <w:r w:rsidR="00B11BEA">
        <w:rPr>
          <w:rFonts w:eastAsiaTheme="minorEastAsia" w:hint="eastAsia"/>
          <w:color w:val="000000" w:themeColor="text1"/>
          <w:lang w:eastAsia="zh-CN"/>
        </w:rPr>
        <w:t>并采用</w:t>
      </w:r>
      <w:r w:rsidR="00062CA0" w:rsidRPr="00062CA0">
        <w:rPr>
          <w:rFonts w:eastAsiaTheme="minorEastAsia"/>
          <w:color w:val="000000" w:themeColor="text1"/>
          <w:lang w:eastAsia="zh-CN"/>
        </w:rPr>
        <w:t>PID</w:t>
      </w:r>
      <w:r w:rsidR="00062CA0" w:rsidRPr="00062CA0">
        <w:rPr>
          <w:rFonts w:eastAsiaTheme="minorEastAsia"/>
          <w:color w:val="000000" w:themeColor="text1"/>
          <w:lang w:eastAsia="zh-CN"/>
        </w:rPr>
        <w:t>对采样</w:t>
      </w:r>
      <w:r w:rsidR="00B11BEA">
        <w:rPr>
          <w:rFonts w:eastAsiaTheme="minorEastAsia" w:hint="eastAsia"/>
          <w:color w:val="000000" w:themeColor="text1"/>
          <w:lang w:eastAsia="zh-CN"/>
        </w:rPr>
        <w:t>约束</w:t>
      </w:r>
      <w:r w:rsidR="00062CA0" w:rsidRPr="00062CA0">
        <w:rPr>
          <w:rFonts w:eastAsiaTheme="minorEastAsia"/>
          <w:color w:val="000000" w:themeColor="text1"/>
          <w:lang w:eastAsia="zh-CN"/>
        </w:rPr>
        <w:t>尺度进行在线自适应伸缩</w:t>
      </w:r>
      <w:r w:rsidR="00B53EB9">
        <w:rPr>
          <w:rFonts w:eastAsiaTheme="minorEastAsia" w:hint="eastAsia"/>
          <w:color w:val="000000" w:themeColor="text1"/>
          <w:lang w:eastAsia="zh-CN"/>
        </w:rPr>
        <w:t>，</w:t>
      </w:r>
      <w:r w:rsidR="00062CA0" w:rsidRPr="00062CA0">
        <w:rPr>
          <w:rFonts w:eastAsiaTheme="minorEastAsia"/>
          <w:color w:val="000000" w:themeColor="text1"/>
          <w:lang w:eastAsia="zh-CN"/>
        </w:rPr>
        <w:t>从而在保证潜在最优路径覆盖性的同时持续压缩无效采样区域</w:t>
      </w:r>
      <w:r w:rsidR="00062CA0">
        <w:rPr>
          <w:rFonts w:eastAsiaTheme="minorEastAsia" w:hint="eastAsia"/>
          <w:color w:val="000000" w:themeColor="text1"/>
          <w:lang w:eastAsia="zh-CN"/>
        </w:rPr>
        <w:t>，</w:t>
      </w:r>
      <w:r w:rsidR="00062CA0" w:rsidRPr="00B72E86">
        <w:rPr>
          <w:rFonts w:eastAsiaTheme="minorEastAsia"/>
          <w:color w:val="000000" w:themeColor="text1"/>
          <w:lang w:eastAsia="zh-CN"/>
        </w:rPr>
        <w:t>实现非对称采样范围调节</w:t>
      </w:r>
      <w:r w:rsidR="00062CA0">
        <w:rPr>
          <w:rFonts w:eastAsiaTheme="minorEastAsia" w:hint="eastAsia"/>
          <w:color w:val="000000" w:themeColor="text1"/>
          <w:lang w:eastAsia="zh-CN"/>
        </w:rPr>
        <w:t>。</w:t>
      </w:r>
      <w:r w:rsidR="00C864CE" w:rsidRPr="00C864CE">
        <w:rPr>
          <w:rFonts w:eastAsiaTheme="minorEastAsia"/>
          <w:color w:val="000000" w:themeColor="text1"/>
          <w:lang w:eastAsia="zh-CN"/>
        </w:rPr>
        <w:t>兼顾全局探索与局部精细搜索，最终实现首次可行解时间</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Time to First Feasible Path, TFP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、首次可行路径代价</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Length of First Feasible Path, LFP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及节点规模的同步降低，并在窄通道场景将成功率</w:t>
      </w:r>
      <w:r w:rsidR="00B61A9B">
        <w:rPr>
          <w:rFonts w:eastAsiaTheme="minorEastAsia" w:hint="eastAsia"/>
          <w:color w:val="000000" w:themeColor="text1"/>
          <w:lang w:eastAsia="zh-CN"/>
        </w:rPr>
        <w:t>相对于</w:t>
      </w:r>
      <w:r w:rsidR="00B61A9B">
        <w:rPr>
          <w:rFonts w:eastAsiaTheme="minorEastAsia" w:hint="eastAsia"/>
          <w:color w:val="000000" w:themeColor="text1"/>
          <w:lang w:eastAsia="zh-CN"/>
        </w:rPr>
        <w:t>Dynamic-RRT</w:t>
      </w:r>
      <w:r w:rsidR="00B61A9B">
        <w:rPr>
          <w:rFonts w:eastAsiaTheme="minorEastAsia" w:hint="eastAsia"/>
          <w:color w:val="000000" w:themeColor="text1"/>
          <w:lang w:eastAsia="zh-CN"/>
        </w:rPr>
        <w:t>算法</w:t>
      </w:r>
      <w:r w:rsidR="00C864CE" w:rsidRPr="00C864CE">
        <w:rPr>
          <w:rFonts w:eastAsiaTheme="minorEastAsia"/>
          <w:color w:val="000000" w:themeColor="text1"/>
          <w:lang w:eastAsia="zh-CN"/>
        </w:rPr>
        <w:t>提升</w:t>
      </w:r>
      <w:r w:rsidR="00C864CE" w:rsidRPr="00C864CE">
        <w:rPr>
          <w:rFonts w:eastAsiaTheme="minorEastAsia"/>
          <w:color w:val="000000" w:themeColor="text1"/>
          <w:lang w:eastAsia="zh-CN"/>
        </w:rPr>
        <w:t>21%</w:t>
      </w:r>
      <w:r w:rsidR="00C864CE" w:rsidRPr="00C864CE">
        <w:rPr>
          <w:rFonts w:eastAsiaTheme="minorEastAsia"/>
          <w:color w:val="000000" w:themeColor="text1"/>
          <w:lang w:eastAsia="zh-CN"/>
        </w:rPr>
        <w:t>。</w:t>
      </w:r>
      <w:r w:rsidR="005C488F" w:rsidRPr="00B72E86">
        <w:rPr>
          <w:rFonts w:eastAsiaTheme="minorEastAsia" w:hint="eastAsia"/>
          <w:color w:val="000000" w:themeColor="text1"/>
          <w:lang w:eastAsia="zh-CN"/>
        </w:rPr>
        <w:t>下述为伪代码</w:t>
      </w:r>
      <w:r w:rsidR="005C488F" w:rsidRPr="00B72E86">
        <w:rPr>
          <w:rFonts w:eastAsiaTheme="minorEastAsia" w:hint="eastAsia"/>
          <w:color w:val="000000" w:themeColor="text1"/>
          <w:lang w:eastAsia="zh-CN"/>
        </w:rPr>
        <w:t>1</w:t>
      </w:r>
      <w:r>
        <w:rPr>
          <w:rFonts w:eastAsiaTheme="minorEastAsia" w:hint="eastAsia"/>
          <w:color w:val="000000" w:themeColor="text1"/>
          <w:lang w:eastAsia="zh-CN"/>
        </w:rPr>
        <w:t>，</w:t>
      </w:r>
      <w:r w:rsidR="005C488F" w:rsidRPr="00B72E86">
        <w:rPr>
          <w:rFonts w:eastAsiaTheme="minorEastAsia" w:hint="eastAsia"/>
          <w:color w:val="000000" w:themeColor="text1"/>
          <w:lang w:eastAsia="zh-CN"/>
        </w:rPr>
        <w:t>2</w:t>
      </w:r>
      <w:r w:rsidR="005C488F" w:rsidRPr="00B72E86">
        <w:rPr>
          <w:rFonts w:eastAsiaTheme="minorEastAsia" w:hint="eastAsia"/>
          <w:color w:val="000000" w:themeColor="text1"/>
          <w:lang w:eastAsia="zh-CN"/>
        </w:rPr>
        <w:t>。</w:t>
      </w:r>
      <w:r w:rsidR="00A869F1" w:rsidRPr="00C97A55">
        <w:rPr>
          <w:rFonts w:eastAsiaTheme="minorEastAsia"/>
          <w:color w:val="000000" w:themeColor="text1"/>
          <w:lang w:eastAsia="zh-CN"/>
        </w:rPr>
        <w:t>其</w:t>
      </w:r>
      <w:commentRangeStart w:id="37"/>
      <w:r w:rsidR="00A869F1" w:rsidRPr="00C97A55">
        <w:rPr>
          <w:rFonts w:eastAsiaTheme="minorEastAsia"/>
          <w:color w:val="000000" w:themeColor="text1"/>
          <w:lang w:eastAsia="zh-CN"/>
        </w:rPr>
        <w:t>整体思想如</w:t>
      </w:r>
      <w:r>
        <w:rPr>
          <w:rFonts w:eastAsiaTheme="minorEastAsia" w:hint="eastAsia"/>
          <w:color w:val="000000" w:themeColor="text1"/>
          <w:lang w:eastAsia="zh-CN"/>
        </w:rPr>
        <w:t>示意</w:t>
      </w:r>
      <w:r w:rsidR="00A869F1" w:rsidRPr="00C97A55">
        <w:rPr>
          <w:rFonts w:eastAsiaTheme="minorEastAsia"/>
          <w:color w:val="000000" w:themeColor="text1"/>
          <w:lang w:eastAsia="zh-CN"/>
        </w:rPr>
        <w:t>图</w:t>
      </w:r>
      <w:r w:rsidR="00A869F1" w:rsidRPr="00C97A55">
        <w:rPr>
          <w:rFonts w:eastAsiaTheme="minorEastAsia"/>
          <w:color w:val="000000" w:themeColor="text1"/>
          <w:lang w:eastAsia="zh-CN"/>
        </w:rPr>
        <w:t xml:space="preserve"> </w:t>
      </w:r>
      <w:r w:rsidR="00A869F1" w:rsidRPr="00C97A55">
        <w:rPr>
          <w:rFonts w:eastAsiaTheme="minorEastAsia" w:hint="eastAsia"/>
          <w:color w:val="000000" w:themeColor="text1"/>
          <w:lang w:eastAsia="zh-CN"/>
        </w:rPr>
        <w:t xml:space="preserve">1 </w:t>
      </w:r>
      <w:r w:rsidR="00A869F1" w:rsidRPr="00C97A55">
        <w:rPr>
          <w:rFonts w:eastAsiaTheme="minorEastAsia"/>
          <w:color w:val="000000" w:themeColor="text1"/>
          <w:lang w:eastAsia="zh-CN"/>
        </w:rPr>
        <w:t>所示</w:t>
      </w:r>
      <w:commentRangeEnd w:id="37"/>
      <w:r w:rsidR="00DC3B50" w:rsidRPr="00C97A55">
        <w:rPr>
          <w:rStyle w:val="af0"/>
          <w:rFonts w:eastAsiaTheme="minorEastAsia" w:hint="eastAsia"/>
          <w:color w:val="000000" w:themeColor="text1"/>
          <w:sz w:val="22"/>
          <w:szCs w:val="22"/>
          <w:lang w:eastAsia="zh-CN"/>
        </w:rPr>
        <w:commentReference w:id="37"/>
      </w:r>
      <w:r w:rsidR="00C97A55" w:rsidRPr="00C97A55">
        <w:rPr>
          <w:rFonts w:eastAsiaTheme="minorEastAsia" w:hint="eastAsia"/>
          <w:color w:val="000000" w:themeColor="text1"/>
          <w:lang w:eastAsia="zh-CN"/>
        </w:rPr>
        <w:t>。</w:t>
      </w:r>
      <w:bookmarkEnd w:id="36"/>
    </w:p>
    <w:p w14:paraId="07EEA07C" w14:textId="35386409"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自适应双向超椭球体约束采样策略示意图</w:t>
      </w:r>
    </w:p>
    <w:p w14:paraId="6438F97D" w14:textId="15240FDD" w:rsidR="00707A1A" w:rsidRPr="00B4600B" w:rsidRDefault="00E97F44" w:rsidP="00B4600B">
      <w:pPr>
        <w:spacing w:line="300" w:lineRule="auto"/>
        <w:ind w:firstLine="486"/>
        <w:jc w:val="both"/>
        <w:rPr>
          <w:rFonts w:eastAsiaTheme="minorEastAsia" w:hint="eastAsia"/>
          <w:lang w:eastAsia="zh-CN"/>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start</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goal</m:t>
            </m:r>
          </m:sub>
        </m:sSub>
      </m:oMath>
      <w:r w:rsidRPr="00E97F44">
        <w:rPr>
          <w:rFonts w:eastAsiaTheme="minorEastAsia"/>
          <w:color w:val="000000" w:themeColor="text1"/>
          <w:lang w:eastAsia="zh-CN"/>
        </w:rPr>
        <w:t>以及通过</w:t>
      </w:r>
      <w:r w:rsidR="00955567">
        <w:rPr>
          <w:rFonts w:eastAsiaTheme="minorEastAsia" w:hint="eastAsia"/>
          <w:color w:val="000000" w:themeColor="text1"/>
          <w:lang w:eastAsia="zh-CN"/>
        </w:rPr>
        <w:t>势场法</w:t>
      </w:r>
      <w:r w:rsidRPr="00E97F44">
        <w:rPr>
          <w:rFonts w:eastAsiaTheme="minorEastAsia"/>
          <w:color w:val="000000" w:themeColor="text1"/>
          <w:lang w:eastAsia="zh-CN"/>
        </w:rPr>
        <w:t>策略生成</w:t>
      </w:r>
      <w:r w:rsidR="00955567">
        <w:rPr>
          <w:rFonts w:eastAsiaTheme="minorEastAsia" w:hint="eastAsia"/>
          <w:color w:val="000000" w:themeColor="text1"/>
          <w:lang w:eastAsia="zh-CN"/>
        </w:rPr>
        <w:t>的</w:t>
      </w:r>
      <w:r w:rsidRPr="00E97F44">
        <w:rPr>
          <w:rFonts w:eastAsiaTheme="minorEastAsia"/>
          <w:color w:val="000000" w:themeColor="text1"/>
          <w:lang w:eastAsia="zh-CN"/>
        </w:rPr>
        <w:t>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w:t>
      </w:r>
      <w:r w:rsidR="00E73D63" w:rsidRPr="00E73D63">
        <w:rPr>
          <w:rFonts w:eastAsiaTheme="minorEastAsia"/>
          <w:color w:val="000000" w:themeColor="text1"/>
          <w:lang w:eastAsia="zh-CN"/>
        </w:rPr>
        <w:t>引入中介点</w:t>
      </w:r>
      <w:r w:rsidR="00E73D63" w:rsidRPr="00E73D63">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00E73D63" w:rsidRPr="00E73D63">
        <w:rPr>
          <w:rFonts w:eastAsiaTheme="minorEastAsia"/>
          <w:color w:val="000000" w:themeColor="text1"/>
          <w:lang w:eastAsia="zh-CN"/>
        </w:rPr>
        <w:t>引导</w:t>
      </w:r>
      <w:r w:rsidR="00E73D63">
        <w:rPr>
          <w:rFonts w:eastAsiaTheme="minorEastAsia" w:hint="eastAsia"/>
          <w:color w:val="000000" w:themeColor="text1"/>
          <w:lang w:eastAsia="zh-CN"/>
        </w:rPr>
        <w:t>，将全局搜索分解为</w:t>
      </w:r>
      <w:r w:rsidR="00E73D63" w:rsidRPr="00E97F44">
        <w:rPr>
          <w:rFonts w:eastAsiaTheme="minorEastAsia"/>
          <w:color w:val="000000" w:themeColor="text1"/>
          <w:lang w:eastAsia="zh-CN"/>
        </w:rPr>
        <w:t xml:space="preserve"> </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w:t>
      </w:r>
      <w:r w:rsidR="00E73D63">
        <w:rPr>
          <w:rFonts w:eastAsiaTheme="minorEastAsia" w:hint="eastAsia"/>
          <w:color w:val="000000" w:themeColor="text1"/>
          <w:lang w:eastAsia="zh-CN"/>
        </w:rPr>
        <w:t>采样</w:t>
      </w:r>
      <w:r w:rsidRPr="00E97F44">
        <w:rPr>
          <w:rFonts w:eastAsiaTheme="minorEastAsia"/>
          <w:color w:val="000000" w:themeColor="text1"/>
          <w:lang w:eastAsia="zh-CN"/>
        </w:rPr>
        <w:t>子集</w:t>
      </w:r>
      <w:r w:rsidR="00E73D63">
        <w:rPr>
          <w:rFonts w:eastAsiaTheme="minorEastAsia" w:hint="eastAsia"/>
          <w:color w:val="000000" w:themeColor="text1"/>
          <w:lang w:eastAsia="zh-CN"/>
        </w:rPr>
        <w:t>。</w:t>
      </w:r>
      <w:r w:rsidRPr="00E97F44">
        <w:rPr>
          <w:rFonts w:eastAsiaTheme="minorEastAsia"/>
          <w:color w:val="000000" w:themeColor="text1"/>
          <w:lang w:eastAsia="zh-CN"/>
        </w:rPr>
        <w:t>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w:t>
      </w:r>
      <w:r w:rsidR="00E73D63">
        <w:rPr>
          <w:rFonts w:eastAsiaTheme="minorEastAsia" w:hint="eastAsia"/>
          <w:color w:val="000000" w:themeColor="text1"/>
          <w:lang w:eastAsia="zh-CN"/>
        </w:rPr>
        <w:t>采用</w:t>
      </w:r>
      <w:r w:rsidR="00E73D63">
        <w:rPr>
          <w:rFonts w:eastAsiaTheme="minorEastAsia" w:hint="eastAsia"/>
          <w:color w:val="000000" w:themeColor="text1"/>
          <w:lang w:eastAsia="zh-CN"/>
        </w:rPr>
        <w:t>PID</w:t>
      </w:r>
      <w:r w:rsidR="00E73D63">
        <w:rPr>
          <w:rFonts w:eastAsiaTheme="minorEastAsia" w:hint="eastAsia"/>
          <w:color w:val="000000" w:themeColor="text1"/>
          <w:lang w:eastAsia="zh-CN"/>
        </w:rPr>
        <w:t>在线调节采样约束尺度</w:t>
      </w:r>
      <w:r w:rsidRPr="00E97F44">
        <w:rPr>
          <w:rFonts w:eastAsiaTheme="minorEastAsia"/>
          <w:color w:val="000000" w:themeColor="text1"/>
          <w:lang w:eastAsia="zh-CN"/>
        </w:rPr>
        <w:t>，可根据搜索过程中的路径代价变化与扩展状态自适应地进行伸缩，从而在保证潜在最优路径覆盖性的同时，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r w:rsidR="00681EBC">
        <w:rPr>
          <w:rFonts w:eastAsiaTheme="minorEastAsia" w:hint="eastAsia"/>
          <w:color w:val="000000" w:themeColor="text1"/>
          <w:lang w:eastAsia="zh-CN"/>
        </w:rPr>
        <w:t>，具体实现见伪代码</w:t>
      </w:r>
      <w:r w:rsidR="00681EBC">
        <w:rPr>
          <w:rFonts w:eastAsiaTheme="minorEastAsia" w:hint="eastAsia"/>
          <w:color w:val="000000" w:themeColor="text1"/>
          <w:lang w:eastAsia="zh-CN"/>
        </w:rPr>
        <w:t>1</w:t>
      </w:r>
      <w:r w:rsidRPr="00E97F44">
        <w:rPr>
          <w:rFonts w:eastAsiaTheme="minorEastAsia"/>
          <w:color w:val="000000" w:themeColor="text1"/>
          <w:lang w:eastAsia="zh-CN"/>
        </w:rPr>
        <w:t>。</w:t>
      </w:r>
    </w:p>
    <w:p w14:paraId="28C0F38A" w14:textId="6B011B7E" w:rsidR="000E64A2" w:rsidRPr="000E64A2" w:rsidRDefault="00E97F44" w:rsidP="000E64A2">
      <w:pPr>
        <w:spacing w:line="300" w:lineRule="auto"/>
        <w:ind w:firstLine="720"/>
        <w:jc w:val="both"/>
        <w:rPr>
          <w:rFonts w:eastAsiaTheme="minorEastAsia"/>
          <w:lang w:eastAsia="zh-CN"/>
        </w:rPr>
      </w:pPr>
      <w:r w:rsidRPr="00E97F44">
        <w:rPr>
          <w:rFonts w:eastAsiaTheme="minorEastAsia"/>
          <w:color w:val="000000" w:themeColor="text1"/>
          <w:lang w:eastAsia="zh-CN"/>
        </w:rPr>
        <w:t>在采样与扩展阶段，</w:t>
      </w:r>
      <w:r w:rsidR="00B61A9B" w:rsidRPr="00B61A9B">
        <w:rPr>
          <w:rFonts w:eastAsiaTheme="minorEastAsia"/>
          <w:color w:val="000000" w:themeColor="text1"/>
          <w:lang w:eastAsia="zh-CN"/>
        </w:rPr>
        <w:t>以路径代价与到中介点的启发式距离构成双目标，采用帕累托支配</w:t>
      </w:r>
      <w:r w:rsidR="00B61A9B">
        <w:rPr>
          <w:rFonts w:eastAsiaTheme="minorEastAsia" w:hint="eastAsia"/>
          <w:color w:val="000000" w:themeColor="text1"/>
          <w:lang w:eastAsia="zh-CN"/>
        </w:rPr>
        <w:t>机制</w:t>
      </w:r>
      <w:r w:rsidR="00B61A9B" w:rsidRPr="00B61A9B">
        <w:rPr>
          <w:rFonts w:eastAsiaTheme="minorEastAsia"/>
          <w:color w:val="000000" w:themeColor="text1"/>
          <w:lang w:eastAsia="zh-CN"/>
        </w:rPr>
        <w:t>筛选候选扩展节点</w:t>
      </w:r>
      <w:r w:rsidR="00B61A9B">
        <w:rPr>
          <w:rFonts w:eastAsiaTheme="minorEastAsia" w:hint="eastAsia"/>
          <w:color w:val="000000" w:themeColor="text1"/>
          <w:lang w:eastAsia="zh-CN"/>
        </w:rPr>
        <w:t>，</w:t>
      </w:r>
      <w:r w:rsidR="00D35E0D">
        <w:rPr>
          <w:rFonts w:eastAsiaTheme="minorEastAsia" w:hint="eastAsia"/>
          <w:color w:val="000000" w:themeColor="text1"/>
          <w:lang w:eastAsia="zh-CN"/>
        </w:rPr>
        <w:t>适当间隔触发</w:t>
      </w:r>
      <w:r w:rsidR="00B61A9B">
        <w:rPr>
          <w:rFonts w:eastAsiaTheme="minorEastAsia" w:hint="eastAsia"/>
          <w:color w:val="000000" w:themeColor="text1"/>
          <w:lang w:eastAsia="zh-CN"/>
        </w:rPr>
        <w:t>帕累托支配</w:t>
      </w:r>
      <w:r w:rsidR="00D35E0D">
        <w:rPr>
          <w:rFonts w:eastAsiaTheme="minorEastAsia" w:hint="eastAsia"/>
          <w:color w:val="000000" w:themeColor="text1"/>
          <w:lang w:eastAsia="zh-CN"/>
        </w:rPr>
        <w:t>机制，</w:t>
      </w:r>
      <w:r w:rsidRPr="00E97F44">
        <w:rPr>
          <w:rFonts w:eastAsiaTheme="minorEastAsia"/>
          <w:color w:val="000000" w:themeColor="text1"/>
          <w:lang w:eastAsia="zh-CN"/>
        </w:rPr>
        <w:t>从起点与终点</w:t>
      </w:r>
      <w:r w:rsidR="00D35E0D">
        <w:rPr>
          <w:rFonts w:eastAsiaTheme="minorEastAsia" w:hint="eastAsia"/>
          <w:color w:val="000000" w:themeColor="text1"/>
          <w:lang w:eastAsia="zh-CN"/>
        </w:rPr>
        <w:t>分别</w:t>
      </w:r>
      <w:r w:rsidRPr="00E97F44">
        <w:rPr>
          <w:rFonts w:eastAsiaTheme="minorEastAsia"/>
          <w:color w:val="000000" w:themeColor="text1"/>
          <w:lang w:eastAsia="zh-CN"/>
        </w:rPr>
        <w:t>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r w:rsidR="00681EBC">
        <w:rPr>
          <w:rFonts w:eastAsiaTheme="minorEastAsia" w:hint="eastAsia"/>
          <w:color w:val="000000" w:themeColor="text1"/>
          <w:lang w:eastAsia="zh-CN"/>
        </w:rPr>
        <w:t>，具体实现见伪代码</w:t>
      </w:r>
      <w:r w:rsidR="00681EBC">
        <w:rPr>
          <w:rFonts w:eastAsiaTheme="minorEastAsia" w:hint="eastAsia"/>
          <w:color w:val="000000" w:themeColor="text1"/>
          <w:lang w:eastAsia="zh-CN"/>
        </w:rPr>
        <w:t>2</w:t>
      </w:r>
      <w:r w:rsidRPr="00E97F44">
        <w:rPr>
          <w:rFonts w:eastAsiaTheme="minorEastAsia"/>
          <w:color w:val="000000" w:themeColor="text1"/>
          <w:lang w:eastAsia="zh-CN"/>
        </w:rPr>
        <w:t>。</w:t>
      </w:r>
    </w:p>
    <w:p w14:paraId="46A6DFEB" w14:textId="77777777" w:rsidR="00B53AAB" w:rsidRDefault="00B53AAB" w:rsidP="00B53AAB">
      <w:pPr>
        <w:spacing w:line="300" w:lineRule="auto"/>
        <w:ind w:firstLine="486"/>
        <w:jc w:val="both"/>
        <w:rPr>
          <w:rFonts w:eastAsiaTheme="minorEastAsia"/>
          <w:lang w:eastAsia="zh-CN"/>
        </w:rPr>
      </w:pPr>
      <w:r w:rsidRPr="00345D87">
        <w:rPr>
          <w:rFonts w:eastAsiaTheme="minorEastAsia"/>
          <w:lang w:eastAsia="zh-CN"/>
        </w:rPr>
        <w:t>为构建路径规划问题的数学模型，本文定义以下两个核心空间：</w:t>
      </w:r>
      <w:r>
        <w:rPr>
          <w:rFonts w:eastAsiaTheme="minorEastAsia" w:hint="eastAsia"/>
          <w:lang w:eastAsia="zh-CN"/>
        </w:rPr>
        <w:t>工作空间</w:t>
      </w:r>
      <m:oMath>
        <m:r>
          <m:rPr>
            <m:sty m:val="p"/>
          </m:rPr>
          <w:rPr>
            <w:rFonts w:ascii="Cambria Math" w:eastAsiaTheme="minorEastAsia" w:hAnsi="Cambria Math"/>
            <w:lang w:eastAsia="zh-CN"/>
          </w:rPr>
          <m:t>W</m:t>
        </m:r>
      </m:oMath>
      <w:r w:rsidRPr="00345D87">
        <w:rPr>
          <w:rFonts w:eastAsiaTheme="minorEastAsia"/>
          <w:lang w:eastAsia="zh-CN"/>
        </w:rPr>
        <w:t> </w:t>
      </w:r>
      <w:r>
        <w:rPr>
          <w:rFonts w:eastAsiaTheme="minorEastAsia" w:hint="eastAsia"/>
          <w:lang w:eastAsia="zh-CN"/>
        </w:rPr>
        <w:t xml:space="preserve"> </w:t>
      </w:r>
      <w:r w:rsidRPr="00736C29">
        <w:rPr>
          <w:rFonts w:ascii="Cambria Math" w:eastAsiaTheme="minorEastAsia" w:hAnsi="Cambria Math" w:cs="Cambria Math"/>
          <w:lang w:eastAsia="zh-CN"/>
        </w:rPr>
        <w:t>⊆</w:t>
      </w:r>
      <w:r>
        <w:rPr>
          <w:rFonts w:ascii="Cambria Math" w:eastAsiaTheme="minorEastAsia" w:hAnsi="Cambria Math" w:cs="Cambria Math" w:hint="eastAsia"/>
          <w:lang w:eastAsia="zh-CN"/>
        </w:rPr>
        <w:t xml:space="preserve"> </w:t>
      </w:r>
      <w:r w:rsidRPr="00736C29">
        <w:rPr>
          <w:rFonts w:eastAsiaTheme="minorEastAsia"/>
          <w:lang w:eastAsia="zh-CN"/>
        </w:rPr>
        <w:t>R</w:t>
      </w:r>
      <w:r w:rsidRPr="00736C29">
        <w:rPr>
          <w:rFonts w:eastAsiaTheme="minorEastAsia"/>
          <w:vertAlign w:val="superscript"/>
          <w:lang w:eastAsia="zh-CN"/>
        </w:rPr>
        <w:t>m</w:t>
      </w:r>
      <w:r w:rsidRPr="00736C29">
        <w:rPr>
          <w:rFonts w:eastAsiaTheme="minorEastAsia"/>
          <w:lang w:eastAsia="zh-CN"/>
        </w:rPr>
        <w:t>与构型空间</w:t>
      </w:r>
      <w:r w:rsidRPr="00345D87">
        <w:rPr>
          <w:rFonts w:eastAsiaTheme="minorEastAsia"/>
          <w:lang w:eastAsia="zh-CN"/>
        </w:rPr>
        <w:t> </w:t>
      </w:r>
      <m:oMath>
        <m:r>
          <m:rPr>
            <m:sty m:val="p"/>
          </m:rPr>
          <w:rPr>
            <w:rFonts w:ascii="Cambria Math" w:eastAsiaTheme="minorEastAsia" w:hAnsi="Cambria Math"/>
            <w:lang w:eastAsia="zh-CN"/>
          </w:rPr>
          <m:t>C</m:t>
        </m:r>
      </m:oMath>
      <w:r w:rsidRPr="00345D87">
        <w:rPr>
          <w:rFonts w:eastAsiaTheme="minorEastAsia"/>
          <w:lang w:eastAsia="zh-CN"/>
        </w:rPr>
        <w:t> </w:t>
      </w:r>
      <w:r w:rsidRPr="00736C29">
        <w:rPr>
          <w:rFonts w:ascii="Cambria Math" w:eastAsiaTheme="minorEastAsia" w:hAnsi="Cambria Math" w:cs="Cambria Math"/>
          <w:lang w:eastAsia="zh-CN"/>
        </w:rPr>
        <w:t xml:space="preserve"> ⊆</w:t>
      </w:r>
      <w:r w:rsidRPr="00345D87">
        <w:rPr>
          <w:rFonts w:eastAsiaTheme="minorEastAsia"/>
          <w:lang w:eastAsia="zh-CN"/>
        </w:rPr>
        <w:t xml:space="preserve"> </w:t>
      </w:r>
      <w:r w:rsidRPr="00736C29">
        <w:rPr>
          <w:rFonts w:eastAsiaTheme="minorEastAsia"/>
          <w:lang w:eastAsia="zh-CN"/>
        </w:rPr>
        <w:t>R</w:t>
      </w:r>
      <w:r w:rsidRPr="00736C29">
        <w:rPr>
          <w:rFonts w:eastAsiaTheme="minorEastAsia"/>
          <w:vertAlign w:val="superscript"/>
          <w:lang w:eastAsia="zh-CN"/>
        </w:rPr>
        <w:t>n</w:t>
      </w:r>
      <w:r w:rsidRPr="00736C29">
        <w:rPr>
          <w:rFonts w:eastAsiaTheme="minorEastAsia"/>
          <w:lang w:eastAsia="zh-CN"/>
        </w:rPr>
        <w:t xml:space="preserve"> </w:t>
      </w:r>
      <w:r>
        <w:rPr>
          <w:rFonts w:eastAsiaTheme="minorEastAsia" w:hint="eastAsia"/>
          <w:lang w:eastAsia="zh-CN"/>
        </w:rPr>
        <w:t>,</w:t>
      </w:r>
      <w:r w:rsidRPr="00345D87">
        <w:rPr>
          <w:rFonts w:eastAsiaTheme="minorEastAsia" w:hint="eastAsia"/>
          <w:lang w:eastAsia="zh-CN"/>
        </w:rPr>
        <w:t xml:space="preserve"> </w:t>
      </w:r>
      <w:r w:rsidRPr="00345D87">
        <w:rPr>
          <w:rFonts w:eastAsiaTheme="minorEastAsia"/>
          <w:lang w:eastAsia="zh-CN"/>
        </w:rPr>
        <w:t>其中</w:t>
      </w:r>
      <w:r w:rsidRPr="00345D87">
        <w:rPr>
          <w:rFonts w:eastAsiaTheme="minorEastAsia"/>
          <w:lang w:eastAsia="zh-CN"/>
        </w:rPr>
        <w:t> </w:t>
      </w:r>
      <m:oMath>
        <m:r>
          <w:rPr>
            <w:rFonts w:ascii="Cambria Math" w:eastAsiaTheme="minorEastAsia" w:hAnsi="Cambria Math"/>
            <w:lang w:eastAsia="zh-CN"/>
          </w:rPr>
          <m:t>m</m:t>
        </m:r>
      </m:oMath>
      <w:r w:rsidRPr="00345D87">
        <w:rPr>
          <w:rFonts w:eastAsiaTheme="minorEastAsia"/>
          <w:lang w:eastAsia="zh-CN"/>
        </w:rPr>
        <w:t> </w:t>
      </w:r>
      <w:r w:rsidRPr="00345D87">
        <w:rPr>
          <w:rFonts w:eastAsiaTheme="minorEastAsia"/>
          <w:lang w:eastAsia="zh-CN"/>
        </w:rPr>
        <w:t>与</w:t>
      </w:r>
      <w:r w:rsidRPr="00345D87">
        <w:rPr>
          <w:rFonts w:eastAsiaTheme="minorEastAsia"/>
          <w:lang w:eastAsia="zh-CN"/>
        </w:rPr>
        <w:t> </w:t>
      </w:r>
      <m:oMath>
        <m:r>
          <w:rPr>
            <w:rFonts w:ascii="Cambria Math" w:eastAsiaTheme="minorEastAsia" w:hAnsi="Cambria Math"/>
            <w:lang w:eastAsia="zh-CN"/>
          </w:rPr>
          <m:t>n</m:t>
        </m:r>
      </m:oMath>
      <w:r w:rsidRPr="00345D87">
        <w:rPr>
          <w:rFonts w:eastAsiaTheme="minorEastAsia"/>
          <w:lang w:eastAsia="zh-CN"/>
        </w:rPr>
        <w:t> </w:t>
      </w:r>
      <w:r w:rsidRPr="00345D87">
        <w:rPr>
          <w:rFonts w:eastAsiaTheme="minorEastAsia"/>
          <w:lang w:eastAsia="zh-CN"/>
        </w:rPr>
        <w:t>分别表示两空间的维度。</w:t>
      </w:r>
      <m:oMath>
        <m:r>
          <w:rPr>
            <w:rFonts w:ascii="Cambria Math" w:eastAsiaTheme="minorEastAsia" w:hAnsi="Cambria Math"/>
            <w:lang w:eastAsia="zh-CN"/>
          </w:rPr>
          <m:t>W</m:t>
        </m:r>
      </m:oMath>
      <w:r w:rsidRPr="00345D87">
        <w:rPr>
          <w:rFonts w:eastAsiaTheme="minorEastAsia"/>
          <w:lang w:eastAsia="zh-CN"/>
        </w:rPr>
        <w:t> </w:t>
      </w:r>
      <w:r w:rsidRPr="00345D87">
        <w:rPr>
          <w:rFonts w:eastAsiaTheme="minorEastAsia"/>
          <w:lang w:eastAsia="zh-CN"/>
        </w:rPr>
        <w:t>为机器人实际运动的笛卡尔空间，而</w:t>
      </w:r>
      <m:oMath>
        <m:r>
          <w:rPr>
            <w:rFonts w:ascii="Cambria Math" w:eastAsiaTheme="minorEastAsia" w:hAnsi="Cambria Math"/>
            <w:lang w:eastAsia="zh-CN"/>
          </w:rPr>
          <m:t>C</m:t>
        </m:r>
      </m:oMath>
      <w:r w:rsidRPr="00345D87">
        <w:rPr>
          <w:rFonts w:eastAsiaTheme="minorEastAsia"/>
          <w:lang w:eastAsia="zh-CN"/>
        </w:rPr>
        <w:t> </w:t>
      </w:r>
      <w:r w:rsidRPr="00345D87">
        <w:rPr>
          <w:rFonts w:eastAsiaTheme="minorEastAsia"/>
          <w:lang w:eastAsia="zh-CN"/>
        </w:rPr>
        <w:t>则描述机器人所有可能的构型。两者在环境表示上具有等价性，均完整表达了自由区域、障碍物及环境边界信息。为</w:t>
      </w:r>
      <w:r>
        <w:rPr>
          <w:rFonts w:eastAsiaTheme="minorEastAsia" w:hint="eastAsia"/>
          <w:lang w:eastAsia="zh-CN"/>
        </w:rPr>
        <w:t>便于描述</w:t>
      </w:r>
      <w:r w:rsidRPr="00345D87">
        <w:rPr>
          <w:rFonts w:eastAsiaTheme="minorEastAsia"/>
          <w:lang w:eastAsia="zh-CN"/>
        </w:rPr>
        <w:t>，下文将主要基于工作空间</w:t>
      </w:r>
      <w:r>
        <w:rPr>
          <w:rFonts w:eastAsiaTheme="minorEastAsia" w:hint="eastAsia"/>
          <w:lang w:eastAsia="zh-CN"/>
        </w:rPr>
        <w:t>展开讨论</w:t>
      </w:r>
      <w:r w:rsidRPr="00345D87">
        <w:rPr>
          <w:rFonts w:eastAsiaTheme="minorEastAsia"/>
          <w:lang w:eastAsia="zh-CN"/>
        </w:rPr>
        <w:t>，但所有论述</w:t>
      </w:r>
      <w:r>
        <w:rPr>
          <w:rFonts w:eastAsiaTheme="minorEastAsia" w:hint="eastAsia"/>
          <w:lang w:eastAsia="zh-CN"/>
        </w:rPr>
        <w:t>同样</w:t>
      </w:r>
      <w:r w:rsidRPr="00345D87">
        <w:rPr>
          <w:rFonts w:eastAsiaTheme="minorEastAsia"/>
          <w:lang w:eastAsia="zh-CN"/>
        </w:rPr>
        <w:t>适用于构型空间。</w:t>
      </w:r>
    </w:p>
    <w:p w14:paraId="3A96DF17" w14:textId="38A5F81F" w:rsidR="00E34F27" w:rsidRPr="00137855" w:rsidRDefault="00B53AAB" w:rsidP="00B4600B">
      <w:pPr>
        <w:spacing w:line="300" w:lineRule="auto"/>
        <w:ind w:firstLine="486"/>
        <w:jc w:val="both"/>
        <w:rPr>
          <w:rFonts w:eastAsiaTheme="minorEastAsia"/>
          <w:lang w:eastAsia="zh-CN"/>
        </w:rPr>
      </w:pPr>
      <w:r>
        <w:rPr>
          <w:rFonts w:eastAsiaTheme="minorEastAsia" w:hint="eastAsia"/>
          <w:lang w:eastAsia="zh-CN"/>
        </w:rPr>
        <w:t>定义</w:t>
      </w:r>
      <w:r w:rsidRPr="00F75FC0">
        <w:rPr>
          <w:rFonts w:eastAsiaTheme="minorEastAsia"/>
          <w:lang w:eastAsia="zh-CN"/>
        </w:rPr>
        <w:t> </w:t>
      </w:r>
      <m:oMath>
        <m:r>
          <w:rPr>
            <w:rFonts w:ascii="Cambria Math" w:eastAsiaTheme="minorEastAsia" w:hAnsi="Cambria Math"/>
            <w:lang w:eastAsia="zh-CN"/>
          </w:rPr>
          <m:t>x</m:t>
        </m:r>
        <m:r>
          <m:rPr>
            <m:scr m:val="script"/>
            <m:sty m:val="p"/>
          </m:rPr>
          <w:rPr>
            <w:rFonts w:ascii="Cambria Math" w:eastAsiaTheme="minorEastAsia" w:hAnsi="Cambria Math"/>
            <w:lang w:eastAsia="zh-CN"/>
          </w:rPr>
          <m:t>∈W</m:t>
        </m:r>
      </m:oMath>
      <w:r w:rsidRPr="00F75FC0">
        <w:rPr>
          <w:rFonts w:eastAsiaTheme="minorEastAsia"/>
          <w:lang w:eastAsia="zh-CN"/>
        </w:rPr>
        <w:t> </w:t>
      </w:r>
      <w:r>
        <w:rPr>
          <w:rFonts w:eastAsiaTheme="minorEastAsia" w:hint="eastAsia"/>
          <w:lang w:eastAsia="zh-CN"/>
        </w:rPr>
        <w:t>为工作空间中的一个状态。将整个空间划分为无碰撞区域</w:t>
      </w:r>
      <w:bookmarkStart w:id="38" w:name="OLE_LINK5"/>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bookmarkEnd w:id="38"/>
      <w:r w:rsidRPr="00F75FC0">
        <w:rPr>
          <w:rFonts w:eastAsiaTheme="minorEastAsia"/>
          <w:lang w:eastAsia="zh-CN"/>
        </w:rPr>
        <w:t> </w:t>
      </w:r>
      <w:r>
        <w:rPr>
          <w:rFonts w:eastAsiaTheme="minorEastAsia" w:hint="eastAsia"/>
          <w:lang w:eastAsia="zh-CN"/>
        </w:rPr>
        <w:t>与障碍区域</w:t>
      </w:r>
      <w:r w:rsidRPr="00F75FC0">
        <w:rPr>
          <w:rFonts w:eastAsiaTheme="minorEastAsia"/>
          <w:lang w:eastAsia="zh-CN"/>
        </w:rPr>
        <w:t> </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w:t>
      </w:r>
      <w:r>
        <w:rPr>
          <w:rFonts w:eastAsiaTheme="minorEastAsia" w:hint="eastAsia"/>
          <w:lang w:eastAsia="zh-CN"/>
        </w:rPr>
        <w:t>满足</w:t>
      </w:r>
      <w:r w:rsidRPr="00F75FC0">
        <w:rPr>
          <w:rFonts w:eastAsiaTheme="minorEastAsia"/>
          <w:lang w:eastAsia="zh-CN"/>
        </w:rPr>
        <w:t> </w:t>
      </w:r>
      <m:oMath>
        <m:r>
          <m:rPr>
            <m:sty m:val="p"/>
          </m:rPr>
          <w:rPr>
            <w:rFonts w:ascii="Cambria Math" w:eastAsiaTheme="minorEastAsia" w:hAnsi="Cambria Math"/>
            <w:lang w:eastAsia="zh-CN"/>
          </w:rPr>
          <m:t>W=</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。路径规划的起点与终点与中介点分别记为</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m:t>
            </m:r>
            <m:r>
              <w:rPr>
                <w:rFonts w:ascii="Cambria Math" w:eastAsiaTheme="minorEastAsia" w:hAnsi="Cambria Math"/>
                <w:lang w:eastAsia="zh-CN"/>
              </w:rPr>
              <m:t>tart</m:t>
            </m:r>
          </m:sub>
        </m:sSub>
      </m:oMath>
      <w:r w:rsidRPr="00F75FC0">
        <w:rPr>
          <w:rFonts w:eastAsiaTheme="minorEastAsia"/>
          <w:lang w:eastAsia="zh-CN"/>
        </w:rPr>
        <w:t> </w:t>
      </w:r>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m:t>
            </m:r>
            <m:r>
              <w:rPr>
                <w:rFonts w:ascii="Cambria Math" w:eastAsiaTheme="minorEastAsia" w:hAnsi="Cambria Math"/>
                <w:lang w:eastAsia="zh-CN"/>
              </w:rPr>
              <m:t>oal</m:t>
            </m:r>
          </m:sub>
        </m:sSub>
      </m:oMath>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oMath>
      <w:r>
        <w:rPr>
          <w:rFonts w:eastAsiaTheme="minorEastAsia" w:hint="eastAsia"/>
          <w:lang w:eastAsia="zh-CN"/>
        </w:rPr>
        <w:t>,</w:t>
      </w:r>
      <w:r>
        <w:rPr>
          <w:rFonts w:eastAsiaTheme="minorEastAsia" w:hint="eastAsia"/>
          <w:lang w:eastAsia="zh-CN"/>
        </w:rPr>
        <w:t>且</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m:t>
            </m:r>
            <m:r>
              <w:rPr>
                <w:rFonts w:ascii="Cambria Math" w:eastAsiaTheme="minorEastAsia" w:hAnsi="Cambria Math"/>
                <w:lang w:eastAsia="zh-CN"/>
              </w:rPr>
              <m:t>tart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m:t>
            </m:r>
            <m:r>
              <w:rPr>
                <w:rFonts w:ascii="Cambria Math" w:eastAsiaTheme="minorEastAsia" w:hAnsi="Cambria Math"/>
                <w:lang w:eastAsia="zh-CN"/>
              </w:rPr>
              <m:t>oal</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r>
        <w:rPr>
          <w:rFonts w:eastAsiaTheme="minorEastAsia" w:hint="eastAsia"/>
          <w:lang w:eastAsia="zh-CN"/>
        </w:rPr>
        <w:t>,</w:t>
      </w:r>
      <w:r>
        <w:rPr>
          <w:rFonts w:eastAsiaTheme="minorEastAsia" w:hint="eastAsia"/>
          <w:lang w:eastAsia="zh-CN"/>
        </w:rPr>
        <w:t>令</w:t>
      </w:r>
      <m:oMath>
        <m:r>
          <m:rPr>
            <m:sty m:val="p"/>
          </m:rPr>
          <w:rPr>
            <w:rFonts w:ascii="Cambria Math" w:eastAsiaTheme="minorEastAsia" w:hAnsi="Cambria Math"/>
            <w:lang w:eastAsia="zh-CN"/>
          </w:rPr>
          <m:t>Π</m:t>
        </m:r>
      </m:oMath>
      <w:r w:rsidRPr="00F75FC0">
        <w:rPr>
          <w:rFonts w:eastAsiaTheme="minorEastAsia"/>
          <w:lang w:eastAsia="zh-CN"/>
        </w:rPr>
        <w:t> </w:t>
      </w:r>
      <w:r>
        <w:rPr>
          <w:rFonts w:eastAsiaTheme="minorEastAsia" w:hint="eastAsia"/>
          <w:lang w:eastAsia="zh-CN"/>
        </w:rPr>
        <w:t>表示所有路径的集合，</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Π</m:t>
            </m:r>
          </m:e>
          <m:sub>
            <m:r>
              <m:rPr>
                <m:nor/>
              </m:rPr>
              <w:rPr>
                <w:rFonts w:eastAsiaTheme="minorEastAsia"/>
                <w:lang w:eastAsia="zh-CN"/>
              </w:rPr>
              <m:t>free</m:t>
            </m:r>
          </m:sub>
        </m:sSub>
      </m:oMath>
      <w:r w:rsidRPr="00F75FC0">
        <w:rPr>
          <w:rFonts w:eastAsiaTheme="minorEastAsia"/>
          <w:lang w:eastAsia="zh-CN"/>
        </w:rPr>
        <w:t> </w:t>
      </w:r>
      <w:r>
        <w:rPr>
          <w:rFonts w:eastAsiaTheme="minorEastAsia" w:hint="eastAsia"/>
          <w:lang w:eastAsia="zh-CN"/>
        </w:rPr>
        <w:t>则表示所有无碰撞路径的集合</w:t>
      </w:r>
      <w:r w:rsidR="00B4600B">
        <w:rPr>
          <w:rFonts w:eastAsiaTheme="minorEastAsia" w:hint="eastAsia"/>
          <w:lang w:eastAsia="zh-CN"/>
        </w:rPr>
        <w:t>。</w:t>
      </w:r>
      <w:r w:rsidR="00961F7E">
        <w:rPr>
          <w:rFonts w:eastAsiaTheme="minorEastAsia" w:hint="eastAsia"/>
          <w:lang w:eastAsia="zh-CN"/>
        </w:rPr>
        <w:t>该采样机制的核心是动态计算超椭球体的约</w:t>
      </w:r>
      <w:r w:rsidR="00961F7E">
        <w:rPr>
          <w:rFonts w:eastAsiaTheme="minorEastAsia" w:hint="eastAsia"/>
          <w:lang w:eastAsia="zh-CN"/>
        </w:rPr>
        <w:lastRenderedPageBreak/>
        <w:t>束参</w:t>
      </w:r>
      <w:r w:rsidR="00F07A53">
        <w:rPr>
          <w:rFonts w:eastAsiaTheme="minorEastAsia" w:hint="eastAsia"/>
          <w:lang w:eastAsia="zh-CN"/>
        </w:rPr>
        <w:t>数</w:t>
      </w:r>
      <w:r w:rsidR="00137855" w:rsidRPr="00137855">
        <w:rPr>
          <w:rFonts w:eastAsiaTheme="minorEastAsia"/>
          <w:lang w:eastAsia="zh-CN"/>
        </w:rPr>
        <w:t>，</w:t>
      </w:r>
      <w:r w:rsidR="002D2EF8">
        <w:rPr>
          <w:rFonts w:ascii="宋体" w:eastAsia="宋体" w:hAnsi="宋体" w:cs="宋体" w:hint="eastAsia"/>
          <w:lang w:eastAsia="zh-CN"/>
        </w:rPr>
        <w:t>对于任意一个方向，以起点侧为例，</w:t>
      </w:r>
      <w:r w:rsidR="00137855" w:rsidRPr="00137855">
        <w:rPr>
          <w:rFonts w:eastAsiaTheme="minorEastAsia"/>
          <w:lang w:eastAsia="zh-CN"/>
        </w:rPr>
        <w:t>其标准形式表示为</w:t>
      </w:r>
      <w:r w:rsidR="00E34F27" w:rsidRPr="00137855">
        <w:rPr>
          <w:rFonts w:eastAsiaTheme="minorEastAsia" w:hint="eastAsia"/>
          <w:lang w:eastAsia="zh-CN"/>
        </w:rPr>
        <w:t>：</w:t>
      </w:r>
    </w:p>
    <w:p w14:paraId="48F95B2F" w14:textId="497B3CDB" w:rsidR="00E34F27" w:rsidRDefault="00B4600B" w:rsidP="00E34F27">
      <w:pPr>
        <w:pStyle w:val="ac"/>
        <w:keepNext/>
        <w:jc w:val="right"/>
      </w:pPr>
      <w:r w:rsidRPr="00500B1D">
        <w:rPr>
          <w:rFonts w:hint="eastAsia"/>
          <w:position w:val="-22"/>
        </w:rPr>
        <w:object w:dxaOrig="10060" w:dyaOrig="620" w14:anchorId="1387BDE5">
          <v:shape id="_x0000_i1222" type="#_x0000_t75" style="width:423.25pt;height:25.65pt" o:ole="">
            <v:imagedata r:id="rId22" o:title=""/>
          </v:shape>
          <o:OLEObject Type="Embed" ProgID="Equation.DSMT4" ShapeID="_x0000_i1222" DrawAspect="Content" ObjectID="_1831495479" r:id="rId23"/>
        </w:object>
      </w:r>
    </w:p>
    <w:p w14:paraId="61A52110" w14:textId="77777777" w:rsidR="002D2EF8" w:rsidRDefault="00E34F27" w:rsidP="00E34F27">
      <w:pPr>
        <w:rPr>
          <w:rFonts w:eastAsiaTheme="minorEastAsia"/>
          <w:lang w:eastAsia="zh-CN"/>
        </w:rPr>
      </w:pPr>
      <w:r>
        <w:rPr>
          <w:rFonts w:eastAsiaTheme="minorEastAsia" w:hint="eastAsia"/>
          <w:lang w:eastAsia="zh-CN"/>
        </w:rPr>
        <w:t>其中</w:t>
      </w:r>
    </w:p>
    <w:bookmarkStart w:id="39" w:name="OLE_LINK16"/>
    <w:p w14:paraId="495FB24B" w14:textId="52855A5F" w:rsidR="002D2EF8" w:rsidRPr="00500B1D" w:rsidRDefault="00500B1D" w:rsidP="00500B1D">
      <w:pPr>
        <w:numPr>
          <w:ilvl w:val="0"/>
          <w:numId w:val="7"/>
        </w:numPr>
        <w:rPr>
          <w:lang w:eastAsia="zh-CN"/>
        </w:rPr>
      </w:pPr>
      <w:r w:rsidRPr="00500B1D">
        <w:rPr>
          <w:rFonts w:hint="eastAsia"/>
          <w:position w:val="-16"/>
        </w:rPr>
        <w:object w:dxaOrig="460" w:dyaOrig="440" w14:anchorId="5F36DAF0">
          <v:shape id="_x0000_i1217" type="#_x0000_t75" style="width:22.55pt;height:21.9pt" o:ole="">
            <v:imagedata r:id="rId18" o:title=""/>
          </v:shape>
          <o:OLEObject Type="Embed" ProgID="Equation.DSMT4" ShapeID="_x0000_i1217" DrawAspect="Content" ObjectID="_1831495480" r:id="rId24"/>
        </w:object>
      </w:r>
      <w:bookmarkEnd w:id="39"/>
      <w:r w:rsidRPr="002D2EF8">
        <w:rPr>
          <w:rFonts w:eastAsiaTheme="minorEastAsia" w:hint="eastAsia"/>
          <w:lang w:eastAsia="zh-CN"/>
        </w:rPr>
        <w:t>表</w:t>
      </w:r>
      <w:r w:rsidR="000F7115" w:rsidRPr="00500B1D">
        <w:rPr>
          <w:rFonts w:eastAsiaTheme="minorEastAsia" w:hint="eastAsia"/>
          <w:lang w:eastAsia="zh-CN"/>
        </w:rPr>
        <w:t>示</w:t>
      </w:r>
      <w:r w:rsidR="00E64207" w:rsidRPr="00500B1D">
        <w:rPr>
          <w:rFonts w:eastAsiaTheme="minorEastAsia"/>
          <w:lang w:eastAsia="zh-CN"/>
        </w:rPr>
        <w:t>从起点侧候选节点</w:t>
      </w:r>
      <w:r w:rsidR="00E64207" w:rsidRPr="00500B1D">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00E64207" w:rsidRPr="00500B1D">
        <w:rPr>
          <w:rFonts w:eastAsiaTheme="minorEastAsia"/>
          <w:lang w:eastAsia="zh-CN"/>
        </w:rPr>
        <w:t>得到的</w:t>
      </w:r>
      <w:r w:rsidR="005037EC" w:rsidRPr="00500B1D">
        <w:rPr>
          <w:rFonts w:eastAsiaTheme="minorEastAsia" w:hint="eastAsia"/>
          <w:lang w:eastAsia="zh-CN"/>
        </w:rPr>
        <w:t>经过</w:t>
      </w:r>
      <w:r w:rsidR="00E64207" w:rsidRPr="00500B1D">
        <w:rPr>
          <w:rFonts w:eastAsiaTheme="minorEastAsia"/>
          <w:lang w:eastAsia="zh-CN"/>
        </w:rPr>
        <w:t xml:space="preserve"> PID </w:t>
      </w:r>
      <w:r w:rsidR="00E64207" w:rsidRPr="00500B1D">
        <w:rPr>
          <w:rFonts w:eastAsiaTheme="minorEastAsia"/>
          <w:lang w:eastAsia="zh-CN"/>
        </w:rPr>
        <w:t>修正后</w:t>
      </w:r>
      <w:r w:rsidR="005037EC" w:rsidRPr="00500B1D">
        <w:rPr>
          <w:rFonts w:eastAsiaTheme="minorEastAsia" w:hint="eastAsia"/>
          <w:lang w:eastAsia="zh-CN"/>
        </w:rPr>
        <w:t>的有效最优</w:t>
      </w:r>
      <w:r w:rsidR="00E64207" w:rsidRPr="00500B1D">
        <w:rPr>
          <w:rFonts w:eastAsiaTheme="minorEastAsia"/>
          <w:lang w:eastAsia="zh-CN"/>
        </w:rPr>
        <w:t>路径</w:t>
      </w:r>
      <w:r w:rsidR="005037EC" w:rsidRPr="00500B1D">
        <w:rPr>
          <w:rFonts w:eastAsiaTheme="minorEastAsia" w:hint="eastAsia"/>
          <w:lang w:eastAsia="zh-CN"/>
        </w:rPr>
        <w:t>总</w:t>
      </w:r>
      <w:r w:rsidR="00E64207" w:rsidRPr="00500B1D">
        <w:rPr>
          <w:rFonts w:eastAsiaTheme="minorEastAsia"/>
          <w:lang w:eastAsia="zh-CN"/>
        </w:rPr>
        <w:t>估计</w:t>
      </w:r>
      <w:r w:rsidR="005037EC" w:rsidRPr="00500B1D">
        <w:rPr>
          <w:rFonts w:eastAsiaTheme="minorEastAsia"/>
          <w:lang w:eastAsia="zh-CN"/>
        </w:rPr>
        <w:t>代价</w:t>
      </w:r>
      <w:r w:rsidR="007E48A1" w:rsidRPr="00500B1D">
        <w:rPr>
          <w:rFonts w:eastAsiaTheme="minorEastAsia"/>
          <w:lang w:eastAsia="zh-CN"/>
        </w:rPr>
        <w:t>；</w:t>
      </w:r>
    </w:p>
    <w:p w14:paraId="75CDD8CF" w14:textId="27210D15" w:rsidR="002D2EF8" w:rsidRDefault="002D2EF8" w:rsidP="002D2EF8">
      <w:pPr>
        <w:numPr>
          <w:ilvl w:val="0"/>
          <w:numId w:val="7"/>
        </w:numPr>
        <w:rPr>
          <w:rFonts w:eastAsiaTheme="minorEastAsia"/>
          <w:lang w:eastAsia="zh-CN"/>
        </w:rPr>
      </w:pPr>
      <w:r w:rsidRPr="002D2EF8">
        <w:rPr>
          <w:rFonts w:hint="eastAsia"/>
          <w:position w:val="-12"/>
        </w:rPr>
        <w:object w:dxaOrig="880" w:dyaOrig="360" w14:anchorId="48DC73B0">
          <v:shape id="_x0000_i1218" type="#_x0000_t75" style="width:43.85pt;height:18.15pt" o:ole="">
            <v:imagedata r:id="rId25" o:title=""/>
          </v:shape>
          <o:OLEObject Type="Embed" ProgID="Equation.DSMT4" ShapeID="_x0000_i1218" DrawAspect="Content" ObjectID="_1831495481" r:id="rId26"/>
        </w:object>
      </w:r>
      <w:r w:rsidRPr="002D2EF8">
        <w:rPr>
          <w:rFonts w:ascii="Cambria Math" w:eastAsiaTheme="minorEastAsia" w:hAnsi="Cambria Math" w:hint="eastAsia"/>
          <w:iCs/>
          <w:lang w:eastAsia="zh-CN"/>
        </w:rPr>
        <w:t>是</w:t>
      </w:r>
      <w:r w:rsidR="00E64207" w:rsidRPr="00A35680">
        <w:rPr>
          <w:rFonts w:eastAsiaTheme="minorEastAsia"/>
          <w:lang w:eastAsia="zh-CN"/>
        </w:rPr>
        <w:t>从起点</w:t>
      </w:r>
      <w:r w:rsidR="00E64207">
        <w:rPr>
          <w:rFonts w:eastAsiaTheme="minorEastAsia" w:hint="eastAsia"/>
          <w:lang w:eastAsia="zh-CN"/>
        </w:rPr>
        <w:t>x</w:t>
      </w:r>
      <w:r w:rsidR="00E64207" w:rsidRPr="00E64207">
        <w:rPr>
          <w:rFonts w:eastAsiaTheme="minorEastAsia" w:hint="eastAsia"/>
          <w:vertAlign w:val="subscript"/>
          <w:lang w:eastAsia="zh-CN"/>
        </w:rPr>
        <w:t>start</w:t>
      </w:r>
      <w:r w:rsidR="00E64207" w:rsidRPr="00A35680">
        <w:rPr>
          <w:rFonts w:eastAsiaTheme="minorEastAsia"/>
          <w:lang w:eastAsia="zh-CN"/>
        </w:rPr>
        <w:t>到节点</w:t>
      </w:r>
      <w:r w:rsidR="00E64207">
        <w:rPr>
          <w:rFonts w:eastAsiaTheme="minorEastAsia" w:hint="eastAsia"/>
          <w:lang w:eastAsia="zh-CN"/>
        </w:rPr>
        <w:t>x</w:t>
      </w:r>
      <w:r w:rsidR="00E64207" w:rsidRPr="00A35680">
        <w:rPr>
          <w:rFonts w:eastAsiaTheme="minorEastAsia"/>
          <w:lang w:eastAsia="zh-CN"/>
        </w:rPr>
        <w:t>的启发式代价或累积路径代价</w:t>
      </w:r>
      <w:r w:rsidRPr="00A35680">
        <w:rPr>
          <w:rFonts w:eastAsiaTheme="minorEastAsia"/>
          <w:lang w:eastAsia="zh-CN"/>
        </w:rPr>
        <w:t>；</w:t>
      </w:r>
      <w:r>
        <w:rPr>
          <w:rFonts w:eastAsiaTheme="minorEastAsia"/>
          <w:lang w:eastAsia="zh-CN"/>
        </w:rPr>
        <w:t xml:space="preserve"> </w:t>
      </w:r>
    </w:p>
    <w:p w14:paraId="7E316238" w14:textId="3C050FB1" w:rsidR="002818D8" w:rsidRPr="00DC3B50" w:rsidRDefault="002D2EF8" w:rsidP="002818D8">
      <w:pPr>
        <w:numPr>
          <w:ilvl w:val="0"/>
          <w:numId w:val="7"/>
        </w:numPr>
        <w:rPr>
          <w:ins w:id="40" w:author="兴雨 郭" w:date="2026-02-01T23:46:00Z" w16du:dateUtc="2026-02-01T15:46:00Z"/>
          <w:lang w:eastAsia="zh-CN"/>
          <w:rPrChange w:id="41" w:author="兴雨 郭" w:date="2026-02-01T23:46:00Z" w16du:dateUtc="2026-02-01T15:46:00Z">
            <w:rPr>
              <w:ins w:id="42" w:author="兴雨 郭" w:date="2026-02-01T23:46:00Z" w16du:dateUtc="2026-02-01T15:46:00Z"/>
              <w:rFonts w:eastAsiaTheme="minorEastAsia"/>
              <w:lang w:eastAsia="zh-CN"/>
            </w:rPr>
          </w:rPrChange>
        </w:rPr>
      </w:pPr>
      <w:r w:rsidRPr="002D2EF8">
        <w:rPr>
          <w:rFonts w:hint="eastAsia"/>
          <w:position w:val="-12"/>
        </w:rPr>
        <w:object w:dxaOrig="920" w:dyaOrig="360" w14:anchorId="4A829B8E">
          <v:shape id="_x0000_i1219" type="#_x0000_t75" style="width:46.95pt;height:18.15pt" o:ole="">
            <v:imagedata r:id="rId27" o:title=""/>
          </v:shape>
          <o:OLEObject Type="Embed" ProgID="Equation.DSMT4" ShapeID="_x0000_i1219" DrawAspect="Content" ObjectID="_1831495482" r:id="rId28"/>
        </w:object>
      </w:r>
      <w:r w:rsidRPr="002D2EF8">
        <w:rPr>
          <w:rFonts w:eastAsiaTheme="minorEastAsia" w:hint="eastAsia"/>
          <w:lang w:eastAsia="zh-CN"/>
        </w:rPr>
        <w:t>是</w:t>
      </w:r>
      <w:r w:rsidR="00246C12" w:rsidRPr="00A35680">
        <w:rPr>
          <w:rFonts w:eastAsiaTheme="minorEastAsia"/>
          <w:lang w:eastAsia="zh-CN"/>
        </w:rPr>
        <w:t>从</w:t>
      </w:r>
      <w:r w:rsidR="00246C12">
        <w:rPr>
          <w:rFonts w:eastAsiaTheme="minorEastAsia" w:hint="eastAsia"/>
          <w:lang w:eastAsia="zh-CN"/>
        </w:rPr>
        <w:t>x</w:t>
      </w:r>
      <w:r w:rsidR="00246C12" w:rsidRPr="00A35680">
        <w:rPr>
          <w:rFonts w:eastAsiaTheme="minorEastAsia"/>
          <w:lang w:eastAsia="zh-CN"/>
        </w:rPr>
        <w:t>到中介点</w:t>
      </w:r>
      <w:r w:rsidR="00246C12">
        <w:rPr>
          <w:rFonts w:eastAsiaTheme="minorEastAsia" w:hint="eastAsia"/>
          <w:lang w:eastAsia="zh-CN"/>
        </w:rPr>
        <w:t>x</w:t>
      </w:r>
      <w:r w:rsidR="00246C12" w:rsidRPr="00246C12">
        <w:rPr>
          <w:rFonts w:eastAsiaTheme="minorEastAsia" w:hint="eastAsia"/>
          <w:vertAlign w:val="subscript"/>
          <w:lang w:eastAsia="zh-CN"/>
        </w:rPr>
        <w:t>mid</w:t>
      </w:r>
      <w:r w:rsidR="00246C12" w:rsidRPr="00A35680">
        <w:rPr>
          <w:rFonts w:eastAsiaTheme="minorEastAsia"/>
          <w:lang w:eastAsia="zh-CN"/>
        </w:rPr>
        <w:t>的启发式代价</w:t>
      </w:r>
      <w:r w:rsidR="007E48A1" w:rsidRPr="00A35680">
        <w:rPr>
          <w:rFonts w:eastAsiaTheme="minorEastAsia"/>
          <w:lang w:eastAsia="zh-CN"/>
        </w:rPr>
        <w:t>；</w:t>
      </w:r>
    </w:p>
    <w:p w14:paraId="62898D36" w14:textId="655FBBDF" w:rsidR="00DC3B50" w:rsidRPr="005C488F" w:rsidRDefault="00DC3B50" w:rsidP="00DC3B50">
      <w:pPr>
        <w:rPr>
          <w:rFonts w:hint="eastAsia"/>
          <w:lang w:eastAsia="zh-CN"/>
        </w:rPr>
        <w:pPrChange w:id="43" w:author="兴雨 郭" w:date="2026-02-01T23:46:00Z" w16du:dateUtc="2026-02-01T15:46:00Z">
          <w:pPr>
            <w:numPr>
              <w:numId w:val="7"/>
            </w:numPr>
            <w:tabs>
              <w:tab w:val="num" w:pos="720"/>
            </w:tabs>
            <w:ind w:left="720" w:hanging="360"/>
          </w:pPr>
        </w:pPrChange>
      </w:pPr>
      <w:r>
        <w:rPr>
          <w:noProof/>
        </w:rPr>
        <w:drawing>
          <wp:anchor distT="0" distB="0" distL="114300" distR="114300" simplePos="0" relativeHeight="251792384" behindDoc="0" locked="0" layoutInCell="1" allowOverlap="1" wp14:anchorId="2F07755A" wp14:editId="1AD4584B">
            <wp:simplePos x="0" y="0"/>
            <wp:positionH relativeFrom="column">
              <wp:posOffset>1149350</wp:posOffset>
            </wp:positionH>
            <wp:positionV relativeFrom="paragraph">
              <wp:posOffset>218440</wp:posOffset>
            </wp:positionV>
            <wp:extent cx="4306570" cy="3330575"/>
            <wp:effectExtent l="19050" t="19050" r="17780" b="22225"/>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06570" cy="33305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id="44" w:author="兴雨 郭" w:date="2026-02-01T23:46:00Z" w16du:dateUtc="2026-02-01T15:46:00Z">
        <w:r>
          <w:rPr>
            <w:rFonts w:ascii="宋体" w:eastAsia="宋体" w:hAnsi="宋体" w:cs="宋体" w:hint="eastAsia"/>
            <w:lang w:eastAsia="zh-CN"/>
          </w:rPr>
          <w:t>具体完整实现流程见图5</w:t>
        </w:r>
      </w:ins>
    </w:p>
    <w:p w14:paraId="75D5F448" w14:textId="220428E4" w:rsidR="002818D8" w:rsidRDefault="00B53AAB" w:rsidP="00DC3B50">
      <w:pPr>
        <w:jc w:val="center"/>
        <w:rPr>
          <w:rFonts w:eastAsiaTheme="minorEastAsia"/>
          <w:lang w:eastAsia="zh-CN"/>
        </w:rPr>
      </w:pPr>
      <w:r w:rsidRPr="00B72E86">
        <w:rPr>
          <w:rFonts w:eastAsiaTheme="minorEastAsia" w:hint="eastAsia"/>
          <w:lang w:eastAsia="zh-CN"/>
        </w:rPr>
        <w:t>算法</w:t>
      </w:r>
      <w:r w:rsidRPr="00B72E86">
        <w:rPr>
          <w:rFonts w:eastAsiaTheme="minorEastAsia" w:hint="eastAsia"/>
          <w:lang w:eastAsia="zh-CN"/>
        </w:rPr>
        <w:t>1 PID</w:t>
      </w:r>
      <w:r w:rsidRPr="00B72E86">
        <w:rPr>
          <w:rFonts w:eastAsiaTheme="minorEastAsia" w:hint="eastAsia"/>
          <w:lang w:eastAsia="zh-CN"/>
        </w:rPr>
        <w:t>采样控制器</w:t>
      </w:r>
      <w:r w:rsidRPr="00B72E86">
        <w:rPr>
          <w:rFonts w:eastAsiaTheme="minorEastAsia" w:hint="eastAsia"/>
          <w:lang w:eastAsia="zh-CN"/>
        </w:rPr>
        <w:t xml:space="preserve"> </w:t>
      </w:r>
      <w:r w:rsidRPr="00B72E86">
        <w:rPr>
          <w:rFonts w:eastAsiaTheme="minorEastAsia" w:hint="eastAsia"/>
          <w:lang w:eastAsia="zh-CN"/>
        </w:rPr>
        <w:t>（</w:t>
      </w:r>
      <w:r w:rsidRPr="00B72E86">
        <w:rPr>
          <w:rFonts w:eastAsiaTheme="minorEastAsia" w:hint="eastAsia"/>
          <w:lang w:eastAsia="zh-CN"/>
        </w:rPr>
        <w:t>PID Sampling Controller</w:t>
      </w:r>
      <w:r w:rsidRPr="00B72E86">
        <w:rPr>
          <w:rFonts w:eastAsiaTheme="minorEastAsia" w:hint="eastAsia"/>
          <w:lang w:eastAsia="zh-CN"/>
        </w:rPr>
        <w:t>）</w:t>
      </w:r>
      <w:r w:rsidRPr="00B72E86">
        <w:rPr>
          <w:rFonts w:eastAsiaTheme="minorEastAsia" w:hint="eastAsia"/>
          <w:lang w:eastAsia="zh-CN"/>
        </w:rPr>
        <w:t>:</w:t>
      </w:r>
      <w:r w:rsidR="002818D8" w:rsidRPr="002818D8">
        <w:rPr>
          <w:rFonts w:ascii="宋体" w:eastAsia="宋体" w:hAnsi="宋体" w:cs="宋体"/>
          <w:lang w:eastAsia="zh-CN"/>
        </w:rPr>
        <w:t xml:space="preserve"> </w:t>
      </w:r>
      <w:r w:rsidR="002818D8" w:rsidRPr="002818D8">
        <w:rPr>
          <w:rFonts w:eastAsiaTheme="minorEastAsia"/>
          <w:lang w:eastAsia="zh-CN"/>
        </w:rPr>
        <w:t>根据当前最优路径代价</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002818D8" w:rsidRPr="002818D8">
        <w:rPr>
          <w:rFonts w:eastAsiaTheme="minorEastAsia"/>
          <w:lang w:eastAsia="zh-CN"/>
        </w:rPr>
        <w:t>及其历史序列</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002818D8" w:rsidRPr="002818D8">
        <w:rPr>
          <w:rFonts w:eastAsiaTheme="minorEastAsia"/>
          <w:lang w:eastAsia="zh-CN"/>
        </w:rPr>
        <w:t>，估计改进效率并通过离散</w:t>
      </w:r>
      <w:r w:rsidR="002818D8" w:rsidRPr="002818D8">
        <w:rPr>
          <w:rFonts w:eastAsiaTheme="minorEastAsia"/>
          <w:lang w:eastAsia="zh-CN"/>
        </w:rPr>
        <w:t>PID</w:t>
      </w:r>
      <w:r w:rsidR="002818D8" w:rsidRPr="002818D8">
        <w:rPr>
          <w:rFonts w:eastAsiaTheme="minorEastAsia"/>
          <w:lang w:eastAsia="zh-CN"/>
        </w:rPr>
        <w:t>调节采样约束参数，输出超椭球扩张因子</w:t>
      </w:r>
      <w:r w:rsidR="002818D8" w:rsidRPr="002818D8">
        <w:rPr>
          <w:rFonts w:eastAsiaTheme="minorEastAsia"/>
          <w:lang w:eastAsia="zh-CN"/>
        </w:rPr>
        <w:t xml:space="preserve"> </w:t>
      </w:r>
      <m:oMath>
        <m:r>
          <w:rPr>
            <w:rFonts w:ascii="Cambria Math" w:eastAsiaTheme="minorEastAsia" w:hAnsi="Cambria Math"/>
            <w:lang w:eastAsia="zh-CN"/>
          </w:rPr>
          <m:t>γ</m:t>
        </m:r>
      </m:oMath>
      <w:r w:rsidR="002818D8" w:rsidRPr="002818D8">
        <w:rPr>
          <w:rFonts w:eastAsiaTheme="minorEastAsia"/>
          <w:lang w:eastAsia="zh-CN"/>
        </w:rPr>
        <w:t>与启发式采样概率</w:t>
      </w:r>
      <w:r w:rsidR="002818D8" w:rsidRPr="002818D8">
        <w:rPr>
          <w:rFonts w:eastAsiaTheme="minorEastAsia"/>
          <w:lang w:eastAsia="zh-CN"/>
        </w:rPr>
        <w:t xml:space="preserve"> </w:t>
      </w:r>
      <m:oMath>
        <m:r>
          <w:rPr>
            <w:rFonts w:ascii="Cambria Math" w:eastAsiaTheme="minorEastAsia" w:hAnsi="Cambria Math"/>
            <w:lang w:eastAsia="zh-CN"/>
          </w:rPr>
          <m:t>p</m:t>
        </m:r>
      </m:oMath>
      <w:r w:rsidR="002818D8" w:rsidRPr="002818D8">
        <w:rPr>
          <w:rFonts w:eastAsiaTheme="minorEastAsia"/>
          <w:lang w:eastAsia="zh-CN"/>
        </w:rPr>
        <w:t>，用于自适应控制后续迭代的</w:t>
      </w:r>
      <w:r w:rsidR="002818D8" w:rsidRPr="002818D8">
        <w:rPr>
          <w:rFonts w:eastAsiaTheme="minorEastAsia"/>
          <w:lang w:eastAsia="zh-CN"/>
        </w:rPr>
        <w:t>“</w:t>
      </w:r>
      <w:r w:rsidR="002818D8" w:rsidRPr="002818D8">
        <w:rPr>
          <w:rFonts w:eastAsiaTheme="minorEastAsia"/>
          <w:lang w:eastAsia="zh-CN"/>
        </w:rPr>
        <w:t>约束强度</w:t>
      </w:r>
      <w:r w:rsidR="002818D8" w:rsidRPr="002818D8">
        <w:rPr>
          <w:rFonts w:eastAsiaTheme="minorEastAsia"/>
          <w:lang w:eastAsia="zh-CN"/>
        </w:rPr>
        <w:t>”</w:t>
      </w:r>
      <w:r w:rsidR="002818D8" w:rsidRPr="002818D8">
        <w:rPr>
          <w:rFonts w:eastAsiaTheme="minorEastAsia"/>
          <w:lang w:eastAsia="zh-CN"/>
        </w:rPr>
        <w:t>和</w:t>
      </w:r>
      <w:r w:rsidR="002818D8" w:rsidRPr="002818D8">
        <w:rPr>
          <w:rFonts w:eastAsiaTheme="minorEastAsia"/>
          <w:lang w:eastAsia="zh-CN"/>
        </w:rPr>
        <w:t>“</w:t>
      </w:r>
      <w:r w:rsidR="002818D8" w:rsidRPr="002818D8">
        <w:rPr>
          <w:rFonts w:eastAsiaTheme="minorEastAsia"/>
          <w:lang w:eastAsia="zh-CN"/>
        </w:rPr>
        <w:t>信息采样占比</w:t>
      </w:r>
      <w:r w:rsidR="002818D8" w:rsidRPr="002818D8">
        <w:rPr>
          <w:rFonts w:eastAsiaTheme="minorEastAsia"/>
          <w:lang w:eastAsia="zh-CN"/>
        </w:rPr>
        <w:t>”</w:t>
      </w:r>
    </w:p>
    <w:p w14:paraId="0ED8D045" w14:textId="77777777" w:rsidR="00DC3B50" w:rsidRDefault="00DC3B50" w:rsidP="00DC3B50">
      <w:pPr>
        <w:jc w:val="center"/>
        <w:rPr>
          <w:rFonts w:eastAsiaTheme="minorEastAsia"/>
          <w:lang w:eastAsia="zh-CN"/>
        </w:rPr>
      </w:pPr>
    </w:p>
    <w:p w14:paraId="48F28AB8" w14:textId="77777777" w:rsidR="00DC3B50" w:rsidRDefault="00DC3B50" w:rsidP="00DC3B50">
      <w:pPr>
        <w:jc w:val="center"/>
        <w:rPr>
          <w:rFonts w:eastAsiaTheme="minorEastAsia"/>
          <w:lang w:eastAsia="zh-CN"/>
        </w:rPr>
      </w:pPr>
    </w:p>
    <w:p w14:paraId="44206D67" w14:textId="77777777" w:rsidR="00DC3B50" w:rsidRDefault="00DC3B50" w:rsidP="00DC3B50">
      <w:pPr>
        <w:jc w:val="center"/>
        <w:rPr>
          <w:rFonts w:eastAsiaTheme="minorEastAsia" w:hint="eastAsia"/>
          <w:lang w:eastAsia="zh-CN"/>
        </w:rPr>
      </w:pPr>
    </w:p>
    <w:p w14:paraId="3932581E" w14:textId="2A215721" w:rsidR="002818D8" w:rsidRPr="00B72E86" w:rsidRDefault="002818D8" w:rsidP="002818D8">
      <w:pPr>
        <w:jc w:val="center"/>
        <w:rPr>
          <w:rFonts w:eastAsiaTheme="minorEastAsia" w:hint="eastAsia"/>
          <w:lang w:eastAsia="zh-CN"/>
        </w:rPr>
      </w:pPr>
      <w:r>
        <w:rPr>
          <w:noProof/>
        </w:rPr>
        <w:lastRenderedPageBreak/>
        <w:drawing>
          <wp:inline distT="0" distB="0" distL="0" distR="0" wp14:anchorId="02062FDD" wp14:editId="31231675">
            <wp:extent cx="3441456" cy="4795655"/>
            <wp:effectExtent l="19050" t="19050" r="26035" b="24130"/>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0"/>
                    <a:stretch>
                      <a:fillRect/>
                    </a:stretch>
                  </pic:blipFill>
                  <pic:spPr>
                    <a:xfrm>
                      <a:off x="0" y="0"/>
                      <a:ext cx="3441456" cy="4795655"/>
                    </a:xfrm>
                    <a:prstGeom prst="rect">
                      <a:avLst/>
                    </a:prstGeom>
                    <a:ln>
                      <a:solidFill>
                        <a:schemeClr val="tx1"/>
                      </a:solidFill>
                    </a:ln>
                  </pic:spPr>
                </pic:pic>
              </a:graphicData>
            </a:graphic>
          </wp:inline>
        </w:drawing>
      </w:r>
    </w:p>
    <w:p w14:paraId="730C1782" w14:textId="3546FD3C" w:rsidR="00B53AAB" w:rsidRPr="00833A35" w:rsidRDefault="00B53AAB" w:rsidP="002818D8">
      <w:pPr>
        <w:jc w:val="center"/>
        <w:rPr>
          <w:rFonts w:eastAsiaTheme="minorEastAsia" w:hint="eastAsia"/>
          <w:sz w:val="21"/>
          <w:szCs w:val="21"/>
          <w:lang w:eastAsia="zh-CN"/>
        </w:rPr>
      </w:pPr>
      <w:r w:rsidRPr="00833A35">
        <w:rPr>
          <w:rFonts w:eastAsiaTheme="minorEastAsia" w:hint="eastAsia"/>
          <w:sz w:val="21"/>
          <w:szCs w:val="21"/>
          <w:lang w:eastAsia="zh-CN"/>
        </w:rPr>
        <w:t>算法</w:t>
      </w:r>
      <w:r w:rsidRPr="00833A35">
        <w:rPr>
          <w:rFonts w:eastAsiaTheme="minorEastAsia" w:hint="eastAsia"/>
          <w:sz w:val="21"/>
          <w:szCs w:val="21"/>
          <w:lang w:eastAsia="zh-CN"/>
        </w:rPr>
        <w:t xml:space="preserve">2 </w:t>
      </w:r>
      <w:r w:rsidRPr="00833A35">
        <w:rPr>
          <w:rFonts w:eastAsiaTheme="minorEastAsia" w:hint="eastAsia"/>
          <w:sz w:val="21"/>
          <w:szCs w:val="21"/>
          <w:lang w:eastAsia="zh-CN"/>
        </w:rPr>
        <w:t>自适应双向超椭球体约束采样</w:t>
      </w:r>
      <w:r w:rsidRPr="00833A35">
        <w:rPr>
          <w:rFonts w:eastAsiaTheme="minorEastAsia"/>
          <w:sz w:val="21"/>
          <w:szCs w:val="21"/>
          <w:lang w:eastAsia="zh-CN"/>
        </w:rPr>
        <w:t>（</w:t>
      </w:r>
      <w:r w:rsidRPr="00833A35">
        <w:rPr>
          <w:rFonts w:eastAsiaTheme="minorEastAsia"/>
          <w:sz w:val="21"/>
          <w:szCs w:val="21"/>
          <w:lang w:eastAsia="zh-CN"/>
        </w:rPr>
        <w:t>Adaptive Dual-Ellipsoid Constrained Sampling</w:t>
      </w:r>
      <w:r w:rsidRPr="00833A35">
        <w:rPr>
          <w:rFonts w:eastAsiaTheme="minorEastAsia"/>
          <w:sz w:val="21"/>
          <w:szCs w:val="21"/>
          <w:lang w:eastAsia="zh-CN"/>
        </w:rPr>
        <w:t>）</w:t>
      </w:r>
      <w:r w:rsidRPr="00833A35">
        <w:rPr>
          <w:rFonts w:eastAsiaTheme="minorEastAsia" w:hint="eastAsia"/>
          <w:sz w:val="21"/>
          <w:szCs w:val="21"/>
          <w:lang w:eastAsia="zh-CN"/>
        </w:rPr>
        <w:t>:</w:t>
      </w:r>
      <w:r w:rsidR="002818D8" w:rsidRPr="00833A35">
        <w:rPr>
          <w:rFonts w:ascii="宋体" w:eastAsia="宋体" w:hAnsi="宋体" w:cs="宋体"/>
          <w:sz w:val="21"/>
          <w:szCs w:val="21"/>
          <w:lang w:eastAsia="zh-CN"/>
        </w:rPr>
        <w:t xml:space="preserve"> </w:t>
      </w:r>
      <w:r w:rsidR="002818D8" w:rsidRPr="00833A35">
        <w:rPr>
          <w:rFonts w:eastAsiaTheme="minorEastAsia"/>
          <w:sz w:val="21"/>
          <w:szCs w:val="21"/>
          <w:lang w:eastAsia="zh-CN"/>
        </w:rPr>
        <w:t>以双向树</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002818D8" w:rsidRPr="00833A35">
        <w:rPr>
          <w:rFonts w:eastAsiaTheme="minorEastAsia"/>
          <w:sz w:val="21"/>
          <w:szCs w:val="21"/>
          <w:lang w:eastAsia="zh-CN"/>
        </w:rPr>
        <w:t>及会合点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m:t>
            </m:r>
            <m:r>
              <w:rPr>
                <w:rFonts w:ascii="Cambria Math" w:eastAsiaTheme="minorEastAsia" w:hAnsi="Cambria Math" w:hint="eastAsia"/>
                <w:sz w:val="21"/>
                <w:szCs w:val="21"/>
                <w:lang w:eastAsia="zh-CN"/>
              </w:rPr>
              <m:t>id</m:t>
            </m:r>
          </m:sub>
        </m:sSub>
      </m:oMath>
      <w:r w:rsidR="002818D8" w:rsidRPr="00833A35">
        <w:rPr>
          <w:rFonts w:eastAsiaTheme="minorEastAsia"/>
          <w:sz w:val="21"/>
          <w:szCs w:val="21"/>
          <w:lang w:eastAsia="zh-CN"/>
        </w:rPr>
        <w:t>为基础，将全局规划分解为</w:t>
      </w:r>
      <w:r w:rsidR="002818D8" w:rsidRPr="00833A35">
        <w:rPr>
          <w:rFonts w:eastAsiaTheme="minorEastAsia"/>
          <w:sz w:val="21"/>
          <w:szCs w:val="21"/>
          <w:lang w:eastAsia="zh-CN"/>
        </w:rPr>
        <w:t>“</w:t>
      </w:r>
      <w:r w:rsidR="002818D8" w:rsidRPr="00833A35">
        <w:rPr>
          <w:rFonts w:eastAsiaTheme="minorEastAsia"/>
          <w:sz w:val="21"/>
          <w:szCs w:val="21"/>
          <w:lang w:eastAsia="zh-CN"/>
        </w:rPr>
        <w:t>起点</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和</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终点</w:t>
      </w:r>
      <w:r w:rsidR="002818D8" w:rsidRPr="00833A35">
        <w:rPr>
          <w:rFonts w:eastAsiaTheme="minorEastAsia"/>
          <w:sz w:val="21"/>
          <w:szCs w:val="21"/>
          <w:lang w:eastAsia="zh-CN"/>
        </w:rPr>
        <w:t>”</w:t>
      </w:r>
      <w:r w:rsidR="002818D8" w:rsidRPr="00833A35">
        <w:rPr>
          <w:rFonts w:eastAsiaTheme="minorEastAsia"/>
          <w:sz w:val="21"/>
          <w:szCs w:val="21"/>
          <w:lang w:eastAsia="zh-CN"/>
        </w:rPr>
        <w:t>两个子问题，分别构造非对称超椭球采样域并自适应更新其尺度，随后在选定超椭球内进行均匀采样并通过可行性验证得到候选采样点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63AB82E9" w14:textId="64D9DA72" w:rsidR="00B53AAB" w:rsidRDefault="00B53AAB" w:rsidP="005C488F">
      <w:pPr>
        <w:pStyle w:val="a6"/>
        <w:ind w:left="720" w:firstLine="0"/>
        <w:jc w:val="center"/>
        <w:rPr>
          <w:rFonts w:eastAsiaTheme="minorEastAsia"/>
          <w:lang w:eastAsia="zh-CN"/>
        </w:rPr>
      </w:pPr>
    </w:p>
    <w:p w14:paraId="74F64DD8" w14:textId="77777777" w:rsidR="00DC3B50" w:rsidRDefault="00DC3B50" w:rsidP="005C488F">
      <w:pPr>
        <w:pStyle w:val="a6"/>
        <w:ind w:left="720" w:firstLine="0"/>
        <w:jc w:val="center"/>
        <w:rPr>
          <w:rFonts w:eastAsiaTheme="minorEastAsia"/>
          <w:lang w:eastAsia="zh-CN"/>
        </w:rPr>
      </w:pPr>
    </w:p>
    <w:p w14:paraId="5424E693" w14:textId="77777777" w:rsidR="00DC3B50" w:rsidRDefault="00DC3B50" w:rsidP="005C488F">
      <w:pPr>
        <w:pStyle w:val="a6"/>
        <w:ind w:left="720" w:firstLine="0"/>
        <w:jc w:val="center"/>
        <w:rPr>
          <w:rFonts w:eastAsiaTheme="minorEastAsia"/>
          <w:lang w:eastAsia="zh-CN"/>
        </w:rPr>
      </w:pPr>
    </w:p>
    <w:p w14:paraId="0EFC7788" w14:textId="77777777" w:rsidR="00DC3B50" w:rsidRDefault="00DC3B50" w:rsidP="005C488F">
      <w:pPr>
        <w:pStyle w:val="a6"/>
        <w:ind w:left="720" w:firstLine="0"/>
        <w:jc w:val="center"/>
        <w:rPr>
          <w:rFonts w:eastAsiaTheme="minorEastAsia"/>
          <w:lang w:eastAsia="zh-CN"/>
        </w:rPr>
      </w:pPr>
    </w:p>
    <w:p w14:paraId="52252CEB" w14:textId="77777777" w:rsidR="00DC3B50" w:rsidRDefault="00DC3B50" w:rsidP="005C488F">
      <w:pPr>
        <w:pStyle w:val="a6"/>
        <w:ind w:left="720" w:firstLine="0"/>
        <w:jc w:val="center"/>
        <w:rPr>
          <w:rFonts w:eastAsiaTheme="minorEastAsia"/>
          <w:lang w:eastAsia="zh-CN"/>
        </w:rPr>
      </w:pPr>
    </w:p>
    <w:p w14:paraId="61C84D48" w14:textId="77777777" w:rsidR="00DC3B50" w:rsidRDefault="00DC3B50" w:rsidP="005C488F">
      <w:pPr>
        <w:pStyle w:val="a6"/>
        <w:ind w:left="720" w:firstLine="0"/>
        <w:jc w:val="center"/>
        <w:rPr>
          <w:rFonts w:eastAsiaTheme="minorEastAsia"/>
          <w:lang w:eastAsia="zh-CN"/>
        </w:rPr>
      </w:pPr>
    </w:p>
    <w:p w14:paraId="0FCAEC4B" w14:textId="77777777" w:rsidR="00DC3B50" w:rsidRDefault="00DC3B50" w:rsidP="005C488F">
      <w:pPr>
        <w:pStyle w:val="a6"/>
        <w:ind w:left="720" w:firstLine="0"/>
        <w:jc w:val="center"/>
        <w:rPr>
          <w:rFonts w:eastAsiaTheme="minorEastAsia"/>
          <w:lang w:eastAsia="zh-CN"/>
        </w:rPr>
      </w:pPr>
    </w:p>
    <w:p w14:paraId="4CECF127" w14:textId="77777777" w:rsidR="00DC3B50" w:rsidRDefault="00DC3B50" w:rsidP="005C488F">
      <w:pPr>
        <w:pStyle w:val="a6"/>
        <w:ind w:left="720" w:firstLine="0"/>
        <w:jc w:val="center"/>
        <w:rPr>
          <w:rFonts w:eastAsiaTheme="minorEastAsia"/>
          <w:lang w:eastAsia="zh-CN"/>
        </w:rPr>
      </w:pPr>
    </w:p>
    <w:p w14:paraId="59E98505" w14:textId="77777777" w:rsidR="00DC3B50" w:rsidRDefault="00DC3B50" w:rsidP="005C488F">
      <w:pPr>
        <w:pStyle w:val="a6"/>
        <w:ind w:left="720" w:firstLine="0"/>
        <w:jc w:val="center"/>
        <w:rPr>
          <w:rFonts w:eastAsiaTheme="minorEastAsia"/>
          <w:lang w:eastAsia="zh-CN"/>
        </w:rPr>
      </w:pPr>
    </w:p>
    <w:p w14:paraId="2E5140F7" w14:textId="77777777" w:rsidR="00DC3B50" w:rsidRDefault="00DC3B50" w:rsidP="005C488F">
      <w:pPr>
        <w:pStyle w:val="a6"/>
        <w:ind w:left="720" w:firstLine="0"/>
        <w:jc w:val="center"/>
        <w:rPr>
          <w:rFonts w:eastAsiaTheme="minorEastAsia"/>
          <w:lang w:eastAsia="zh-CN"/>
        </w:rPr>
      </w:pPr>
    </w:p>
    <w:p w14:paraId="78847079" w14:textId="77777777" w:rsidR="00DC3B50" w:rsidRDefault="00DC3B50" w:rsidP="005C488F">
      <w:pPr>
        <w:pStyle w:val="a6"/>
        <w:ind w:left="720" w:firstLine="0"/>
        <w:jc w:val="center"/>
        <w:rPr>
          <w:rFonts w:eastAsiaTheme="minorEastAsia"/>
          <w:lang w:eastAsia="zh-CN"/>
        </w:rPr>
      </w:pPr>
    </w:p>
    <w:p w14:paraId="0A11CC8B" w14:textId="77777777" w:rsidR="00DC3B50" w:rsidRDefault="00DC3B50" w:rsidP="005C488F">
      <w:pPr>
        <w:pStyle w:val="a6"/>
        <w:ind w:left="720" w:firstLine="0"/>
        <w:jc w:val="center"/>
        <w:rPr>
          <w:rFonts w:eastAsiaTheme="minorEastAsia"/>
          <w:lang w:eastAsia="zh-CN"/>
        </w:rPr>
      </w:pPr>
    </w:p>
    <w:p w14:paraId="304CF5A3" w14:textId="77777777" w:rsidR="00DC3B50" w:rsidRDefault="00DC3B50" w:rsidP="005C488F">
      <w:pPr>
        <w:pStyle w:val="a6"/>
        <w:ind w:left="720" w:firstLine="0"/>
        <w:jc w:val="center"/>
        <w:rPr>
          <w:rFonts w:eastAsiaTheme="minorEastAsia"/>
          <w:lang w:eastAsia="zh-CN"/>
        </w:rPr>
      </w:pPr>
    </w:p>
    <w:p w14:paraId="08F26CF1" w14:textId="77777777" w:rsidR="00DC3B50" w:rsidRDefault="00DC3B50" w:rsidP="005C488F">
      <w:pPr>
        <w:pStyle w:val="a6"/>
        <w:ind w:left="720" w:firstLine="0"/>
        <w:jc w:val="center"/>
        <w:rPr>
          <w:rFonts w:eastAsiaTheme="minorEastAsia"/>
          <w:lang w:eastAsia="zh-CN"/>
        </w:rPr>
      </w:pPr>
    </w:p>
    <w:p w14:paraId="4FC5ACFF" w14:textId="77777777" w:rsidR="00DC3B50" w:rsidRDefault="00DC3B50" w:rsidP="005C488F">
      <w:pPr>
        <w:pStyle w:val="a6"/>
        <w:ind w:left="720" w:firstLine="0"/>
        <w:jc w:val="center"/>
        <w:rPr>
          <w:rFonts w:eastAsiaTheme="minorEastAsia"/>
          <w:lang w:eastAsia="zh-CN"/>
        </w:rPr>
      </w:pPr>
    </w:p>
    <w:p w14:paraId="7A1EB4C1" w14:textId="77777777" w:rsidR="00DC3B50" w:rsidRDefault="00DC3B50" w:rsidP="005C488F">
      <w:pPr>
        <w:pStyle w:val="a6"/>
        <w:ind w:left="720" w:firstLine="0"/>
        <w:jc w:val="center"/>
        <w:rPr>
          <w:rFonts w:eastAsiaTheme="minorEastAsia"/>
          <w:lang w:eastAsia="zh-CN"/>
        </w:rPr>
      </w:pPr>
    </w:p>
    <w:p w14:paraId="07CEAE0B" w14:textId="77777777" w:rsidR="00DC3B50" w:rsidRDefault="00DC3B50" w:rsidP="005C488F">
      <w:pPr>
        <w:pStyle w:val="a6"/>
        <w:ind w:left="720" w:firstLine="0"/>
        <w:jc w:val="center"/>
        <w:rPr>
          <w:rFonts w:eastAsiaTheme="minorEastAsia"/>
          <w:lang w:eastAsia="zh-CN"/>
        </w:rPr>
      </w:pPr>
    </w:p>
    <w:p w14:paraId="1AF17F00" w14:textId="77777777" w:rsidR="00DC3B50" w:rsidRDefault="00DC3B50" w:rsidP="005C488F">
      <w:pPr>
        <w:pStyle w:val="a6"/>
        <w:ind w:left="720" w:firstLine="0"/>
        <w:jc w:val="center"/>
        <w:rPr>
          <w:rFonts w:eastAsiaTheme="minorEastAsia"/>
          <w:lang w:eastAsia="zh-CN"/>
        </w:rPr>
      </w:pPr>
    </w:p>
    <w:p w14:paraId="086B0CEE" w14:textId="77777777" w:rsidR="00DC3B50" w:rsidRDefault="00DC3B50" w:rsidP="005C488F">
      <w:pPr>
        <w:pStyle w:val="a6"/>
        <w:ind w:left="720" w:firstLine="0"/>
        <w:jc w:val="center"/>
        <w:rPr>
          <w:rFonts w:eastAsiaTheme="minorEastAsia"/>
          <w:lang w:eastAsia="zh-CN"/>
        </w:rPr>
      </w:pPr>
    </w:p>
    <w:p w14:paraId="42B80F81" w14:textId="77777777" w:rsidR="00DC3B50" w:rsidRDefault="00DC3B50" w:rsidP="005C488F">
      <w:pPr>
        <w:pStyle w:val="a6"/>
        <w:ind w:left="720" w:firstLine="0"/>
        <w:jc w:val="center"/>
        <w:rPr>
          <w:rFonts w:eastAsiaTheme="minorEastAsia"/>
          <w:lang w:eastAsia="zh-CN"/>
        </w:rPr>
      </w:pPr>
    </w:p>
    <w:p w14:paraId="33A223CC" w14:textId="77777777" w:rsidR="00DC3B50" w:rsidRDefault="00DC3B50" w:rsidP="005C488F">
      <w:pPr>
        <w:pStyle w:val="a6"/>
        <w:ind w:left="720" w:firstLine="0"/>
        <w:jc w:val="center"/>
        <w:rPr>
          <w:rFonts w:eastAsiaTheme="minorEastAsia"/>
          <w:lang w:eastAsia="zh-CN"/>
        </w:rPr>
      </w:pPr>
    </w:p>
    <w:p w14:paraId="1BE3BE87" w14:textId="35566150" w:rsidR="00DC3B50" w:rsidRPr="00DC3B50" w:rsidDel="00DC3B50" w:rsidRDefault="00DC3B50" w:rsidP="00DC3B50">
      <w:pPr>
        <w:pStyle w:val="a6"/>
        <w:ind w:left="720" w:firstLine="0"/>
        <w:rPr>
          <w:del w:id="45" w:author="兴雨 郭" w:date="2026-02-01T23:46:00Z" w16du:dateUtc="2026-02-01T15:46:00Z"/>
          <w:rFonts w:eastAsiaTheme="minorEastAsia" w:hint="eastAsia"/>
          <w:lang w:eastAsia="zh-CN"/>
          <w:rPrChange w:id="46" w:author="兴雨 郭" w:date="2026-02-01T23:45:00Z" w16du:dateUtc="2026-02-01T15:45:00Z">
            <w:rPr>
              <w:del w:id="47" w:author="兴雨 郭" w:date="2026-02-01T23:46:00Z" w16du:dateUtc="2026-02-01T15:46:00Z"/>
              <w:rFonts w:eastAsiaTheme="minorEastAsia" w:hint="eastAsia"/>
              <w:u w:val="words"/>
              <w:lang w:eastAsia="zh-CN"/>
            </w:rPr>
          </w:rPrChange>
        </w:rPr>
        <w:pPrChange w:id="48" w:author="兴雨 郭" w:date="2026-02-01T23:45:00Z" w16du:dateUtc="2026-02-01T15:45:00Z">
          <w:pPr>
            <w:pStyle w:val="a6"/>
            <w:ind w:left="720" w:firstLine="0"/>
            <w:jc w:val="center"/>
          </w:pPr>
        </w:pPrChange>
      </w:pPr>
      <w:del w:id="49" w:author="兴雨 郭" w:date="2026-02-01T23:46:00Z" w16du:dateUtc="2026-02-01T15:46:00Z">
        <w:r w:rsidRPr="00DC3B50" w:rsidDel="00DC3B50">
          <w:rPr>
            <w:rFonts w:eastAsiaTheme="minorEastAsia" w:hint="eastAsia"/>
            <w:lang w:eastAsia="zh-CN"/>
            <w:rPrChange w:id="50" w:author="兴雨 郭" w:date="2026-02-01T23:45:00Z" w16du:dateUtc="2026-02-01T15:45:00Z">
              <w:rPr>
                <w:rFonts w:eastAsiaTheme="minorEastAsia" w:hint="eastAsia"/>
                <w:u w:val="words"/>
                <w:lang w:eastAsia="zh-CN"/>
              </w:rPr>
            </w:rPrChange>
          </w:rPr>
          <w:lastRenderedPageBreak/>
          <w:delText>人如图</w:delText>
        </w:r>
      </w:del>
    </w:p>
    <w:p w14:paraId="3714D2F9" w14:textId="47D0AF0E" w:rsidR="0076352E" w:rsidRDefault="000E64A2" w:rsidP="000E64A2">
      <w:pPr>
        <w:pStyle w:val="11"/>
        <w:tabs>
          <w:tab w:val="left" w:pos="487"/>
        </w:tabs>
        <w:spacing w:before="109"/>
        <w:jc w:val="center"/>
        <w:rPr>
          <w:rFonts w:ascii="Times New Roman" w:eastAsia="宋体" w:hAnsi="Times New Roman" w:cs="Times New Roman"/>
          <w:spacing w:val="-2"/>
          <w:w w:val="110"/>
          <w:lang w:eastAsia="zh-CN"/>
        </w:rPr>
      </w:pPr>
      <w:r w:rsidRPr="00D04ADF">
        <w:rPr>
          <w:rFonts w:eastAsia="宋体"/>
          <w:noProof/>
          <w:spacing w:val="-2"/>
          <w:w w:val="110"/>
          <w:lang w:eastAsia="zh-CN"/>
        </w:rPr>
        <w:drawing>
          <wp:anchor distT="0" distB="0" distL="114300" distR="114300" simplePos="0" relativeHeight="251790336" behindDoc="0" locked="0" layoutInCell="1" allowOverlap="1" wp14:anchorId="6E5A8028" wp14:editId="38AD011B">
            <wp:simplePos x="0" y="0"/>
            <wp:positionH relativeFrom="column">
              <wp:posOffset>-79375</wp:posOffset>
            </wp:positionH>
            <wp:positionV relativeFrom="paragraph">
              <wp:posOffset>177</wp:posOffset>
            </wp:positionV>
            <wp:extent cx="6668140" cy="4857750"/>
            <wp:effectExtent l="0" t="0" r="0" b="0"/>
            <wp:wrapTopAndBottom/>
            <wp:docPr id="1841252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2218" name=""/>
                    <pic:cNvPicPr/>
                  </pic:nvPicPr>
                  <pic:blipFill>
                    <a:blip r:embed="rId31">
                      <a:extLst>
                        <a:ext uri="{28A0092B-C50C-407E-A947-70E740481C1C}">
                          <a14:useLocalDpi xmlns:a14="http://schemas.microsoft.com/office/drawing/2010/main" val="0"/>
                        </a:ext>
                      </a:extLst>
                    </a:blip>
                    <a:stretch>
                      <a:fillRect/>
                    </a:stretch>
                  </pic:blipFill>
                  <pic:spPr>
                    <a:xfrm>
                      <a:off x="0" y="0"/>
                      <a:ext cx="6668140" cy="4857750"/>
                    </a:xfrm>
                    <a:prstGeom prst="rect">
                      <a:avLst/>
                    </a:prstGeom>
                  </pic:spPr>
                </pic:pic>
              </a:graphicData>
            </a:graphic>
            <wp14:sizeRelH relativeFrom="page">
              <wp14:pctWidth>0</wp14:pctWidth>
            </wp14:sizeRelH>
            <wp14:sizeRelV relativeFrom="page">
              <wp14:pctHeight>0</wp14:pctHeight>
            </wp14:sizeRelV>
          </wp:anchor>
        </w:drawing>
      </w:r>
      <w:r w:rsidR="00D04ADF">
        <w:rPr>
          <w:rFonts w:ascii="Times New Roman" w:eastAsia="宋体" w:hAnsi="Times New Roman" w:cs="Times New Roman" w:hint="eastAsia"/>
          <w:spacing w:val="-2"/>
          <w:w w:val="110"/>
          <w:highlight w:val="yellow"/>
          <w:lang w:eastAsia="zh-CN"/>
        </w:rPr>
        <w:t>图</w:t>
      </w:r>
      <w:del w:id="51" w:author="兴雨 郭" w:date="2026-02-01T23:46:00Z" w16du:dateUtc="2026-02-01T15:46:00Z">
        <w:r w:rsidR="00D04ADF" w:rsidDel="00DC3B50">
          <w:rPr>
            <w:rFonts w:ascii="Times New Roman" w:eastAsia="宋体" w:hAnsi="Times New Roman" w:cs="Times New Roman" w:hint="eastAsia"/>
            <w:spacing w:val="-2"/>
            <w:w w:val="110"/>
            <w:highlight w:val="yellow"/>
            <w:lang w:eastAsia="zh-CN"/>
          </w:rPr>
          <w:delText xml:space="preserve">2 </w:delText>
        </w:r>
      </w:del>
      <w:ins w:id="52" w:author="兴雨 郭" w:date="2026-02-01T23:46:00Z" w16du:dateUtc="2026-02-01T15:46:00Z">
        <w:r w:rsidR="00DC3B50">
          <w:rPr>
            <w:rFonts w:ascii="Times New Roman" w:eastAsia="宋体" w:hAnsi="Times New Roman" w:cs="Times New Roman" w:hint="eastAsia"/>
            <w:spacing w:val="-2"/>
            <w:w w:val="110"/>
            <w:highlight w:val="yellow"/>
            <w:lang w:eastAsia="zh-CN"/>
          </w:rPr>
          <w:t>5</w:t>
        </w:r>
        <w:r w:rsidR="00DC3B50">
          <w:rPr>
            <w:rFonts w:ascii="Times New Roman" w:eastAsia="宋体" w:hAnsi="Times New Roman" w:cs="Times New Roman" w:hint="eastAsia"/>
            <w:spacing w:val="-2"/>
            <w:w w:val="110"/>
            <w:highlight w:val="yellow"/>
            <w:lang w:eastAsia="zh-CN"/>
          </w:rPr>
          <w:t xml:space="preserve"> </w:t>
        </w:r>
      </w:ins>
      <w:r w:rsidR="00D04ADF">
        <w:rPr>
          <w:rFonts w:ascii="Times New Roman" w:eastAsia="宋体" w:hAnsi="Times New Roman" w:cs="Times New Roman" w:hint="eastAsia"/>
          <w:spacing w:val="-2"/>
          <w:w w:val="110"/>
          <w:highlight w:val="yellow"/>
          <w:lang w:eastAsia="zh-CN"/>
        </w:rPr>
        <w:t>SC-RRT</w:t>
      </w:r>
      <w:bookmarkEnd w:id="35"/>
      <w:r w:rsidR="00DC3B50" w:rsidRPr="00DC3B50">
        <w:rPr>
          <w:rFonts w:ascii="Times New Roman" w:eastAsia="宋体" w:hAnsi="Times New Roman" w:cs="Times New Roman"/>
          <w:spacing w:val="-2"/>
          <w:w w:val="110"/>
          <w:highlight w:val="yellow"/>
          <w:lang w:eastAsia="zh-CN"/>
        </w:rPr>
        <w:t>总体流程与模块关系</w:t>
      </w:r>
      <w:r w:rsidR="00DC3B50">
        <w:rPr>
          <w:rFonts w:ascii="Times New Roman" w:eastAsia="宋体" w:hAnsi="Times New Roman" w:cs="Times New Roman" w:hint="eastAsia"/>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SC-RRT</w:t>
      </w:r>
      <w:r w:rsidR="00DC3B50" w:rsidRPr="00DC3B50">
        <w:rPr>
          <w:rFonts w:ascii="Times New Roman" w:eastAsia="宋体" w:hAnsi="Times New Roman" w:cs="Times New Roman"/>
          <w:spacing w:val="-2"/>
          <w:w w:val="110"/>
          <w:highlight w:val="yellow"/>
          <w:lang w:eastAsia="zh-CN"/>
        </w:rPr>
        <w:t>由</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路径规划主循环（</w:t>
      </w:r>
      <w:r w:rsidR="00DC3B50" w:rsidRPr="00DC3B50">
        <w:rPr>
          <w:rFonts w:ascii="Times New Roman" w:eastAsia="宋体" w:hAnsi="Times New Roman" w:cs="Times New Roman"/>
          <w:spacing w:val="-2"/>
          <w:w w:val="110"/>
          <w:highlight w:val="yellow"/>
          <w:lang w:eastAsia="zh-CN"/>
        </w:rPr>
        <w:t>SP</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自适应控制（</w:t>
      </w:r>
      <w:r w:rsidR="00DC3B50" w:rsidRPr="00DC3B50">
        <w:rPr>
          <w:rFonts w:ascii="Times New Roman" w:eastAsia="宋体" w:hAnsi="Times New Roman" w:cs="Times New Roman"/>
          <w:spacing w:val="-2"/>
          <w:w w:val="110"/>
          <w:highlight w:val="yellow"/>
          <w:lang w:eastAsia="zh-CN"/>
        </w:rPr>
        <w:t>PID</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双向超椭球约束采样（</w:t>
      </w:r>
      <w:r w:rsidR="00DC3B50" w:rsidRPr="00DC3B50">
        <w:rPr>
          <w:rFonts w:ascii="Times New Roman" w:eastAsia="宋体" w:hAnsi="Times New Roman" w:cs="Times New Roman"/>
          <w:spacing w:val="-2"/>
          <w:w w:val="110"/>
          <w:highlight w:val="yellow"/>
          <w:lang w:eastAsia="zh-CN"/>
        </w:rPr>
        <w:t>ADCS</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可行性验证与连接（</w:t>
      </w:r>
      <w:r w:rsidR="00DC3B50" w:rsidRPr="00DC3B50">
        <w:rPr>
          <w:rFonts w:ascii="Times New Roman" w:eastAsia="宋体" w:hAnsi="Times New Roman" w:cs="Times New Roman"/>
          <w:spacing w:val="-2"/>
          <w:w w:val="110"/>
          <w:highlight w:val="yellow"/>
          <w:lang w:eastAsia="zh-CN"/>
        </w:rPr>
        <w:t>Connect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组成；算法以固定步数触发会合点更新与控制器更新，并在碰撞检测与连接判定通过后实现双树连接，直至找到可行路径（</w:t>
      </w:r>
      <w:r w:rsidR="00DC3B50" w:rsidRPr="00DC3B50">
        <w:rPr>
          <w:rFonts w:ascii="Times New Roman" w:eastAsia="宋体" w:hAnsi="Times New Roman" w:cs="Times New Roman"/>
          <w:spacing w:val="-2"/>
          <w:w w:val="110"/>
          <w:highlight w:val="yellow"/>
          <w:lang w:eastAsia="zh-CN"/>
        </w:rPr>
        <w:t>PF</w:t>
      </w:r>
      <w:r w:rsidR="00DC3B50" w:rsidRPr="00DC3B50">
        <w:rPr>
          <w:rFonts w:ascii="Times New Roman" w:eastAsia="宋体" w:hAnsi="Times New Roman" w:cs="Times New Roman"/>
          <w:spacing w:val="-2"/>
          <w:w w:val="110"/>
          <w:highlight w:val="yellow"/>
          <w:lang w:eastAsia="zh-CN"/>
        </w:rPr>
        <w:t>）。</w:t>
      </w:r>
    </w:p>
    <w:p w14:paraId="383A1755" w14:textId="6C4F2187" w:rsidR="00DC3B50" w:rsidRPr="000E64A2" w:rsidRDefault="00DC3B50" w:rsidP="00DC3B50">
      <w:pPr>
        <w:pStyle w:val="11"/>
        <w:tabs>
          <w:tab w:val="left" w:pos="487"/>
        </w:tabs>
        <w:spacing w:before="109"/>
        <w:rPr>
          <w:rFonts w:ascii="Times New Roman" w:eastAsia="宋体" w:hAnsi="Times New Roman" w:cs="Times New Roman" w:hint="eastAsia"/>
          <w:spacing w:val="-2"/>
          <w:w w:val="110"/>
          <w:lang w:eastAsia="zh-CN"/>
        </w:rPr>
      </w:pPr>
    </w:p>
    <w:p w14:paraId="2960704D" w14:textId="740792AC" w:rsidR="00A008C3" w:rsidRPr="00385D0C" w:rsidRDefault="00EA01BF" w:rsidP="00385D0C">
      <w:pPr>
        <w:pStyle w:val="11"/>
        <w:numPr>
          <w:ilvl w:val="0"/>
          <w:numId w:val="5"/>
        </w:numPr>
        <w:tabs>
          <w:tab w:val="left" w:pos="487"/>
        </w:tabs>
        <w:spacing w:before="109"/>
        <w:rPr>
          <w:rFonts w:ascii="Times New Roman" w:eastAsia="宋体" w:hAnsi="Times New Roman" w:cs="Times New Roman"/>
          <w:spacing w:val="-2"/>
          <w:w w:val="110"/>
        </w:rPr>
      </w:pPr>
      <w:bookmarkStart w:id="53" w:name="2_Problem_statement_and_notation"/>
      <w:bookmarkEnd w:id="53"/>
      <w:commentRangeStart w:id="54"/>
      <w:r w:rsidRPr="009F4587">
        <w:rPr>
          <w:rFonts w:ascii="Times New Roman" w:eastAsia="宋体" w:hAnsi="Times New Roman" w:cs="Times New Roman"/>
          <w:spacing w:val="-2"/>
          <w:w w:val="110"/>
        </w:rPr>
        <w:t>Simulation</w:t>
      </w:r>
      <w:bookmarkStart w:id="55" w:name="OLE_LINK21"/>
      <w:commentRangeEnd w:id="54"/>
      <w:r w:rsidR="00016377" w:rsidRPr="00385D0C">
        <w:rPr>
          <w:rStyle w:val="af0"/>
          <w:rFonts w:ascii="Times New Roman" w:eastAsia="宋体" w:hAnsi="Times New Roman" w:cs="Times New Roman"/>
          <w:spacing w:val="-2"/>
          <w:w w:val="110"/>
          <w:sz w:val="24"/>
          <w:szCs w:val="24"/>
        </w:rPr>
        <w:commentReference w:id="54"/>
      </w:r>
    </w:p>
    <w:bookmarkEnd w:id="55"/>
    <w:p w14:paraId="4E5117F1" w14:textId="1DBF9BFD"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w:t>
      </w:r>
      <w:r w:rsidR="007408D5" w:rsidRPr="007408D5">
        <w:rPr>
          <w:rFonts w:eastAsiaTheme="minorEastAsia" w:hint="eastAsia"/>
          <w:sz w:val="22"/>
          <w:szCs w:val="22"/>
          <w:highlight w:val="red"/>
          <w:lang w:eastAsia="zh-CN"/>
        </w:rPr>
        <w:t>最优采样间隔</w:t>
      </w:r>
      <w:r w:rsidRPr="004B65D6">
        <w:rPr>
          <w:rFonts w:eastAsiaTheme="minorEastAsia"/>
          <w:sz w:val="22"/>
          <w:szCs w:val="22"/>
          <w:lang w:eastAsia="zh-CN"/>
        </w:rPr>
        <w:t>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commentRangeStart w:id="56"/>
      <w:commentRangeStart w:id="57"/>
      <w:commentRangeStart w:id="58"/>
      <w:r w:rsidRPr="004B65D6">
        <w:rPr>
          <w:rFonts w:eastAsiaTheme="minorEastAsia" w:hint="eastAsia"/>
          <w:sz w:val="22"/>
          <w:szCs w:val="22"/>
          <w:lang w:eastAsia="zh-CN"/>
        </w:rPr>
        <w:t>Table 1 Environment configurations</w:t>
      </w:r>
      <w:commentRangeEnd w:id="56"/>
      <w:r w:rsidR="00016377" w:rsidRPr="004B65D6">
        <w:rPr>
          <w:rStyle w:val="af0"/>
          <w:rFonts w:eastAsiaTheme="minorEastAsia"/>
          <w:sz w:val="22"/>
          <w:szCs w:val="22"/>
          <w:lang w:eastAsia="zh-CN"/>
        </w:rPr>
        <w:commentReference w:id="56"/>
      </w:r>
      <w:commentRangeEnd w:id="57"/>
      <w:r w:rsidR="00016377" w:rsidRPr="004B65D6">
        <w:rPr>
          <w:rStyle w:val="af0"/>
          <w:rFonts w:eastAsiaTheme="minorEastAsia"/>
          <w:sz w:val="22"/>
          <w:szCs w:val="22"/>
          <w:lang w:eastAsia="zh-CN"/>
        </w:rPr>
        <w:commentReference w:id="57"/>
      </w:r>
      <w:commentRangeEnd w:id="58"/>
      <w:r w:rsidR="00016377" w:rsidRPr="004B65D6">
        <w:rPr>
          <w:rStyle w:val="af0"/>
          <w:rFonts w:eastAsiaTheme="minorEastAsia"/>
          <w:sz w:val="22"/>
          <w:szCs w:val="22"/>
          <w:lang w:eastAsia="zh-CN"/>
        </w:rPr>
        <w:commentReference w:id="58"/>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59"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59"/>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1B5AF5DC" w:rsidR="00B10503" w:rsidRPr="00A00A93" w:rsidRDefault="00A00A93"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r w:rsidRPr="00DC1FB6">
        <w:rPr>
          <w:rFonts w:ascii="Times New Roman" w:eastAsiaTheme="minorEastAsia" w:hAnsi="Times New Roman" w:cs="Times New Roman" w:hint="eastAsia"/>
          <w:b w:val="0"/>
          <w:bCs w:val="0"/>
          <w:sz w:val="22"/>
          <w:szCs w:val="22"/>
          <w:lang w:eastAsia="zh-CN"/>
        </w:rPr>
        <w:t>为确定最优</w:t>
      </w:r>
      <w:r w:rsidRPr="00DC1FB6">
        <w:rPr>
          <w:rFonts w:ascii="Times New Roman" w:eastAsiaTheme="minorEastAsia" w:hAnsi="Times New Roman" w:cs="Times New Roman" w:hint="eastAsia"/>
          <w:b w:val="0"/>
          <w:bCs w:val="0"/>
          <w:sz w:val="22"/>
          <w:szCs w:val="22"/>
          <w:lang w:eastAsia="zh-CN"/>
        </w:rPr>
        <w:t>PID</w:t>
      </w:r>
      <w:r w:rsidRPr="00DC1FB6">
        <w:rPr>
          <w:rFonts w:ascii="Times New Roman" w:eastAsiaTheme="minorEastAsia" w:hAnsi="Times New Roman" w:cs="Times New Roman" w:hint="eastAsia"/>
          <w:b w:val="0"/>
          <w:bCs w:val="0"/>
          <w:sz w:val="22"/>
          <w:szCs w:val="22"/>
          <w:lang w:eastAsia="zh-CN"/>
        </w:rPr>
        <w:t>参数组合，在表一环境配置下进行参数扫描实验，通过大量实验验证选出最优解，当</w:t>
      </w:r>
      <w:r w:rsidRPr="00DC1FB6">
        <w:rPr>
          <w:rFonts w:ascii="Times New Roman" w:eastAsiaTheme="minorEastAsia" w:hAnsi="Times New Roman" w:cs="Times New Roman" w:hint="eastAsia"/>
          <w:b w:val="0"/>
          <w:bCs w:val="0"/>
          <w:sz w:val="22"/>
          <w:szCs w:val="22"/>
          <w:lang w:eastAsia="zh-CN"/>
        </w:rPr>
        <w:t>Kp=0.25,Ki=0.4,Kd=0.2</w:t>
      </w:r>
      <w:r w:rsidRPr="00DC1FB6">
        <w:rPr>
          <w:rFonts w:ascii="Times New Roman" w:eastAsiaTheme="minorEastAsia" w:hAnsi="Times New Roman" w:cs="Times New Roman" w:hint="eastAsia"/>
          <w:b w:val="0"/>
          <w:bCs w:val="0"/>
          <w:sz w:val="22"/>
          <w:szCs w:val="22"/>
          <w:lang w:eastAsia="zh-CN"/>
        </w:rPr>
        <w:t>时，成功率最高，路径最短</w:t>
      </w:r>
      <w:r>
        <w:rPr>
          <w:rFonts w:ascii="Times New Roman" w:eastAsiaTheme="minorEastAsia" w:hAnsi="Times New Roman" w:cs="Times New Roman" w:hint="eastAsia"/>
          <w:b w:val="0"/>
          <w:bCs w:val="0"/>
          <w:sz w:val="22"/>
          <w:szCs w:val="22"/>
          <w:lang w:eastAsia="zh-CN"/>
        </w:rPr>
        <w:t>。故以此作为实验标准进行后续的对比算法实验配置。</w:t>
      </w:r>
    </w:p>
    <w:p w14:paraId="05D9D83B" w14:textId="1149120C" w:rsidR="00A00A93" w:rsidRDefault="00B10503" w:rsidP="00A00A9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7EB58F28" w14:textId="1520FAF5" w:rsidR="00923A6B" w:rsidRPr="001D1F27" w:rsidRDefault="00923A6B" w:rsidP="00B10503">
      <w:pPr>
        <w:pStyle w:val="11"/>
        <w:tabs>
          <w:tab w:val="left" w:pos="487"/>
        </w:tabs>
        <w:spacing w:before="109"/>
        <w:jc w:val="center"/>
        <w:rPr>
          <w:rFonts w:ascii="Times New Roman" w:eastAsia="宋体" w:hAnsi="Times New Roman" w:cs="Times New Roman"/>
          <w:spacing w:val="-2"/>
          <w:w w:val="110"/>
          <w:lang w:eastAsia="zh-CN"/>
        </w:rPr>
      </w:pPr>
      <w:r>
        <w:rPr>
          <w:rFonts w:eastAsiaTheme="minorEastAsia" w:hint="eastAsia"/>
          <w:sz w:val="22"/>
          <w:szCs w:val="22"/>
          <w:lang w:eastAsia="zh-CN"/>
        </w:rPr>
        <w:lastRenderedPageBreak/>
        <w:t>表</w:t>
      </w:r>
      <w:r>
        <w:rPr>
          <w:rFonts w:eastAsiaTheme="minorEastAsia" w:hint="eastAsia"/>
          <w:sz w:val="22"/>
          <w:szCs w:val="22"/>
          <w:lang w:eastAsia="zh-CN"/>
        </w:rPr>
        <w:t xml:space="preserve">2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1870"/>
        <w:gridCol w:w="660"/>
        <w:gridCol w:w="1357"/>
        <w:gridCol w:w="2017"/>
        <w:gridCol w:w="990"/>
        <w:gridCol w:w="990"/>
      </w:tblGrid>
      <w:tr w:rsidR="00B10503" w14:paraId="094036BF" w14:textId="232A9B67" w:rsidTr="00B10503">
        <w:trPr>
          <w:jc w:val="center"/>
        </w:trPr>
        <w:tc>
          <w:tcPr>
            <w:tcW w:w="1308" w:type="dxa"/>
            <w:tcBorders>
              <w:top w:val="single" w:sz="6" w:space="0" w:color="auto"/>
              <w:bottom w:val="single" w:sz="12" w:space="0" w:color="auto"/>
            </w:tcBorders>
          </w:tcPr>
          <w:p w14:paraId="5EDF2BF9" w14:textId="286FD6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1870" w:type="dxa"/>
            <w:tcBorders>
              <w:top w:val="single" w:sz="6" w:space="0" w:color="auto"/>
              <w:bottom w:val="single" w:sz="12" w:space="0" w:color="auto"/>
            </w:tcBorders>
          </w:tcPr>
          <w:p w14:paraId="32A6DD9A" w14:textId="039127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660" w:type="dxa"/>
            <w:tcBorders>
              <w:top w:val="single" w:sz="6" w:space="0" w:color="auto"/>
              <w:bottom w:val="single" w:sz="12" w:space="0" w:color="auto"/>
            </w:tcBorders>
          </w:tcPr>
          <w:p w14:paraId="4690373C" w14:textId="3AE8F52A" w:rsidR="00B10503" w:rsidRPr="004B65D6" w:rsidRDefault="00EF0E31"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w:t>
            </w:r>
            <w:r w:rsidR="00B10503">
              <w:rPr>
                <w:rFonts w:eastAsiaTheme="minorEastAsia" w:hint="eastAsia"/>
                <w:sz w:val="22"/>
                <w:szCs w:val="22"/>
                <w:lang w:eastAsia="zh-CN"/>
              </w:rPr>
              <w:t>d</w:t>
            </w:r>
          </w:p>
        </w:tc>
        <w:tc>
          <w:tcPr>
            <w:tcW w:w="1357" w:type="dxa"/>
            <w:tcBorders>
              <w:top w:val="single" w:sz="6" w:space="0" w:color="auto"/>
              <w:bottom w:val="single" w:sz="12" w:space="0" w:color="auto"/>
            </w:tcBorders>
          </w:tcPr>
          <w:p w14:paraId="25A3CDEB" w14:textId="6ECA953B"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2017" w:type="dxa"/>
            <w:tcBorders>
              <w:top w:val="single" w:sz="6" w:space="0" w:color="auto"/>
              <w:bottom w:val="single" w:sz="12" w:space="0" w:color="auto"/>
            </w:tcBorders>
          </w:tcPr>
          <w:p w14:paraId="181F7109" w14:textId="3516ABDA"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990" w:type="dxa"/>
            <w:tcBorders>
              <w:top w:val="single" w:sz="6" w:space="0" w:color="auto"/>
              <w:bottom w:val="single" w:sz="12" w:space="0" w:color="auto"/>
            </w:tcBorders>
          </w:tcPr>
          <w:p w14:paraId="349892B7" w14:textId="62A1085D"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节点树</w:t>
            </w:r>
          </w:p>
        </w:tc>
        <w:tc>
          <w:tcPr>
            <w:tcW w:w="990" w:type="dxa"/>
            <w:tcBorders>
              <w:top w:val="single" w:sz="6" w:space="0" w:color="auto"/>
              <w:bottom w:val="single" w:sz="12" w:space="0" w:color="auto"/>
            </w:tcBorders>
          </w:tcPr>
          <w:p w14:paraId="5C413738" w14:textId="46AFA091"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成功率</w:t>
            </w:r>
          </w:p>
        </w:tc>
      </w:tr>
      <w:tr w:rsidR="00B10503" w14:paraId="4C9A37BF" w14:textId="6FBE0B07" w:rsidTr="00B10503">
        <w:trPr>
          <w:jc w:val="center"/>
        </w:trPr>
        <w:tc>
          <w:tcPr>
            <w:tcW w:w="1308" w:type="dxa"/>
            <w:tcBorders>
              <w:top w:val="single" w:sz="12" w:space="0" w:color="auto"/>
            </w:tcBorders>
          </w:tcPr>
          <w:p w14:paraId="7F80F402" w14:textId="475D19C7"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870" w:type="dxa"/>
            <w:tcBorders>
              <w:top w:val="single" w:sz="12" w:space="0" w:color="auto"/>
            </w:tcBorders>
          </w:tcPr>
          <w:p w14:paraId="111DDA87" w14:textId="11CD9BD4"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660" w:type="dxa"/>
            <w:tcBorders>
              <w:top w:val="single" w:sz="12" w:space="0" w:color="auto"/>
            </w:tcBorders>
          </w:tcPr>
          <w:p w14:paraId="415532CD" w14:textId="6D2F560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357" w:type="dxa"/>
            <w:tcBorders>
              <w:top w:val="single" w:sz="12" w:space="0" w:color="auto"/>
            </w:tcBorders>
          </w:tcPr>
          <w:p w14:paraId="7C8AC06E" w14:textId="648B5126"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2017" w:type="dxa"/>
            <w:tcBorders>
              <w:top w:val="single" w:sz="12" w:space="0" w:color="auto"/>
            </w:tcBorders>
          </w:tcPr>
          <w:p w14:paraId="7205339E" w14:textId="5B71A81F"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1189.3</w:t>
            </w:r>
          </w:p>
        </w:tc>
        <w:tc>
          <w:tcPr>
            <w:tcW w:w="990" w:type="dxa"/>
            <w:tcBorders>
              <w:top w:val="single" w:sz="12" w:space="0" w:color="auto"/>
            </w:tcBorders>
          </w:tcPr>
          <w:p w14:paraId="68B9FB42" w14:textId="4932057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c>
          <w:tcPr>
            <w:tcW w:w="990" w:type="dxa"/>
            <w:tcBorders>
              <w:top w:val="single" w:sz="12" w:space="0" w:color="auto"/>
            </w:tcBorders>
          </w:tcPr>
          <w:p w14:paraId="41E90C96" w14:textId="5EDC700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67%</w:t>
            </w:r>
          </w:p>
        </w:tc>
      </w:tr>
      <w:tr w:rsidR="00B10503" w14:paraId="776F14AD" w14:textId="3BCA70C8" w:rsidTr="00B10503">
        <w:trPr>
          <w:jc w:val="center"/>
        </w:trPr>
        <w:tc>
          <w:tcPr>
            <w:tcW w:w="1308" w:type="dxa"/>
          </w:tcPr>
          <w:p w14:paraId="53598442" w14:textId="1E93F3BD"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870" w:type="dxa"/>
          </w:tcPr>
          <w:p w14:paraId="2C33CB11" w14:textId="02EB54D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660" w:type="dxa"/>
          </w:tcPr>
          <w:p w14:paraId="5A022503" w14:textId="64CF8A5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357" w:type="dxa"/>
          </w:tcPr>
          <w:p w14:paraId="1F52DC21" w14:textId="09F1626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2017" w:type="dxa"/>
          </w:tcPr>
          <w:p w14:paraId="48D39104" w14:textId="368D455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1165.7</w:t>
            </w:r>
          </w:p>
        </w:tc>
        <w:tc>
          <w:tcPr>
            <w:tcW w:w="990" w:type="dxa"/>
          </w:tcPr>
          <w:p w14:paraId="60557ED2" w14:textId="6E70F5F7"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c>
          <w:tcPr>
            <w:tcW w:w="990" w:type="dxa"/>
          </w:tcPr>
          <w:p w14:paraId="4AEF3A25" w14:textId="57D20AE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55%</w:t>
            </w:r>
          </w:p>
        </w:tc>
      </w:tr>
      <w:tr w:rsidR="00B10503" w14:paraId="183489D8" w14:textId="77777777" w:rsidTr="00B10503">
        <w:trPr>
          <w:jc w:val="center"/>
        </w:trPr>
        <w:tc>
          <w:tcPr>
            <w:tcW w:w="1308" w:type="dxa"/>
          </w:tcPr>
          <w:p w14:paraId="40716CDE" w14:textId="6048E3E6"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870" w:type="dxa"/>
          </w:tcPr>
          <w:p w14:paraId="5A6A67E6" w14:textId="1921C6F5"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660" w:type="dxa"/>
          </w:tcPr>
          <w:p w14:paraId="3F20C7EF" w14:textId="08FA74E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357" w:type="dxa"/>
          </w:tcPr>
          <w:p w14:paraId="67A2EC72" w14:textId="145813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2017" w:type="dxa"/>
          </w:tcPr>
          <w:p w14:paraId="7055BC56" w14:textId="6A6262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1168.2</w:t>
            </w:r>
          </w:p>
        </w:tc>
        <w:tc>
          <w:tcPr>
            <w:tcW w:w="990" w:type="dxa"/>
          </w:tcPr>
          <w:p w14:paraId="242710CD" w14:textId="5795E7D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c>
          <w:tcPr>
            <w:tcW w:w="990" w:type="dxa"/>
          </w:tcPr>
          <w:p w14:paraId="09BC4F22" w14:textId="56DDEFB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73%</w:t>
            </w:r>
          </w:p>
        </w:tc>
      </w:tr>
      <w:tr w:rsidR="00B10503" w14:paraId="2166A5CC" w14:textId="77777777" w:rsidTr="00B10503">
        <w:trPr>
          <w:jc w:val="center"/>
        </w:trPr>
        <w:tc>
          <w:tcPr>
            <w:tcW w:w="1308" w:type="dxa"/>
          </w:tcPr>
          <w:p w14:paraId="3298E9AD" w14:textId="14EF5F00"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870" w:type="dxa"/>
          </w:tcPr>
          <w:p w14:paraId="2F497341" w14:textId="3FDA6BDA"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660" w:type="dxa"/>
          </w:tcPr>
          <w:p w14:paraId="2FD7638C" w14:textId="0B63D18F"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357" w:type="dxa"/>
          </w:tcPr>
          <w:p w14:paraId="7512D104" w14:textId="21EC3A43"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2017" w:type="dxa"/>
          </w:tcPr>
          <w:p w14:paraId="6DE97A84" w14:textId="6C039C6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1172.4</w:t>
            </w:r>
          </w:p>
        </w:tc>
        <w:tc>
          <w:tcPr>
            <w:tcW w:w="990" w:type="dxa"/>
          </w:tcPr>
          <w:p w14:paraId="310E01BB" w14:textId="5C6ACD0B"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c>
          <w:tcPr>
            <w:tcW w:w="990" w:type="dxa"/>
          </w:tcPr>
          <w:p w14:paraId="01652C71" w14:textId="3BB0607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89%</w:t>
            </w:r>
          </w:p>
        </w:tc>
      </w:tr>
      <w:tr w:rsidR="00B10503" w14:paraId="2983CD8D" w14:textId="77777777" w:rsidTr="00B10503">
        <w:trPr>
          <w:jc w:val="center"/>
        </w:trPr>
        <w:tc>
          <w:tcPr>
            <w:tcW w:w="1308" w:type="dxa"/>
            <w:tcBorders>
              <w:bottom w:val="single" w:sz="6" w:space="0" w:color="auto"/>
            </w:tcBorders>
          </w:tcPr>
          <w:p w14:paraId="4A6D5C67" w14:textId="5DE05DA9"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870" w:type="dxa"/>
            <w:tcBorders>
              <w:bottom w:val="single" w:sz="6" w:space="0" w:color="auto"/>
            </w:tcBorders>
          </w:tcPr>
          <w:p w14:paraId="607EBDB9" w14:textId="39685DEE"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660" w:type="dxa"/>
            <w:tcBorders>
              <w:bottom w:val="single" w:sz="6" w:space="0" w:color="auto"/>
            </w:tcBorders>
          </w:tcPr>
          <w:p w14:paraId="79414808" w14:textId="0F6B164C"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357" w:type="dxa"/>
            <w:tcBorders>
              <w:bottom w:val="single" w:sz="6" w:space="0" w:color="auto"/>
            </w:tcBorders>
          </w:tcPr>
          <w:p w14:paraId="58755557" w14:textId="254A5A3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1.023</w:t>
            </w:r>
          </w:p>
        </w:tc>
        <w:tc>
          <w:tcPr>
            <w:tcW w:w="2017" w:type="dxa"/>
            <w:tcBorders>
              <w:bottom w:val="single" w:sz="6" w:space="0" w:color="auto"/>
            </w:tcBorders>
          </w:tcPr>
          <w:p w14:paraId="2857BCF4" w14:textId="62FB1E44"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1203.6</w:t>
            </w:r>
          </w:p>
        </w:tc>
        <w:tc>
          <w:tcPr>
            <w:tcW w:w="990" w:type="dxa"/>
            <w:tcBorders>
              <w:bottom w:val="single" w:sz="4" w:space="0" w:color="auto"/>
            </w:tcBorders>
          </w:tcPr>
          <w:p w14:paraId="48F8A805" w14:textId="0A1C926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489</w:t>
            </w:r>
          </w:p>
        </w:tc>
        <w:tc>
          <w:tcPr>
            <w:tcW w:w="990" w:type="dxa"/>
            <w:tcBorders>
              <w:bottom w:val="single" w:sz="4" w:space="0" w:color="auto"/>
            </w:tcBorders>
          </w:tcPr>
          <w:p w14:paraId="06529752" w14:textId="3CE1108C"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58%</w:t>
            </w:r>
          </w:p>
        </w:tc>
      </w:tr>
    </w:tbl>
    <w:p w14:paraId="19A76606" w14:textId="77777777" w:rsidR="0059698D" w:rsidRDefault="0059698D" w:rsidP="0059698D">
      <w:pPr>
        <w:ind w:firstLineChars="200" w:firstLine="440"/>
        <w:rPr>
          <w:rFonts w:eastAsiaTheme="minorEastAsia"/>
          <w:lang w:eastAsia="zh-CN"/>
        </w:rPr>
      </w:pPr>
    </w:p>
    <w:p w14:paraId="46CA2D45" w14:textId="522CBEFA" w:rsidR="0060064D" w:rsidRDefault="00CE42D9" w:rsidP="0059698D">
      <w:pPr>
        <w:ind w:firstLineChars="200" w:firstLine="440"/>
        <w:jc w:val="both"/>
        <w:rPr>
          <w:rFonts w:eastAsiaTheme="minorEastAsia"/>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67FD86C3" w14:textId="77777777" w:rsidR="0059698D" w:rsidRDefault="0059698D" w:rsidP="0059698D">
      <w:pPr>
        <w:ind w:firstLineChars="200" w:firstLine="440"/>
        <w:jc w:val="both"/>
        <w:rPr>
          <w:rFonts w:eastAsiaTheme="minorEastAsia"/>
          <w:lang w:eastAsia="zh-CN"/>
        </w:rPr>
      </w:pPr>
    </w:p>
    <w:p w14:paraId="74415B7F" w14:textId="0A601731" w:rsidR="0059698D" w:rsidRPr="0059698D" w:rsidRDefault="0059698D" w:rsidP="0059698D">
      <w:pPr>
        <w:ind w:firstLineChars="200" w:firstLine="440"/>
        <w:jc w:val="both"/>
        <w:rPr>
          <w:rFonts w:eastAsiaTheme="minorEastAsia"/>
          <w:lang w:eastAsia="zh-CN"/>
        </w:rPr>
      </w:pPr>
      <w:r w:rsidRPr="00916166">
        <w:rPr>
          <w:rFonts w:eastAsiaTheme="minorEastAsia" w:hint="eastAsia"/>
          <w:lang w:eastAsia="zh-CN"/>
        </w:rPr>
        <w:t>表</w:t>
      </w:r>
      <w:r w:rsidRPr="00916166">
        <w:rPr>
          <w:rFonts w:eastAsiaTheme="minorEastAsia" w:hint="eastAsia"/>
          <w:lang w:eastAsia="zh-CN"/>
        </w:rPr>
        <w:t>3</w:t>
      </w:r>
      <w:r w:rsidRPr="00916166">
        <w:rPr>
          <w:rFonts w:eastAsiaTheme="minorEastAsia" w:hint="eastAsia"/>
          <w:lang w:eastAsia="zh-CN"/>
        </w:rPr>
        <w:t>比较了</w:t>
      </w:r>
      <w:r w:rsidRPr="00916166">
        <w:rPr>
          <w:rFonts w:eastAsiaTheme="minorEastAsia" w:hint="eastAsia"/>
          <w:lang w:eastAsia="zh-CN"/>
        </w:rPr>
        <w:t>SC-RRT</w:t>
      </w:r>
      <w:r w:rsidRPr="00916166">
        <w:rPr>
          <w:rFonts w:eastAsiaTheme="minorEastAsia" w:hint="eastAsia"/>
          <w:lang w:eastAsia="zh-CN"/>
        </w:rPr>
        <w:t>与传统</w:t>
      </w:r>
      <w:r w:rsidRPr="00916166">
        <w:rPr>
          <w:rFonts w:eastAsiaTheme="minorEastAsia" w:hint="eastAsia"/>
          <w:lang w:eastAsia="zh-CN"/>
        </w:rPr>
        <w:t>RRT</w:t>
      </w:r>
      <w:r w:rsidRPr="00916166">
        <w:rPr>
          <w:rFonts w:eastAsiaTheme="minorEastAsia" w:hint="eastAsia"/>
          <w:lang w:eastAsia="zh-CN"/>
        </w:rPr>
        <w:t>算法及其变体的性能。从表</w:t>
      </w:r>
      <w:r w:rsidRPr="00916166">
        <w:rPr>
          <w:rFonts w:eastAsiaTheme="minorEastAsia"/>
          <w:lang w:eastAsia="zh-CN"/>
        </w:rPr>
        <w:t>3</w:t>
      </w:r>
      <w:r w:rsidRPr="00916166">
        <w:rPr>
          <w:rFonts w:eastAsiaTheme="minorEastAsia" w:hint="eastAsia"/>
          <w:lang w:eastAsia="zh-CN"/>
        </w:rPr>
        <w:t>可以看出，传统算法</w:t>
      </w:r>
      <w:r w:rsidRPr="00916166">
        <w:rPr>
          <w:rFonts w:eastAsiaTheme="minorEastAsia" w:hint="eastAsia"/>
          <w:lang w:eastAsia="zh-CN"/>
        </w:rPr>
        <w:t>RRT-star</w:t>
      </w:r>
      <w:r w:rsidRPr="00916166">
        <w:rPr>
          <w:rFonts w:eastAsiaTheme="minorEastAsia" w:hint="eastAsia"/>
          <w:lang w:eastAsia="zh-CN"/>
        </w:rPr>
        <w:t>在得到更多时间支持的情况下其渐进最优性才会重回发挥，但大多数情况下对路径规划的实时性要求更高，故需要在此做出相应取舍，并且当随机节点</w:t>
      </w:r>
      <w:r w:rsidRPr="00916166">
        <w:rPr>
          <w:rFonts w:eastAsiaTheme="minorEastAsia" w:hint="eastAsia"/>
          <w:lang w:eastAsia="zh-CN"/>
        </w:rPr>
        <w:t>X</w:t>
      </w:r>
      <w:r w:rsidRPr="0059698D">
        <w:rPr>
          <w:rFonts w:eastAsiaTheme="minorEastAsia" w:hint="eastAsia"/>
          <w:lang w:eastAsia="zh-CN"/>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以</w:t>
      </w:r>
      <w:r w:rsidRPr="00916166">
        <w:rPr>
          <w:rFonts w:eastAsiaTheme="minorEastAsia" w:hint="eastAsia"/>
          <w:lang w:eastAsia="zh-CN"/>
        </w:rPr>
        <w:t>P</w:t>
      </w:r>
      <w:r w:rsidRPr="00916166">
        <w:rPr>
          <w:rFonts w:eastAsiaTheme="minorEastAsia" w:hint="eastAsia"/>
          <w:lang w:eastAsia="zh-CN"/>
        </w:rPr>
        <w:t>值</w:t>
      </w:r>
      <w:r w:rsidRPr="00916166">
        <w:rPr>
          <w:rFonts w:eastAsiaTheme="minorEastAsia"/>
          <w:lang w:eastAsia="zh-CN"/>
        </w:rPr>
        <w:t>8</w:t>
      </w:r>
      <w:r w:rsidRPr="00916166">
        <w:rPr>
          <w:rFonts w:eastAsiaTheme="minorEastAsia" w:hint="eastAsia"/>
          <w:lang w:eastAsia="zh-CN"/>
        </w:rPr>
        <w:t>为间隔生成一条收敛时间优于</w:t>
      </w:r>
      <w:r w:rsidRPr="00916166">
        <w:rPr>
          <w:rFonts w:eastAsiaTheme="minorEastAsia"/>
          <w:lang w:eastAsia="zh-CN"/>
        </w:rPr>
        <w:t>RRT *</w:t>
      </w:r>
      <w:r w:rsidRPr="00916166">
        <w:rPr>
          <w:rFonts w:eastAsiaTheme="minorEastAsia" w:hint="eastAsia"/>
          <w:lang w:eastAsia="zh-CN"/>
        </w:rPr>
        <w:t>的路径。当</w:t>
      </w:r>
      <w:r w:rsidRPr="00916166">
        <w:rPr>
          <w:rFonts w:eastAsiaTheme="minorEastAsia" w:hint="eastAsia"/>
          <w:lang w:eastAsia="zh-CN"/>
        </w:rPr>
        <w:t>P</w:t>
      </w:r>
      <w:r w:rsidRPr="00916166">
        <w:rPr>
          <w:rFonts w:eastAsiaTheme="minorEastAsia" w:hint="eastAsia"/>
          <w:lang w:eastAsia="zh-CN"/>
        </w:rPr>
        <w:t>值为</w:t>
      </w:r>
      <w:r w:rsidRPr="00916166">
        <w:rPr>
          <w:rFonts w:eastAsiaTheme="minorEastAsia"/>
          <w:lang w:eastAsia="zh-CN"/>
        </w:rPr>
        <w:t>6</w:t>
      </w:r>
      <w:r w:rsidRPr="00916166">
        <w:rPr>
          <w:rFonts w:eastAsiaTheme="minorEastAsia" w:hint="eastAsia"/>
          <w:lang w:eastAsia="zh-CN"/>
        </w:rPr>
        <w:t>时，</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生成的路径在消耗相同时间的情况下，在路径长度方面优于</w:t>
      </w:r>
      <w:r w:rsidRPr="00916166">
        <w:rPr>
          <w:rFonts w:eastAsiaTheme="minorEastAsia"/>
          <w:lang w:eastAsia="zh-CN"/>
        </w:rPr>
        <w:t>RRT</w:t>
      </w:r>
      <w:r w:rsidRPr="00916166">
        <w:rPr>
          <w:rFonts w:eastAsiaTheme="minorEastAsia" w:hint="eastAsia"/>
          <w:lang w:eastAsia="zh-CN"/>
        </w:rPr>
        <w:t>生成的路径。</w:t>
      </w:r>
      <w:r w:rsidRPr="00916166">
        <w:rPr>
          <w:rFonts w:eastAsiaTheme="minorEastAsia"/>
          <w:lang w:eastAsia="zh-CN"/>
        </w:rPr>
        <w:t xml:space="preserve"> </w:t>
      </w:r>
      <w:r w:rsidRPr="00916166">
        <w:rPr>
          <w:rFonts w:eastAsiaTheme="minorEastAsia" w:hint="eastAsia"/>
          <w:lang w:eastAsia="zh-CN"/>
        </w:rPr>
        <w:t>此外，当</w:t>
      </w:r>
      <w:r w:rsidRPr="00916166">
        <w:rPr>
          <w:rFonts w:eastAsiaTheme="minorEastAsia" w:hint="eastAsia"/>
          <w:lang w:eastAsia="zh-CN"/>
        </w:rPr>
        <w:t>P</w:t>
      </w:r>
      <w:r w:rsidRPr="00916166">
        <w:rPr>
          <w:rFonts w:eastAsiaTheme="minorEastAsia" w:hint="eastAsia"/>
          <w:lang w:eastAsia="zh-CN"/>
        </w:rPr>
        <w:t>值为</w:t>
      </w:r>
      <w:r w:rsidRPr="00916166">
        <w:rPr>
          <w:rFonts w:eastAsiaTheme="minorEastAsia"/>
          <w:lang w:eastAsia="zh-CN"/>
        </w:rPr>
        <w:t>4</w:t>
      </w:r>
      <w:r w:rsidRPr="00916166">
        <w:rPr>
          <w:rFonts w:eastAsiaTheme="minorEastAsia" w:hint="eastAsia"/>
          <w:lang w:eastAsia="zh-CN"/>
        </w:rPr>
        <w:t>时，</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不仅比</w:t>
      </w:r>
      <w:r w:rsidRPr="00916166">
        <w:rPr>
          <w:rFonts w:eastAsiaTheme="minorEastAsia"/>
          <w:lang w:eastAsia="zh-CN"/>
        </w:rPr>
        <w:t>RRT</w:t>
      </w:r>
      <w:r w:rsidRPr="00916166">
        <w:rPr>
          <w:rFonts w:eastAsiaTheme="minorEastAsia" w:hint="eastAsia"/>
          <w:lang w:eastAsia="zh-CN"/>
        </w:rPr>
        <w:t>具有更短的收敛时间，而且比</w:t>
      </w:r>
      <w:r w:rsidRPr="00916166">
        <w:rPr>
          <w:rFonts w:eastAsiaTheme="minorEastAsia"/>
          <w:lang w:eastAsia="zh-CN"/>
        </w:rPr>
        <w:t>RRT *</w:t>
      </w:r>
      <w:r w:rsidRPr="00916166">
        <w:rPr>
          <w:rFonts w:eastAsiaTheme="minorEastAsia" w:hint="eastAsia"/>
          <w:lang w:eastAsia="zh-CN"/>
        </w:rPr>
        <w:t>具有更短的路径长度，因此与传统的</w:t>
      </w:r>
      <w:r w:rsidRPr="00916166">
        <w:rPr>
          <w:rFonts w:eastAsiaTheme="minorEastAsia"/>
          <w:lang w:eastAsia="zh-CN"/>
        </w:rPr>
        <w:t>RRT</w:t>
      </w:r>
      <w:r w:rsidRPr="00916166">
        <w:rPr>
          <w:rFonts w:eastAsiaTheme="minorEastAsia" w:hint="eastAsia"/>
          <w:lang w:eastAsia="zh-CN"/>
        </w:rPr>
        <w:t>变体相比，</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在平衡收敛时间和路径长度方面具有明显的优势。除了这些传统的</w:t>
      </w:r>
      <w:r w:rsidRPr="00916166">
        <w:rPr>
          <w:rFonts w:eastAsiaTheme="minorEastAsia"/>
          <w:lang w:eastAsia="zh-CN"/>
        </w:rPr>
        <w:t>RRT</w:t>
      </w:r>
      <w:r w:rsidRPr="00916166">
        <w:rPr>
          <w:rFonts w:eastAsiaTheme="minorEastAsia" w:hint="eastAsia"/>
          <w:lang w:eastAsia="zh-CN"/>
        </w:rPr>
        <w:t>变体，高级变体也被考虑来进一步展示所提出算法的性能。从表</w:t>
      </w:r>
      <w:r w:rsidRPr="00916166">
        <w:rPr>
          <w:rFonts w:eastAsiaTheme="minorEastAsia"/>
          <w:lang w:eastAsia="zh-CN"/>
        </w:rPr>
        <w:t>4</w:t>
      </w:r>
      <w:r w:rsidRPr="00916166">
        <w:rPr>
          <w:rFonts w:eastAsiaTheme="minorEastAsia" w:hint="eastAsia"/>
          <w:lang w:eastAsia="zh-CN"/>
        </w:rPr>
        <w:t>可以观察到，</w:t>
      </w:r>
      <w:r w:rsidRPr="00916166">
        <w:rPr>
          <w:rFonts w:eastAsiaTheme="minorEastAsia"/>
          <w:lang w:eastAsia="zh-CN"/>
        </w:rPr>
        <w:t>RRT *</w:t>
      </w:r>
      <w:r w:rsidRPr="00916166">
        <w:rPr>
          <w:rFonts w:eastAsiaTheme="minorEastAsia" w:hint="eastAsia"/>
          <w:lang w:eastAsia="zh-CN"/>
        </w:rPr>
        <w:t>的改进版本</w:t>
      </w:r>
      <w:r w:rsidRPr="00916166">
        <w:rPr>
          <w:rFonts w:eastAsiaTheme="minorEastAsia"/>
          <w:lang w:eastAsia="zh-CN"/>
        </w:rPr>
        <w:t>Informed RRT *</w:t>
      </w:r>
      <w:r w:rsidRPr="00916166">
        <w:rPr>
          <w:rFonts w:eastAsiaTheme="minorEastAsia" w:hint="eastAsia"/>
          <w:lang w:eastAsia="zh-CN"/>
        </w:rPr>
        <w:t>需要更多的时间和迭代次数才能达到与</w:t>
      </w:r>
      <w:r w:rsidRPr="00916166">
        <w:rPr>
          <w:rFonts w:eastAsiaTheme="minorEastAsia"/>
          <w:lang w:eastAsia="zh-CN"/>
        </w:rPr>
        <w:t>Dynamic RRT</w:t>
      </w:r>
      <w:r w:rsidRPr="00916166">
        <w:rPr>
          <w:rFonts w:eastAsiaTheme="minorEastAsia" w:hint="eastAsia"/>
          <w:lang w:eastAsia="zh-CN"/>
        </w:rPr>
        <w:t>相同的路径长度。虽然在运行时间没有限制的情况下，</w:t>
      </w:r>
      <w:r w:rsidRPr="00916166">
        <w:rPr>
          <w:rFonts w:eastAsiaTheme="minorEastAsia"/>
          <w:lang w:eastAsia="zh-CN"/>
        </w:rPr>
        <w:t>Informed RRT *</w:t>
      </w:r>
      <w:r w:rsidRPr="00916166">
        <w:rPr>
          <w:rFonts w:eastAsiaTheme="minorEastAsia" w:hint="eastAsia"/>
          <w:lang w:eastAsia="zh-CN"/>
        </w:rPr>
        <w:t>可以获得更短的路径，但由于收敛时间的极速增加，这并不显著有用</w:t>
      </w:r>
    </w:p>
    <w:p w14:paraId="2B129BC6" w14:textId="77777777" w:rsidR="0023461D" w:rsidRDefault="0023461D" w:rsidP="0059698D">
      <w:pPr>
        <w:ind w:firstLineChars="200" w:firstLine="440"/>
        <w:jc w:val="center"/>
        <w:rPr>
          <w:rFonts w:eastAsiaTheme="minorEastAsia"/>
          <w:lang w:eastAsia="zh-CN"/>
        </w:rPr>
      </w:pPr>
      <w:r w:rsidRPr="0059698D">
        <w:rPr>
          <w:rFonts w:eastAsiaTheme="minorEastAsia" w:hint="eastAsia"/>
          <w:lang w:eastAsia="zh-CN"/>
        </w:rPr>
        <w:t>图</w:t>
      </w:r>
      <w:r w:rsidRPr="0059698D">
        <w:rPr>
          <w:rFonts w:eastAsiaTheme="minorEastAsia" w:hint="eastAsia"/>
          <w:lang w:eastAsia="zh-CN"/>
        </w:rPr>
        <w:t>9</w:t>
      </w:r>
      <w:r w:rsidRPr="00916166">
        <w:rPr>
          <w:rFonts w:eastAsiaTheme="minorEastAsia" w:hint="eastAsia"/>
          <w:lang w:eastAsia="zh-CN"/>
        </w:rPr>
        <w:t xml:space="preserve"> </w:t>
      </w:r>
      <w:r w:rsidRPr="00916166">
        <w:rPr>
          <w:rFonts w:eastAsiaTheme="minorEastAsia" w:hint="eastAsia"/>
          <w:lang w:eastAsia="zh-CN"/>
        </w:rPr>
        <w:t>不同维度和不同区间的路径规划结果，黑色球型物体代表均匀分布的障碍物，起始节点设置如表</w:t>
      </w:r>
      <w:r w:rsidRPr="00916166">
        <w:rPr>
          <w:rFonts w:eastAsiaTheme="minorEastAsia" w:hint="eastAsia"/>
          <w:lang w:eastAsia="zh-CN"/>
        </w:rPr>
        <w:t>1</w:t>
      </w:r>
      <w:r w:rsidRPr="00916166">
        <w:rPr>
          <w:rFonts w:eastAsiaTheme="minorEastAsia" w:hint="eastAsia"/>
          <w:lang w:eastAsia="zh-CN"/>
        </w:rPr>
        <w:t>所示，图</w:t>
      </w:r>
      <w:r w:rsidRPr="00916166">
        <w:rPr>
          <w:rFonts w:eastAsiaTheme="minorEastAsia" w:hint="eastAsia"/>
          <w:lang w:eastAsia="zh-CN"/>
        </w:rPr>
        <w:t>a-d</w:t>
      </w:r>
      <w:r w:rsidRPr="00916166">
        <w:rPr>
          <w:rFonts w:eastAsiaTheme="minorEastAsia" w:hint="eastAsia"/>
          <w:lang w:eastAsia="zh-CN"/>
        </w:rPr>
        <w:t>和</w:t>
      </w:r>
      <w:r w:rsidRPr="00916166">
        <w:rPr>
          <w:rFonts w:eastAsiaTheme="minorEastAsia" w:hint="eastAsia"/>
          <w:lang w:eastAsia="zh-CN"/>
        </w:rPr>
        <w:t>e-h</w:t>
      </w:r>
      <w:r w:rsidRPr="00916166">
        <w:rPr>
          <w:rFonts w:eastAsiaTheme="minorEastAsia" w:hint="eastAsia"/>
          <w:lang w:eastAsia="zh-CN"/>
        </w:rPr>
        <w:t>显示了</w:t>
      </w:r>
      <w:r w:rsidRPr="00916166">
        <w:rPr>
          <w:rFonts w:eastAsiaTheme="minorEastAsia" w:hint="eastAsia"/>
          <w:lang w:eastAsia="zh-CN"/>
        </w:rPr>
        <w:t>SC-RRT</w:t>
      </w:r>
      <w:r w:rsidRPr="00916166">
        <w:rPr>
          <w:rFonts w:eastAsiaTheme="minorEastAsia" w:hint="eastAsia"/>
          <w:lang w:eastAsia="zh-CN"/>
        </w:rPr>
        <w:t>在</w:t>
      </w:r>
      <w:r w:rsidRPr="00916166">
        <w:rPr>
          <w:rFonts w:eastAsiaTheme="minorEastAsia" w:hint="eastAsia"/>
          <w:lang w:eastAsia="zh-CN"/>
        </w:rPr>
        <w:t>2</w:t>
      </w:r>
      <w:r w:rsidRPr="00916166">
        <w:rPr>
          <w:rFonts w:eastAsiaTheme="minorEastAsia" w:hint="eastAsia"/>
          <w:lang w:eastAsia="zh-CN"/>
        </w:rPr>
        <w:t>维和</w:t>
      </w:r>
      <w:r w:rsidRPr="00916166">
        <w:rPr>
          <w:rFonts w:eastAsiaTheme="minorEastAsia" w:hint="eastAsia"/>
          <w:lang w:eastAsia="zh-CN"/>
        </w:rPr>
        <w:t>3</w:t>
      </w:r>
      <w:r w:rsidRPr="00916166">
        <w:rPr>
          <w:rFonts w:eastAsiaTheme="minorEastAsia" w:hint="eastAsia"/>
          <w:lang w:eastAsia="zh-CN"/>
        </w:rPr>
        <w:t>维的性能，</w:t>
      </w:r>
      <w:r w:rsidRPr="00916166">
        <w:rPr>
          <w:rFonts w:eastAsiaTheme="minorEastAsia" w:hint="eastAsia"/>
          <w:lang w:eastAsia="zh-CN"/>
        </w:rPr>
        <w:t>PID</w:t>
      </w:r>
      <w:r w:rsidRPr="00916166">
        <w:rPr>
          <w:rFonts w:eastAsiaTheme="minorEastAsia" w:hint="eastAsia"/>
          <w:lang w:eastAsia="zh-CN"/>
        </w:rPr>
        <w:t>参数在某某某值</w:t>
      </w:r>
    </w:p>
    <w:p w14:paraId="0FD9196E" w14:textId="4771D6E7" w:rsidR="0023461D" w:rsidRDefault="0023461D"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510981">
        <w:rPr>
          <w:rFonts w:ascii="Times New Roman" w:eastAsiaTheme="minorEastAsia" w:hAnsi="Times New Roman" w:cs="Times New Roman" w:hint="eastAsia"/>
          <w:b w:val="0"/>
          <w:bCs w:val="0"/>
          <w:lang w:eastAsia="zh-CN"/>
        </w:rPr>
        <w:t>Table 2</w:t>
      </w:r>
      <w:r w:rsidRPr="00510981">
        <w:rPr>
          <w:rFonts w:ascii="Times New Roman" w:eastAsiaTheme="minorEastAsia" w:hAnsi="Times New Roman" w:cs="Times New Roman"/>
          <w:b w:val="0"/>
          <w:bCs w:val="0"/>
          <w:lang w:eastAsia="zh-CN"/>
        </w:rPr>
        <w:t xml:space="preserve"> R2</w:t>
      </w:r>
      <w:r w:rsidRPr="00510981">
        <w:rPr>
          <w:rFonts w:ascii="Times New Roman" w:eastAsiaTheme="minorEastAsia" w:hAnsi="Times New Roman" w:cs="Times New Roman" w:hint="eastAsia"/>
          <w:b w:val="0"/>
          <w:bCs w:val="0"/>
          <w:lang w:eastAsia="zh-CN"/>
        </w:rPr>
        <w:t>中不同间隔的动态</w:t>
      </w:r>
      <w:r w:rsidRPr="00510981">
        <w:rPr>
          <w:rFonts w:ascii="Times New Roman" w:eastAsiaTheme="minorEastAsia" w:hAnsi="Times New Roman" w:cs="Times New Roman"/>
          <w:b w:val="0"/>
          <w:bCs w:val="0"/>
          <w:lang w:eastAsia="zh-CN"/>
        </w:rPr>
        <w:t>RRT</w:t>
      </w:r>
      <w:r w:rsidRPr="00510981">
        <w:rPr>
          <w:rFonts w:ascii="Times New Roman" w:eastAsiaTheme="minorEastAsia" w:hAnsi="Times New Roman" w:cs="Times New Roman" w:hint="eastAsia"/>
          <w:b w:val="0"/>
          <w:bCs w:val="0"/>
          <w:lang w:eastAsia="zh-CN"/>
        </w:rPr>
        <w:t>结果，对应图</w:t>
      </w:r>
      <w:r w:rsidRPr="00510981">
        <w:rPr>
          <w:rFonts w:ascii="Times New Roman" w:eastAsiaTheme="minorEastAsia" w:hAnsi="Times New Roman" w:cs="Times New Roman"/>
          <w:b w:val="0"/>
          <w:bCs w:val="0"/>
          <w:lang w:eastAsia="zh-CN"/>
        </w:rPr>
        <w:t>8a - d</w:t>
      </w:r>
      <w:r w:rsidRPr="00510981">
        <w:rPr>
          <w:rFonts w:ascii="Times New Roman" w:eastAsiaTheme="minorEastAsia" w:hAnsi="Times New Roman" w:cs="Times New Roman" w:hint="eastAsia"/>
          <w:b w:val="0"/>
          <w:bCs w:val="0"/>
          <w:lang w:eastAsia="zh-CN"/>
        </w:rPr>
        <w:t>；时间和长度为</w:t>
      </w:r>
      <w:r w:rsidRPr="00510981">
        <w:rPr>
          <w:rFonts w:ascii="Times New Roman" w:eastAsiaTheme="minorEastAsia" w:hAnsi="Times New Roman" w:cs="Times New Roman"/>
          <w:b w:val="0"/>
          <w:bCs w:val="0"/>
          <w:lang w:eastAsia="zh-CN"/>
        </w:rPr>
        <w:t>100</w:t>
      </w:r>
      <w:r w:rsidRPr="00510981">
        <w:rPr>
          <w:rFonts w:ascii="Times New Roman" w:eastAsiaTheme="minorEastAsia" w:hAnsi="Times New Roman" w:cs="Times New Roman" w:hint="eastAsia"/>
          <w:b w:val="0"/>
          <w:bCs w:val="0"/>
          <w:lang w:eastAsia="zh-CN"/>
        </w:rPr>
        <w:t>次以上的平均值。</w:t>
      </w:r>
    </w:p>
    <w:tbl>
      <w:tblPr>
        <w:tblStyle w:val="af"/>
        <w:tblpPr w:leftFromText="180" w:rightFromText="180" w:vertAnchor="text" w:horzAnchor="page" w:tblpXSpec="center" w:tblpY="3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027"/>
        <w:gridCol w:w="1467"/>
      </w:tblGrid>
      <w:tr w:rsidR="0023461D" w14:paraId="5662D045" w14:textId="77777777" w:rsidTr="0023461D">
        <w:tc>
          <w:tcPr>
            <w:tcW w:w="0" w:type="auto"/>
            <w:tcBorders>
              <w:top w:val="single" w:sz="6" w:space="0" w:color="auto"/>
              <w:bottom w:val="single" w:sz="12" w:space="0" w:color="auto"/>
            </w:tcBorders>
          </w:tcPr>
          <w:p w14:paraId="1328466A"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0B221EF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370A7DA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2883A260" w14:textId="362389A0" w:rsidR="0023461D" w:rsidRPr="004B65D6" w:rsidRDefault="008A6998" w:rsidP="0023461D">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x</w:t>
            </w:r>
            <w:r w:rsidRPr="008A6998">
              <w:rPr>
                <w:rFonts w:eastAsiaTheme="minorEastAsia" w:hint="eastAsia"/>
                <w:sz w:val="22"/>
                <w:szCs w:val="22"/>
                <w:vertAlign w:val="subscript"/>
                <w:lang w:eastAsia="zh-CN"/>
              </w:rPr>
              <w:t>start</w:t>
            </w:r>
          </w:p>
        </w:tc>
        <w:tc>
          <w:tcPr>
            <w:tcW w:w="0" w:type="auto"/>
            <w:tcBorders>
              <w:top w:val="single" w:sz="6" w:space="0" w:color="auto"/>
              <w:bottom w:val="single" w:sz="12" w:space="0" w:color="auto"/>
            </w:tcBorders>
          </w:tcPr>
          <w:p w14:paraId="5CF8F884" w14:textId="120EFC06" w:rsidR="0023461D" w:rsidRPr="004B65D6" w:rsidRDefault="008A6998" w:rsidP="0023461D">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x</w:t>
            </w:r>
            <w:r w:rsidRPr="008A6998">
              <w:rPr>
                <w:rFonts w:eastAsiaTheme="minorEastAsia" w:hint="eastAsia"/>
                <w:sz w:val="22"/>
                <w:szCs w:val="22"/>
                <w:vertAlign w:val="subscript"/>
                <w:lang w:eastAsia="zh-CN"/>
              </w:rPr>
              <w:t>goal</w:t>
            </w:r>
          </w:p>
        </w:tc>
      </w:tr>
      <w:tr w:rsidR="0023461D" w14:paraId="59344B68" w14:textId="77777777" w:rsidTr="0023461D">
        <w:tc>
          <w:tcPr>
            <w:tcW w:w="0" w:type="auto"/>
            <w:tcBorders>
              <w:top w:val="single" w:sz="12" w:space="0" w:color="auto"/>
            </w:tcBorders>
          </w:tcPr>
          <w:p w14:paraId="27DCCB9F"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5C7C6375"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B00716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B0B0D2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020371E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C9BDF89" w14:textId="77777777" w:rsidTr="0023461D">
        <w:tc>
          <w:tcPr>
            <w:tcW w:w="0" w:type="auto"/>
          </w:tcPr>
          <w:p w14:paraId="463DB4FE"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55477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AA2ABB8"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DA27A6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D3D881E"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7B36D9E2" w14:textId="77777777" w:rsidTr="0023461D">
        <w:tc>
          <w:tcPr>
            <w:tcW w:w="0" w:type="auto"/>
          </w:tcPr>
          <w:p w14:paraId="42DB4F54"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27F2B1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3A43E6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EFB1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22002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6188CC4" w14:textId="77777777" w:rsidTr="0023461D">
        <w:tc>
          <w:tcPr>
            <w:tcW w:w="0" w:type="auto"/>
            <w:tcBorders>
              <w:bottom w:val="single" w:sz="6" w:space="0" w:color="auto"/>
            </w:tcBorders>
          </w:tcPr>
          <w:p w14:paraId="0251BFD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15389390"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3681BE9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2A79E8C6"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1E3AAB4"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2A7004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17A40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452156FA" w14:textId="77777777" w:rsidR="0023461D" w:rsidRPr="00916166" w:rsidRDefault="0023461D" w:rsidP="0059698D">
      <w:pPr>
        <w:pStyle w:val="21"/>
        <w:tabs>
          <w:tab w:val="left" w:pos="627"/>
        </w:tabs>
        <w:spacing w:before="229"/>
        <w:ind w:left="0" w:firstLine="0"/>
        <w:rPr>
          <w:rFonts w:ascii="Times New Roman" w:eastAsiaTheme="minorEastAsia" w:hAnsi="Times New Roman" w:cs="Times New Roman"/>
          <w:b w:val="0"/>
          <w:bCs w:val="0"/>
          <w:lang w:eastAsia="zh-CN"/>
        </w:rPr>
      </w:pPr>
    </w:p>
    <w:p w14:paraId="4185629B" w14:textId="77777777" w:rsidR="003C098D" w:rsidRDefault="003C098D" w:rsidP="0059698D">
      <w:pPr>
        <w:tabs>
          <w:tab w:val="left" w:pos="627"/>
        </w:tabs>
        <w:spacing w:before="229"/>
        <w:outlineLvl w:val="2"/>
        <w:rPr>
          <w:rFonts w:eastAsiaTheme="minorEastAsia"/>
          <w:lang w:eastAsia="zh-CN"/>
        </w:rPr>
      </w:pPr>
    </w:p>
    <w:p w14:paraId="39B5BED6" w14:textId="0C129FB4" w:rsidR="00510981" w:rsidRDefault="002B1EDD" w:rsidP="0059698D">
      <w:pPr>
        <w:tabs>
          <w:tab w:val="left" w:pos="627"/>
        </w:tabs>
        <w:spacing w:before="229"/>
        <w:outlineLvl w:val="2"/>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59231188" w14:textId="5FC49C57" w:rsidR="003C098D" w:rsidRDefault="003C098D" w:rsidP="0059698D">
      <w:pPr>
        <w:tabs>
          <w:tab w:val="left" w:pos="627"/>
        </w:tabs>
        <w:spacing w:before="229"/>
        <w:outlineLvl w:val="2"/>
        <w:rPr>
          <w:rFonts w:eastAsiaTheme="minorEastAsia"/>
          <w:noProof/>
          <w:lang w:eastAsia="zh-CN"/>
        </w:rPr>
      </w:pPr>
    </w:p>
    <w:p w14:paraId="0BD82B04" w14:textId="48E3C8D3" w:rsidR="003C098D" w:rsidRDefault="003C098D" w:rsidP="0059698D">
      <w:pPr>
        <w:tabs>
          <w:tab w:val="left" w:pos="627"/>
        </w:tabs>
        <w:spacing w:before="229"/>
        <w:outlineLvl w:val="2"/>
        <w:rPr>
          <w:rFonts w:eastAsiaTheme="minorEastAsia"/>
          <w:lang w:eastAsia="zh-CN"/>
        </w:rPr>
      </w:pPr>
      <w:r>
        <w:rPr>
          <w:rFonts w:eastAsiaTheme="minorEastAsia" w:hint="eastAsia"/>
          <w:noProof/>
          <w:lang w:eastAsia="zh-CN"/>
        </w:rPr>
        <w:lastRenderedPageBreak/>
        <w:drawing>
          <wp:inline distT="0" distB="0" distL="0" distR="0" wp14:anchorId="659C1314" wp14:editId="046DCC34">
            <wp:extent cx="6422965" cy="5040630"/>
            <wp:effectExtent l="0" t="0" r="0" b="7620"/>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2">
                      <a:extLst>
                        <a:ext uri="{28A0092B-C50C-407E-A947-70E740481C1C}">
                          <a14:useLocalDpi xmlns:a14="http://schemas.microsoft.com/office/drawing/2010/main" val="0"/>
                        </a:ext>
                      </a:extLst>
                    </a:blip>
                    <a:srcRect l="931"/>
                    <a:stretch>
                      <a:fillRect/>
                    </a:stretch>
                  </pic:blipFill>
                  <pic:spPr bwMode="auto">
                    <a:xfrm>
                      <a:off x="0" y="0"/>
                      <a:ext cx="6422965" cy="5040630"/>
                    </a:xfrm>
                    <a:prstGeom prst="rect">
                      <a:avLst/>
                    </a:prstGeom>
                    <a:ln>
                      <a:noFill/>
                    </a:ln>
                    <a:extLst>
                      <a:ext uri="{53640926-AAD7-44D8-BBD7-CCE9431645EC}">
                        <a14:shadowObscured xmlns:a14="http://schemas.microsoft.com/office/drawing/2010/main"/>
                      </a:ext>
                    </a:extLst>
                  </pic:spPr>
                </pic:pic>
              </a:graphicData>
            </a:graphic>
          </wp:inline>
        </w:drawing>
      </w:r>
    </w:p>
    <w:p w14:paraId="39BE7D92" w14:textId="37B98F3F" w:rsidR="003C098D" w:rsidRPr="0059698D" w:rsidRDefault="00FD572D" w:rsidP="003C098D">
      <w:pPr>
        <w:tabs>
          <w:tab w:val="left" w:pos="627"/>
        </w:tabs>
        <w:spacing w:before="229"/>
        <w:jc w:val="center"/>
        <w:outlineLvl w:val="2"/>
        <w:rPr>
          <w:rFonts w:eastAsiaTheme="minorEastAsia"/>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2D/3D</w:t>
      </w:r>
      <w:r w:rsidRPr="00FD572D">
        <w:rPr>
          <w:rFonts w:eastAsiaTheme="minorEastAsia"/>
          <w:lang w:eastAsia="zh-CN"/>
        </w:rPr>
        <w:t>环境下路径规划可视化对比（障碍物数量</w:t>
      </w:r>
      <w:r w:rsidRPr="00FD572D">
        <w:rPr>
          <w:rFonts w:eastAsiaTheme="minorEastAsia"/>
          <w:lang w:eastAsia="zh-CN"/>
        </w:rPr>
        <w:t>=225/400</w:t>
      </w:r>
      <w:r w:rsidRPr="00FD572D">
        <w:rPr>
          <w:rFonts w:eastAsiaTheme="minorEastAsia"/>
          <w:lang w:eastAsia="zh-CN"/>
        </w:rPr>
        <w:t>，环境尺寸</w:t>
      </w:r>
      <w:r w:rsidRPr="00FD572D">
        <w:rPr>
          <w:rFonts w:eastAsiaTheme="minorEastAsia"/>
          <w:lang w:eastAsia="zh-CN"/>
        </w:rPr>
        <w:t>=1500×1500(×1500)</w:t>
      </w:r>
      <w:r w:rsidRPr="00FD572D">
        <w:rPr>
          <w:rFonts w:eastAsiaTheme="minorEastAsia"/>
          <w:lang w:eastAsia="zh-CN"/>
        </w:rPr>
        <w:t>，起点</w:t>
      </w:r>
      <w:r w:rsidRPr="00FD572D">
        <w:rPr>
          <w:rFonts w:eastAsiaTheme="minorEastAsia"/>
          <w:lang w:eastAsia="zh-CN"/>
        </w:rPr>
        <w:t>/</w:t>
      </w:r>
      <w:r w:rsidRPr="00FD572D">
        <w:rPr>
          <w:rFonts w:eastAsiaTheme="minorEastAsia"/>
          <w:lang w:eastAsia="zh-CN"/>
        </w:rPr>
        <w:t>终点见</w:t>
      </w:r>
      <w:r w:rsidRPr="00FD572D">
        <w:rPr>
          <w:rFonts w:eastAsiaTheme="minorEastAsia"/>
          <w:lang w:eastAsia="zh-CN"/>
        </w:rPr>
        <w:t>Table 1</w:t>
      </w:r>
      <w:r w:rsidRPr="00FD572D">
        <w:rPr>
          <w:rFonts w:eastAsiaTheme="minorEastAsia"/>
          <w:lang w:eastAsia="zh-CN"/>
        </w:rPr>
        <w:t>；每幅图显示：障碍物、两棵树、最终路径、采样点密度</w:t>
      </w:r>
      <w:r w:rsidRPr="00FD572D">
        <w:rPr>
          <w:rFonts w:eastAsiaTheme="minorEastAsia"/>
          <w:lang w:eastAsia="zh-CN"/>
        </w:rPr>
        <w:t>/</w:t>
      </w:r>
      <w:r w:rsidRPr="00FD572D">
        <w:rPr>
          <w:rFonts w:eastAsiaTheme="minorEastAsia"/>
          <w:lang w:eastAsia="zh-CN"/>
        </w:rPr>
        <w:t>超椭球边界；算法参数：</w:t>
      </w:r>
      <w:r w:rsidRPr="00FD572D">
        <w:rPr>
          <w:rFonts w:eastAsiaTheme="minorEastAsia"/>
          <w:lang w:eastAsia="zh-CN"/>
        </w:rPr>
        <w:t>step=…, goalBias=…, PID=(Kp,Ki,Kd)=…</w:t>
      </w:r>
      <w:r w:rsidRPr="00FD572D">
        <w:rPr>
          <w:rFonts w:eastAsiaTheme="minorEastAsia"/>
          <w:lang w:eastAsia="zh-CN"/>
        </w:rPr>
        <w:t>，</w:t>
      </w:r>
      <w:r w:rsidRPr="00FD572D">
        <w:rPr>
          <w:rFonts w:eastAsiaTheme="minorEastAsia"/>
          <w:lang w:eastAsia="zh-CN"/>
        </w:rPr>
        <w:t>Pareto</w:t>
      </w:r>
      <w:r w:rsidRPr="00FD572D">
        <w:rPr>
          <w:rFonts w:eastAsiaTheme="minorEastAsia"/>
          <w:lang w:eastAsia="zh-CN"/>
        </w:rPr>
        <w:t>触发间隔</w:t>
      </w:r>
      <w:r w:rsidRPr="00FD572D">
        <w:rPr>
          <w:rFonts w:eastAsiaTheme="minorEastAsia"/>
          <w:lang w:eastAsia="zh-CN"/>
        </w:rPr>
        <w:t>=…</w:t>
      </w:r>
      <w:r w:rsidRPr="00FD572D">
        <w:rPr>
          <w:rFonts w:eastAsiaTheme="minorEastAsia"/>
          <w:lang w:eastAsia="zh-CN"/>
        </w:rPr>
        <w:t>；运行次数</w:t>
      </w:r>
      <w:r w:rsidRPr="00FD572D">
        <w:rPr>
          <w:rFonts w:eastAsiaTheme="minorEastAsia"/>
          <w:lang w:eastAsia="zh-CN"/>
        </w:rPr>
        <w:t>=100</w:t>
      </w:r>
      <w:r w:rsidRPr="00FD572D">
        <w:rPr>
          <w:rFonts w:eastAsiaTheme="minorEastAsia"/>
          <w:lang w:eastAsia="zh-CN"/>
        </w:rPr>
        <w:t>，展示为</w:t>
      </w:r>
      <w:r w:rsidRPr="00FD572D">
        <w:rPr>
          <w:rFonts w:eastAsiaTheme="minorEastAsia"/>
          <w:lang w:eastAsia="zh-CN"/>
        </w:rPr>
        <w:t>“</w:t>
      </w:r>
      <w:r w:rsidRPr="00FD572D">
        <w:rPr>
          <w:rFonts w:eastAsiaTheme="minorEastAsia"/>
          <w:lang w:eastAsia="zh-CN"/>
        </w:rPr>
        <w:t>代表性一次</w:t>
      </w:r>
      <w:r w:rsidRPr="00FD572D">
        <w:rPr>
          <w:rFonts w:eastAsiaTheme="minorEastAsia"/>
          <w:lang w:eastAsia="zh-CN"/>
        </w:rPr>
        <w:t>”</w:t>
      </w:r>
      <w:r w:rsidRPr="00FD572D">
        <w:rPr>
          <w:rFonts w:eastAsiaTheme="minorEastAsia"/>
          <w:lang w:eastAsia="zh-CN"/>
        </w:rPr>
        <w:t>或</w:t>
      </w:r>
      <w:r w:rsidRPr="00FD572D">
        <w:rPr>
          <w:rFonts w:eastAsiaTheme="minorEastAsia"/>
          <w:lang w:eastAsia="zh-CN"/>
        </w:rPr>
        <w:t>“</w:t>
      </w:r>
      <w:r w:rsidRPr="00FD572D">
        <w:rPr>
          <w:rFonts w:eastAsiaTheme="minorEastAsia"/>
          <w:lang w:eastAsia="zh-CN"/>
        </w:rPr>
        <w:t>均值轨迹</w:t>
      </w:r>
      <w:r w:rsidRPr="00FD572D">
        <w:rPr>
          <w:rFonts w:eastAsiaTheme="minorEastAsia"/>
          <w:lang w:eastAsia="zh-CN"/>
        </w:rPr>
        <w:t>/</w:t>
      </w:r>
      <w:r w:rsidRPr="00FD572D">
        <w:rPr>
          <w:rFonts w:eastAsiaTheme="minorEastAsia"/>
          <w:lang w:eastAsia="zh-CN"/>
        </w:rPr>
        <w:t>热力图</w:t>
      </w:r>
      <w:r w:rsidRPr="00FD572D">
        <w:rPr>
          <w:rFonts w:eastAsiaTheme="minorEastAsia"/>
          <w:lang w:eastAsia="zh-CN"/>
        </w:rPr>
        <w:t>”</w:t>
      </w:r>
      <w:r w:rsidRPr="00FD572D">
        <w:rPr>
          <w:rFonts w:eastAsiaTheme="minorEastAsia"/>
          <w:lang w:eastAsia="zh-CN"/>
        </w:rPr>
        <w:t>需说明）</w:t>
      </w:r>
    </w:p>
    <w:p w14:paraId="43AB2FF4" w14:textId="77777777" w:rsidR="00923A6B" w:rsidRPr="009F4587" w:rsidRDefault="00923A6B" w:rsidP="00A32805">
      <w:pPr>
        <w:pStyle w:val="11"/>
        <w:numPr>
          <w:ilvl w:val="1"/>
          <w:numId w:val="5"/>
        </w:numPr>
        <w:tabs>
          <w:tab w:val="left" w:pos="487"/>
        </w:tabs>
        <w:spacing w:before="109"/>
        <w:rPr>
          <w:rFonts w:ascii="Times New Roman" w:eastAsia="宋体" w:hAnsi="Times New Roman" w:cs="Times New Roman"/>
          <w:spacing w:val="-2"/>
          <w:w w:val="110"/>
        </w:rPr>
      </w:pPr>
      <w:commentRangeStart w:id="60"/>
      <w:commentRangeStart w:id="61"/>
      <w:r w:rsidRPr="009F4587">
        <w:rPr>
          <w:rFonts w:ascii="Times New Roman" w:eastAsia="宋体" w:hAnsi="Times New Roman" w:cs="Times New Roman"/>
          <w:spacing w:val="-2"/>
          <w:w w:val="110"/>
        </w:rPr>
        <w:t>Simulation results</w:t>
      </w:r>
    </w:p>
    <w:p w14:paraId="195B7610" w14:textId="77777777" w:rsidR="00923A6B" w:rsidRPr="0060064D" w:rsidRDefault="00923A6B" w:rsidP="00923A6B">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27537602" w14:textId="77777777" w:rsidR="00A32805" w:rsidRPr="00A32805" w:rsidRDefault="00923A6B" w:rsidP="008C0E4F">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lastRenderedPageBreak/>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411684D4" w14:textId="77777777" w:rsidR="00A32805" w:rsidRDefault="00A32805" w:rsidP="00A32805">
      <w:pPr>
        <w:tabs>
          <w:tab w:val="left" w:pos="627"/>
        </w:tabs>
        <w:spacing w:before="229"/>
        <w:outlineLvl w:val="2"/>
        <w:rPr>
          <w:rFonts w:ascii="宋体" w:eastAsia="宋体" w:hAnsi="宋体" w:cs="宋体" w:hint="eastAsia"/>
          <w:sz w:val="20"/>
          <w:szCs w:val="20"/>
          <w:lang w:eastAsia="zh-CN"/>
        </w:rPr>
      </w:pPr>
    </w:p>
    <w:p w14:paraId="30731771" w14:textId="202185CB" w:rsidR="008C0E4F" w:rsidRPr="00510981" w:rsidRDefault="000243D2" w:rsidP="00A3280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AA2F1E9" w14:textId="4BB2DE6F" w:rsidR="000243D2" w:rsidRPr="00510981" w:rsidRDefault="004844A0"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000243D2"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388B61" w14:textId="025BAA0C" w:rsidR="000243D2" w:rsidRPr="00510981" w:rsidRDefault="00ED66E7"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4743C05B" w14:textId="33F97E38" w:rsidR="00016377" w:rsidRPr="008516FE" w:rsidRDefault="00ED66E7" w:rsidP="00016377">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60"/>
      <w:r w:rsidR="00426B43" w:rsidRPr="008516FE">
        <w:rPr>
          <w:rStyle w:val="af0"/>
          <w:rFonts w:eastAsiaTheme="minorEastAsia"/>
          <w:sz w:val="22"/>
          <w:szCs w:val="22"/>
          <w:lang w:eastAsia="zh-CN"/>
        </w:rPr>
        <w:commentReference w:id="60"/>
      </w:r>
      <w:commentRangeEnd w:id="61"/>
      <w:r w:rsidR="00140366" w:rsidRPr="008516FE">
        <w:rPr>
          <w:rStyle w:val="af0"/>
          <w:rFonts w:eastAsiaTheme="minorEastAsia"/>
          <w:sz w:val="22"/>
          <w:szCs w:val="22"/>
          <w:lang w:eastAsia="zh-CN"/>
        </w:rPr>
        <w:commentReference w:id="61"/>
      </w:r>
    </w:p>
    <w:p w14:paraId="5D89D6DA" w14:textId="78C091C6"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62"/>
      <w:r w:rsidRPr="00016377">
        <w:rPr>
          <w:rFonts w:eastAsiaTheme="minorEastAsia" w:hint="eastAsia"/>
          <w:highlight w:val="red"/>
          <w:lang w:eastAsia="zh-CN"/>
        </w:rPr>
        <w:t>PID</w:t>
      </w:r>
      <w:r w:rsidRPr="00016377">
        <w:rPr>
          <w:rFonts w:eastAsiaTheme="minorEastAsia" w:hint="eastAsia"/>
          <w:highlight w:val="red"/>
          <w:lang w:eastAsia="zh-CN"/>
        </w:rPr>
        <w:t>优化效果，可以写在</w:t>
      </w:r>
      <w:r w:rsidRPr="00016377">
        <w:rPr>
          <w:rFonts w:eastAsiaTheme="minorEastAsia" w:hint="eastAsia"/>
          <w:highlight w:val="red"/>
          <w:lang w:eastAsia="zh-CN"/>
        </w:rPr>
        <w:t>3.3.1</w:t>
      </w:r>
      <w:r>
        <w:rPr>
          <w:rFonts w:eastAsiaTheme="minorEastAsia" w:hint="eastAsia"/>
          <w:highlight w:val="red"/>
          <w:lang w:eastAsia="zh-CN"/>
        </w:rPr>
        <w:t>，找到最优</w:t>
      </w:r>
      <w:r>
        <w:rPr>
          <w:rFonts w:eastAsiaTheme="minorEastAsia" w:hint="eastAsia"/>
          <w:highlight w:val="red"/>
          <w:lang w:eastAsia="zh-CN"/>
        </w:rPr>
        <w:t>pid</w:t>
      </w:r>
      <w:commentRangeEnd w:id="62"/>
      <w:r w:rsidR="008516FE" w:rsidRPr="00016377">
        <w:rPr>
          <w:rStyle w:val="af0"/>
          <w:rFonts w:eastAsiaTheme="minorEastAsia"/>
          <w:sz w:val="22"/>
          <w:szCs w:val="22"/>
          <w:highlight w:val="red"/>
          <w:lang w:eastAsia="zh-CN"/>
        </w:rPr>
        <w:commentReference w:id="62"/>
      </w:r>
    </w:p>
    <w:p w14:paraId="0D9A8166" w14:textId="505070B5"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63"/>
      <w:commentRangeStart w:id="64"/>
      <w:commentRangeStart w:id="65"/>
      <w:r w:rsidRPr="00016377">
        <w:rPr>
          <w:rFonts w:eastAsiaTheme="minorEastAsia" w:hint="eastAsia"/>
          <w:highlight w:val="red"/>
          <w:lang w:eastAsia="zh-CN"/>
        </w:rPr>
        <w:t>直接算法对比。</w:t>
      </w:r>
      <w:commentRangeEnd w:id="63"/>
      <w:r w:rsidR="008516FE" w:rsidRPr="00016377">
        <w:rPr>
          <w:rStyle w:val="af0"/>
          <w:rFonts w:eastAsiaTheme="minorEastAsia"/>
          <w:sz w:val="22"/>
          <w:szCs w:val="22"/>
          <w:highlight w:val="red"/>
          <w:lang w:eastAsia="zh-CN"/>
        </w:rPr>
        <w:commentReference w:id="63"/>
      </w:r>
      <w:commentRangeEnd w:id="64"/>
      <w:r w:rsidR="008516FE" w:rsidRPr="00016377">
        <w:rPr>
          <w:rStyle w:val="af0"/>
          <w:rFonts w:eastAsiaTheme="minorEastAsia"/>
          <w:sz w:val="22"/>
          <w:szCs w:val="22"/>
          <w:highlight w:val="red"/>
          <w:lang w:eastAsia="zh-CN"/>
        </w:rPr>
        <w:commentReference w:id="64"/>
      </w:r>
      <w:commentRangeEnd w:id="65"/>
      <w:r w:rsidR="00140366" w:rsidRPr="00016377">
        <w:rPr>
          <w:rStyle w:val="af0"/>
          <w:rFonts w:eastAsiaTheme="minorEastAsia"/>
          <w:sz w:val="22"/>
          <w:szCs w:val="22"/>
          <w:highlight w:val="red"/>
          <w:lang w:eastAsia="zh-CN"/>
        </w:rPr>
        <w:commentReference w:id="65"/>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A32805">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29951D7D" w14:textId="77777777" w:rsidR="00765799" w:rsidRDefault="00765799" w:rsidP="00ED66E7">
      <w:pPr>
        <w:spacing w:line="261" w:lineRule="auto"/>
        <w:ind w:firstLine="220"/>
        <w:jc w:val="both"/>
        <w:rPr>
          <w:rFonts w:eastAsiaTheme="minorEastAsia"/>
          <w:lang w:eastAsia="zh-CN"/>
        </w:rPr>
      </w:pPr>
    </w:p>
    <w:p w14:paraId="731717AF" w14:textId="77777777" w:rsidR="00765799" w:rsidRPr="00A857B7" w:rsidRDefault="00765799" w:rsidP="00D20546">
      <w:pPr>
        <w:ind w:firstLineChars="200" w:firstLine="440"/>
        <w:jc w:val="both"/>
        <w:rPr>
          <w:rFonts w:eastAsiaTheme="minorEastAsia"/>
          <w:lang w:eastAsia="zh-CN"/>
        </w:rPr>
        <w:sectPr w:rsidR="00765799" w:rsidRPr="00A857B7" w:rsidSect="00765799">
          <w:headerReference w:type="even" r:id="rId33"/>
          <w:headerReference w:type="default" r:id="rId34"/>
          <w:type w:val="continuous"/>
          <w:pgSz w:w="11910" w:h="15820"/>
          <w:pgMar w:top="900" w:right="900" w:bottom="1120" w:left="800" w:header="616" w:footer="939" w:gutter="0"/>
          <w:pgNumType w:start="2"/>
          <w:cols w:space="708"/>
        </w:sectPr>
      </w:pPr>
      <w:commentRangeStart w:id="66"/>
      <w:r w:rsidRPr="00B312B8">
        <w:rPr>
          <w:rFonts w:eastAsiaTheme="minorEastAsia" w:hint="eastAsia"/>
          <w:lang w:eastAsia="zh-CN"/>
        </w:rPr>
        <w:t>所提出的算法</w:t>
      </w:r>
      <w:r w:rsidRPr="005B2540">
        <w:rPr>
          <w:rFonts w:eastAsiaTheme="minorEastAsia"/>
          <w:lang w:eastAsia="zh-CN"/>
        </w:rPr>
        <w:t>创新采用非对称双椭球体约束机制动态调控采样空间</w:t>
      </w:r>
      <w:r>
        <w:rPr>
          <w:rFonts w:eastAsiaTheme="minorEastAsia" w:hint="eastAsia"/>
          <w:lang w:eastAsia="zh-CN"/>
        </w:rPr>
        <w:t>，突破了传统算法</w:t>
      </w:r>
      <w:r w:rsidRPr="005B2540">
        <w:rPr>
          <w:rFonts w:eastAsiaTheme="minorEastAsia"/>
          <w:lang w:eastAsia="zh-CN"/>
        </w:rPr>
        <w:t>单一方向采样空间的局限性。</w:t>
      </w:r>
      <w:r w:rsidRPr="00B312B8">
        <w:rPr>
          <w:rFonts w:eastAsiaTheme="minorEastAsia" w:hint="eastAsia"/>
          <w:lang w:eastAsia="zh-CN"/>
        </w:rPr>
        <w:t>旨在生成路径同时平衡收敛时间和路径长度，</w:t>
      </w:r>
      <w:r w:rsidRPr="005B2540">
        <w:rPr>
          <w:rFonts w:eastAsiaTheme="minorEastAsia"/>
          <w:lang w:eastAsia="zh-CN"/>
        </w:rPr>
        <w:t>通过</w:t>
      </w:r>
      <w:r w:rsidRPr="005B2540">
        <w:rPr>
          <w:rFonts w:eastAsiaTheme="minorEastAsia"/>
          <w:lang w:eastAsia="zh-CN"/>
        </w:rPr>
        <w:t xml:space="preserve"> PID </w:t>
      </w:r>
      <w:r w:rsidRPr="005B2540">
        <w:rPr>
          <w:rFonts w:eastAsiaTheme="minorEastAsia"/>
          <w:lang w:eastAsia="zh-CN"/>
        </w:rPr>
        <w:t>代价修正、非对称双椭球体约束与三维帕累托优化的协同作用，</w:t>
      </w:r>
      <w:r w:rsidRPr="00B312B8">
        <w:rPr>
          <w:rFonts w:eastAsiaTheme="minorEastAsia" w:hint="eastAsia"/>
          <w:lang w:eastAsia="zh-CN"/>
        </w:rPr>
        <w:t>无需计算需精炼的初始路径。</w:t>
      </w:r>
      <w:r w:rsidRPr="00EB0124">
        <w:rPr>
          <w:rFonts w:eastAsiaTheme="minorEastAsia"/>
          <w:lang w:eastAsia="zh-CN"/>
        </w:rPr>
        <w:t>实现探索与利用的自然平衡。</w:t>
      </w:r>
      <w:r w:rsidRPr="0047798F">
        <w:rPr>
          <w:rFonts w:ascii="宋体" w:eastAsia="宋体" w:hAnsi="宋体" w:cs="宋体" w:hint="eastAsia"/>
          <w:lang w:eastAsia="zh-CN"/>
        </w:rPr>
        <w:t>与现有方法不同，</w:t>
      </w:r>
      <w:r w:rsidRPr="009A462D">
        <w:rPr>
          <w:rFonts w:eastAsiaTheme="minorEastAsia"/>
          <w:lang w:eastAsia="zh-CN"/>
        </w:rPr>
        <w:t>通过动态估算路径长度，对</w:t>
      </w:r>
      <w:r w:rsidRPr="00BE486D">
        <w:rPr>
          <w:rFonts w:eastAsiaTheme="minorEastAsia"/>
          <w:lang w:eastAsia="zh-CN"/>
        </w:rPr>
        <w:t>两侧超椭球体约束采样范围支持尺寸独立动态调整</w:t>
      </w:r>
      <w:r>
        <w:rPr>
          <w:rFonts w:eastAsiaTheme="minorEastAsia" w:hint="eastAsia"/>
          <w:lang w:eastAsia="zh-CN"/>
        </w:rPr>
        <w:t>，</w:t>
      </w:r>
      <w:r w:rsidRPr="009A462D">
        <w:rPr>
          <w:rFonts w:eastAsiaTheme="minorEastAsia"/>
          <w:lang w:eastAsia="zh-CN"/>
        </w:rPr>
        <w:t>进行自适应限制，优化了路径规划的效率</w:t>
      </w:r>
      <w:r>
        <w:rPr>
          <w:rFonts w:eastAsiaTheme="minorEastAsia" w:hint="eastAsia"/>
          <w:lang w:eastAsia="zh-CN"/>
        </w:rPr>
        <w:t>。</w:t>
      </w:r>
      <w:r w:rsidRPr="0047798F">
        <w:rPr>
          <w:rFonts w:ascii="宋体" w:eastAsia="宋体" w:hAnsi="宋体" w:cs="宋体" w:hint="eastAsia"/>
          <w:lang w:eastAsia="zh-CN"/>
        </w:rPr>
        <w:t>实现探索与利用的自然平衡</w:t>
      </w:r>
      <w:r>
        <w:rPr>
          <w:rFonts w:ascii="宋体" w:eastAsia="宋体" w:hAnsi="宋体" w:cs="宋体" w:hint="eastAsia"/>
          <w:lang w:eastAsia="zh-CN"/>
        </w:rPr>
        <w:t>。</w:t>
      </w:r>
      <w:commentRangeEnd w:id="66"/>
      <w:r w:rsidR="00D20546" w:rsidRPr="00A857B7">
        <w:rPr>
          <w:rStyle w:val="af0"/>
          <w:rFonts w:eastAsiaTheme="minorEastAsia"/>
          <w:sz w:val="22"/>
          <w:szCs w:val="22"/>
          <w:lang w:eastAsia="zh-CN"/>
        </w:rPr>
        <w:commentReference w:id="66"/>
      </w:r>
    </w:p>
    <w:p w14:paraId="1AEE6C88" w14:textId="58990273" w:rsidR="00ED66E7" w:rsidRPr="00510981" w:rsidRDefault="00ED66E7" w:rsidP="00D20546">
      <w:pPr>
        <w:spacing w:line="261" w:lineRule="auto"/>
        <w:ind w:firstLineChars="200" w:firstLine="440"/>
        <w:jc w:val="both"/>
        <w:rPr>
          <w:rFonts w:eastAsiaTheme="minorEastAsia"/>
          <w:lang w:eastAsia="zh-CN"/>
        </w:rPr>
      </w:pPr>
      <w:r w:rsidRPr="00510981">
        <w:rPr>
          <w:rFonts w:eastAsiaTheme="minorEastAsia" w:hint="eastAsia"/>
          <w:lang w:eastAsia="zh-CN"/>
        </w:rPr>
        <w:t>本文介绍了一种在路径规划中平衡收敛时间和路径长度的</w:t>
      </w:r>
      <w:r w:rsidR="0009027B" w:rsidRPr="00510981">
        <w:rPr>
          <w:rFonts w:eastAsiaTheme="minorEastAsia" w:hint="eastAsia"/>
          <w:lang w:eastAsia="zh-CN"/>
        </w:rPr>
        <w:t>SC-RRT</w:t>
      </w:r>
      <w:r w:rsidRPr="00510981">
        <w:rPr>
          <w:rFonts w:eastAsiaTheme="minorEastAsia" w:hint="eastAsia"/>
          <w:lang w:eastAsia="zh-CN"/>
        </w:rPr>
        <w:t>算法。通过</w:t>
      </w:r>
      <w:r w:rsidR="0009027B" w:rsidRPr="00510981">
        <w:rPr>
          <w:rFonts w:eastAsiaTheme="minorEastAsia" w:hint="eastAsia"/>
          <w:lang w:eastAsia="zh-CN"/>
        </w:rPr>
        <w:t>双向的知情子集采样</w:t>
      </w:r>
      <w:r w:rsidRPr="00510981">
        <w:rPr>
          <w:rFonts w:eastAsiaTheme="minorEastAsia" w:hint="eastAsia"/>
          <w:lang w:eastAsia="zh-CN"/>
        </w:rPr>
        <w:t>约束，</w:t>
      </w:r>
      <w:r w:rsidR="0009027B" w:rsidRPr="00510981">
        <w:rPr>
          <w:rFonts w:eastAsiaTheme="minorEastAsia" w:hint="eastAsia"/>
          <w:lang w:eastAsia="zh-CN"/>
        </w:rPr>
        <w:t>直接从其中进行采样</w:t>
      </w:r>
      <w:r w:rsidRPr="00510981">
        <w:rPr>
          <w:rFonts w:eastAsiaTheme="minorEastAsia" w:hint="eastAsia"/>
          <w:lang w:eastAsia="zh-CN"/>
        </w:rPr>
        <w:t>，提高了新节点生成的效率和质量。仿真结果表明，通过指定</w:t>
      </w:r>
      <w:r w:rsidR="0009027B" w:rsidRPr="00510981">
        <w:rPr>
          <w:rFonts w:eastAsiaTheme="minorEastAsia" w:hint="eastAsia"/>
          <w:lang w:eastAsia="zh-CN"/>
        </w:rPr>
        <w:t>PID</w:t>
      </w:r>
      <w:r w:rsidR="0009027B" w:rsidRPr="00510981">
        <w:rPr>
          <w:rFonts w:eastAsiaTheme="minorEastAsia" w:hint="eastAsia"/>
          <w:lang w:eastAsia="zh-CN"/>
        </w:rPr>
        <w:t>参数控制下</w:t>
      </w:r>
      <w:r w:rsidRPr="00510981">
        <w:rPr>
          <w:rFonts w:eastAsiaTheme="minorEastAsia" w:hint="eastAsia"/>
          <w:lang w:eastAsia="zh-CN"/>
        </w:rPr>
        <w:t>的</w:t>
      </w:r>
      <w:r w:rsidR="0009027B" w:rsidRPr="00510981">
        <w:rPr>
          <w:rFonts w:eastAsiaTheme="minorEastAsia" w:hint="eastAsia"/>
          <w:lang w:eastAsia="zh-CN"/>
        </w:rPr>
        <w:t>绘制的更为精准的采样</w:t>
      </w:r>
      <w:r w:rsidRPr="00510981">
        <w:rPr>
          <w:rFonts w:eastAsiaTheme="minorEastAsia" w:hint="eastAsia"/>
          <w:lang w:eastAsia="zh-CN"/>
        </w:rPr>
        <w:t>区间可以权衡收敛时间和路径长度，</w:t>
      </w:r>
      <w:r w:rsidR="0009027B" w:rsidRPr="00510981">
        <w:rPr>
          <w:rFonts w:eastAsiaTheme="minorEastAsia" w:hint="eastAsia"/>
          <w:lang w:eastAsia="zh-CN"/>
        </w:rPr>
        <w:t>SC-</w:t>
      </w:r>
      <w:r w:rsidRPr="00510981">
        <w:rPr>
          <w:rFonts w:eastAsiaTheme="minorEastAsia"/>
          <w:lang w:eastAsia="zh-CN"/>
        </w:rPr>
        <w:t>RRT</w:t>
      </w:r>
      <w:r w:rsidRPr="00510981">
        <w:rPr>
          <w:rFonts w:eastAsiaTheme="minorEastAsia" w:hint="eastAsia"/>
          <w:lang w:eastAsia="zh-CN"/>
        </w:rPr>
        <w:t>比给定几个传统的和先进的</w:t>
      </w:r>
      <w:r w:rsidRPr="00510981">
        <w:rPr>
          <w:rFonts w:eastAsiaTheme="minorEastAsia"/>
          <w:lang w:eastAsia="zh-CN"/>
        </w:rPr>
        <w:t>RRT</w:t>
      </w:r>
      <w:r w:rsidRPr="00510981">
        <w:rPr>
          <w:rFonts w:eastAsiaTheme="minorEastAsia" w:hint="eastAsia"/>
          <w:lang w:eastAsia="zh-CN"/>
        </w:rPr>
        <w:t>变体表现更好。这意味着该算法可以在与其他算法相同或更少的时间内生成更好的路径。</w:t>
      </w:r>
      <w:r w:rsidRPr="00510981">
        <w:rPr>
          <w:rFonts w:eastAsiaTheme="minorEastAsia"/>
          <w:lang w:eastAsia="zh-CN"/>
        </w:rPr>
        <w:t xml:space="preserve"> </w:t>
      </w:r>
      <w:r w:rsidRPr="00510981">
        <w:rPr>
          <w:rFonts w:eastAsiaTheme="minorEastAsia" w:hint="eastAsia"/>
          <w:lang w:eastAsia="zh-CN"/>
        </w:rPr>
        <w:t>它在机器人的应用中会为其他计算节省大量的时间，并且较强的稳定性和鲁棒性也使其在工业生产中的应用成为可能。</w:t>
      </w:r>
    </w:p>
    <w:p w14:paraId="4C9C8C33" w14:textId="72AA2605" w:rsidR="0076352E" w:rsidRPr="00510981" w:rsidRDefault="00ED66E7" w:rsidP="00D20546">
      <w:pPr>
        <w:spacing w:line="261" w:lineRule="auto"/>
        <w:ind w:firstLineChars="200" w:firstLine="440"/>
        <w:jc w:val="both"/>
        <w:rPr>
          <w:rFonts w:eastAsiaTheme="minorEastAsia"/>
          <w:lang w:eastAsia="zh-CN"/>
        </w:rPr>
        <w:sectPr w:rsidR="0076352E" w:rsidRPr="00510981" w:rsidSect="00927F8F">
          <w:footerReference w:type="even" r:id="rId35"/>
          <w:footerReference w:type="default" r:id="rId36"/>
          <w:type w:val="continuous"/>
          <w:pgSz w:w="11910" w:h="15820"/>
          <w:pgMar w:top="540" w:right="900" w:bottom="1120" w:left="800" w:header="616" w:footer="939" w:gutter="0"/>
          <w:cols w:space="708"/>
        </w:sectPr>
      </w:pPr>
      <w:r w:rsidRPr="00510981">
        <w:rPr>
          <w:rFonts w:eastAsiaTheme="minorEastAsia" w:hint="eastAsia"/>
          <w:lang w:eastAsia="zh-CN"/>
        </w:rPr>
        <w:t>在未来的工作中，一个有趣的挑战是使用我们的方法来拟合任何成本函数，正如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37"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67" w:name="References"/>
      <w:bookmarkEnd w:id="67"/>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68" w:name="_bookmark25"/>
      <w:bookmarkEnd w:id="68"/>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69" w:name="_bookmark26"/>
      <w:bookmarkEnd w:id="69"/>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70" w:name="_bookmark27"/>
      <w:bookmarkEnd w:id="70"/>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71" w:name="_bookmark28"/>
      <w:bookmarkEnd w:id="71"/>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72" w:name="_bookmark29"/>
      <w:bookmarkEnd w:id="72"/>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73" w:name="_bookmark30"/>
      <w:bookmarkEnd w:id="73"/>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74" w:name="_bookmark31"/>
      <w:bookmarkEnd w:id="74"/>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75" w:name="_bookmark32"/>
      <w:bookmarkEnd w:id="75"/>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76" w:name="_bookmark33"/>
      <w:bookmarkEnd w:id="76"/>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38"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77" w:name="_bookmark34"/>
      <w:bookmarkEnd w:id="77"/>
      <w:r>
        <w:br w:type="column"/>
      </w:r>
      <w:r>
        <w:rPr>
          <w:sz w:val="17"/>
        </w:rPr>
        <w:lastRenderedPageBreak/>
        <w:t xml:space="preserve">Chiang, H.T.L., et al.: RL-RRT: Kinodynamic Motion Planning via Learning Reachability Estimators From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78" w:name="_bookmark35"/>
      <w:bookmarkEnd w:id="78"/>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79" w:name="_bookmark36"/>
      <w:bookmarkEnd w:id="79"/>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39" w:history="1">
        <w:r w:rsidR="0076352E">
          <w:rPr>
            <w:color w:val="0000FF"/>
            <w:sz w:val="17"/>
          </w:rPr>
          <w:t>https://www.researchgate.net/</w:t>
        </w:r>
      </w:hyperlink>
      <w:r>
        <w:rPr>
          <w:color w:val="0000FF"/>
          <w:sz w:val="17"/>
        </w:rPr>
        <w:t xml:space="preserve"> </w:t>
      </w:r>
      <w:hyperlink r:id="rId40" w:history="1">
        <w:r w:rsidR="0076352E">
          <w:rPr>
            <w:color w:val="0000FF"/>
            <w:spacing w:val="-2"/>
            <w:sz w:val="17"/>
          </w:rPr>
          <w:t>publication/2639200_Rapidly-Exploring_Random_Trees_A_</w:t>
        </w:r>
      </w:hyperlink>
      <w:r>
        <w:rPr>
          <w:color w:val="0000FF"/>
          <w:spacing w:val="-2"/>
          <w:sz w:val="17"/>
        </w:rPr>
        <w:t xml:space="preserve"> </w:t>
      </w:r>
      <w:bookmarkStart w:id="80" w:name="_bookmark37"/>
      <w:bookmarkEnd w:id="80"/>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81" w:name="_bookmark38"/>
      <w:bookmarkEnd w:id="81"/>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82" w:name="_bookmark39"/>
      <w:bookmarkEnd w:id="82"/>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83" w:name="_bookmark40"/>
      <w:bookmarkEnd w:id="83"/>
      <w:r>
        <w:rPr>
          <w:sz w:val="17"/>
        </w:rPr>
        <w:t xml:space="preserve">sys). (2019). </w:t>
      </w:r>
      <w:hyperlink r:id="rId41"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84" w:name="_bookmark41"/>
      <w:bookmarkEnd w:id="84"/>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85" w:name="_bookmark42"/>
      <w:bookmarkEnd w:id="85"/>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86" w:name="_bookmark43"/>
      <w:bookmarkEnd w:id="86"/>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87" w:name="_bookmark44"/>
      <w:bookmarkEnd w:id="87"/>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88" w:name="_bookmark45"/>
      <w:bookmarkEnd w:id="88"/>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89" w:name="_bookmark46"/>
      <w:bookmarkEnd w:id="89"/>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90" w:name="_bookmark47"/>
      <w:bookmarkEnd w:id="90"/>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91" w:name="_bookmark48"/>
      <w:bookmarkEnd w:id="91"/>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92" w:name="_bookmark49"/>
      <w:bookmarkEnd w:id="92"/>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93" w:name="_bookmark50"/>
      <w:bookmarkEnd w:id="93"/>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2" w:history="1">
        <w:r w:rsidR="0076352E">
          <w:rPr>
            <w:color w:val="0000FF"/>
            <w:sz w:val="17"/>
          </w:rPr>
          <w:t>https://</w:t>
        </w:r>
      </w:hyperlink>
      <w:r>
        <w:rPr>
          <w:color w:val="0000FF"/>
          <w:sz w:val="17"/>
        </w:rPr>
        <w:t xml:space="preserve"> </w:t>
      </w:r>
      <w:bookmarkStart w:id="94" w:name="_bookmark51"/>
      <w:bookmarkEnd w:id="94"/>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3"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95" w:name="_bookmark52"/>
      <w:bookmarkEnd w:id="95"/>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96" w:name="_bookmark53"/>
      <w:bookmarkEnd w:id="96"/>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97" w:name="_bookmark54"/>
      <w:bookmarkEnd w:id="97"/>
      <w:r>
        <w:rPr>
          <w:sz w:val="17"/>
        </w:rPr>
        <w:t xml:space="preserve">(2012). </w:t>
      </w:r>
      <w:hyperlink r:id="rId44"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5"/>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6"/>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47"/>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bookmarkStart w:id="98" w:name="OLE_LINK10"/>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bookmarkEnd w:id="98"/>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Pr="009319BE" w:rsidRDefault="00F3051E" w:rsidP="00F3051E">
      <w:pPr>
        <w:spacing w:before="1" w:line="244" w:lineRule="auto"/>
        <w:ind w:right="114"/>
        <w:jc w:val="both"/>
        <w:rPr>
          <w:rFonts w:eastAsiaTheme="minorEastAsia"/>
          <w:sz w:val="17"/>
          <w:lang w:eastAsia="zh-CN"/>
        </w:rPr>
      </w:pPr>
    </w:p>
    <w:sectPr w:rsidR="00F3051E" w:rsidRPr="009319BE"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23"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26"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31"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33"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37" w:author="兴雨 郭" w:date="2026-01-25T22:38:00Z" w:initials="兴郭">
    <w:p w14:paraId="16ADE50A" w14:textId="77777777" w:rsidR="00A869F1" w:rsidRDefault="00A869F1" w:rsidP="00C333A8">
      <w:pPr>
        <w:pStyle w:val="af1"/>
      </w:pPr>
      <w:r>
        <w:rPr>
          <w:rStyle w:val="af0"/>
        </w:rPr>
        <w:annotationRef/>
      </w:r>
      <w:r>
        <w:rPr>
          <w:rFonts w:hint="eastAsia"/>
        </w:rPr>
        <w:t>完善后简化下面公式的部分和评价性废话别提</w:t>
      </w:r>
    </w:p>
  </w:comment>
  <w:comment w:id="54"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56"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57"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58"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60" w:author="兴雨 郭" w:date="2026-01-25T22:53:00Z" w:initials="兴郭">
    <w:p w14:paraId="292D5284" w14:textId="77777777" w:rsidR="00140366" w:rsidRDefault="00426B43" w:rsidP="00140366">
      <w:pPr>
        <w:pStyle w:val="af1"/>
      </w:pPr>
      <w:r>
        <w:rPr>
          <w:rStyle w:val="af0"/>
        </w:rPr>
        <w:annotationRef/>
      </w:r>
      <w:r w:rsidR="00140366">
        <w:rPr>
          <w:rFonts w:hint="eastAsia"/>
        </w:rPr>
        <w:t>这段没用</w:t>
      </w:r>
    </w:p>
  </w:comment>
  <w:comment w:id="61" w:author="兴雨 郭" w:date="2026-01-25T23:25:00Z" w:initials="兴郭">
    <w:p w14:paraId="4348E32F" w14:textId="77777777" w:rsidR="00140366" w:rsidRDefault="00140366" w:rsidP="00140366">
      <w:pPr>
        <w:pStyle w:val="af1"/>
      </w:pPr>
      <w:r>
        <w:rPr>
          <w:rStyle w:val="af0"/>
        </w:rPr>
        <w:annotationRef/>
      </w:r>
      <w:r>
        <w:rPr>
          <w:rFonts w:hint="eastAsia"/>
        </w:rPr>
        <w:t>关于稳定性方面，直接讲通过</w:t>
      </w:r>
      <w:r>
        <w:t>2000</w:t>
      </w:r>
      <w:r>
        <w:rPr>
          <w:rFonts w:hint="eastAsia"/>
        </w:rPr>
        <w:t>次实验证明稳定性</w:t>
      </w:r>
    </w:p>
  </w:comment>
  <w:comment w:id="62" w:author="兴雨 郭" w:date="2026-01-25T23:15:00Z" w:initials="兴郭">
    <w:p w14:paraId="4103CDEB" w14:textId="77777777" w:rsidR="008516FE" w:rsidRDefault="008516FE" w:rsidP="008516FE">
      <w:pPr>
        <w:pStyle w:val="af1"/>
      </w:pPr>
      <w:r>
        <w:rPr>
          <w:rStyle w:val="af0"/>
        </w:rPr>
        <w:annotationRef/>
      </w:r>
      <w:r>
        <w:rPr>
          <w:rFonts w:hint="eastAsia"/>
        </w:rPr>
        <w:t>可以直接不用做实验，或借用某某算法论文获取最优参数</w:t>
      </w:r>
    </w:p>
  </w:comment>
  <w:comment w:id="63" w:author="兴雨 郭" w:date="2026-01-25T23:16:00Z" w:initials="兴郭">
    <w:p w14:paraId="6B0B3B12" w14:textId="77777777" w:rsidR="008516FE" w:rsidRDefault="008516FE" w:rsidP="008516FE">
      <w:pPr>
        <w:pStyle w:val="af1"/>
      </w:pPr>
      <w:r>
        <w:rPr>
          <w:rStyle w:val="af0"/>
        </w:rPr>
        <w:annotationRef/>
      </w:r>
      <w:r>
        <w:rPr>
          <w:rFonts w:hint="eastAsia"/>
        </w:rPr>
        <w:t>这个要做，主要是这个</w:t>
      </w:r>
    </w:p>
  </w:comment>
  <w:comment w:id="64" w:author="兴雨 郭" w:date="2026-01-25T23:17:00Z" w:initials="兴郭">
    <w:p w14:paraId="5ED57023" w14:textId="77777777" w:rsidR="008516FE" w:rsidRDefault="008516FE" w:rsidP="008516FE">
      <w:pPr>
        <w:pStyle w:val="af1"/>
      </w:pPr>
      <w:r>
        <w:rPr>
          <w:rStyle w:val="af0"/>
        </w:rPr>
        <w:annotationRef/>
      </w:r>
      <w:r>
        <w:rPr>
          <w:rFonts w:hint="eastAsia"/>
        </w:rPr>
        <w:t>不要东边一个西边一个</w:t>
      </w:r>
    </w:p>
  </w:comment>
  <w:comment w:id="65" w:author="兴雨 郭" w:date="2026-01-25T23:35:00Z" w:initials="兴郭">
    <w:p w14:paraId="79039180" w14:textId="77777777" w:rsidR="00140366" w:rsidRDefault="00140366" w:rsidP="00140366">
      <w:pPr>
        <w:pStyle w:val="af1"/>
      </w:pPr>
      <w:r>
        <w:rPr>
          <w:rStyle w:val="af0"/>
        </w:rPr>
        <w:annotationRef/>
      </w:r>
      <w:r>
        <w:rPr>
          <w:rFonts w:hint="eastAsia"/>
        </w:rPr>
        <w:t>不要复现别人的实验，直接借用数据，语言描述后环境配置一样就可以</w:t>
      </w:r>
    </w:p>
  </w:comment>
  <w:comment w:id="66" w:author="兴雨 郭" w:date="2026-01-25T22:39:00Z" w:initials="兴郭">
    <w:p w14:paraId="57F497A0" w14:textId="77777777" w:rsidR="00765799" w:rsidRDefault="00765799" w:rsidP="00C333A8">
      <w:pPr>
        <w:pStyle w:val="af1"/>
      </w:pPr>
      <w:r>
        <w:rPr>
          <w:rStyle w:val="af0"/>
        </w:rPr>
        <w:annotationRef/>
      </w:r>
      <w:r>
        <w:rPr>
          <w:rFonts w:hint="eastAsia"/>
        </w:rPr>
        <w:t>写结论里不写这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16ADE50A" w15:done="0"/>
  <w15:commentEx w15:paraId="2038CDCD" w15:done="0"/>
  <w15:commentEx w15:paraId="5483F29A" w15:done="0"/>
  <w15:commentEx w15:paraId="5E55200D" w15:paraIdParent="5483F29A" w15:done="0"/>
  <w15:commentEx w15:paraId="610A200F" w15:paraIdParent="5483F29A" w15:done="0"/>
  <w15:commentEx w15:paraId="292D5284" w15:done="0"/>
  <w15:commentEx w15:paraId="4348E32F" w15:paraIdParent="292D5284" w15:done="0"/>
  <w15:commentEx w15:paraId="4103CDEB" w15:done="0"/>
  <w15:commentEx w15:paraId="6B0B3B12" w15:done="0"/>
  <w15:commentEx w15:paraId="5ED57023" w15:paraIdParent="6B0B3B12" w15:done="0"/>
  <w15:commentEx w15:paraId="79039180" w15:paraIdParent="6B0B3B12" w15:done="0"/>
  <w15:commentEx w15:paraId="57F497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Extensible w16cex:durableId="2A7D2749" w16cex:dateUtc="2026-01-25T15:15:00Z"/>
  <w16cex:commentExtensible w16cex:durableId="13D01893" w16cex:dateUtc="2026-01-25T15:16:00Z"/>
  <w16cex:commentExtensible w16cex:durableId="6C9C2831" w16cex:dateUtc="2026-01-25T15:17:00Z"/>
  <w16cex:commentExtensible w16cex:durableId="38ECDC24" w16cex:dateUtc="2026-01-25T15:35:00Z"/>
  <w16cex:commentExtensible w16cex:durableId="2156F2D4" w16cex:dateUtc="2026-01-2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16ADE50A"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292D5284" w16cid:durableId="0A232AB4"/>
  <w16cid:commentId w16cid:paraId="4348E32F" w16cid:durableId="2B2297B3"/>
  <w16cid:commentId w16cid:paraId="4103CDEB" w16cid:durableId="2A7D2749"/>
  <w16cid:commentId w16cid:paraId="6B0B3B12" w16cid:durableId="13D01893"/>
  <w16cid:commentId w16cid:paraId="5ED57023" w16cid:durableId="6C9C2831"/>
  <w16cid:commentId w16cid:paraId="79039180" w16cid:durableId="38ECDC24"/>
  <w16cid:commentId w16cid:paraId="57F497A0" w16cid:durableId="2156F2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E1280" w14:textId="77777777" w:rsidR="00D246F3" w:rsidRDefault="00D246F3">
      <w:r>
        <w:separator/>
      </w:r>
    </w:p>
  </w:endnote>
  <w:endnote w:type="continuationSeparator" w:id="0">
    <w:p w14:paraId="7C4FB489" w14:textId="77777777" w:rsidR="00D246F3" w:rsidRDefault="00D2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465D" w14:textId="77777777" w:rsidR="00D246F3" w:rsidRDefault="00D246F3">
      <w:r>
        <w:separator/>
      </w:r>
    </w:p>
  </w:footnote>
  <w:footnote w:type="continuationSeparator" w:id="0">
    <w:p w14:paraId="31631AB7" w14:textId="77777777" w:rsidR="00D246F3" w:rsidRDefault="00D2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43D2"/>
    <w:rsid w:val="00030326"/>
    <w:rsid w:val="00034DCB"/>
    <w:rsid w:val="00046DC6"/>
    <w:rsid w:val="00062CA0"/>
    <w:rsid w:val="00072951"/>
    <w:rsid w:val="00075690"/>
    <w:rsid w:val="00087929"/>
    <w:rsid w:val="0009027B"/>
    <w:rsid w:val="00090595"/>
    <w:rsid w:val="00096F8C"/>
    <w:rsid w:val="000A0CFF"/>
    <w:rsid w:val="000A1444"/>
    <w:rsid w:val="000B231D"/>
    <w:rsid w:val="000B6D23"/>
    <w:rsid w:val="000C09B1"/>
    <w:rsid w:val="000C571E"/>
    <w:rsid w:val="000D0EB4"/>
    <w:rsid w:val="000D7B58"/>
    <w:rsid w:val="000E27E7"/>
    <w:rsid w:val="000E33E1"/>
    <w:rsid w:val="000E64A2"/>
    <w:rsid w:val="000F45FC"/>
    <w:rsid w:val="000F48F0"/>
    <w:rsid w:val="000F7115"/>
    <w:rsid w:val="000F7198"/>
    <w:rsid w:val="00106F4F"/>
    <w:rsid w:val="0011603F"/>
    <w:rsid w:val="00122769"/>
    <w:rsid w:val="0012740D"/>
    <w:rsid w:val="001324AF"/>
    <w:rsid w:val="0013518F"/>
    <w:rsid w:val="00137855"/>
    <w:rsid w:val="00140366"/>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32A4"/>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18D8"/>
    <w:rsid w:val="00283EA7"/>
    <w:rsid w:val="00285123"/>
    <w:rsid w:val="002903C9"/>
    <w:rsid w:val="00294455"/>
    <w:rsid w:val="00294849"/>
    <w:rsid w:val="00296567"/>
    <w:rsid w:val="002B0404"/>
    <w:rsid w:val="002B175F"/>
    <w:rsid w:val="002B1EDD"/>
    <w:rsid w:val="002B5079"/>
    <w:rsid w:val="002C1900"/>
    <w:rsid w:val="002D2EF8"/>
    <w:rsid w:val="002D7F58"/>
    <w:rsid w:val="002E4138"/>
    <w:rsid w:val="002E7826"/>
    <w:rsid w:val="002F4125"/>
    <w:rsid w:val="002F5541"/>
    <w:rsid w:val="002F7A37"/>
    <w:rsid w:val="00301E6D"/>
    <w:rsid w:val="00302F26"/>
    <w:rsid w:val="00304232"/>
    <w:rsid w:val="00322816"/>
    <w:rsid w:val="0033321C"/>
    <w:rsid w:val="00340629"/>
    <w:rsid w:val="00345D87"/>
    <w:rsid w:val="00355772"/>
    <w:rsid w:val="00365D63"/>
    <w:rsid w:val="003711ED"/>
    <w:rsid w:val="00372E58"/>
    <w:rsid w:val="003774A1"/>
    <w:rsid w:val="00380798"/>
    <w:rsid w:val="00383FD7"/>
    <w:rsid w:val="00385D0C"/>
    <w:rsid w:val="003869EB"/>
    <w:rsid w:val="00397B24"/>
    <w:rsid w:val="003A260E"/>
    <w:rsid w:val="003A789E"/>
    <w:rsid w:val="003B036C"/>
    <w:rsid w:val="003B2498"/>
    <w:rsid w:val="003B6AFF"/>
    <w:rsid w:val="003B7C5F"/>
    <w:rsid w:val="003C0688"/>
    <w:rsid w:val="003C098D"/>
    <w:rsid w:val="003C0B15"/>
    <w:rsid w:val="003C1621"/>
    <w:rsid w:val="003C64F5"/>
    <w:rsid w:val="003D03C8"/>
    <w:rsid w:val="003E4579"/>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41E09"/>
    <w:rsid w:val="00451B88"/>
    <w:rsid w:val="004537AD"/>
    <w:rsid w:val="004549DF"/>
    <w:rsid w:val="004553E8"/>
    <w:rsid w:val="00464A9B"/>
    <w:rsid w:val="00470211"/>
    <w:rsid w:val="0047798F"/>
    <w:rsid w:val="00481616"/>
    <w:rsid w:val="004844A0"/>
    <w:rsid w:val="00486444"/>
    <w:rsid w:val="00491CA9"/>
    <w:rsid w:val="0049431B"/>
    <w:rsid w:val="00494DAF"/>
    <w:rsid w:val="00496532"/>
    <w:rsid w:val="004A5EEC"/>
    <w:rsid w:val="004B65D6"/>
    <w:rsid w:val="004B6CE5"/>
    <w:rsid w:val="004B7BEA"/>
    <w:rsid w:val="004C09F3"/>
    <w:rsid w:val="004E0916"/>
    <w:rsid w:val="004F1626"/>
    <w:rsid w:val="004F52CB"/>
    <w:rsid w:val="004F5E5B"/>
    <w:rsid w:val="005003D7"/>
    <w:rsid w:val="00500B1D"/>
    <w:rsid w:val="00501A1F"/>
    <w:rsid w:val="00502E6C"/>
    <w:rsid w:val="005037EC"/>
    <w:rsid w:val="00510981"/>
    <w:rsid w:val="0051555C"/>
    <w:rsid w:val="00515749"/>
    <w:rsid w:val="00522399"/>
    <w:rsid w:val="005235EA"/>
    <w:rsid w:val="0053252C"/>
    <w:rsid w:val="00537187"/>
    <w:rsid w:val="00540E10"/>
    <w:rsid w:val="00544FD6"/>
    <w:rsid w:val="00550059"/>
    <w:rsid w:val="00552D76"/>
    <w:rsid w:val="005618E7"/>
    <w:rsid w:val="00561F52"/>
    <w:rsid w:val="0056381C"/>
    <w:rsid w:val="0056385D"/>
    <w:rsid w:val="0058335E"/>
    <w:rsid w:val="00587CA2"/>
    <w:rsid w:val="0059054C"/>
    <w:rsid w:val="0059698D"/>
    <w:rsid w:val="005A3A2C"/>
    <w:rsid w:val="005A778F"/>
    <w:rsid w:val="005B2540"/>
    <w:rsid w:val="005B360B"/>
    <w:rsid w:val="005B7F8E"/>
    <w:rsid w:val="005C488F"/>
    <w:rsid w:val="005C5F9D"/>
    <w:rsid w:val="005C6027"/>
    <w:rsid w:val="005D072F"/>
    <w:rsid w:val="005D5603"/>
    <w:rsid w:val="005D75F5"/>
    <w:rsid w:val="005E5E58"/>
    <w:rsid w:val="005F5EB7"/>
    <w:rsid w:val="0060064D"/>
    <w:rsid w:val="006039D1"/>
    <w:rsid w:val="006064C8"/>
    <w:rsid w:val="00610C02"/>
    <w:rsid w:val="00620E55"/>
    <w:rsid w:val="006217CE"/>
    <w:rsid w:val="00623669"/>
    <w:rsid w:val="0063385C"/>
    <w:rsid w:val="00640DC4"/>
    <w:rsid w:val="00647675"/>
    <w:rsid w:val="00650276"/>
    <w:rsid w:val="00651660"/>
    <w:rsid w:val="00660DDF"/>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59F4"/>
    <w:rsid w:val="006A71C7"/>
    <w:rsid w:val="006B2EBA"/>
    <w:rsid w:val="006B6FED"/>
    <w:rsid w:val="006C521A"/>
    <w:rsid w:val="006E3D83"/>
    <w:rsid w:val="006E74E6"/>
    <w:rsid w:val="006F3810"/>
    <w:rsid w:val="006F645F"/>
    <w:rsid w:val="007038ED"/>
    <w:rsid w:val="00704758"/>
    <w:rsid w:val="00707A1A"/>
    <w:rsid w:val="00714B2E"/>
    <w:rsid w:val="007208B0"/>
    <w:rsid w:val="00724B6B"/>
    <w:rsid w:val="00736220"/>
    <w:rsid w:val="00736C29"/>
    <w:rsid w:val="007376F2"/>
    <w:rsid w:val="007408D5"/>
    <w:rsid w:val="007543F5"/>
    <w:rsid w:val="00760A96"/>
    <w:rsid w:val="0076352E"/>
    <w:rsid w:val="00765799"/>
    <w:rsid w:val="007675FE"/>
    <w:rsid w:val="007731F0"/>
    <w:rsid w:val="0077352B"/>
    <w:rsid w:val="00773628"/>
    <w:rsid w:val="00777782"/>
    <w:rsid w:val="007866FA"/>
    <w:rsid w:val="00791326"/>
    <w:rsid w:val="007933E9"/>
    <w:rsid w:val="007A4672"/>
    <w:rsid w:val="007A5F90"/>
    <w:rsid w:val="007B0FFA"/>
    <w:rsid w:val="007B28D5"/>
    <w:rsid w:val="007C178F"/>
    <w:rsid w:val="007D002C"/>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516FE"/>
    <w:rsid w:val="00851DC5"/>
    <w:rsid w:val="00856B48"/>
    <w:rsid w:val="008670A1"/>
    <w:rsid w:val="00870347"/>
    <w:rsid w:val="00892236"/>
    <w:rsid w:val="008A2AD5"/>
    <w:rsid w:val="008A6428"/>
    <w:rsid w:val="008A6998"/>
    <w:rsid w:val="008B080C"/>
    <w:rsid w:val="008B2119"/>
    <w:rsid w:val="008B7C60"/>
    <w:rsid w:val="008C00C5"/>
    <w:rsid w:val="008C0E4F"/>
    <w:rsid w:val="008C3361"/>
    <w:rsid w:val="008C7350"/>
    <w:rsid w:val="008E1D16"/>
    <w:rsid w:val="008E21E5"/>
    <w:rsid w:val="008E7FD6"/>
    <w:rsid w:val="008F21C8"/>
    <w:rsid w:val="00901272"/>
    <w:rsid w:val="0090219A"/>
    <w:rsid w:val="009046A1"/>
    <w:rsid w:val="0090586C"/>
    <w:rsid w:val="00910108"/>
    <w:rsid w:val="00911DD9"/>
    <w:rsid w:val="00912D60"/>
    <w:rsid w:val="00916166"/>
    <w:rsid w:val="00923A6B"/>
    <w:rsid w:val="00926CAA"/>
    <w:rsid w:val="00927F8F"/>
    <w:rsid w:val="009319BE"/>
    <w:rsid w:val="0093653E"/>
    <w:rsid w:val="009375C2"/>
    <w:rsid w:val="009375CE"/>
    <w:rsid w:val="00950E52"/>
    <w:rsid w:val="00954436"/>
    <w:rsid w:val="00955567"/>
    <w:rsid w:val="00961F7E"/>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D1158"/>
    <w:rsid w:val="009E349A"/>
    <w:rsid w:val="009E6202"/>
    <w:rsid w:val="009F0B8F"/>
    <w:rsid w:val="009F4587"/>
    <w:rsid w:val="009F4B14"/>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E0D08"/>
    <w:rsid w:val="00AF4685"/>
    <w:rsid w:val="00B0059C"/>
    <w:rsid w:val="00B03335"/>
    <w:rsid w:val="00B104E2"/>
    <w:rsid w:val="00B10503"/>
    <w:rsid w:val="00B11BEA"/>
    <w:rsid w:val="00B137BA"/>
    <w:rsid w:val="00B14659"/>
    <w:rsid w:val="00B155F2"/>
    <w:rsid w:val="00B21FA7"/>
    <w:rsid w:val="00B22479"/>
    <w:rsid w:val="00B312B8"/>
    <w:rsid w:val="00B31595"/>
    <w:rsid w:val="00B32C90"/>
    <w:rsid w:val="00B37EEF"/>
    <w:rsid w:val="00B40400"/>
    <w:rsid w:val="00B40EE7"/>
    <w:rsid w:val="00B4474A"/>
    <w:rsid w:val="00B4600B"/>
    <w:rsid w:val="00B46EFA"/>
    <w:rsid w:val="00B53AAB"/>
    <w:rsid w:val="00B53EB9"/>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4F20"/>
    <w:rsid w:val="00C25CE3"/>
    <w:rsid w:val="00C276F1"/>
    <w:rsid w:val="00C306A8"/>
    <w:rsid w:val="00C31875"/>
    <w:rsid w:val="00C333A8"/>
    <w:rsid w:val="00C34120"/>
    <w:rsid w:val="00C351EE"/>
    <w:rsid w:val="00C4187B"/>
    <w:rsid w:val="00C51A05"/>
    <w:rsid w:val="00C61B30"/>
    <w:rsid w:val="00C64B99"/>
    <w:rsid w:val="00C64EE4"/>
    <w:rsid w:val="00C670C9"/>
    <w:rsid w:val="00C709A8"/>
    <w:rsid w:val="00C76A6C"/>
    <w:rsid w:val="00C771B3"/>
    <w:rsid w:val="00C864CE"/>
    <w:rsid w:val="00C86BDE"/>
    <w:rsid w:val="00C97A55"/>
    <w:rsid w:val="00CA2C58"/>
    <w:rsid w:val="00CA385A"/>
    <w:rsid w:val="00CA77F4"/>
    <w:rsid w:val="00CB517F"/>
    <w:rsid w:val="00CB57AD"/>
    <w:rsid w:val="00CB7A28"/>
    <w:rsid w:val="00CC3DCA"/>
    <w:rsid w:val="00CD3BF9"/>
    <w:rsid w:val="00CD4364"/>
    <w:rsid w:val="00CD5C3D"/>
    <w:rsid w:val="00CE42D9"/>
    <w:rsid w:val="00CE5984"/>
    <w:rsid w:val="00CE6A47"/>
    <w:rsid w:val="00CF1614"/>
    <w:rsid w:val="00CF2A08"/>
    <w:rsid w:val="00D04ADF"/>
    <w:rsid w:val="00D06B81"/>
    <w:rsid w:val="00D10D02"/>
    <w:rsid w:val="00D1328A"/>
    <w:rsid w:val="00D203F5"/>
    <w:rsid w:val="00D20546"/>
    <w:rsid w:val="00D2099D"/>
    <w:rsid w:val="00D2366C"/>
    <w:rsid w:val="00D246F3"/>
    <w:rsid w:val="00D3098C"/>
    <w:rsid w:val="00D35E0D"/>
    <w:rsid w:val="00D3756B"/>
    <w:rsid w:val="00D43DA0"/>
    <w:rsid w:val="00D54C39"/>
    <w:rsid w:val="00D560A4"/>
    <w:rsid w:val="00D64821"/>
    <w:rsid w:val="00D66F69"/>
    <w:rsid w:val="00D83A5A"/>
    <w:rsid w:val="00D86440"/>
    <w:rsid w:val="00D925AE"/>
    <w:rsid w:val="00D9506C"/>
    <w:rsid w:val="00D979FB"/>
    <w:rsid w:val="00DA2891"/>
    <w:rsid w:val="00DB051F"/>
    <w:rsid w:val="00DC152F"/>
    <w:rsid w:val="00DC1FB6"/>
    <w:rsid w:val="00DC2089"/>
    <w:rsid w:val="00DC24CD"/>
    <w:rsid w:val="00DC3B50"/>
    <w:rsid w:val="00DD41E1"/>
    <w:rsid w:val="00DE28E5"/>
    <w:rsid w:val="00DE3803"/>
    <w:rsid w:val="00DF2CDA"/>
    <w:rsid w:val="00DF519A"/>
    <w:rsid w:val="00DF7779"/>
    <w:rsid w:val="00E02226"/>
    <w:rsid w:val="00E033A3"/>
    <w:rsid w:val="00E04A1C"/>
    <w:rsid w:val="00E12DD9"/>
    <w:rsid w:val="00E14720"/>
    <w:rsid w:val="00E14E0F"/>
    <w:rsid w:val="00E17DA1"/>
    <w:rsid w:val="00E239F4"/>
    <w:rsid w:val="00E325BC"/>
    <w:rsid w:val="00E34696"/>
    <w:rsid w:val="00E34F27"/>
    <w:rsid w:val="00E40572"/>
    <w:rsid w:val="00E413C2"/>
    <w:rsid w:val="00E43F83"/>
    <w:rsid w:val="00E4440F"/>
    <w:rsid w:val="00E4750A"/>
    <w:rsid w:val="00E47A49"/>
    <w:rsid w:val="00E64207"/>
    <w:rsid w:val="00E64922"/>
    <w:rsid w:val="00E66D53"/>
    <w:rsid w:val="00E73D63"/>
    <w:rsid w:val="00E76CBF"/>
    <w:rsid w:val="00E81936"/>
    <w:rsid w:val="00E83297"/>
    <w:rsid w:val="00E8585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E4FA8"/>
    <w:rsid w:val="00EF0836"/>
    <w:rsid w:val="00EF0E31"/>
    <w:rsid w:val="00EF11A0"/>
    <w:rsid w:val="00EF1E59"/>
    <w:rsid w:val="00EF5B1C"/>
    <w:rsid w:val="00F01560"/>
    <w:rsid w:val="00F0747F"/>
    <w:rsid w:val="00F07A53"/>
    <w:rsid w:val="00F101CC"/>
    <w:rsid w:val="00F1577C"/>
    <w:rsid w:val="00F24FA8"/>
    <w:rsid w:val="00F3051E"/>
    <w:rsid w:val="00F30F56"/>
    <w:rsid w:val="00F31502"/>
    <w:rsid w:val="00F319D5"/>
    <w:rsid w:val="00F35CF3"/>
    <w:rsid w:val="00F519E7"/>
    <w:rsid w:val="00F54D9B"/>
    <w:rsid w:val="00F627E0"/>
    <w:rsid w:val="00F64E64"/>
    <w:rsid w:val="00F6786D"/>
    <w:rsid w:val="00F70A1A"/>
    <w:rsid w:val="00F73764"/>
    <w:rsid w:val="00F75FC0"/>
    <w:rsid w:val="00F824EB"/>
    <w:rsid w:val="00F90519"/>
    <w:rsid w:val="00F9332E"/>
    <w:rsid w:val="00F94C6D"/>
    <w:rsid w:val="00F961C9"/>
    <w:rsid w:val="00FB20CC"/>
    <w:rsid w:val="00FB5168"/>
    <w:rsid w:val="00FB7840"/>
    <w:rsid w:val="00FB7B51"/>
    <w:rsid w:val="00FC0120"/>
    <w:rsid w:val="00FC2A26"/>
    <w:rsid w:val="00FC550D"/>
    <w:rsid w:val="00FC59AE"/>
    <w:rsid w:val="00FC5AEC"/>
    <w:rsid w:val="00FD1CF2"/>
    <w:rsid w:val="00FD2983"/>
    <w:rsid w:val="00FD572D"/>
    <w:rsid w:val="00FE21FE"/>
    <w:rsid w:val="00FE2418"/>
    <w:rsid w:val="00FE4163"/>
    <w:rsid w:val="00FE6873"/>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61A9B"/>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wmf"/><Relationship Id="rId26" Type="http://schemas.openxmlformats.org/officeDocument/2006/relationships/oleObject" Target="embeddings/oleObject5.bin"/><Relationship Id="rId39" Type="http://schemas.openxmlformats.org/officeDocument/2006/relationships/hyperlink" Target="https://www.researchgate.net/publication/2639200_Rapidly-Exploring_Random_Trees_A_New_Tool_for_Path_Planning" TargetMode="External"/><Relationship Id="rId21" Type="http://schemas.openxmlformats.org/officeDocument/2006/relationships/oleObject" Target="embeddings/oleObject2.bin"/><Relationship Id="rId34" Type="http://schemas.openxmlformats.org/officeDocument/2006/relationships/header" Target="header2.xml"/><Relationship Id="rId42" Type="http://schemas.openxmlformats.org/officeDocument/2006/relationships/hyperlink" Target="https://doi.org/10.48550/arXiv.1403.7664" TargetMode="External"/><Relationship Id="rId47" Type="http://schemas.openxmlformats.org/officeDocument/2006/relationships/image" Target="media/image14.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8.png"/><Relationship Id="rId11" Type="http://schemas.microsoft.com/office/2011/relationships/commentsExtended" Target="commentsExtended.xml"/><Relationship Id="rId24" Type="http://schemas.openxmlformats.org/officeDocument/2006/relationships/oleObject" Target="embeddings/oleObject4.bin"/><Relationship Id="rId32" Type="http://schemas.openxmlformats.org/officeDocument/2006/relationships/image" Target="media/image11.png"/><Relationship Id="rId37" Type="http://schemas.openxmlformats.org/officeDocument/2006/relationships/hyperlink" Target="mailto:2%2C399%2C496%2C491@qq.com" TargetMode="External"/><Relationship Id="rId40" Type="http://schemas.openxmlformats.org/officeDocument/2006/relationships/hyperlink" Target="https://www.researchgate.net/publication/2639200_Rapidly-Exploring_Random_Trees_A_New_Tool_for_Path_Planning" TargetMode="External"/><Relationship Id="rId45"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oleObject" Target="embeddings/oleObject3.bin"/><Relationship Id="rId28" Type="http://schemas.openxmlformats.org/officeDocument/2006/relationships/oleObject" Target="embeddings/oleObject6.bin"/><Relationship Id="rId36" Type="http://schemas.openxmlformats.org/officeDocument/2006/relationships/footer" Target="footer4.xml"/><Relationship Id="rId49" Type="http://schemas.microsoft.com/office/2011/relationships/people" Target="people.xml"/><Relationship Id="rId10" Type="http://schemas.openxmlformats.org/officeDocument/2006/relationships/comments" Target="comments.xml"/><Relationship Id="rId19" Type="http://schemas.openxmlformats.org/officeDocument/2006/relationships/oleObject" Target="embeddings/oleObject1.bin"/><Relationship Id="rId31" Type="http://schemas.openxmlformats.org/officeDocument/2006/relationships/image" Target="media/image10.png"/><Relationship Id="rId44" Type="http://schemas.openxmlformats.org/officeDocument/2006/relationships/hyperlink" Target="https://doi.org/10.1109/ISdea.2012.58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5.wmf"/><Relationship Id="rId27" Type="http://schemas.openxmlformats.org/officeDocument/2006/relationships/image" Target="media/image7.wmf"/><Relationship Id="rId30" Type="http://schemas.openxmlformats.org/officeDocument/2006/relationships/image" Target="media/image9.png"/><Relationship Id="rId35" Type="http://schemas.openxmlformats.org/officeDocument/2006/relationships/footer" Target="footer3.xml"/><Relationship Id="rId43" Type="http://schemas.openxmlformats.org/officeDocument/2006/relationships/hyperlink" Target="https://doi.org/10.48550/arXiv.1404.1347" TargetMode="External"/><Relationship Id="rId48" Type="http://schemas.openxmlformats.org/officeDocument/2006/relationships/fontTable" Target="fontTable.xml"/><Relationship Id="rId8" Type="http://schemas.openxmlformats.org/officeDocument/2006/relationships/hyperlink" Target="http://crossmark.crossref.org/dialog/?doi=10.1007/s10846-023-01823-4&amp;domain=pdf"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image" Target="media/image6.wmf"/><Relationship Id="rId33" Type="http://schemas.openxmlformats.org/officeDocument/2006/relationships/header" Target="header1.xml"/><Relationship Id="rId38" Type="http://schemas.openxmlformats.org/officeDocument/2006/relationships/hyperlink" Target="https://doi.org/10.48550/arXiv.1005.0416" TargetMode="External"/><Relationship Id="rId46" Type="http://schemas.openxmlformats.org/officeDocument/2006/relationships/image" Target="media/image13.png"/><Relationship Id="rId20" Type="http://schemas.openxmlformats.org/officeDocument/2006/relationships/image" Target="media/image4.wmf"/><Relationship Id="rId41" Type="http://schemas.openxmlformats.org/officeDocument/2006/relationships/hyperlink" Target="https://doi.org/10.1109/ICSIGSYS.2019.881109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16</Pages>
  <Words>3602</Words>
  <Characters>20537</Characters>
  <Application>Microsoft Office Word</Application>
  <DocSecurity>0</DocSecurity>
  <Lines>171</Lines>
  <Paragraphs>48</Paragraphs>
  <ScaleCrop>false</ScaleCrop>
  <Company/>
  <LinksUpToDate>false</LinksUpToDate>
  <CharactersWithSpaces>24091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29</cp:revision>
  <cp:lastPrinted>2025-12-01T13:09:00Z</cp:lastPrinted>
  <dcterms:created xsi:type="dcterms:W3CDTF">2026-02-01T13:30:00Z</dcterms:created>
  <dcterms:modified xsi:type="dcterms:W3CDTF">2026-02-01T15:54:00Z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