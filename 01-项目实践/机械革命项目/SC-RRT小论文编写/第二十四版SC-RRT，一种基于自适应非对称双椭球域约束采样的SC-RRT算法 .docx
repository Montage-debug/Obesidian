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5090C614" w:rsidR="00851DC5" w:rsidRPr="00EA36C3" w:rsidRDefault="00EA36C3" w:rsidP="003E21FA">
      <w:pPr>
        <w:pStyle w:val="a5"/>
        <w:spacing w:line="235" w:lineRule="auto"/>
        <w:ind w:left="0"/>
        <w:jc w:val="center"/>
        <w:rPr>
          <w:rFonts w:eastAsiaTheme="minorEastAsia" w:hint="eastAsia"/>
          <w:w w:val="80"/>
          <w:lang w:eastAsia="zh-CN"/>
        </w:rPr>
      </w:pPr>
      <w:r w:rsidRPr="00EA36C3">
        <w:rPr>
          <w:w w:val="80"/>
        </w:rPr>
        <w:t>SC-RRT: A Search-State-Driven Path Planning Algorithm with Adaptive Asymmetric Dual-Ellipsoid Constrained Sampling</w:t>
      </w:r>
    </w:p>
    <w:p w14:paraId="13F5D318" w14:textId="35DA151B" w:rsidR="0076352E" w:rsidRPr="00EA36C3" w:rsidRDefault="00EA36C3" w:rsidP="003E21FA">
      <w:pPr>
        <w:pStyle w:val="a5"/>
        <w:spacing w:line="235" w:lineRule="auto"/>
        <w:jc w:val="center"/>
        <w:rPr>
          <w:rFonts w:eastAsiaTheme="minorEastAsia"/>
          <w:color w:val="EE0000"/>
          <w:sz w:val="28"/>
          <w:szCs w:val="28"/>
          <w:lang w:eastAsia="zh-CN"/>
        </w:rPr>
      </w:pPr>
      <w:r w:rsidRPr="00EA36C3">
        <w:rPr>
          <w:rFonts w:eastAsiaTheme="minorEastAsia" w:hint="eastAsia"/>
          <w:color w:val="EE0000"/>
          <w:sz w:val="28"/>
          <w:szCs w:val="28"/>
          <w:lang w:eastAsia="zh-CN"/>
        </w:rPr>
        <w:t>搜索状态驱动的</w:t>
      </w:r>
      <w:r w:rsidR="000D7B58" w:rsidRPr="00EA36C3">
        <w:rPr>
          <w:rFonts w:eastAsiaTheme="minorEastAsia"/>
          <w:color w:val="EE0000"/>
          <w:sz w:val="28"/>
          <w:szCs w:val="28"/>
          <w:lang w:eastAsia="zh-CN"/>
        </w:rPr>
        <w:t>自适应</w:t>
      </w:r>
      <w:ins w:id="0" w:author="兴雨 郭" w:date="2026-02-05T22:01:00Z">
        <w:r w:rsidR="008E3093" w:rsidRPr="00EA36C3">
          <w:rPr>
            <w:rFonts w:eastAsiaTheme="minorEastAsia"/>
            <w:color w:val="EE0000"/>
            <w:sz w:val="28"/>
            <w:szCs w:val="28"/>
            <w:lang w:eastAsia="zh-CN"/>
          </w:rPr>
          <w:t>非对称双椭球</w:t>
        </w:r>
      </w:ins>
      <w:del w:id="1" w:author="兴雨 郭" w:date="2026-02-05T22:01:00Z" w16du:dateUtc="2026-02-05T14:01:00Z">
        <w:r w:rsidR="00B4474A" w:rsidRPr="00EA36C3" w:rsidDel="008E3093">
          <w:rPr>
            <w:rFonts w:eastAsiaTheme="minorEastAsia"/>
            <w:color w:val="EE0000"/>
            <w:sz w:val="28"/>
            <w:szCs w:val="28"/>
            <w:lang w:eastAsia="zh-CN"/>
          </w:rPr>
          <w:delText>双向</w:delText>
        </w:r>
        <w:r w:rsidR="000D7B58" w:rsidRPr="00EA36C3" w:rsidDel="008E3093">
          <w:rPr>
            <w:rFonts w:eastAsiaTheme="minorEastAsia"/>
            <w:color w:val="EE0000"/>
            <w:sz w:val="28"/>
            <w:szCs w:val="28"/>
            <w:lang w:eastAsia="zh-CN"/>
          </w:rPr>
          <w:delText>超椭球</w:delText>
        </w:r>
      </w:del>
      <w:r w:rsidR="000D7B58" w:rsidRPr="00EA36C3">
        <w:rPr>
          <w:rFonts w:eastAsiaTheme="minorEastAsia"/>
          <w:color w:val="EE0000"/>
          <w:sz w:val="28"/>
          <w:szCs w:val="28"/>
          <w:lang w:eastAsia="zh-CN"/>
        </w:rPr>
        <w:t>约束采样</w:t>
      </w:r>
      <w:r w:rsidR="000D7B58" w:rsidRPr="00EA36C3">
        <w:rPr>
          <w:rFonts w:eastAsiaTheme="minorEastAsia"/>
          <w:color w:val="EE0000"/>
          <w:sz w:val="28"/>
          <w:szCs w:val="28"/>
          <w:lang w:eastAsia="zh-CN"/>
        </w:rPr>
        <w:t>SC-RRT</w:t>
      </w:r>
      <w:r w:rsidR="00412275" w:rsidRPr="00EA36C3">
        <w:rPr>
          <w:rFonts w:eastAsiaTheme="minorEastAsia" w:hint="eastAsia"/>
          <w:color w:val="EE0000"/>
          <w:sz w:val="28"/>
          <w:szCs w:val="28"/>
          <w:lang w:eastAsia="zh-CN"/>
        </w:rPr>
        <w:t>路径规划</w:t>
      </w:r>
      <w:r w:rsidR="000D7B58" w:rsidRPr="00EA36C3">
        <w:rPr>
          <w:rFonts w:eastAsiaTheme="minorEastAsia"/>
          <w:color w:val="EE0000"/>
          <w:sz w:val="28"/>
          <w:szCs w:val="28"/>
          <w:lang w:eastAsia="zh-CN"/>
        </w:rPr>
        <w:t>算法</w:t>
      </w:r>
    </w:p>
    <w:p w14:paraId="0A7CBD3D" w14:textId="64E73299" w:rsidR="0076352E" w:rsidRPr="003E21FA" w:rsidRDefault="00A175A7" w:rsidP="003E21FA">
      <w:pPr>
        <w:pStyle w:val="31"/>
        <w:spacing w:line="244" w:lineRule="auto"/>
        <w:ind w:left="220" w:right="678" w:firstLine="0"/>
        <w:jc w:val="center"/>
        <w:rPr>
          <w:rFonts w:eastAsiaTheme="minorEastAsia"/>
          <w:lang w:eastAsia="zh-CN"/>
        </w:rPr>
      </w:pPr>
      <w:r>
        <w:rPr>
          <w:rFonts w:eastAsiaTheme="minorEastAsia" w:hint="eastAsia"/>
          <w:lang w:eastAsia="zh-CN"/>
        </w:rPr>
        <w:t>YanWu</w:t>
      </w:r>
      <w:r>
        <w:rPr>
          <w:rFonts w:eastAsiaTheme="minorEastAsia" w:hint="eastAsia"/>
          <w:vertAlign w:val="superscript"/>
          <w:lang w:eastAsia="zh-CN"/>
        </w:rPr>
        <w:t>1</w:t>
      </w:r>
      <w:r>
        <w:rPr>
          <w:spacing w:val="19"/>
        </w:rPr>
        <w:t xml:space="preserve"> </w:t>
      </w:r>
      <w:r>
        <w:t xml:space="preserve">· </w:t>
      </w:r>
      <w:r w:rsidR="00927F8F">
        <w:rPr>
          <w:rFonts w:eastAsiaTheme="minorEastAsia" w:hint="eastAsia"/>
          <w:lang w:eastAsia="zh-CN"/>
        </w:rPr>
        <w:t>Xingyu Gu</w:t>
      </w:r>
      <w:r w:rsidR="00927F8F">
        <w:t>o</w:t>
      </w:r>
      <w:r w:rsidR="00927F8F">
        <w:rPr>
          <w:vertAlign w:val="superscript"/>
        </w:rPr>
        <w:t>1</w:t>
      </w:r>
      <w:r w:rsidR="00DE5CE0">
        <w:rPr>
          <w:spacing w:val="19"/>
        </w:rPr>
        <w:t xml:space="preserve"> </w:t>
      </w:r>
      <w:r w:rsidR="00DE5CE0">
        <w:t xml:space="preserve">· </w:t>
      </w:r>
      <w:r w:rsidR="00DE5CE0">
        <w:rPr>
          <w:rFonts w:eastAsiaTheme="minorEastAsia" w:hint="eastAsia"/>
          <w:lang w:eastAsia="zh-CN"/>
        </w:rPr>
        <w:t>MuChun Fan</w:t>
      </w:r>
      <w:r w:rsidR="00DE5CE0">
        <w:rPr>
          <w:vertAlign w:val="superscript"/>
        </w:rPr>
        <w:t>1</w:t>
      </w:r>
      <w:r w:rsidR="00DE5CE0">
        <w:rPr>
          <w:spacing w:val="19"/>
        </w:rPr>
        <w:t xml:space="preserve"> </w:t>
      </w:r>
      <w:r w:rsidR="00DE5CE0">
        <w:t>·</w:t>
      </w:r>
      <w:r w:rsidR="00DE5CE0">
        <w:rPr>
          <w:spacing w:val="19"/>
        </w:rPr>
        <w:t xml:space="preserve"> </w:t>
      </w:r>
      <w:r w:rsidR="00DE5CE0">
        <w:rPr>
          <w:rFonts w:eastAsiaTheme="minorEastAsia" w:hint="eastAsia"/>
          <w:lang w:eastAsia="zh-CN"/>
        </w:rPr>
        <w:t>FengHong</w:t>
      </w:r>
      <w:r w:rsidR="00DE5CE0">
        <w:rPr>
          <w:vertAlign w:val="superscript"/>
        </w:rPr>
        <w:t>1</w:t>
      </w:r>
      <w:r w:rsidR="00927F8F">
        <w:rPr>
          <w:spacing w:val="19"/>
        </w:rPr>
        <w:t xml:space="preserve"> </w:t>
      </w:r>
      <w:r w:rsidR="00927F8F">
        <w:t>·</w:t>
      </w:r>
      <w:r w:rsidR="00927F8F">
        <w:rPr>
          <w:rFonts w:eastAsiaTheme="minorEastAsia" w:hint="eastAsia"/>
          <w:lang w:eastAsia="zh-CN"/>
        </w:rPr>
        <w:t>HongYu Gao</w:t>
      </w:r>
      <w:r>
        <w:rPr>
          <w:rFonts w:eastAsiaTheme="minorEastAsia" w:hint="eastAsia"/>
          <w:vertAlign w:val="superscript"/>
          <w:lang w:eastAsia="zh-CN"/>
        </w:rPr>
        <w:t>1</w:t>
      </w:r>
      <w:r w:rsidR="00927F8F">
        <w:rPr>
          <w:spacing w:val="19"/>
        </w:rPr>
        <w:t xml:space="preserve"> </w:t>
      </w:r>
      <w:r w:rsidR="00927F8F">
        <w:t>·</w:t>
      </w:r>
      <w:r w:rsidR="00927F8F">
        <w:rPr>
          <w:spacing w:val="19"/>
        </w:rPr>
        <w:t xml:space="preserve"> </w:t>
      </w:r>
      <w:r w:rsidR="00927F8F">
        <w:rPr>
          <w:rFonts w:eastAsiaTheme="minorEastAsia" w:hint="eastAsia"/>
          <w:lang w:eastAsia="zh-CN"/>
        </w:rPr>
        <w:t>JiaLe Hu</w:t>
      </w:r>
      <w:r w:rsidR="00927F8F">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2" w:name="Abstract"/>
      <w:bookmarkEnd w:id="2"/>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3"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4"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5" w:author="兴雨 郭" w:date="2026-02-05T22:53:00Z" w16du:dateUtc="2026-02-05T14:53:00Z">
        <w:r w:rsidR="00B4474A" w:rsidRPr="00B4474A" w:rsidDel="00DA32EB">
          <w:rPr>
            <w:rFonts w:eastAsiaTheme="minorEastAsia"/>
            <w:sz w:val="22"/>
            <w:szCs w:val="22"/>
            <w:lang w:eastAsia="zh-CN"/>
          </w:rPr>
          <w:delText>双向</w:delText>
        </w:r>
      </w:del>
      <w:ins w:id="6" w:author="兴雨 郭" w:date="2026-02-05T22:53:00Z">
        <w:r w:rsidR="00DA32EB" w:rsidRPr="00DA32EB">
          <w:rPr>
            <w:rFonts w:eastAsiaTheme="minorEastAsia"/>
            <w:sz w:val="22"/>
            <w:szCs w:val="22"/>
            <w:lang w:eastAsia="zh-CN"/>
          </w:rPr>
          <w:t>非对称双椭球</w:t>
        </w:r>
      </w:ins>
      <w:ins w:id="7" w:author="兴雨 郭" w:date="2026-02-05T22:54:00Z" w16du:dateUtc="2026-02-05T14:54:00Z">
        <w:r w:rsidRPr="00B4474A">
          <w:rPr>
            <w:rFonts w:eastAsiaTheme="minorEastAsia"/>
            <w:sz w:val="22"/>
            <w:szCs w:val="22"/>
            <w:lang w:eastAsia="zh-CN"/>
          </w:rPr>
          <w:t>约束</w:t>
        </w:r>
      </w:ins>
      <w:del w:id="8" w:author="兴雨 郭" w:date="2026-02-05T22:53:00Z" w16du:dateUtc="2026-02-05T14:53:00Z">
        <w:r w:rsidR="00B4474A" w:rsidRPr="00B4474A" w:rsidDel="00DA32EB">
          <w:rPr>
            <w:rFonts w:eastAsiaTheme="minorEastAsia"/>
            <w:sz w:val="22"/>
            <w:szCs w:val="22"/>
            <w:lang w:eastAsia="zh-CN"/>
          </w:rPr>
          <w:delText>超椭球体</w:delText>
        </w:r>
      </w:del>
      <w:del w:id="9"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0"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1"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w:t>
      </w:r>
      <w:r w:rsidRPr="007302FB">
        <w:rPr>
          <w:rFonts w:eastAsiaTheme="minorEastAsia"/>
          <w:sz w:val="22"/>
          <w:szCs w:val="22"/>
          <w:highlight w:val="red"/>
          <w:lang w:eastAsia="zh-CN"/>
        </w:rPr>
        <w:t>，在</w:t>
      </w:r>
      <w:r w:rsidR="00C53B0D" w:rsidRPr="007302FB">
        <w:rPr>
          <w:rFonts w:eastAsiaTheme="minorEastAsia" w:hint="eastAsia"/>
          <w:sz w:val="22"/>
          <w:szCs w:val="22"/>
          <w:highlight w:val="red"/>
          <w:lang w:eastAsia="zh-CN"/>
        </w:rPr>
        <w:t>维持</w:t>
      </w:r>
      <w:r w:rsidRPr="007302FB">
        <w:rPr>
          <w:rFonts w:eastAsiaTheme="minorEastAsia"/>
          <w:sz w:val="22"/>
          <w:szCs w:val="22"/>
          <w:highlight w:val="red"/>
          <w:lang w:eastAsia="zh-CN"/>
        </w:rPr>
        <w:t>探索覆盖</w:t>
      </w:r>
      <w:r w:rsidR="00C53B0D" w:rsidRPr="007302FB">
        <w:rPr>
          <w:rFonts w:eastAsiaTheme="minorEastAsia" w:hint="eastAsia"/>
          <w:sz w:val="22"/>
          <w:szCs w:val="22"/>
          <w:highlight w:val="red"/>
          <w:lang w:eastAsia="zh-CN"/>
        </w:rPr>
        <w:t>性</w:t>
      </w:r>
      <w:r w:rsidRPr="007302FB">
        <w:rPr>
          <w:rFonts w:eastAsiaTheme="minorEastAsia"/>
          <w:sz w:val="22"/>
          <w:szCs w:val="22"/>
          <w:highlight w:val="red"/>
          <w:lang w:eastAsia="zh-CN"/>
        </w:rPr>
        <w:t>的同时显著提高有效采样密度</w:t>
      </w:r>
      <w:r w:rsidR="00B4474A" w:rsidRPr="007302FB">
        <w:rPr>
          <w:rFonts w:eastAsiaTheme="minorEastAsia"/>
          <w:sz w:val="22"/>
          <w:szCs w:val="22"/>
          <w:highlight w:val="red"/>
          <w:lang w:eastAsia="zh-CN"/>
        </w:rPr>
        <w:t>。</w:t>
      </w:r>
      <w:bookmarkStart w:id="12" w:name="OLE_LINK7"/>
      <w:r w:rsidR="00570532" w:rsidRPr="007302FB">
        <w:rPr>
          <w:rFonts w:eastAsiaTheme="minorEastAsia"/>
          <w:sz w:val="22"/>
          <w:szCs w:val="22"/>
          <w:highlight w:val="red"/>
          <w:lang w:eastAsia="zh-CN"/>
        </w:rPr>
        <w:t>为降低代价估计偏差引起的知情子集过度膨胀或过早收缩导致的无效采</w:t>
      </w:r>
      <w:r w:rsidR="00570532" w:rsidRPr="00570532">
        <w:rPr>
          <w:rFonts w:eastAsiaTheme="minorEastAsia"/>
          <w:sz w:val="22"/>
          <w:szCs w:val="22"/>
          <w:lang w:eastAsia="zh-CN"/>
        </w:rPr>
        <w:t>样</w:t>
      </w:r>
      <w:r>
        <w:rPr>
          <w:rFonts w:eastAsiaTheme="minorEastAsia" w:hint="eastAsia"/>
          <w:sz w:val="22"/>
          <w:szCs w:val="22"/>
          <w:lang w:eastAsia="zh-CN"/>
        </w:rPr>
        <w:t>，本文</w:t>
      </w:r>
      <w:del w:id="13"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4"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5"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6"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7"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8"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19"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2"/>
        <w:r w:rsidR="00405D96" w:rsidDel="006039D1">
          <w:rPr>
            <w:rFonts w:eastAsiaTheme="minorEastAsia" w:hint="eastAsia"/>
            <w:sz w:val="22"/>
            <w:szCs w:val="22"/>
            <w:lang w:eastAsia="zh-CN"/>
          </w:rPr>
          <w:delText>结合</w:delText>
        </w:r>
        <w:commentRangeStart w:id="20"/>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0"/>
        <w:r w:rsidR="007302FB" w:rsidDel="006039D1">
          <w:rPr>
            <w:rStyle w:val="af0"/>
            <w:rFonts w:eastAsiaTheme="minorEastAsia"/>
            <w:sz w:val="22"/>
            <w:szCs w:val="22"/>
            <w:lang w:eastAsia="zh-CN"/>
          </w:rPr>
          <w:commentReference w:id="20"/>
        </w:r>
      </w:del>
    </w:p>
    <w:bookmarkEnd w:id="3"/>
    <w:p w14:paraId="18E66862" w14:textId="73474275" w:rsidR="007757F1" w:rsidRPr="007757F1" w:rsidRDefault="007302FB" w:rsidP="00CD32BD">
      <w:pPr>
        <w:pStyle w:val="a3"/>
        <w:spacing w:before="9" w:line="261" w:lineRule="auto"/>
        <w:ind w:right="110" w:firstLine="500"/>
        <w:jc w:val="both"/>
        <w:rPr>
          <w:rFonts w:eastAsiaTheme="minorEastAsia"/>
          <w:sz w:val="22"/>
          <w:szCs w:val="22"/>
          <w:lang w:eastAsia="zh-CN"/>
        </w:rPr>
      </w:pPr>
      <w:r w:rsidRPr="007302FB">
        <w:rPr>
          <w:rFonts w:eastAsiaTheme="minorEastAsia"/>
          <w:sz w:val="22"/>
          <w:szCs w:val="22"/>
          <w:lang w:eastAsia="zh-CN"/>
        </w:rPr>
        <w:t>在不同障碍密度与空间维度的仿真实验中，与五种主流算法对比，</w:t>
      </w:r>
      <w:r w:rsidRPr="007302FB">
        <w:rPr>
          <w:rFonts w:eastAsiaTheme="minorEastAsia"/>
          <w:sz w:val="22"/>
          <w:szCs w:val="22"/>
          <w:lang w:eastAsia="zh-CN"/>
        </w:rPr>
        <w:t>SC-RRT</w:t>
      </w:r>
      <w:r w:rsidRPr="007302FB">
        <w:rPr>
          <w:rFonts w:eastAsiaTheme="minorEastAsia"/>
          <w:sz w:val="22"/>
          <w:szCs w:val="22"/>
          <w:lang w:eastAsia="zh-CN"/>
        </w:rPr>
        <w:t>路径长度较</w:t>
      </w:r>
      <w:r w:rsidRPr="007302FB">
        <w:rPr>
          <w:rFonts w:eastAsiaTheme="minorEastAsia"/>
          <w:sz w:val="22"/>
          <w:szCs w:val="22"/>
          <w:lang w:eastAsia="zh-CN"/>
        </w:rPr>
        <w:t>Dynamic-RRT</w:t>
      </w:r>
      <w:r w:rsidRPr="007302FB">
        <w:rPr>
          <w:rFonts w:eastAsiaTheme="minorEastAsia"/>
          <w:sz w:val="22"/>
          <w:szCs w:val="22"/>
          <w:lang w:eastAsia="zh-CN"/>
        </w:rPr>
        <w:t>降低约</w:t>
      </w:r>
      <w:r w:rsidRPr="007302FB">
        <w:rPr>
          <w:rFonts w:eastAsiaTheme="minorEastAsia"/>
          <w:sz w:val="22"/>
          <w:szCs w:val="22"/>
          <w:lang w:eastAsia="zh-CN"/>
        </w:rPr>
        <w:t>10.5%</w:t>
      </w:r>
      <w:r w:rsidRPr="007302FB">
        <w:rPr>
          <w:rFonts w:eastAsiaTheme="minorEastAsia"/>
          <w:sz w:val="22"/>
          <w:szCs w:val="22"/>
          <w:lang w:eastAsia="zh-CN"/>
        </w:rPr>
        <w:t>，路径效率达</w:t>
      </w:r>
      <w:r w:rsidRPr="007302FB">
        <w:rPr>
          <w:rFonts w:eastAsiaTheme="minorEastAsia"/>
          <w:sz w:val="22"/>
          <w:szCs w:val="22"/>
          <w:lang w:eastAsia="zh-CN"/>
        </w:rPr>
        <w:t>0.9553</w:t>
      </w:r>
      <w:r w:rsidRPr="007302FB">
        <w:rPr>
          <w:rFonts w:eastAsiaTheme="minorEastAsia"/>
          <w:sz w:val="22"/>
          <w:szCs w:val="22"/>
          <w:lang w:eastAsia="zh-CN"/>
        </w:rPr>
        <w:t>，规划时间与</w:t>
      </w:r>
      <w:r w:rsidRPr="007302FB">
        <w:rPr>
          <w:rFonts w:eastAsiaTheme="minorEastAsia"/>
          <w:sz w:val="22"/>
          <w:szCs w:val="22"/>
          <w:lang w:eastAsia="zh-CN"/>
        </w:rPr>
        <w:t>RRT-Connect</w:t>
      </w:r>
      <w:r w:rsidRPr="007302FB">
        <w:rPr>
          <w:rFonts w:eastAsiaTheme="minorEastAsia"/>
          <w:sz w:val="22"/>
          <w:szCs w:val="22"/>
          <w:lang w:eastAsia="zh-CN"/>
        </w:rPr>
        <w:t>处于同一数量级，较</w:t>
      </w:r>
      <w:r w:rsidRPr="007302FB">
        <w:rPr>
          <w:rFonts w:eastAsiaTheme="minorEastAsia"/>
          <w:sz w:val="22"/>
          <w:szCs w:val="22"/>
          <w:lang w:eastAsia="zh-CN"/>
        </w:rPr>
        <w:t>RRT*</w:t>
      </w:r>
      <w:r w:rsidRPr="007302FB">
        <w:rPr>
          <w:rFonts w:eastAsiaTheme="minorEastAsia"/>
          <w:sz w:val="22"/>
          <w:szCs w:val="22"/>
          <w:lang w:eastAsia="zh-CN"/>
        </w:rPr>
        <w:t>快约</w:t>
      </w:r>
      <w:r w:rsidRPr="007302FB">
        <w:rPr>
          <w:rFonts w:eastAsiaTheme="minorEastAsia"/>
          <w:sz w:val="22"/>
          <w:szCs w:val="22"/>
          <w:lang w:eastAsia="zh-CN"/>
        </w:rPr>
        <w:t>4.7</w:t>
      </w:r>
      <w:r w:rsidRPr="007302FB">
        <w:rPr>
          <w:rFonts w:eastAsiaTheme="minorEastAsia"/>
          <w:sz w:val="22"/>
          <w:szCs w:val="22"/>
          <w:lang w:eastAsia="zh-CN"/>
        </w:rPr>
        <w:t>倍，节点消耗压缩约</w:t>
      </w:r>
      <w:r w:rsidRPr="007302FB">
        <w:rPr>
          <w:rFonts w:eastAsiaTheme="minorEastAsia"/>
          <w:sz w:val="22"/>
          <w:szCs w:val="22"/>
          <w:lang w:eastAsia="zh-CN"/>
        </w:rPr>
        <w:t>94.5%</w:t>
      </w:r>
      <w:r w:rsidRPr="007302FB">
        <w:rPr>
          <w:rFonts w:eastAsiaTheme="minorEastAsia"/>
          <w:sz w:val="22"/>
          <w:szCs w:val="22"/>
          <w:lang w:eastAsia="zh-CN"/>
        </w:rPr>
        <w:t>，路径长度标准差仅</w:t>
      </w:r>
      <w:r w:rsidRPr="007302FB">
        <w:rPr>
          <w:rFonts w:eastAsiaTheme="minorEastAsia"/>
          <w:sz w:val="22"/>
          <w:szCs w:val="22"/>
          <w:lang w:eastAsia="zh-CN"/>
        </w:rPr>
        <w:t>±57.53 mm</w:t>
      </w:r>
      <w:r w:rsidRPr="007302FB">
        <w:rPr>
          <w:rFonts w:eastAsiaTheme="minorEastAsia"/>
          <w:sz w:val="22"/>
          <w:szCs w:val="22"/>
          <w:lang w:eastAsia="zh-CN"/>
        </w:rPr>
        <w:t>。实验结果表明，</w:t>
      </w:r>
      <w:r w:rsidRPr="007302FB">
        <w:rPr>
          <w:rFonts w:eastAsiaTheme="minorEastAsia"/>
          <w:sz w:val="22"/>
          <w:szCs w:val="22"/>
          <w:lang w:eastAsia="zh-CN"/>
        </w:rPr>
        <w:t>SC-RRT</w:t>
      </w:r>
      <w:r w:rsidRPr="007302FB">
        <w:rPr>
          <w:rFonts w:eastAsiaTheme="minorEastAsia"/>
          <w:sz w:val="22"/>
          <w:szCs w:val="22"/>
          <w:lang w:eastAsia="zh-CN"/>
        </w:rPr>
        <w:t>在保持搜索完整性的同时有效抑制无效探索，无需先验参数调优即可在不同场景下稳定运行，其模块化的</w:t>
      </w:r>
      <w:r w:rsidRPr="007302FB">
        <w:rPr>
          <w:rFonts w:eastAsiaTheme="minorEastAsia"/>
          <w:sz w:val="22"/>
          <w:szCs w:val="22"/>
          <w:lang w:eastAsia="zh-CN"/>
        </w:rPr>
        <w:t>ADCS</w:t>
      </w:r>
      <w:r w:rsidRPr="007302FB">
        <w:rPr>
          <w:rFonts w:eastAsiaTheme="minorEastAsia"/>
          <w:sz w:val="22"/>
          <w:szCs w:val="22"/>
          <w:lang w:eastAsia="zh-CN"/>
        </w:rPr>
        <w:t>与</w:t>
      </w:r>
      <w:r w:rsidRPr="007302FB">
        <w:rPr>
          <w:rFonts w:eastAsiaTheme="minorEastAsia"/>
          <w:sz w:val="22"/>
          <w:szCs w:val="22"/>
          <w:lang w:eastAsia="zh-CN"/>
        </w:rPr>
        <w:t>SSFOR</w:t>
      </w:r>
      <w:r w:rsidRPr="007302FB">
        <w:rPr>
          <w:rFonts w:eastAsiaTheme="minorEastAsia"/>
          <w:sz w:val="22"/>
          <w:szCs w:val="22"/>
          <w:lang w:eastAsia="zh-CN"/>
        </w:rPr>
        <w:t>设计可作为独立组件集成于其他基于</w:t>
      </w:r>
      <w:r w:rsidRPr="007302FB">
        <w:rPr>
          <w:rFonts w:eastAsiaTheme="minorEastAsia"/>
          <w:sz w:val="22"/>
          <w:szCs w:val="22"/>
          <w:lang w:eastAsia="zh-CN"/>
        </w:rPr>
        <w:t>RRT</w:t>
      </w:r>
      <w:r w:rsidRPr="007302FB">
        <w:rPr>
          <w:rFonts w:eastAsiaTheme="minorEastAsia"/>
          <w:sz w:val="22"/>
          <w:szCs w:val="22"/>
          <w:lang w:eastAsia="zh-CN"/>
        </w:rPr>
        <w:t>的规划框架。</w:t>
      </w:r>
    </w:p>
    <w:p w14:paraId="6FECAB2F" w14:textId="7EE3BBA6" w:rsidR="005B4146" w:rsidRPr="00CD32BD" w:rsidDel="00043ED5" w:rsidRDefault="00821371" w:rsidP="00CD32BD">
      <w:pPr>
        <w:pStyle w:val="a3"/>
        <w:numPr>
          <w:ilvl w:val="0"/>
          <w:numId w:val="29"/>
        </w:numPr>
        <w:spacing w:line="261" w:lineRule="auto"/>
        <w:rPr>
          <w:del w:id="21" w:author="兴雨 郭" w:date="2026-02-05T23:02:00Z" w16du:dateUtc="2026-02-05T15:02:00Z"/>
          <w:rFonts w:eastAsiaTheme="minorEastAsia"/>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6E211E" w:rsidRPr="006E211E">
        <w:rPr>
          <w:rFonts w:eastAsiaTheme="minorEastAsia"/>
          <w:spacing w:val="-2"/>
          <w:lang w:eastAsia="zh-CN"/>
        </w:rPr>
        <w:t>Sampling-based path planning; asymmetric dual-ellipsoid informed sampling; bidirectional tree search; online parameter regulation; motion planning</w:t>
      </w:r>
    </w:p>
    <w:p w14:paraId="28BAB929" w14:textId="77777777" w:rsidR="00DE28E5" w:rsidDel="00043ED5" w:rsidRDefault="00DE28E5" w:rsidP="006C5DB7">
      <w:pPr>
        <w:pStyle w:val="a3"/>
        <w:rPr>
          <w:del w:id="22"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3"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4" w:name="1_Introduction"/>
      <w:bookmarkEnd w:id="24"/>
      <w:r>
        <w:rPr>
          <w:spacing w:val="-2"/>
          <w:w w:val="110"/>
        </w:rPr>
        <w:t>Introduction</w:t>
      </w:r>
    </w:p>
    <w:p w14:paraId="4A442872" w14:textId="33442B33" w:rsidR="0076352E" w:rsidRPr="00031269" w:rsidRDefault="007D3782" w:rsidP="00486444">
      <w:pPr>
        <w:spacing w:line="262" w:lineRule="auto"/>
        <w:ind w:firstLineChars="200" w:firstLine="440"/>
        <w:jc w:val="both"/>
        <w:rPr>
          <w:rFonts w:eastAsiaTheme="minorEastAsia"/>
          <w:lang w:eastAsia="zh-CN"/>
        </w:rPr>
      </w:pPr>
      <w:bookmarkStart w:id="25" w:name="OLE_LINK11"/>
      <w:bookmarkStart w:id="26"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w:t>
      </w:r>
      <w:r w:rsidRPr="00031269">
        <w:rPr>
          <w:rFonts w:eastAsiaTheme="minorEastAsia" w:hint="eastAsia"/>
          <w:lang w:eastAsia="zh-CN"/>
        </w:rPr>
        <w:t>器人技术的迅猛发展，智能机器人已成为提升制造、服务等领域自动化水平与作业效率的核心载体，其应用场景已从结构化工厂延伸至动态复杂的人机协作环境</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_Ref223801121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w:t>
      </w:r>
      <w:r w:rsidR="002E58B7">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_Ref223786922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4]</w:t>
      </w:r>
      <w:r w:rsidR="004204F6">
        <w:rPr>
          <w:rFonts w:eastAsiaTheme="minorEastAsia"/>
          <w:lang w:eastAsia="zh-CN"/>
        </w:rPr>
        <w:fldChar w:fldCharType="end"/>
      </w:r>
      <w:r w:rsidRPr="00031269">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_Ref223788011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[5</w:t>
      </w:r>
      <w:r w:rsidR="002E58B7">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_Ref223801137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7]</w:t>
      </w:r>
      <w:r w:rsidR="004204F6">
        <w:rPr>
          <w:rFonts w:eastAsiaTheme="minorEastAsia"/>
          <w:lang w:eastAsia="zh-CN"/>
        </w:rPr>
        <w:fldChar w:fldCharType="end"/>
      </w:r>
      <w:r w:rsidRPr="00031269">
        <w:rPr>
          <w:rFonts w:eastAsiaTheme="minorEastAsia" w:hint="eastAsia"/>
          <w:lang w:eastAsia="zh-CN"/>
        </w:rPr>
        <w:t>。因此，针对复杂环境下的机器人路径规划算法展开深入研究，不仅具有重要的理论价值，更对推动智能机器人的工程化应用具有关键意义。</w:t>
      </w:r>
      <w:r w:rsidRPr="00031269">
        <w:rPr>
          <w:rFonts w:eastAsiaTheme="minorEastAsia"/>
          <w:lang w:eastAsia="zh-CN"/>
        </w:rPr>
        <w:t>路径规划的核心任务是在已知起点与目标点的配置空间中，为机器人生成一条满足运动约束的无碰撞轨迹，同时平衡</w:t>
      </w:r>
      <w:r w:rsidRPr="00031269">
        <w:rPr>
          <w:rFonts w:eastAsiaTheme="minorEastAsia"/>
          <w:lang w:eastAsia="zh-CN"/>
        </w:rPr>
        <w:t>“</w:t>
      </w:r>
      <w:r w:rsidRPr="00031269">
        <w:rPr>
          <w:rFonts w:eastAsiaTheme="minorEastAsia"/>
          <w:lang w:eastAsia="zh-CN"/>
        </w:rPr>
        <w:t>实时响应</w:t>
      </w:r>
      <w:r w:rsidRPr="00031269">
        <w:rPr>
          <w:rFonts w:eastAsiaTheme="minorEastAsia"/>
          <w:lang w:eastAsia="zh-CN"/>
        </w:rPr>
        <w:t>”</w:t>
      </w:r>
      <w:r w:rsidRPr="00031269">
        <w:rPr>
          <w:rFonts w:eastAsiaTheme="minorEastAsia"/>
          <w:lang w:eastAsia="zh-CN"/>
        </w:rPr>
        <w:t>与</w:t>
      </w:r>
      <w:r w:rsidRPr="00031269">
        <w:rPr>
          <w:rFonts w:eastAsiaTheme="minorEastAsia"/>
          <w:lang w:eastAsia="zh-CN"/>
        </w:rPr>
        <w:t>“</w:t>
      </w:r>
      <w:r w:rsidRPr="00031269">
        <w:rPr>
          <w:rFonts w:eastAsiaTheme="minorEastAsia"/>
          <w:lang w:eastAsia="zh-CN"/>
        </w:rPr>
        <w:t>路径最优</w:t>
      </w:r>
      <w:r w:rsidRPr="00031269">
        <w:rPr>
          <w:rFonts w:eastAsiaTheme="minorEastAsia"/>
          <w:lang w:eastAsia="zh-CN"/>
        </w:rPr>
        <w:t>”</w:t>
      </w:r>
      <w:r w:rsidRPr="00031269">
        <w:rPr>
          <w:rFonts w:eastAsiaTheme="minorEastAsia"/>
          <w:lang w:eastAsia="zh-CN"/>
        </w:rPr>
        <w:t>两大核心目标</w:t>
      </w:r>
      <w:r w:rsidR="004204F6">
        <w:rPr>
          <w:rFonts w:eastAsiaTheme="minorEastAsia"/>
          <w:lang w:eastAsia="zh-CN"/>
        </w:rPr>
        <w:fldChar w:fldCharType="begin"/>
      </w:r>
      <w:r w:rsidR="004204F6">
        <w:rPr>
          <w:rFonts w:eastAsiaTheme="minorEastAsia"/>
          <w:lang w:eastAsia="zh-CN"/>
        </w:rPr>
        <w:instrText xml:space="preserve"> REF _Ref223801156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[8</w:t>
      </w:r>
      <w:r w:rsidR="004204F6">
        <w:rPr>
          <w:rFonts w:eastAsiaTheme="minorEastAsia"/>
          <w:lang w:eastAsia="zh-CN"/>
        </w:rPr>
        <w:fldChar w:fldCharType="end"/>
      </w:r>
      <w:r w:rsidR="004204F6">
        <w:rPr>
          <w:rFonts w:eastAsiaTheme="minorEastAsia" w:hint="eastAsia"/>
          <w:lang w:eastAsia="zh-CN"/>
        </w:rPr>
        <w:t>-</w:t>
      </w:r>
      <w:r w:rsidR="004204F6">
        <w:rPr>
          <w:rFonts w:eastAsiaTheme="minorEastAsia"/>
          <w:lang w:eastAsia="zh-CN"/>
        </w:rPr>
        <w:fldChar w:fldCharType="begin"/>
      </w:r>
      <w:r w:rsidR="004204F6">
        <w:rPr>
          <w:rFonts w:eastAsiaTheme="minorEastAsia"/>
          <w:lang w:eastAsia="zh-CN"/>
        </w:rPr>
        <w:instrText xml:space="preserve"> REF _Ref223801157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9]</w:t>
      </w:r>
      <w:r w:rsidR="004204F6">
        <w:rPr>
          <w:rFonts w:eastAsiaTheme="minorEastAsia"/>
          <w:lang w:eastAsia="zh-CN"/>
        </w:rPr>
        <w:fldChar w:fldCharType="end"/>
      </w:r>
      <w:r w:rsidRPr="00031269">
        <w:rPr>
          <w:rFonts w:eastAsiaTheme="minorEastAsia"/>
          <w:lang w:eastAsia="zh-CN"/>
        </w:rPr>
        <w:t>。</w:t>
      </w:r>
      <w:r w:rsidR="00D9506C" w:rsidRPr="00031269">
        <w:rPr>
          <w:rFonts w:eastAsiaTheme="minorEastAsia"/>
          <w:lang w:eastAsia="zh-CN"/>
        </w:rPr>
        <w:t>在动态环境下，随机分布的障碍物及系统不确定性进一步加剧了规划难度，</w:t>
      </w:r>
      <w:r w:rsidR="008D16A4" w:rsidRPr="00031269">
        <w:rPr>
          <w:rFonts w:eastAsiaTheme="minorEastAsia" w:hint="eastAsia"/>
          <w:lang w:eastAsia="zh-CN"/>
        </w:rPr>
        <w:t>采样约束条件下的可行域收缩与树生长效率下降尤为突出</w:t>
      </w:r>
      <w:r w:rsidR="00EE2B6A">
        <w:rPr>
          <w:rFonts w:eastAsiaTheme="minorEastAsia"/>
          <w:lang w:eastAsia="zh-CN"/>
        </w:rPr>
        <w:fldChar w:fldCharType="begin"/>
      </w:r>
      <w:r w:rsidR="00EE2B6A">
        <w:rPr>
          <w:rFonts w:eastAsiaTheme="minorEastAsia"/>
          <w:lang w:eastAsia="zh-CN"/>
        </w:rPr>
        <w:instrText xml:space="preserve"> </w:instrText>
      </w:r>
      <w:r w:rsidR="00EE2B6A">
        <w:rPr>
          <w:rFonts w:eastAsiaTheme="minorEastAsia" w:hint="eastAsia"/>
          <w:lang w:eastAsia="zh-CN"/>
        </w:rPr>
        <w:instrText>REF _Ref224485128 \r \h</w:instrText>
      </w:r>
      <w:r w:rsidR="00EE2B6A">
        <w:rPr>
          <w:rFonts w:eastAsiaTheme="minorEastAsia"/>
          <w:lang w:eastAsia="zh-CN"/>
        </w:rPr>
        <w:instrText xml:space="preserve"> </w:instrText>
      </w:r>
      <w:r w:rsidR="00EE2B6A">
        <w:rPr>
          <w:rFonts w:eastAsiaTheme="minorEastAsia"/>
          <w:lang w:eastAsia="zh-CN"/>
        </w:rPr>
      </w:r>
      <w:r w:rsidR="00EE2B6A">
        <w:rPr>
          <w:rFonts w:eastAsiaTheme="minorEastAsia"/>
          <w:lang w:eastAsia="zh-CN"/>
        </w:rPr>
        <w:fldChar w:fldCharType="separate"/>
      </w:r>
      <w:r w:rsidR="002E58B7">
        <w:rPr>
          <w:rFonts w:eastAsiaTheme="minorEastAsia"/>
          <w:lang w:eastAsia="zh-CN"/>
        </w:rPr>
        <w:t>[10]</w:t>
      </w:r>
      <w:r w:rsidR="00EE2B6A">
        <w:rPr>
          <w:rFonts w:eastAsiaTheme="minorEastAsia"/>
          <w:lang w:eastAsia="zh-CN"/>
        </w:rPr>
        <w:fldChar w:fldCharType="end"/>
      </w:r>
      <w:r w:rsidR="008D16A4" w:rsidRPr="00031269">
        <w:rPr>
          <w:rFonts w:eastAsiaTheme="minorEastAsia" w:hint="eastAsia"/>
          <w:lang w:eastAsia="zh-CN"/>
        </w:rPr>
        <w:t>，</w:t>
      </w:r>
      <w:r w:rsidR="00D9506C" w:rsidRPr="00031269">
        <w:rPr>
          <w:rFonts w:eastAsiaTheme="minorEastAsia"/>
          <w:lang w:eastAsia="zh-CN"/>
        </w:rPr>
        <w:t>使得同时实现快速收敛与高质量路径成为当前研究中的关键挑战</w:t>
      </w:r>
      <w:r w:rsidR="004204F6">
        <w:rPr>
          <w:rFonts w:eastAsiaTheme="minorEastAsia"/>
          <w:lang w:eastAsia="zh-CN"/>
        </w:rPr>
        <w:fldChar w:fldCharType="begin"/>
      </w:r>
      <w:r w:rsidR="004204F6">
        <w:rPr>
          <w:rFonts w:eastAsiaTheme="minorEastAsia"/>
          <w:lang w:eastAsia="zh-CN"/>
        </w:rPr>
        <w:instrText xml:space="preserve"> REF _Ref223790271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[11</w:t>
      </w:r>
      <w:r w:rsidR="002E58B7">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_Ref223801187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12]</w:t>
      </w:r>
      <w:r w:rsidR="004204F6">
        <w:rPr>
          <w:rFonts w:eastAsiaTheme="minorEastAsia"/>
          <w:lang w:eastAsia="zh-CN"/>
        </w:rPr>
        <w:fldChar w:fldCharType="end"/>
      </w:r>
      <w:r w:rsidR="00D9506C" w:rsidRPr="00031269">
        <w:rPr>
          <w:rFonts w:eastAsiaTheme="minorEastAsia"/>
          <w:lang w:eastAsia="zh-CN"/>
        </w:rPr>
        <w:t>。</w:t>
      </w:r>
    </w:p>
    <w:p w14:paraId="0F7AFE4D" w14:textId="1240AB4E" w:rsidR="00003510" w:rsidRDefault="00E4440F" w:rsidP="00486444">
      <w:pPr>
        <w:spacing w:line="262" w:lineRule="auto"/>
        <w:ind w:firstLineChars="200" w:firstLine="440"/>
        <w:jc w:val="both"/>
        <w:rPr>
          <w:rFonts w:eastAsiaTheme="minorEastAsia"/>
          <w:lang w:eastAsia="zh-CN"/>
        </w:rPr>
      </w:pPr>
      <w:r w:rsidRPr="00031269">
        <w:rPr>
          <w:rFonts w:eastAsiaTheme="minorEastAsia"/>
          <w:lang w:eastAsia="zh-CN"/>
        </w:rPr>
        <w:t>快速探索随机树（</w:t>
      </w:r>
      <w:r w:rsidRPr="00031269">
        <w:rPr>
          <w:rFonts w:eastAsiaTheme="minorEastAsia"/>
          <w:lang w:eastAsia="zh-CN"/>
        </w:rPr>
        <w:t>Rapidly Exploring Random Tree, RRT</w:t>
      </w:r>
      <w:r w:rsidRPr="00031269">
        <w:rPr>
          <w:rFonts w:eastAsiaTheme="minorEastAsia"/>
          <w:lang w:eastAsia="zh-CN"/>
        </w:rPr>
        <w:t>）算法及其双向扩展形式</w:t>
      </w:r>
      <w:r w:rsidRPr="00031269">
        <w:rPr>
          <w:rFonts w:eastAsiaTheme="minorEastAsia" w:hint="eastAsia"/>
          <w:lang w:eastAsia="zh-CN"/>
        </w:rPr>
        <w:t>如双向</w:t>
      </w:r>
      <w:r w:rsidRPr="00031269">
        <w:rPr>
          <w:rFonts w:eastAsiaTheme="minorEastAsia" w:hint="eastAsia"/>
          <w:lang w:eastAsia="zh-CN"/>
        </w:rPr>
        <w:t>RRT*</w:t>
      </w:r>
      <w:r w:rsidRPr="00031269">
        <w:rPr>
          <w:rFonts w:eastAsiaTheme="minorEastAsia"/>
          <w:lang w:eastAsia="zh-CN"/>
        </w:rPr>
        <w:t>是一类经典的采样式路径规划方法，凭借其概率完备性与易实现性，在复杂环境中得到了广泛应用</w:t>
      </w:r>
      <w:r w:rsidRPr="00031269">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_Ref223801245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[13</w:t>
      </w:r>
      <w:r w:rsidR="002E58B7">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_Ref223790300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14]</w:t>
      </w:r>
      <w:r w:rsidR="004204F6">
        <w:rPr>
          <w:rFonts w:eastAsiaTheme="minorEastAsia"/>
          <w:lang w:eastAsia="zh-CN"/>
        </w:rPr>
        <w:fldChar w:fldCharType="end"/>
      </w:r>
      <w:r w:rsidRPr="00031269">
        <w:rPr>
          <w:rFonts w:eastAsiaTheme="minorEastAsia"/>
          <w:lang w:eastAsia="zh-CN"/>
        </w:rPr>
        <w:t>。</w:t>
      </w:r>
    </w:p>
    <w:p w14:paraId="7C7A9162" w14:textId="77777777" w:rsidR="00003510" w:rsidRPr="005D13D5" w:rsidRDefault="00003510" w:rsidP="00003510">
      <w:pPr>
        <w:pStyle w:val="a3"/>
        <w:spacing w:before="7"/>
        <w:jc w:val="both"/>
        <w:rPr>
          <w:rFonts w:eastAsiaTheme="minorEastAsia"/>
          <w:sz w:val="11"/>
          <w:lang w:eastAsia="zh-CN"/>
        </w:rPr>
      </w:pPr>
      <w:r>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Default="00003510" w:rsidP="00003510">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64112AB" w14:textId="77777777" w:rsidR="00562B15" w:rsidRDefault="00003510" w:rsidP="00562B15">
      <w:pPr>
        <w:tabs>
          <w:tab w:val="left" w:pos="503"/>
        </w:tabs>
        <w:spacing w:before="102" w:line="244" w:lineRule="auto"/>
        <w:ind w:left="503" w:right="927" w:hanging="284"/>
        <w:jc w:val="both"/>
        <w:rPr>
          <w:rFonts w:eastAsiaTheme="minorEastAsia"/>
          <w:sz w:val="17"/>
          <w:lang w:eastAsia="zh-CN"/>
        </w:rPr>
      </w:pPr>
      <w:bookmarkStart w:id="27" w:name="OLE_LINK17"/>
      <w:r>
        <w:rPr>
          <w:spacing w:val="-10"/>
          <w:sz w:val="17"/>
          <w:vertAlign w:val="superscript"/>
        </w:rPr>
        <w:t>2</w:t>
      </w:r>
      <w:r>
        <w:rPr>
          <w:sz w:val="17"/>
        </w:rPr>
        <w:tab/>
      </w:r>
      <w:bookmarkEnd w:id="27"/>
      <w:r w:rsidRPr="003E21FA">
        <w:rPr>
          <w:sz w:val="20"/>
          <w:szCs w:val="20"/>
        </w:rPr>
        <w:t>Corresponding Author:</w:t>
      </w:r>
      <w:r w:rsidRPr="003E21FA">
        <w:rPr>
          <w:rFonts w:hint="eastAsia"/>
          <w:sz w:val="20"/>
          <w:szCs w:val="20"/>
        </w:rPr>
        <w:t xml:space="preserve"> Xingyu Guo</w:t>
      </w:r>
    </w:p>
    <w:p w14:paraId="66B182B1" w14:textId="6DFA3B47" w:rsidR="00031269" w:rsidRPr="00562B15" w:rsidRDefault="00562B15" w:rsidP="00562B15">
      <w:pPr>
        <w:tabs>
          <w:tab w:val="left" w:pos="503"/>
        </w:tabs>
        <w:spacing w:before="102" w:line="244" w:lineRule="auto"/>
        <w:ind w:left="503" w:right="927" w:hanging="284"/>
        <w:jc w:val="both"/>
        <w:rPr>
          <w:rFonts w:eastAsiaTheme="minorEastAsia"/>
          <w:sz w:val="17"/>
          <w:lang w:eastAsia="zh-CN"/>
        </w:rPr>
      </w:pPr>
      <w:r>
        <w:rPr>
          <w:rFonts w:eastAsiaTheme="minorEastAsia" w:hint="eastAsia"/>
          <w:spacing w:val="-10"/>
          <w:sz w:val="17"/>
          <w:vertAlign w:val="superscript"/>
          <w:lang w:eastAsia="zh-CN"/>
        </w:rPr>
        <w:t>3</w:t>
      </w:r>
      <w:r>
        <w:rPr>
          <w:sz w:val="17"/>
          <w:lang w:eastAsia="zh-CN"/>
        </w:rPr>
        <w:tab/>
      </w:r>
      <w:r w:rsidR="00D70C74" w:rsidRPr="00D70C74">
        <w:rPr>
          <w:rFonts w:hint="eastAsia"/>
          <w:sz w:val="20"/>
          <w:szCs w:val="20"/>
          <w:lang w:eastAsia="zh-CN"/>
        </w:rPr>
        <w:t>Email:</w:t>
      </w:r>
      <w:r w:rsidR="00003510" w:rsidRPr="003E21FA">
        <w:rPr>
          <w:rFonts w:hint="eastAsia"/>
          <w:sz w:val="20"/>
          <w:szCs w:val="20"/>
          <w:lang w:eastAsia="zh-CN"/>
        </w:rPr>
        <w:t>Gxyhaoxianghenlihai</w:t>
      </w:r>
      <w:hyperlink r:id="rId14" w:history="1">
        <w:r w:rsidR="00003510" w:rsidRPr="003E21FA">
          <w:rPr>
            <w:sz w:val="20"/>
            <w:szCs w:val="20"/>
            <w:lang w:eastAsia="zh-CN"/>
          </w:rPr>
          <w:t>@</w:t>
        </w:r>
        <w:r w:rsidR="00003510" w:rsidRPr="003E21FA">
          <w:rPr>
            <w:rFonts w:hint="eastAsia"/>
            <w:sz w:val="20"/>
            <w:szCs w:val="20"/>
            <w:lang w:eastAsia="zh-CN"/>
          </w:rPr>
          <w:t>gmail</w:t>
        </w:r>
        <w:r w:rsidR="00003510" w:rsidRPr="003E21FA">
          <w:rPr>
            <w:sz w:val="20"/>
            <w:szCs w:val="20"/>
            <w:lang w:eastAsia="zh-CN"/>
          </w:rPr>
          <w:t>.c</w:t>
        </w:r>
        <w:r w:rsidR="00003510" w:rsidRPr="003E21FA">
          <w:rPr>
            <w:rFonts w:hint="eastAsia"/>
            <w:sz w:val="20"/>
            <w:szCs w:val="20"/>
            <w:lang w:eastAsia="zh-CN"/>
          </w:rPr>
          <w:t>om</w:t>
        </w:r>
      </w:hyperlink>
      <w:r w:rsidR="00003510">
        <w:rPr>
          <w:sz w:val="17"/>
          <w:lang w:eastAsia="zh-CN"/>
        </w:rPr>
        <w:br w:type="page"/>
      </w:r>
      <w:r w:rsidR="004204F6" w:rsidRPr="00031269">
        <w:rPr>
          <w:rFonts w:eastAsiaTheme="minorEastAsia"/>
          <w:lang w:eastAsia="zh-CN"/>
        </w:rPr>
        <w:lastRenderedPageBreak/>
        <w:t>然而，传统双向</w:t>
      </w:r>
      <w:r w:rsidR="004204F6" w:rsidRPr="00031269">
        <w:rPr>
          <w:rFonts w:eastAsiaTheme="minorEastAsia"/>
          <w:lang w:eastAsia="zh-CN"/>
        </w:rPr>
        <w:t xml:space="preserve"> RRT * </w:t>
      </w:r>
      <w:r w:rsidR="004204F6" w:rsidRPr="00031269">
        <w:rPr>
          <w:rFonts w:eastAsiaTheme="minorEastAsia"/>
          <w:lang w:eastAsia="zh-CN"/>
        </w:rPr>
        <w:t>算法仍存在固有缺陷，</w:t>
      </w:r>
      <w:del w:id="28" w:author="兴雨 郭" w:date="2026-02-05T20:58:00Z" w16du:dateUtc="2026-02-05T12:58:00Z">
        <w:r w:rsidR="004204F6" w:rsidRPr="00031269" w:rsidDel="00B2070E">
          <w:rPr>
            <w:rFonts w:eastAsiaTheme="minorEastAsia"/>
            <w:lang w:eastAsia="zh-CN"/>
          </w:rPr>
          <w:delText>例</w:delText>
        </w:r>
      </w:del>
      <w:r w:rsidR="004204F6" w:rsidRPr="00031269">
        <w:rPr>
          <w:rFonts w:eastAsiaTheme="minorEastAsia"/>
          <w:lang w:eastAsia="zh-CN"/>
        </w:rPr>
        <w:t>如采样过程随机性强、搜索效率低下以及</w:t>
      </w:r>
      <w:ins w:id="29" w:author="兴雨 郭" w:date="2026-02-05T21:19:00Z">
        <w:r w:rsidR="004204F6" w:rsidRPr="00031269">
          <w:rPr>
            <w:rFonts w:eastAsiaTheme="minorEastAsia"/>
            <w:lang w:eastAsia="zh-CN"/>
          </w:rPr>
          <w:t>规划路径几何不够平滑</w:t>
        </w:r>
      </w:ins>
      <w:del w:id="30" w:author="兴雨 郭" w:date="2026-02-05T21:19:00Z" w16du:dateUtc="2026-02-05T13:19:00Z">
        <w:r w:rsidR="004204F6" w:rsidRPr="00031269" w:rsidDel="00076339">
          <w:rPr>
            <w:rFonts w:eastAsiaTheme="minorEastAsia"/>
            <w:lang w:eastAsia="zh-CN"/>
          </w:rPr>
          <w:delText>规划路径中拐点过多</w:delText>
        </w:r>
      </w:del>
      <w:r w:rsidR="004204F6" w:rsidRPr="00031269">
        <w:rPr>
          <w:rFonts w:eastAsiaTheme="minorEastAsia"/>
          <w:lang w:eastAsia="zh-CN"/>
        </w:rPr>
        <w:t>等</w:t>
      </w:r>
      <w:r w:rsidR="00031269" w:rsidRPr="00031269">
        <w:rPr>
          <w:rFonts w:eastAsiaTheme="minorEastAsia"/>
          <w:lang w:eastAsia="zh-CN"/>
        </w:rPr>
        <w:t>问题</w:t>
      </w:r>
      <w:r w:rsidR="00031269" w:rsidRPr="00031269">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_Ref223801271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[15</w:t>
      </w:r>
      <w:r w:rsidR="002E58B7">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_Ref223790301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16]</w:t>
      </w:r>
      <w:r w:rsidR="004204F6">
        <w:rPr>
          <w:rFonts w:eastAsiaTheme="minorEastAsia"/>
          <w:lang w:eastAsia="zh-CN"/>
        </w:rPr>
        <w:fldChar w:fldCharType="end"/>
      </w:r>
      <w:r w:rsidR="00031269" w:rsidRPr="00031269">
        <w:rPr>
          <w:rFonts w:eastAsiaTheme="minorEastAsia"/>
          <w:lang w:eastAsia="zh-CN"/>
        </w:rPr>
        <w:t>。这些不足限制了其在环境尺度大、障碍物密集或动态障碍物分布场景中的性能表现</w:t>
      </w:r>
      <w:r w:rsidR="004204F6">
        <w:rPr>
          <w:rFonts w:eastAsiaTheme="minorEastAsia"/>
          <w:lang w:eastAsia="zh-CN"/>
        </w:rPr>
        <w:fldChar w:fldCharType="begin"/>
      </w:r>
      <w:r w:rsidR="004204F6">
        <w:rPr>
          <w:rFonts w:eastAsiaTheme="minorEastAsia"/>
          <w:lang w:eastAsia="zh-CN"/>
        </w:rPr>
        <w:instrText xml:space="preserve"> REF _Ref223790404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[17</w:t>
      </w:r>
      <w:r w:rsidR="002E58B7">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_Ref223790405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18]</w:t>
      </w:r>
      <w:r w:rsidR="004204F6">
        <w:rPr>
          <w:rFonts w:eastAsiaTheme="minorEastAsia"/>
          <w:lang w:eastAsia="zh-CN"/>
        </w:rPr>
        <w:fldChar w:fldCharType="end"/>
      </w:r>
      <w:r w:rsidR="00031269" w:rsidRPr="00E4440F">
        <w:rPr>
          <w:rFonts w:eastAsiaTheme="minorEastAsia"/>
          <w:lang w:eastAsia="zh-CN"/>
        </w:rPr>
        <w:t>。</w:t>
      </w:r>
    </w:p>
    <w:p w14:paraId="2C749CDD" w14:textId="74D5F806" w:rsidR="005D13D5" w:rsidRPr="00003510" w:rsidRDefault="00E4440F" w:rsidP="004204F6">
      <w:pPr>
        <w:spacing w:line="262" w:lineRule="auto"/>
        <w:ind w:firstLineChars="200" w:firstLine="440"/>
        <w:jc w:val="both"/>
        <w:rPr>
          <w:rFonts w:eastAsiaTheme="minorEastAsia"/>
          <w:lang w:eastAsia="zh-CN"/>
        </w:rPr>
      </w:pPr>
      <w:r w:rsidRPr="00E4440F">
        <w:rPr>
          <w:rFonts w:eastAsiaTheme="minorEastAsia"/>
          <w:lang w:eastAsia="zh-CN"/>
        </w:rPr>
        <w:t>为解决上述问题，近年来研究者从采样引导、搜索策略协同以及路径结构优化等角度提出了多种改进方法。</w:t>
      </w:r>
      <w:r w:rsidR="003C1621" w:rsidRPr="003C1621">
        <w:rPr>
          <w:rFonts w:eastAsiaTheme="minorEastAsia"/>
          <w:lang w:eastAsia="zh-CN"/>
        </w:rPr>
        <w:t>一类代表性工作通过</w:t>
      </w:r>
      <w:ins w:id="31" w:author="兴雨 郭" w:date="2026-02-05T20:59:00Z">
        <w:r w:rsidR="00B2070E" w:rsidRPr="00B2070E">
          <w:rPr>
            <w:rFonts w:eastAsiaTheme="minorEastAsia"/>
            <w:lang w:eastAsia="zh-CN"/>
          </w:rPr>
          <w:t>改进双向搜索框架与采样引导机制来提升收敛效率</w:t>
        </w:r>
      </w:ins>
      <w:del w:id="32" w:author="兴雨 郭" w:date="2026-02-05T20:59:00Z" w16du:dateUtc="2026-02-05T12:59:00Z">
        <w:r w:rsidR="003C1621" w:rsidRPr="003C1621" w:rsidDel="00B2070E">
          <w:rPr>
            <w:rFonts w:eastAsiaTheme="minorEastAsia"/>
            <w:lang w:eastAsia="zh-CN"/>
          </w:rPr>
          <w:delText>引入多策略协同的双向扩展机制来提升搜索效率</w:delText>
        </w:r>
      </w:del>
      <w:ins w:id="33" w:author="兴雨 郭" w:date="2026-02-05T20:59:00Z" w16du:dateUtc="2026-02-05T12:59:00Z">
        <w:r w:rsidR="00B2070E" w:rsidRPr="00E4440F">
          <w:rPr>
            <w:rFonts w:eastAsiaTheme="minorEastAsia"/>
            <w:lang w:eastAsia="zh-CN"/>
          </w:rPr>
          <w:t>，</w:t>
        </w:r>
      </w:ins>
      <w:del w:id="34" w:author="兴雨 郭" w:date="2026-02-05T20:59:00Z" w16du:dateUtc="2026-02-05T12:59:00Z">
        <w:r w:rsidR="003C1621" w:rsidRPr="003C1621" w:rsidDel="00B2070E">
          <w:rPr>
            <w:rFonts w:eastAsiaTheme="minorEastAsia"/>
            <w:lang w:eastAsia="zh-CN"/>
          </w:rPr>
          <w:delText>。</w:delText>
        </w:r>
      </w:del>
      <w:ins w:id="35"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6"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w:t>
        </w:r>
      </w:ins>
      <w:r w:rsidR="00E225FF">
        <w:rPr>
          <w:rFonts w:eastAsiaTheme="minorEastAsia"/>
          <w:lang w:eastAsia="zh-CN"/>
        </w:rPr>
        <w:t xml:space="preserve"> </w:t>
      </w:r>
      <w:r w:rsidR="00AE62CE">
        <w:rPr>
          <w:rFonts w:eastAsiaTheme="minorEastAsia"/>
          <w:lang w:eastAsia="zh-CN"/>
        </w:rPr>
        <w:fldChar w:fldCharType="begin"/>
      </w:r>
      <w:r w:rsidR="00AE62CE">
        <w:rPr>
          <w:rFonts w:eastAsiaTheme="minorEastAsia"/>
          <w:lang w:eastAsia="zh-CN"/>
        </w:rPr>
        <w:instrText xml:space="preserve"> REF _Ref223801376 \r \h </w:instrText>
      </w:r>
      <w:r w:rsidR="00AE62CE">
        <w:rPr>
          <w:rFonts w:eastAsiaTheme="minorEastAsia"/>
          <w:lang w:eastAsia="zh-CN"/>
        </w:rPr>
      </w:r>
      <w:r w:rsidR="00AE62CE">
        <w:rPr>
          <w:rFonts w:eastAsiaTheme="minorEastAsia"/>
          <w:lang w:eastAsia="zh-CN"/>
        </w:rPr>
        <w:fldChar w:fldCharType="separate"/>
      </w:r>
      <w:r w:rsidR="00F80E34">
        <w:rPr>
          <w:rFonts w:eastAsiaTheme="minorEastAsia"/>
          <w:lang w:eastAsia="zh-CN"/>
        </w:rPr>
        <w:t>[19]</w:t>
      </w:r>
      <w:r w:rsidR="00AE62CE">
        <w:rPr>
          <w:rFonts w:eastAsiaTheme="minorEastAsia"/>
          <w:lang w:eastAsia="zh-CN"/>
        </w:rPr>
        <w:fldChar w:fldCharType="end"/>
      </w:r>
      <w:r w:rsidR="00E225FF" w:rsidRPr="00E225FF">
        <w:rPr>
          <w:rFonts w:hint="eastAsia"/>
          <w:lang w:eastAsia="zh-CN"/>
        </w:rPr>
        <w:t xml:space="preserve"> </w:t>
      </w:r>
      <w:r w:rsidR="00E225FF" w:rsidRPr="00E225FF">
        <w:rPr>
          <w:rFonts w:eastAsiaTheme="minorEastAsia" w:hint="eastAsia"/>
          <w:lang w:eastAsia="zh-CN"/>
        </w:rPr>
        <w:t>及基于类似思想的</w:t>
      </w:r>
      <w:r w:rsidR="00E225FF" w:rsidRPr="00E225FF">
        <w:rPr>
          <w:rFonts w:eastAsiaTheme="minorEastAsia"/>
          <w:lang w:eastAsia="zh-CN"/>
        </w:rPr>
        <w:t>ABQ-RRT*</w:t>
      </w:r>
      <w:r w:rsidR="00AE62CE">
        <w:rPr>
          <w:rFonts w:eastAsiaTheme="minorEastAsia"/>
          <w:lang w:eastAsia="zh-CN"/>
        </w:rPr>
        <w:fldChar w:fldCharType="begin"/>
      </w:r>
      <w:r w:rsidR="00AE62CE">
        <w:rPr>
          <w:rFonts w:eastAsiaTheme="minorEastAsia"/>
          <w:lang w:eastAsia="zh-CN"/>
        </w:rPr>
        <w:instrText xml:space="preserve"> REF _Ref223801366 \r \h </w:instrText>
      </w:r>
      <w:r w:rsidR="00AE62CE">
        <w:rPr>
          <w:rFonts w:eastAsiaTheme="minorEastAsia"/>
          <w:lang w:eastAsia="zh-CN"/>
        </w:rPr>
      </w:r>
      <w:r w:rsidR="00AE62CE">
        <w:rPr>
          <w:rFonts w:eastAsiaTheme="minorEastAsia"/>
          <w:lang w:eastAsia="zh-CN"/>
        </w:rPr>
        <w:fldChar w:fldCharType="separate"/>
      </w:r>
      <w:r w:rsidR="00F80E34">
        <w:rPr>
          <w:rFonts w:eastAsiaTheme="minorEastAsia"/>
          <w:lang w:eastAsia="zh-CN"/>
        </w:rPr>
        <w:t>[20]</w:t>
      </w:r>
      <w:r w:rsidR="00AE62CE">
        <w:rPr>
          <w:rFonts w:eastAsiaTheme="minorEastAsia"/>
          <w:lang w:eastAsia="zh-CN"/>
        </w:rPr>
        <w:fldChar w:fldCharType="end"/>
      </w:r>
      <w:ins w:id="37" w:author="兴雨 郭" w:date="2026-02-05T21:02:00Z">
        <w:r w:rsidR="005D13D5" w:rsidRPr="00B2070E">
          <w:rPr>
            <w:rFonts w:eastAsiaTheme="minorEastAsia"/>
            <w:lang w:eastAsia="zh-CN"/>
          </w:rPr>
          <w:t xml:space="preserve"> </w:t>
        </w:r>
      </w:ins>
      <w:r w:rsidR="00E225FF">
        <w:rPr>
          <w:rFonts w:eastAsiaTheme="minorEastAsia"/>
          <w:lang w:eastAsia="zh-CN"/>
        </w:rPr>
        <w:t>,</w:t>
      </w:r>
      <w:ins w:id="38" w:author="兴雨 郭" w:date="2026-02-05T21:02:00Z">
        <w:r w:rsidR="005D13D5" w:rsidRPr="00B2070E">
          <w:rPr>
            <w:rFonts w:eastAsiaTheme="minorEastAsia"/>
            <w:lang w:eastAsia="zh-CN"/>
          </w:rPr>
          <w:t>依据</w:t>
        </w:r>
        <w:r w:rsidR="005D13D5" w:rsidRPr="00B2070E">
          <w:rPr>
            <w:rFonts w:eastAsiaTheme="minorEastAsia" w:hint="eastAsia"/>
            <w:color w:val="EE0000"/>
            <w:lang w:eastAsia="zh-CN"/>
            <w:rPrChange w:id="39"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40"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w:t>
        </w:r>
      </w:ins>
      <w:r w:rsidR="004204F6">
        <w:rPr>
          <w:rFonts w:eastAsiaTheme="minorEastAsia"/>
          <w:lang w:eastAsia="zh-CN"/>
        </w:rPr>
        <w:fldChar w:fldCharType="begin"/>
      </w:r>
      <w:r w:rsidR="004204F6">
        <w:rPr>
          <w:rFonts w:eastAsiaTheme="minorEastAsia"/>
          <w:lang w:eastAsia="zh-CN"/>
        </w:rPr>
        <w:instrText xml:space="preserve"> REF _Ref223801399 \r \h </w:instrText>
      </w:r>
      <w:r w:rsidR="004204F6">
        <w:rPr>
          <w:rFonts w:eastAsiaTheme="minorEastAsia"/>
          <w:lang w:eastAsia="zh-CN"/>
        </w:rPr>
      </w:r>
      <w:r w:rsidR="004204F6">
        <w:rPr>
          <w:rFonts w:eastAsiaTheme="minorEastAsia"/>
          <w:lang w:eastAsia="zh-CN"/>
        </w:rPr>
        <w:fldChar w:fldCharType="separate"/>
      </w:r>
      <w:r w:rsidR="00731D0A">
        <w:rPr>
          <w:rFonts w:eastAsiaTheme="minorEastAsia"/>
          <w:lang w:eastAsia="zh-CN"/>
        </w:rPr>
        <w:t>[21</w:t>
      </w:r>
      <w:r w:rsidR="00731D0A">
        <w:rPr>
          <w:rFonts w:eastAsiaTheme="minorEastAsia" w:hint="eastAsia"/>
          <w:lang w:eastAsia="zh-CN"/>
        </w:rPr>
        <w:t>-</w:t>
      </w:r>
      <w:r w:rsidR="004204F6">
        <w:rPr>
          <w:rFonts w:eastAsiaTheme="minorEastAsia"/>
          <w:lang w:eastAsia="zh-CN"/>
        </w:rPr>
        <w:fldChar w:fldCharType="end"/>
      </w:r>
      <w:r w:rsidR="00731D0A">
        <w:rPr>
          <w:rFonts w:eastAsiaTheme="minorEastAsia"/>
          <w:lang w:eastAsia="zh-CN"/>
        </w:rPr>
        <w:fldChar w:fldCharType="begin"/>
      </w:r>
      <w:r w:rsidR="00731D0A">
        <w:rPr>
          <w:rFonts w:eastAsiaTheme="minorEastAsia"/>
          <w:lang w:eastAsia="zh-CN"/>
        </w:rPr>
        <w:instrText xml:space="preserve"> REF _Ref223790586 \r \h </w:instrText>
      </w:r>
      <w:r w:rsidR="00731D0A">
        <w:rPr>
          <w:rFonts w:eastAsiaTheme="minorEastAsia"/>
          <w:lang w:eastAsia="zh-CN"/>
        </w:rPr>
      </w:r>
      <w:r w:rsidR="00731D0A">
        <w:rPr>
          <w:rFonts w:eastAsiaTheme="minorEastAsia"/>
          <w:lang w:eastAsia="zh-CN"/>
        </w:rPr>
        <w:fldChar w:fldCharType="separate"/>
      </w:r>
      <w:r w:rsidR="00731D0A">
        <w:rPr>
          <w:rFonts w:eastAsiaTheme="minorEastAsia"/>
          <w:lang w:eastAsia="zh-CN"/>
        </w:rPr>
        <w:t>22]</w:t>
      </w:r>
      <w:r w:rsidR="00731D0A">
        <w:rPr>
          <w:rFonts w:eastAsiaTheme="minorEastAsia"/>
          <w:lang w:eastAsia="zh-CN"/>
        </w:rPr>
        <w:fldChar w:fldCharType="end"/>
      </w:r>
      <w:ins w:id="41" w:author="兴雨 郭" w:date="2026-02-05T21:02:00Z">
        <w:r w:rsidR="005D13D5" w:rsidRPr="00B2070E">
          <w:rPr>
            <w:rFonts w:eastAsiaTheme="minorEastAsia"/>
            <w:lang w:eastAsia="zh-CN"/>
          </w:rPr>
          <w:t>，以强化树在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2E8D836E" w14:textId="25468808" w:rsidR="00E4440F" w:rsidRDefault="003C1621" w:rsidP="003C1621">
      <w:pPr>
        <w:spacing w:line="262" w:lineRule="auto"/>
        <w:ind w:firstLineChars="200" w:firstLine="440"/>
        <w:jc w:val="both"/>
        <w:rPr>
          <w:rFonts w:eastAsiaTheme="minorEastAsia"/>
          <w:lang w:eastAsia="zh-CN"/>
        </w:rPr>
      </w:pPr>
      <w:del w:id="42" w:author="兴雨 郭" w:date="2026-02-05T21:02:00Z" w16du:dateUtc="2026-02-05T13:02:00Z">
        <w:r w:rsidDel="00B2070E">
          <w:rPr>
            <w:rFonts w:eastAsiaTheme="minorEastAsia" w:hint="eastAsia"/>
            <w:lang w:eastAsia="zh-CN"/>
          </w:rPr>
          <w:delText>例如，</w:delText>
        </w:r>
        <w:commentRangeStart w:id="43"/>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4" w:name="OLE_LINK3"/>
        <w:r w:rsidR="00491CA9" w:rsidRPr="00491CA9" w:rsidDel="00B2070E">
          <w:rPr>
            <w:rFonts w:eastAsiaTheme="minorEastAsia"/>
            <w:lang w:eastAsia="zh-CN"/>
          </w:rPr>
          <w:delText>MS-BI-RRT*</w:delText>
        </w:r>
        <w:bookmarkEnd w:id="44"/>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3"/>
        <w:r w:rsidR="00B2070E" w:rsidRPr="00BC0B5E" w:rsidDel="00B2070E">
          <w:rPr>
            <w:rStyle w:val="af0"/>
            <w:rFonts w:eastAsiaTheme="minorEastAsia" w:hint="eastAsia"/>
            <w:sz w:val="22"/>
            <w:szCs w:val="22"/>
            <w:lang w:eastAsia="zh-CN"/>
          </w:rPr>
          <w:commentReference w:id="43"/>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566E86C2" w:rsidR="00686BC8" w:rsidRDefault="00B2070E" w:rsidP="004204F6">
      <w:pPr>
        <w:spacing w:line="262" w:lineRule="auto"/>
        <w:ind w:firstLineChars="200" w:firstLine="440"/>
        <w:jc w:val="both"/>
        <w:rPr>
          <w:rFonts w:eastAsiaTheme="minorEastAsia"/>
          <w:lang w:eastAsia="zh-CN"/>
        </w:rPr>
      </w:pPr>
      <w:ins w:id="45" w:author="兴雨 郭" w:date="2026-02-05T21:03:00Z">
        <w:r w:rsidRPr="00B2070E">
          <w:rPr>
            <w:rFonts w:eastAsiaTheme="minorEastAsia"/>
            <w:color w:val="FFFFFF" w:themeColor="background1"/>
            <w:highlight w:val="red"/>
            <w:lang w:eastAsia="zh-CN"/>
          </w:rPr>
          <w:t>为兼顾快速规划与</w:t>
        </w:r>
      </w:ins>
      <w:ins w:id="46" w:author="兴雨 郭" w:date="2026-02-05T21:17:00Z">
        <w:r w:rsidR="00746DBA" w:rsidRPr="00746DBA">
          <w:rPr>
            <w:rFonts w:eastAsiaTheme="minorEastAsia"/>
            <w:color w:val="FFFFFF" w:themeColor="background1"/>
            <w:highlight w:val="red"/>
            <w:lang w:eastAsia="zh-CN"/>
          </w:rPr>
          <w:t>路径质量</w:t>
        </w:r>
      </w:ins>
      <w:ins w:id="47"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8"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49"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453854" w:rsidRPr="00453854">
        <w:rPr>
          <w:rFonts w:eastAsiaTheme="minorEastAsia"/>
          <w:lang w:eastAsia="zh-CN"/>
        </w:rPr>
        <w:t xml:space="preserve">Gammell </w:t>
      </w:r>
      <w:r w:rsidR="00453854" w:rsidRPr="00453854">
        <w:rPr>
          <w:rFonts w:eastAsiaTheme="minorEastAsia" w:hint="eastAsia"/>
          <w:lang w:eastAsia="zh-CN"/>
        </w:rPr>
        <w:t>等提出的</w:t>
      </w:r>
      <w:r w:rsidR="00453854" w:rsidRPr="00453854">
        <w:rPr>
          <w:rFonts w:eastAsiaTheme="minorEastAsia"/>
          <w:lang w:eastAsia="zh-CN"/>
        </w:rPr>
        <w:t xml:space="preserve"> Informed RRT*</w:t>
      </w:r>
      <w:r w:rsidR="004204F6">
        <w:rPr>
          <w:rFonts w:eastAsiaTheme="minorEastAsia"/>
          <w:lang w:eastAsia="zh-CN"/>
        </w:rPr>
        <w:fldChar w:fldCharType="begin"/>
      </w:r>
      <w:r w:rsidR="004204F6">
        <w:rPr>
          <w:rFonts w:eastAsiaTheme="minorEastAsia"/>
          <w:lang w:eastAsia="zh-CN"/>
        </w:rPr>
        <w:instrText xml:space="preserve"> REF _Ref223791415 \r \h </w:instrText>
      </w:r>
      <w:r w:rsidR="004204F6">
        <w:rPr>
          <w:rFonts w:eastAsiaTheme="minorEastAsia"/>
          <w:lang w:eastAsia="zh-CN"/>
        </w:rPr>
      </w:r>
      <w:r w:rsidR="004204F6">
        <w:rPr>
          <w:rFonts w:eastAsiaTheme="minorEastAsia"/>
          <w:lang w:eastAsia="zh-CN"/>
        </w:rPr>
        <w:fldChar w:fldCharType="separate"/>
      </w:r>
      <w:r w:rsidR="002E58B7">
        <w:rPr>
          <w:rFonts w:eastAsiaTheme="minorEastAsia"/>
          <w:lang w:eastAsia="zh-CN"/>
        </w:rPr>
        <w:t>[23</w:t>
      </w:r>
      <w:r w:rsidR="00F80E34">
        <w:rPr>
          <w:rFonts w:eastAsiaTheme="minorEastAsia" w:hint="eastAsia"/>
          <w:lang w:eastAsia="zh-CN"/>
        </w:rPr>
        <w:t>-</w:t>
      </w:r>
      <w:r w:rsidR="004204F6">
        <w:rPr>
          <w:rFonts w:eastAsiaTheme="minorEastAsia"/>
          <w:lang w:eastAsia="zh-CN"/>
        </w:rPr>
        <w:fldChar w:fldCharType="end"/>
      </w:r>
      <w:r w:rsidR="00F80E34">
        <w:rPr>
          <w:rFonts w:eastAsiaTheme="minorEastAsia"/>
          <w:lang w:eastAsia="zh-CN"/>
        </w:rPr>
        <w:fldChar w:fldCharType="begin"/>
      </w:r>
      <w:r w:rsidR="00F80E34">
        <w:rPr>
          <w:rFonts w:eastAsiaTheme="minorEastAsia"/>
          <w:lang w:eastAsia="zh-CN"/>
        </w:rPr>
        <w:instrText xml:space="preserve"> REF _Ref223791416 \r \h </w:instrText>
      </w:r>
      <w:r w:rsidR="00F80E34">
        <w:rPr>
          <w:rFonts w:eastAsiaTheme="minorEastAsia"/>
          <w:lang w:eastAsia="zh-CN"/>
        </w:rPr>
      </w:r>
      <w:r w:rsidR="00F80E34">
        <w:rPr>
          <w:rFonts w:eastAsiaTheme="minorEastAsia"/>
          <w:lang w:eastAsia="zh-CN"/>
        </w:rPr>
        <w:fldChar w:fldCharType="separate"/>
      </w:r>
      <w:r w:rsidR="00F80E34">
        <w:rPr>
          <w:rFonts w:eastAsiaTheme="minorEastAsia"/>
          <w:lang w:eastAsia="zh-CN"/>
        </w:rPr>
        <w:t>24]</w:t>
      </w:r>
      <w:r w:rsidR="00F80E34">
        <w:rPr>
          <w:rFonts w:eastAsiaTheme="minorEastAsia"/>
          <w:lang w:eastAsia="zh-CN"/>
        </w:rPr>
        <w:fldChar w:fldCharType="end"/>
      </w:r>
      <w:r w:rsidR="00453854" w:rsidRPr="00453854">
        <w:rPr>
          <w:rFonts w:eastAsiaTheme="minorEastAsia" w:hint="eastAsia"/>
          <w:lang w:eastAsia="zh-CN"/>
        </w:rPr>
        <w:t>通过将采样空间限制在以起终点为焦点的超椭球体知情子集内，使采样过程专注于可改善当前最优路径代价的区域，奠定了代价引导约束采样的理论基础。</w:t>
      </w:r>
      <w:r w:rsidR="004204F6" w:rsidRPr="004204F6">
        <w:rPr>
          <w:rFonts w:eastAsiaTheme="minorEastAsia" w:hint="eastAsia"/>
          <w:lang w:eastAsia="zh-CN"/>
        </w:rPr>
        <w:t>在此基础上，</w:t>
      </w:r>
      <w:r w:rsidR="004204F6" w:rsidRPr="004204F6">
        <w:rPr>
          <w:rFonts w:eastAsiaTheme="minorEastAsia"/>
          <w:lang w:eastAsia="zh-CN"/>
        </w:rPr>
        <w:t>Gammell</w:t>
      </w:r>
      <w:r w:rsidR="004204F6" w:rsidRPr="004204F6">
        <w:rPr>
          <w:rFonts w:eastAsiaTheme="minorEastAsia" w:hint="eastAsia"/>
          <w:lang w:eastAsia="zh-CN"/>
        </w:rPr>
        <w:t>等进一步提出</w:t>
      </w:r>
      <w:r w:rsidR="004204F6" w:rsidRPr="004204F6">
        <w:rPr>
          <w:rFonts w:eastAsiaTheme="minorEastAsia"/>
          <w:lang w:eastAsia="zh-CN"/>
        </w:rPr>
        <w:t>BIT*</w:t>
      </w:r>
      <w:r w:rsidR="004204F6" w:rsidRPr="004204F6">
        <w:rPr>
          <w:rFonts w:eastAsiaTheme="minorEastAsia" w:hint="eastAsia"/>
          <w:lang w:eastAsia="zh-CN"/>
        </w:rPr>
        <w:t>算法</w:t>
      </w:r>
      <w:r w:rsidR="00F80E34">
        <w:rPr>
          <w:rFonts w:eastAsiaTheme="minorEastAsia"/>
          <w:lang w:eastAsia="zh-CN"/>
        </w:rPr>
        <w:fldChar w:fldCharType="begin"/>
      </w:r>
      <w:r w:rsidR="00F80E34">
        <w:rPr>
          <w:rFonts w:eastAsiaTheme="minorEastAsia"/>
          <w:lang w:eastAsia="zh-CN"/>
        </w:rPr>
        <w:instrText xml:space="preserve"> </w:instrText>
      </w:r>
      <w:r w:rsidR="00F80E34">
        <w:rPr>
          <w:rFonts w:eastAsiaTheme="minorEastAsia" w:hint="eastAsia"/>
          <w:lang w:eastAsia="zh-CN"/>
        </w:rPr>
        <w:instrText>REF _Ref223790273 \r \h</w:instrText>
      </w:r>
      <w:r w:rsidR="00F80E34">
        <w:rPr>
          <w:rFonts w:eastAsiaTheme="minorEastAsia"/>
          <w:lang w:eastAsia="zh-CN"/>
        </w:rPr>
        <w:instrText xml:space="preserve"> </w:instrText>
      </w:r>
      <w:r w:rsidR="00F80E34">
        <w:rPr>
          <w:rFonts w:eastAsiaTheme="minorEastAsia"/>
          <w:lang w:eastAsia="zh-CN"/>
        </w:rPr>
      </w:r>
      <w:r w:rsidR="00F80E34">
        <w:rPr>
          <w:rFonts w:eastAsiaTheme="minorEastAsia"/>
          <w:lang w:eastAsia="zh-CN"/>
        </w:rPr>
        <w:fldChar w:fldCharType="separate"/>
      </w:r>
      <w:r w:rsidR="00F80E34">
        <w:rPr>
          <w:rFonts w:eastAsiaTheme="minorEastAsia"/>
          <w:lang w:eastAsia="zh-CN"/>
        </w:rPr>
        <w:t>[25</w:t>
      </w:r>
      <w:r w:rsidR="00F80E34">
        <w:rPr>
          <w:rFonts w:eastAsiaTheme="minorEastAsia" w:hint="eastAsia"/>
          <w:lang w:eastAsia="zh-CN"/>
        </w:rPr>
        <w:t>-</w:t>
      </w:r>
      <w:r w:rsidR="00F80E34">
        <w:rPr>
          <w:rFonts w:eastAsiaTheme="minorEastAsia"/>
          <w:lang w:eastAsia="zh-CN"/>
        </w:rPr>
        <w:fldChar w:fldCharType="end"/>
      </w:r>
      <w:r w:rsidR="00F80E34">
        <w:rPr>
          <w:rFonts w:eastAsiaTheme="minorEastAsia"/>
          <w:lang w:eastAsia="zh-CN"/>
        </w:rPr>
        <w:fldChar w:fldCharType="begin"/>
      </w:r>
      <w:r w:rsidR="00F80E34">
        <w:rPr>
          <w:rFonts w:eastAsiaTheme="minorEastAsia"/>
          <w:lang w:eastAsia="zh-CN"/>
        </w:rPr>
        <w:instrText xml:space="preserve"> REF _Ref223801612 \r \h </w:instrText>
      </w:r>
      <w:r w:rsidR="00F80E34">
        <w:rPr>
          <w:rFonts w:eastAsiaTheme="minorEastAsia"/>
          <w:lang w:eastAsia="zh-CN"/>
        </w:rPr>
      </w:r>
      <w:r w:rsidR="00F80E34">
        <w:rPr>
          <w:rFonts w:eastAsiaTheme="minorEastAsia"/>
          <w:lang w:eastAsia="zh-CN"/>
        </w:rPr>
        <w:fldChar w:fldCharType="separate"/>
      </w:r>
      <w:r w:rsidR="00F80E34">
        <w:rPr>
          <w:rFonts w:eastAsiaTheme="minorEastAsia"/>
          <w:lang w:eastAsia="zh-CN"/>
        </w:rPr>
        <w:t>26]</w:t>
      </w:r>
      <w:r w:rsidR="00F80E34">
        <w:rPr>
          <w:rFonts w:eastAsiaTheme="minorEastAsia"/>
          <w:lang w:eastAsia="zh-CN"/>
        </w:rPr>
        <w:fldChar w:fldCharType="end"/>
      </w:r>
      <w:r w:rsidR="004204F6" w:rsidRPr="004204F6">
        <w:rPr>
          <w:rFonts w:eastAsiaTheme="minorEastAsia" w:hint="eastAsia"/>
          <w:lang w:eastAsia="zh-CN"/>
        </w:rPr>
        <w:t>，将知情采样与图搜索统一为隐式随机几何图的启发式搜索，进一步提升了高维场景的规划效率。为进一步减小固定椭球体对代价估计偏差的敏感性，近年来的改进工作尝试引入动态走廊约束</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_Ref223791442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562B15">
        <w:rPr>
          <w:rFonts w:eastAsiaTheme="minorEastAsia"/>
          <w:lang w:eastAsia="zh-CN"/>
        </w:rPr>
        <w:t>[27]</w:t>
      </w:r>
      <w:r w:rsidR="004204F6">
        <w:rPr>
          <w:rFonts w:eastAsiaTheme="minorEastAsia"/>
          <w:lang w:eastAsia="zh-CN"/>
        </w:rPr>
        <w:fldChar w:fldCharType="end"/>
      </w:r>
      <w:r w:rsidR="004204F6" w:rsidRPr="004204F6">
        <w:rPr>
          <w:rFonts w:eastAsiaTheme="minorEastAsia" w:hint="eastAsia"/>
          <w:lang w:eastAsia="zh-CN"/>
        </w:rPr>
        <w:t>或自适应双向超椭球采样</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_Ref223791448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562B15">
        <w:rPr>
          <w:rFonts w:eastAsiaTheme="minorEastAsia"/>
          <w:lang w:eastAsia="zh-CN"/>
        </w:rPr>
        <w:t>[28]</w:t>
      </w:r>
      <w:r w:rsidR="004204F6">
        <w:rPr>
          <w:rFonts w:eastAsiaTheme="minorEastAsia"/>
          <w:lang w:eastAsia="zh-CN"/>
        </w:rPr>
        <w:fldChar w:fldCharType="end"/>
      </w:r>
      <w:r w:rsidR="004204F6" w:rsidRPr="004204F6">
        <w:rPr>
          <w:rFonts w:eastAsiaTheme="minorEastAsia" w:hint="eastAsia"/>
          <w:lang w:eastAsia="zh-CN"/>
        </w:rPr>
        <w:t>以提升采样域的适应能力。</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w:t>
      </w:r>
      <w:r w:rsidR="00686BC8" w:rsidRPr="004204F6">
        <w:rPr>
          <w:rFonts w:eastAsiaTheme="minorEastAsia"/>
          <w:highlight w:val="yellow"/>
          <w:lang w:eastAsia="zh-CN"/>
        </w:rPr>
        <w:t>通过估计经过扩展节点的路径代价，将采样空间限制在以起点和目标点为焦点、估计路径长度为长轴的超椭球体内，大幅提升了新节点生成的有效性</w:t>
      </w:r>
      <w:r w:rsidR="00686BC8" w:rsidRPr="004204F6">
        <w:rPr>
          <w:rFonts w:eastAsiaTheme="minorEastAsia"/>
          <w:highlight w:val="yellow"/>
          <w:lang w:eastAsia="zh-CN"/>
        </w:rPr>
        <w:t xml:space="preserve"> </w:t>
      </w:r>
      <w:r w:rsidR="004204F6" w:rsidRPr="004204F6">
        <w:rPr>
          <w:rFonts w:eastAsiaTheme="minorEastAsia"/>
          <w:highlight w:val="yellow"/>
          <w:lang w:eastAsia="zh-CN"/>
        </w:rPr>
        <w:fldChar w:fldCharType="begin"/>
      </w:r>
      <w:r w:rsidR="004204F6" w:rsidRPr="004204F6">
        <w:rPr>
          <w:rFonts w:eastAsiaTheme="minorEastAsia"/>
          <w:highlight w:val="yellow"/>
          <w:lang w:eastAsia="zh-CN"/>
        </w:rPr>
        <w:instrText xml:space="preserve"> REF _Ref223791494 \r \h </w:instrText>
      </w:r>
      <w:r w:rsidR="004204F6">
        <w:rPr>
          <w:rFonts w:eastAsiaTheme="minorEastAsia"/>
          <w:highlight w:val="yellow"/>
          <w:lang w:eastAsia="zh-CN"/>
        </w:rPr>
        <w:instrText xml:space="preserve"> \* MERGEFORMAT </w:instrText>
      </w:r>
      <w:r w:rsidR="004204F6" w:rsidRPr="004204F6">
        <w:rPr>
          <w:rFonts w:eastAsiaTheme="minorEastAsia"/>
          <w:highlight w:val="yellow"/>
          <w:lang w:eastAsia="zh-CN"/>
        </w:rPr>
      </w:r>
      <w:r w:rsidR="004204F6" w:rsidRPr="004204F6">
        <w:rPr>
          <w:rFonts w:eastAsiaTheme="minorEastAsia"/>
          <w:highlight w:val="yellow"/>
          <w:lang w:eastAsia="zh-CN"/>
        </w:rPr>
        <w:fldChar w:fldCharType="separate"/>
      </w:r>
      <w:r w:rsidR="00562B15">
        <w:rPr>
          <w:rFonts w:eastAsiaTheme="minorEastAsia"/>
          <w:highlight w:val="yellow"/>
          <w:lang w:eastAsia="zh-CN"/>
        </w:rPr>
        <w:t>[29]</w:t>
      </w:r>
      <w:r w:rsidR="004204F6" w:rsidRPr="004204F6">
        <w:rPr>
          <w:rFonts w:eastAsiaTheme="minorEastAsia"/>
          <w:highlight w:val="yellow"/>
          <w:lang w:eastAsia="zh-CN"/>
        </w:rPr>
        <w:fldChar w:fldCharType="end"/>
      </w:r>
      <w:r w:rsidR="00686BC8" w:rsidRPr="004204F6">
        <w:rPr>
          <w:rFonts w:eastAsiaTheme="minorEastAsia"/>
          <w:highlight w:val="yellow"/>
          <w:lang w:eastAsia="zh-CN"/>
        </w:rPr>
        <w:t>。同</w:t>
      </w:r>
      <w:r w:rsidR="00686BC8" w:rsidRPr="00686BC8">
        <w:rPr>
          <w:rFonts w:eastAsiaTheme="minorEastAsia"/>
          <w:lang w:eastAsia="zh-CN"/>
        </w:rPr>
        <w:t>时，该算法结合帕累托支配（</w:t>
      </w:r>
      <w:r w:rsidR="00686BC8" w:rsidRPr="00686BC8">
        <w:rPr>
          <w:rFonts w:eastAsiaTheme="minorEastAsia"/>
          <w:lang w:eastAsia="zh-CN"/>
        </w:rPr>
        <w:t>Pareto Dominance</w:t>
      </w:r>
      <w:r w:rsidR="00686BC8" w:rsidRPr="00686BC8">
        <w:rPr>
          <w:rFonts w:eastAsiaTheme="minorEastAsia"/>
          <w:lang w:eastAsia="zh-CN"/>
        </w:rPr>
        <w:t>）原则</w:t>
      </w:r>
      <w:r w:rsidR="00C3084F">
        <w:rPr>
          <w:rFonts w:eastAsiaTheme="minorEastAsia"/>
          <w:lang w:eastAsia="zh-CN"/>
        </w:rPr>
        <w:fldChar w:fldCharType="begin"/>
      </w:r>
      <w:r w:rsidR="00C3084F">
        <w:rPr>
          <w:rFonts w:eastAsiaTheme="minorEastAsia"/>
          <w:lang w:eastAsia="zh-CN"/>
        </w:rPr>
        <w:instrText xml:space="preserve"> REF _Ref223812078 \r \h </w:instrText>
      </w:r>
      <w:r w:rsidR="00C3084F">
        <w:rPr>
          <w:rFonts w:eastAsiaTheme="minorEastAsia"/>
          <w:lang w:eastAsia="zh-CN"/>
        </w:rPr>
      </w:r>
      <w:r w:rsidR="00C3084F">
        <w:rPr>
          <w:rFonts w:eastAsiaTheme="minorEastAsia"/>
          <w:lang w:eastAsia="zh-CN"/>
        </w:rPr>
        <w:fldChar w:fldCharType="separate"/>
      </w:r>
      <w:r w:rsidR="00562B15">
        <w:rPr>
          <w:rFonts w:eastAsiaTheme="minorEastAsia"/>
          <w:lang w:eastAsia="zh-CN"/>
        </w:rPr>
        <w:t>[30]</w:t>
      </w:r>
      <w:r w:rsidR="00C3084F">
        <w:rPr>
          <w:rFonts w:eastAsiaTheme="minorEastAsia"/>
          <w:lang w:eastAsia="zh-CN"/>
        </w:rPr>
        <w:fldChar w:fldCharType="end"/>
      </w:r>
      <w:r w:rsidR="00686BC8" w:rsidRPr="00686BC8">
        <w:rPr>
          <w:rFonts w:eastAsiaTheme="minorEastAsia"/>
          <w:lang w:eastAsia="zh-CN"/>
        </w:rPr>
        <w:t>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50"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51"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2" w:author="兴雨 郭" w:date="2026-02-05T21:20:00Z">
        <w:r w:rsidR="00076339" w:rsidRPr="00076339">
          <w:rPr>
            <w:rFonts w:eastAsiaTheme="minorEastAsia"/>
            <w:lang w:eastAsia="zh-CN"/>
          </w:rPr>
          <w:t>过早收缩</w:t>
        </w:r>
      </w:ins>
      <w:del w:id="53"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4"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5"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6"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5"/>
    <w:p w14:paraId="749A7D92" w14:textId="7EA885CA"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7" w:author="兴雨 郭" w:date="2026-02-05T21:37:00Z">
        <w:r w:rsidR="003C0C48" w:rsidRPr="00113D2A">
          <w:rPr>
            <w:rFonts w:eastAsiaTheme="minorEastAsia"/>
            <w:sz w:val="20"/>
            <w:szCs w:val="20"/>
            <w:lang w:eastAsia="zh-CN"/>
          </w:rPr>
          <w:t>现有改进方法在效率与最优性之间仍存在明显权衡</w:t>
        </w:r>
      </w:ins>
      <w:ins w:id="58" w:author="兴雨 郭" w:date="2026-02-05T21:42:00Z" w16du:dateUtc="2026-02-05T13:42:00Z">
        <w:r w:rsidR="004A3542" w:rsidRPr="00113D2A">
          <w:rPr>
            <w:rFonts w:eastAsiaTheme="minorEastAsia" w:hint="eastAsia"/>
            <w:sz w:val="20"/>
            <w:szCs w:val="20"/>
            <w:lang w:eastAsia="zh-CN"/>
          </w:rPr>
          <w:t>：</w:t>
        </w:r>
      </w:ins>
      <w:ins w:id="59" w:author="兴雨 郭" w:date="2026-02-05T21:42:00Z">
        <w:r w:rsidR="004A3542" w:rsidRPr="00113D2A">
          <w:rPr>
            <w:rFonts w:eastAsiaTheme="minorEastAsia"/>
            <w:sz w:val="20"/>
            <w:szCs w:val="20"/>
            <w:lang w:eastAsia="zh-CN"/>
          </w:rPr>
          <w:t>采样引导</w:t>
        </w:r>
      </w:ins>
      <w:r w:rsidR="00453854">
        <w:rPr>
          <w:rFonts w:eastAsiaTheme="minorEastAsia" w:hint="eastAsia"/>
          <w:sz w:val="20"/>
          <w:szCs w:val="20"/>
          <w:lang w:eastAsia="zh-CN"/>
        </w:rPr>
        <w:t>或</w:t>
      </w:r>
      <w:ins w:id="60" w:author="兴雨 郭" w:date="2026-02-05T21:42:00Z">
        <w:r w:rsidR="004A3542" w:rsidRPr="00113D2A">
          <w:rPr>
            <w:rFonts w:eastAsiaTheme="minorEastAsia"/>
            <w:sz w:val="20"/>
            <w:szCs w:val="20"/>
            <w:lang w:eastAsia="zh-CN"/>
          </w:rPr>
          <w:t>双向连通策略虽可加速获得可行解，但通常缺乏渐进最优保证</w:t>
        </w:r>
      </w:ins>
      <w:ins w:id="61" w:author="兴雨 郭" w:date="2026-02-05T21:43:00Z" w16du:dateUtc="2026-02-05T13:43:00Z">
        <w:r w:rsidR="004A3542" w:rsidRPr="00113D2A">
          <w:rPr>
            <w:rFonts w:eastAsiaTheme="minorEastAsia" w:hint="eastAsia"/>
            <w:sz w:val="20"/>
            <w:szCs w:val="20"/>
            <w:lang w:eastAsia="zh-CN"/>
          </w:rPr>
          <w:t>，</w:t>
        </w:r>
      </w:ins>
      <w:ins w:id="62"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3" w:author="兴雨 郭" w:date="2026-02-05T21:54:00Z">
        <w:r w:rsidR="008E3093" w:rsidRPr="00113D2A">
          <w:rPr>
            <w:rFonts w:eastAsiaTheme="minorEastAsia"/>
            <w:sz w:val="20"/>
            <w:szCs w:val="20"/>
            <w:lang w:eastAsia="zh-CN"/>
          </w:rPr>
          <w:t>约束域多为静态或弱自适应形式</w:t>
        </w:r>
      </w:ins>
      <w:ins w:id="64" w:author="兴雨 郭" w:date="2026-02-05T21:54:00Z" w16du:dateUtc="2026-02-05T13:54:00Z">
        <w:r w:rsidR="008E3093" w:rsidRPr="00113D2A">
          <w:rPr>
            <w:rFonts w:eastAsiaTheme="minorEastAsia" w:hint="eastAsia"/>
            <w:sz w:val="20"/>
            <w:szCs w:val="20"/>
            <w:lang w:eastAsia="zh-CN"/>
          </w:rPr>
          <w:t>，</w:t>
        </w:r>
      </w:ins>
      <w:ins w:id="65"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6" w:author="兴雨 郭" w:date="2026-02-05T21:43:00Z">
        <w:r w:rsidR="004A3542" w:rsidRPr="00113D2A">
          <w:rPr>
            <w:rFonts w:eastAsiaTheme="minorEastAsia"/>
            <w:sz w:val="20"/>
            <w:szCs w:val="20"/>
            <w:lang w:eastAsia="zh-CN"/>
          </w:rPr>
          <w:t>。</w:t>
        </w:r>
      </w:ins>
      <w:del w:id="67" w:author="兴雨 郭" w:date="2026-02-05T21:43:00Z" w16du:dateUtc="2026-02-05T13:43:00Z">
        <w:r w:rsidRPr="00113D2A" w:rsidDel="004A3542">
          <w:rPr>
            <w:rFonts w:eastAsiaTheme="minorEastAsia"/>
            <w:sz w:val="20"/>
            <w:szCs w:val="20"/>
            <w:lang w:eastAsia="zh-CN"/>
          </w:rPr>
          <w:delText>现有方法</w:delText>
        </w:r>
      </w:del>
      <w:del w:id="68"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69" w:author="兴雨 郭" w:date="2026-02-05T21:43:00Z" w16du:dateUtc="2026-02-05T13:43:00Z">
        <w:r w:rsidRPr="00113D2A" w:rsidDel="004A3542">
          <w:rPr>
            <w:rFonts w:eastAsiaTheme="minorEastAsia"/>
            <w:sz w:val="20"/>
            <w:szCs w:val="20"/>
            <w:lang w:eastAsia="zh-CN"/>
          </w:rPr>
          <w:delText>，难以在复杂</w:delText>
        </w:r>
      </w:del>
      <w:del w:id="70" w:author="兴雨 郭" w:date="2026-02-05T21:07:00Z" w16du:dateUtc="2026-02-05T13:07:00Z">
        <w:r w:rsidRPr="00113D2A" w:rsidDel="00B2070E">
          <w:rPr>
            <w:rFonts w:eastAsiaTheme="minorEastAsia"/>
            <w:sz w:val="20"/>
            <w:szCs w:val="20"/>
            <w:lang w:eastAsia="zh-CN"/>
          </w:rPr>
          <w:delText>随机障碍物</w:delText>
        </w:r>
      </w:del>
      <w:del w:id="71" w:author="兴雨 郭" w:date="2026-02-05T21:43:00Z" w16du:dateUtc="2026-02-05T13:43:00Z">
        <w:r w:rsidRPr="00113D2A" w:rsidDel="004A3542">
          <w:rPr>
            <w:rFonts w:eastAsiaTheme="minorEastAsia"/>
            <w:sz w:val="20"/>
            <w:szCs w:val="20"/>
            <w:lang w:eastAsia="zh-CN"/>
          </w:rPr>
          <w:delText>环境中同时实现快速收敛、最优路径与</w:delText>
        </w:r>
      </w:del>
      <w:del w:id="72" w:author="兴雨 郭" w:date="2026-02-05T21:36:00Z" w16du:dateUtc="2026-02-05T13:36:00Z">
        <w:r w:rsidRPr="00113D2A" w:rsidDel="003C0C48">
          <w:rPr>
            <w:rFonts w:eastAsiaTheme="minorEastAsia"/>
            <w:sz w:val="20"/>
            <w:szCs w:val="20"/>
            <w:lang w:eastAsia="zh-CN"/>
          </w:rPr>
          <w:delText>动态可行性</w:delText>
        </w:r>
      </w:del>
      <w:del w:id="73" w:author="兴雨 郭" w:date="2026-02-05T21:37:00Z" w16du:dateUtc="2026-02-05T13:37:00Z">
        <w:r w:rsidRPr="00113D2A" w:rsidDel="003C0C48">
          <w:rPr>
            <w:rFonts w:eastAsiaTheme="minorEastAsia"/>
            <w:sz w:val="20"/>
            <w:szCs w:val="20"/>
            <w:lang w:eastAsia="zh-CN"/>
          </w:rPr>
          <w:delText>的系统性</w:delText>
        </w:r>
      </w:del>
      <w:del w:id="74"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5"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6" w:author="兴雨 郭" w:date="2026-02-05T22:53:00Z">
        <w:r w:rsidR="00DA32EB" w:rsidRPr="00DA32EB">
          <w:rPr>
            <w:rFonts w:eastAsiaTheme="minorEastAsia"/>
            <w:lang w:eastAsia="zh-CN"/>
          </w:rPr>
          <w:t>非对称双椭球</w:t>
        </w:r>
      </w:ins>
      <w:del w:id="77"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8"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79" w:author="兴雨 郭" w:date="2026-02-05T21:54:00Z" w16du:dateUtc="2026-02-05T13:54:00Z">
        <w:r w:rsidRPr="009A462D" w:rsidDel="008E3093">
          <w:rPr>
            <w:rFonts w:eastAsiaTheme="minorEastAsia"/>
            <w:lang w:eastAsia="zh-CN"/>
          </w:rPr>
          <w:delText>该</w:delText>
        </w:r>
      </w:del>
      <w:del w:id="80"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81"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82" w:author="兴雨 郭" w:date="2026-02-05T21:55:00Z">
        <w:r w:rsidR="008E3093" w:rsidRPr="008E3093">
          <w:rPr>
            <w:rFonts w:eastAsiaTheme="minorEastAsia"/>
            <w:lang w:eastAsia="zh-CN"/>
          </w:rPr>
          <w:t>构造起点侧与目标侧可独立伸缩的</w:t>
        </w:r>
      </w:ins>
      <w:ins w:id="83" w:author="兴雨 郭" w:date="2026-02-05T22:03:00Z">
        <w:r w:rsidR="008E3093" w:rsidRPr="008E3093">
          <w:rPr>
            <w:rFonts w:eastAsiaTheme="minorEastAsia"/>
            <w:lang w:eastAsia="zh-CN"/>
          </w:rPr>
          <w:t>非对称双椭球域</w:t>
        </w:r>
      </w:ins>
      <w:ins w:id="84"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5" w:author="兴雨 郭" w:date="2026-02-05T21:55:00Z" w16du:dateUtc="2026-02-05T13:55:00Z">
        <w:r w:rsidR="008E3093" w:rsidRPr="008E3093">
          <w:rPr>
            <w:rFonts w:eastAsiaTheme="minorEastAsia" w:hint="eastAsia"/>
            <w:lang w:eastAsia="zh-CN"/>
            <w:rPrChange w:id="86" w:author="兴雨 郭" w:date="2026-02-05T22:00:00Z" w16du:dateUtc="2026-02-05T14:00:00Z">
              <w:rPr>
                <w:rFonts w:eastAsiaTheme="minorEastAsia" w:hint="eastAsia"/>
                <w:b/>
                <w:bCs/>
                <w:lang w:eastAsia="zh-CN"/>
              </w:rPr>
            </w:rPrChange>
          </w:rPr>
          <w:t>，</w:t>
        </w:r>
      </w:ins>
      <w:ins w:id="87" w:author="兴雨 郭" w:date="2026-02-05T21:56:00Z">
        <w:r w:rsidR="008E3093" w:rsidRPr="008E3093">
          <w:rPr>
            <w:rFonts w:eastAsiaTheme="minorEastAsia" w:hint="eastAsia"/>
            <w:lang w:eastAsia="zh-CN"/>
            <w:rPrChange w:id="88"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89" w:author="兴雨 郭" w:date="2026-02-05T21:56:00Z">
        <w:r w:rsidR="008E3093" w:rsidRPr="008E3093">
          <w:rPr>
            <w:rFonts w:eastAsiaTheme="minorEastAsia" w:hint="eastAsia"/>
            <w:lang w:eastAsia="zh-CN"/>
            <w:rPrChange w:id="90" w:author="兴雨 郭" w:date="2026-02-05T22:00:00Z" w16du:dateUtc="2026-02-05T14:00:00Z">
              <w:rPr>
                <w:rFonts w:eastAsiaTheme="minorEastAsia" w:hint="eastAsia"/>
                <w:b/>
                <w:bCs/>
                <w:lang w:eastAsia="zh-CN"/>
              </w:rPr>
            </w:rPrChange>
          </w:rPr>
          <w:t>调节超椭球</w:t>
        </w:r>
      </w:ins>
      <w:del w:id="91" w:author="兴雨 郭" w:date="2026-02-05T21:57:00Z" w16du:dateUtc="2026-02-05T13:57:00Z">
        <w:r w:rsidR="0023461D" w:rsidDel="008E3093">
          <w:rPr>
            <w:rFonts w:eastAsiaTheme="minorEastAsia" w:hint="eastAsia"/>
            <w:lang w:eastAsia="zh-CN"/>
          </w:rPr>
          <w:delText>根据</w:delText>
        </w:r>
      </w:del>
      <w:del w:id="92" w:author="兴雨 郭" w:date="2026-02-04T20:39:00Z" w16du:dateUtc="2026-02-04T12:39:00Z">
        <w:r w:rsidR="0023461D" w:rsidDel="009D5C7B">
          <w:rPr>
            <w:rFonts w:eastAsiaTheme="minorEastAsia" w:hint="eastAsia"/>
            <w:lang w:eastAsia="zh-CN"/>
          </w:rPr>
          <w:delText>双树的</w:delText>
        </w:r>
      </w:del>
      <w:del w:id="93"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4" w:author="兴雨 郭" w:date="2026-02-05T21:38:00Z">
        <w:r w:rsidR="003C0C48" w:rsidRPr="003C0C48">
          <w:rPr>
            <w:rFonts w:eastAsiaTheme="minorEastAsia"/>
            <w:lang w:eastAsia="zh-CN"/>
          </w:rPr>
          <w:t>体知情子集的尺度</w:t>
        </w:r>
      </w:ins>
      <w:del w:id="95"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6" w:author="兴雨 郭" w:date="2026-02-05T21:09:00Z" w16du:dateUtc="2026-02-05T13:09:00Z">
        <w:r w:rsidR="00746DBA" w:rsidRPr="00686BC8">
          <w:rPr>
            <w:rFonts w:eastAsiaTheme="minorEastAsia"/>
            <w:lang w:eastAsia="zh-CN"/>
          </w:rPr>
          <w:t>，</w:t>
        </w:r>
      </w:ins>
      <w:ins w:id="97"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8" w:author="兴雨 郭" w:date="2026-02-05T21:38:00Z" w16du:dateUtc="2026-02-05T13:38:00Z">
        <w:r w:rsidR="00686BC8" w:rsidRPr="00686BC8" w:rsidDel="003C0C48">
          <w:rPr>
            <w:rFonts w:eastAsiaTheme="minorEastAsia"/>
            <w:lang w:eastAsia="zh-CN"/>
          </w:rPr>
          <w:delText>实现对全局搜索方向的精准引导</w:delText>
        </w:r>
      </w:del>
      <w:del w:id="99" w:author="兴雨 郭" w:date="2026-02-05T21:39:00Z" w16du:dateUtc="2026-02-05T13:39:00Z">
        <w:r w:rsidR="00686BC8" w:rsidRPr="00686BC8" w:rsidDel="003C0C48">
          <w:rPr>
            <w:rFonts w:eastAsiaTheme="minorEastAsia"/>
            <w:lang w:eastAsia="zh-CN"/>
          </w:rPr>
          <w:delText>，</w:delText>
        </w:r>
      </w:del>
      <w:del w:id="100" w:author="兴雨 郭" w:date="2026-02-04T20:39:00Z" w16du:dateUtc="2026-02-04T12:39:00Z">
        <w:r w:rsidR="00686BC8" w:rsidRPr="00686BC8" w:rsidDel="009D5C7B">
          <w:rPr>
            <w:rFonts w:eastAsiaTheme="minorEastAsia"/>
            <w:lang w:eastAsia="zh-CN"/>
          </w:rPr>
          <w:delText>同时结合</w:delText>
        </w:r>
      </w:del>
      <w:del w:id="101" w:author="兴雨 郭" w:date="2026-02-05T22:00:00Z" w16du:dateUtc="2026-02-05T14:00:00Z">
        <w:r w:rsidR="00686BC8" w:rsidRPr="00686BC8" w:rsidDel="008E3093">
          <w:rPr>
            <w:rFonts w:eastAsiaTheme="minorEastAsia"/>
            <w:lang w:eastAsia="zh-CN"/>
          </w:rPr>
          <w:delText>双向树协同扩展与</w:delText>
        </w:r>
      </w:del>
      <w:del w:id="102" w:author="兴雨 郭" w:date="2026-02-05T21:39:00Z" w16du:dateUtc="2026-02-05T13:39:00Z">
        <w:r w:rsidR="00686BC8" w:rsidRPr="00686BC8" w:rsidDel="003C0C48">
          <w:rPr>
            <w:rFonts w:eastAsiaTheme="minorEastAsia"/>
            <w:lang w:eastAsia="zh-CN"/>
          </w:rPr>
          <w:delText>多目标代价优化</w:delText>
        </w:r>
      </w:del>
      <w:del w:id="103" w:author="兴雨 郭" w:date="2026-02-05T22:00:00Z" w16du:dateUtc="2026-02-05T14:00:00Z">
        <w:r w:rsidR="00686BC8" w:rsidRPr="00686BC8" w:rsidDel="008E3093">
          <w:rPr>
            <w:rFonts w:eastAsiaTheme="minorEastAsia"/>
            <w:lang w:eastAsia="zh-CN"/>
          </w:rPr>
          <w:delText>，</w:delText>
        </w:r>
      </w:del>
      <w:del w:id="104" w:author="兴雨 郭" w:date="2026-02-05T21:09:00Z" w16du:dateUtc="2026-02-05T13:09:00Z">
        <w:r w:rsidR="0023461D" w:rsidDel="00746DBA">
          <w:rPr>
            <w:rFonts w:eastAsiaTheme="minorEastAsia" w:hint="eastAsia"/>
            <w:lang w:eastAsia="zh-CN"/>
          </w:rPr>
          <w:delText>于</w:delText>
        </w:r>
      </w:del>
      <w:del w:id="105"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6" w:author="兴雨 郭" w:date="2026-02-05T21:10:00Z" w16du:dateUtc="2026-02-05T13:10:00Z">
        <w:r w:rsidR="00686BC8" w:rsidRPr="00686BC8" w:rsidDel="00746DBA">
          <w:rPr>
            <w:rFonts w:eastAsiaTheme="minorEastAsia"/>
            <w:lang w:eastAsia="zh-CN"/>
          </w:rPr>
          <w:delText>。算法无需依赖初始路径即可启动约束采样，</w:delText>
        </w:r>
      </w:del>
      <w:del w:id="107" w:author="兴雨 郭" w:date="2026-02-05T21:50:00Z" w16du:dateUtc="2026-02-05T13:50:00Z">
        <w:r w:rsidR="00686BC8" w:rsidRPr="00686BC8" w:rsidDel="004A3542">
          <w:rPr>
            <w:rFonts w:eastAsiaTheme="minorEastAsia"/>
            <w:lang w:eastAsia="zh-CN"/>
          </w:rPr>
          <w:delText>有效减少冗余节点生成，</w:delText>
        </w:r>
      </w:del>
      <w:del w:id="108" w:author="兴雨 郭" w:date="2026-02-04T20:40:00Z" w16du:dateUtc="2026-02-04T12:40:00Z">
        <w:r w:rsidR="00686BC8" w:rsidRPr="00686BC8" w:rsidDel="009D5C7B">
          <w:rPr>
            <w:rFonts w:eastAsiaTheme="minorEastAsia"/>
            <w:lang w:eastAsia="zh-CN"/>
          </w:rPr>
          <w:delText>同时</w:delText>
        </w:r>
      </w:del>
      <w:del w:id="109" w:author="兴雨 郭" w:date="2026-02-05T21:41:00Z" w16du:dateUtc="2026-02-05T13:41:00Z">
        <w:r w:rsidR="00686BC8" w:rsidRPr="00686BC8" w:rsidDel="003C0C48">
          <w:rPr>
            <w:rFonts w:eastAsiaTheme="minorEastAsia"/>
            <w:lang w:eastAsia="zh-CN"/>
          </w:rPr>
          <w:delText>通过</w:delText>
        </w:r>
      </w:del>
      <w:del w:id="110" w:author="兴雨 郭" w:date="2026-02-05T21:50:00Z" w16du:dateUtc="2026-02-05T13:50:00Z">
        <w:r w:rsidR="00686BC8" w:rsidRPr="00686BC8" w:rsidDel="004A3542">
          <w:rPr>
            <w:rFonts w:eastAsiaTheme="minorEastAsia"/>
            <w:lang w:eastAsia="zh-CN"/>
          </w:rPr>
          <w:delText>双向树连接策略提升全局探索效率，适用于</w:delText>
        </w:r>
      </w:del>
      <w:del w:id="111" w:author="兴雨 郭" w:date="2026-02-04T20:40:00Z" w16du:dateUtc="2026-02-04T12:40:00Z">
        <w:r w:rsidR="00686BC8" w:rsidRPr="00686BC8" w:rsidDel="009D5C7B">
          <w:rPr>
            <w:rFonts w:eastAsiaTheme="minorEastAsia"/>
            <w:lang w:eastAsia="zh-CN"/>
          </w:rPr>
          <w:delText>处理随机</w:delText>
        </w:r>
      </w:del>
      <w:del w:id="112" w:author="兴雨 郭" w:date="2026-02-05T21:50:00Z" w16du:dateUtc="2026-02-05T13:50:00Z">
        <w:r w:rsidR="00686BC8" w:rsidRPr="00686BC8" w:rsidDel="004A3542">
          <w:rPr>
            <w:rFonts w:eastAsiaTheme="minorEastAsia"/>
            <w:lang w:eastAsia="zh-CN"/>
          </w:rPr>
          <w:delText>障碍物分布</w:delText>
        </w:r>
      </w:del>
      <w:del w:id="113" w:author="兴雨 郭" w:date="2026-02-04T20:40:00Z" w16du:dateUtc="2026-02-04T12:40:00Z">
        <w:r w:rsidR="00686BC8" w:rsidRPr="00686BC8" w:rsidDel="009D5C7B">
          <w:rPr>
            <w:rFonts w:eastAsiaTheme="minorEastAsia"/>
            <w:lang w:eastAsia="zh-CN"/>
          </w:rPr>
          <w:delText>的</w:delText>
        </w:r>
      </w:del>
      <w:del w:id="114" w:author="兴雨 郭" w:date="2026-02-05T21:50:00Z" w16du:dateUtc="2026-02-05T13:50:00Z">
        <w:r w:rsidR="00686BC8" w:rsidRPr="00686BC8" w:rsidDel="004A3542">
          <w:rPr>
            <w:rFonts w:eastAsiaTheme="minorEastAsia"/>
            <w:lang w:eastAsia="zh-CN"/>
          </w:rPr>
          <w:delText>复杂场景。</w:delText>
        </w:r>
      </w:del>
    </w:p>
    <w:bookmarkEnd w:id="26"/>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15" w:name="OLE_LINK1"/>
    </w:p>
    <w:p w14:paraId="63993DB1" w14:textId="6B3522D3" w:rsidR="000660B7" w:rsidRPr="000660B7" w:rsidRDefault="00C709A8">
      <w:pPr>
        <w:pStyle w:val="11"/>
        <w:tabs>
          <w:tab w:val="left" w:pos="474"/>
        </w:tabs>
        <w:spacing w:before="109"/>
        <w:ind w:left="0" w:firstLine="0"/>
        <w:rPr>
          <w:rFonts w:ascii="宋体" w:eastAsia="宋体" w:hAnsi="宋体" w:cs="宋体" w:hint="eastAsia"/>
          <w:color w:val="EE0000"/>
          <w:spacing w:val="-2"/>
          <w:w w:val="110"/>
          <w:lang w:eastAsia="zh-CN"/>
        </w:rPr>
        <w:pPrChange w:id="116" w:author="兴雨 郭" w:date="2026-02-04T20:43:00Z" w16du:dateUtc="2026-02-04T12:43:00Z">
          <w:pPr>
            <w:ind w:firstLineChars="200" w:firstLine="477"/>
          </w:pPr>
        </w:pPrChange>
      </w:pPr>
      <w:r w:rsidRPr="00413C45">
        <w:rPr>
          <w:rFonts w:ascii="宋体" w:eastAsia="宋体" w:hAnsi="宋体" w:cs="宋体" w:hint="eastAsia"/>
          <w:color w:val="EE0000"/>
          <w:spacing w:val="-2"/>
          <w:w w:val="110"/>
          <w:lang w:eastAsia="zh-CN"/>
        </w:rPr>
        <w:t>问题提出</w:t>
      </w:r>
      <w:bookmarkStart w:id="117" w:name="OLE_LINK2"/>
      <w:bookmarkEnd w:id="115"/>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8"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19"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20"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69BDEFD9" w:rsidR="000660B7" w:rsidRDefault="000660B7" w:rsidP="000660B7">
      <w:pPr>
        <w:spacing w:line="300" w:lineRule="auto"/>
        <w:ind w:firstLine="486"/>
        <w:jc w:val="both"/>
        <w:rPr>
          <w:rFonts w:eastAsiaTheme="minorEastAsia"/>
          <w:color w:val="000000" w:themeColor="text1"/>
          <w:lang w:eastAsia="zh-CN"/>
        </w:rPr>
      </w:pPr>
      <w:commentRangeStart w:id="121"/>
      <w:commentRangeStart w:id="122"/>
      <w:r w:rsidRPr="00E31FFB">
        <w:rPr>
          <w:rFonts w:eastAsiaTheme="minorEastAsia"/>
          <w:color w:val="000000" w:themeColor="text1"/>
          <w:lang w:eastAsia="zh-CN"/>
        </w:rPr>
        <w:t>为构建路径规划问题的数学模型</w:t>
      </w:r>
      <w:r w:rsidR="001804A6">
        <w:rPr>
          <w:rFonts w:eastAsiaTheme="minorEastAsia"/>
          <w:color w:val="000000" w:themeColor="text1"/>
          <w:lang w:eastAsia="zh-CN"/>
        </w:rPr>
        <w:fldChar w:fldCharType="begin"/>
      </w:r>
      <w:r w:rsidR="001804A6">
        <w:rPr>
          <w:rFonts w:eastAsiaTheme="minorEastAsia"/>
          <w:color w:val="000000" w:themeColor="text1"/>
          <w:lang w:eastAsia="zh-CN"/>
        </w:rPr>
        <w:instrText xml:space="preserve"> REF _Ref223812940 \r \h </w:instrText>
      </w:r>
      <w:r w:rsidR="001804A6">
        <w:rPr>
          <w:rFonts w:eastAsiaTheme="minorEastAsia"/>
          <w:color w:val="000000" w:themeColor="text1"/>
          <w:lang w:eastAsia="zh-CN"/>
        </w:rPr>
      </w:r>
      <w:r w:rsidR="001804A6">
        <w:rPr>
          <w:rFonts w:eastAsiaTheme="minorEastAsia"/>
          <w:color w:val="000000" w:themeColor="text1"/>
          <w:lang w:eastAsia="zh-CN"/>
        </w:rPr>
        <w:fldChar w:fldCharType="separate"/>
      </w:r>
      <w:r w:rsidR="001804A6">
        <w:rPr>
          <w:rFonts w:eastAsiaTheme="minorEastAsia"/>
          <w:color w:val="000000" w:themeColor="text1"/>
          <w:lang w:eastAsia="zh-CN"/>
        </w:rPr>
        <w:t>[3</w:t>
      </w:r>
      <w:r w:rsidR="001804A6">
        <w:rPr>
          <w:rFonts w:eastAsiaTheme="minorEastAsia"/>
          <w:color w:val="000000" w:themeColor="text1"/>
          <w:lang w:eastAsia="zh-CN"/>
        </w:rPr>
        <w:t>1</w:t>
      </w:r>
      <w:r w:rsidR="001804A6">
        <w:rPr>
          <w:rFonts w:eastAsiaTheme="minorEastAsia"/>
          <w:color w:val="000000" w:themeColor="text1"/>
          <w:lang w:eastAsia="zh-CN"/>
        </w:rPr>
        <w:t>]</w:t>
      </w:r>
      <w:r w:rsidR="001804A6">
        <w:rPr>
          <w:rFonts w:eastAsiaTheme="minorEastAsia"/>
          <w:color w:val="000000" w:themeColor="text1"/>
          <w:lang w:eastAsia="zh-CN"/>
        </w:rPr>
        <w:fldChar w:fldCharType="end"/>
      </w:r>
      <w:r w:rsidRPr="00E31FFB">
        <w:rPr>
          <w:rFonts w:eastAsiaTheme="minorEastAsia"/>
          <w:color w:val="000000" w:themeColor="text1"/>
          <w:lang w:eastAsia="zh-CN"/>
        </w:rPr>
        <w:t>，定义</w:t>
      </w:r>
      <w:r w:rsidR="00EE0C51">
        <w:rPr>
          <w:rFonts w:eastAsiaTheme="minorEastAsia" w:hint="eastAsia"/>
          <w:color w:val="000000" w:themeColor="text1"/>
          <w:lang w:eastAsia="zh-CN"/>
        </w:rPr>
        <w:t>笛卡尔</w:t>
      </w:r>
      <w:r w:rsidRPr="00E31FFB">
        <w:rPr>
          <w:rFonts w:eastAsiaTheme="minorEastAsia"/>
          <w:color w:val="000000" w:themeColor="text1"/>
          <w:lang w:eastAsia="zh-CN"/>
        </w:rPr>
        <w:t>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w:r w:rsidR="00EE0C51">
        <w:rPr>
          <w:rFonts w:eastAsiaTheme="minorEastAsia"/>
          <w:color w:val="000000" w:themeColor="text1"/>
          <w:lang w:eastAsia="zh-CN"/>
        </w:rPr>
        <w:fldChar w:fldCharType="begin"/>
      </w:r>
      <w:r w:rsidR="00EE0C51">
        <w:rPr>
          <w:rFonts w:eastAsiaTheme="minorEastAsia"/>
          <w:color w:val="000000" w:themeColor="text1"/>
          <w:lang w:eastAsia="zh-CN"/>
        </w:rPr>
        <w:instrText xml:space="preserve"> REF _Ref224507149 \r \h </w:instrText>
      </w:r>
      <w:r w:rsidR="00EE0C51">
        <w:rPr>
          <w:rFonts w:eastAsiaTheme="minorEastAsia"/>
          <w:color w:val="000000" w:themeColor="text1"/>
          <w:lang w:eastAsia="zh-CN"/>
        </w:rPr>
      </w:r>
      <w:r w:rsidR="00EE0C51">
        <w:rPr>
          <w:rFonts w:eastAsiaTheme="minorEastAsia"/>
          <w:color w:val="000000" w:themeColor="text1"/>
          <w:lang w:eastAsia="zh-CN"/>
        </w:rPr>
        <w:fldChar w:fldCharType="separate"/>
      </w:r>
      <w:r w:rsidR="00EE0C51">
        <w:rPr>
          <w:rFonts w:eastAsiaTheme="minorEastAsia"/>
          <w:color w:val="000000" w:themeColor="text1"/>
          <w:lang w:eastAsia="zh-CN"/>
        </w:rPr>
        <w:t>[32]</w:t>
      </w:r>
      <w:r w:rsidR="00EE0C51">
        <w:rPr>
          <w:rFonts w:eastAsiaTheme="minorEastAsia"/>
          <w:color w:val="000000" w:themeColor="text1"/>
          <w:lang w:eastAsia="zh-CN"/>
        </w:rPr>
        <w:fldChar w:fldCharType="end"/>
      </w:r>
      <w:r w:rsidRPr="00E31FFB">
        <w:rPr>
          <w:rFonts w:eastAsiaTheme="minorEastAsia"/>
          <w:color w:val="000000" w:themeColor="text1"/>
          <w:lang w:eastAsia="zh-CN"/>
        </w:rPr>
        <w:t>。</w:t>
      </w:r>
      <w:commentRangeEnd w:id="121"/>
      <w:r w:rsidR="009751E5" w:rsidRPr="009751E5">
        <w:rPr>
          <w:rStyle w:val="af0"/>
          <w:rFonts w:eastAsiaTheme="minorEastAsia"/>
          <w:color w:val="000000" w:themeColor="text1"/>
          <w:sz w:val="22"/>
          <w:szCs w:val="22"/>
          <w:lang w:eastAsia="zh-CN"/>
        </w:rPr>
        <w:commentReference w:id="121"/>
      </w:r>
      <w:commentRangeEnd w:id="122"/>
      <w:r w:rsidR="00642E09" w:rsidRPr="009751E5">
        <w:rPr>
          <w:rStyle w:val="af0"/>
          <w:rFonts w:eastAsiaTheme="minorEastAsia"/>
          <w:color w:val="000000" w:themeColor="text1"/>
          <w:sz w:val="22"/>
          <w:szCs w:val="22"/>
          <w:lang w:eastAsia="zh-CN"/>
        </w:rPr>
        <w:commentReference w:id="122"/>
      </w:r>
      <w:r w:rsidR="009751E5" w:rsidRPr="009751E5">
        <w:rPr>
          <w:rFonts w:eastAsiaTheme="minorEastAsia"/>
          <w:color w:val="000000" w:themeColor="text1"/>
          <w:lang w:eastAsia="zh-CN"/>
        </w:rPr>
        <w:t>两者存在映射关系，路径规划主要在构型空间</w:t>
      </w:r>
      <w:r w:rsidR="009751E5" w:rsidRPr="009751E5">
        <w:rPr>
          <w:rFonts w:eastAsiaTheme="minorEastAsia"/>
          <w:color w:val="000000" w:themeColor="text1"/>
          <w:lang w:eastAsia="zh-CN"/>
        </w:rPr>
        <w:t>C</w:t>
      </w:r>
      <w:r w:rsidR="009751E5" w:rsidRPr="009751E5">
        <w:rPr>
          <w:rFonts w:eastAsiaTheme="minorEastAsia"/>
          <w:color w:val="000000" w:themeColor="text1"/>
          <w:lang w:eastAsia="zh-CN"/>
        </w:rPr>
        <w:t>中进行，障碍物信息通过坐标变换从工作空间</w:t>
      </w:r>
      <w:r w:rsidR="009751E5" w:rsidRPr="009751E5">
        <w:rPr>
          <w:rFonts w:eastAsiaTheme="minorEastAsia"/>
          <w:color w:val="000000" w:themeColor="text1"/>
          <w:lang w:eastAsia="zh-CN"/>
        </w:rPr>
        <w:t>W</w:t>
      </w:r>
      <w:r w:rsidR="009751E5" w:rsidRPr="009751E5">
        <w:rPr>
          <w:rFonts w:eastAsiaTheme="minorEastAsia"/>
          <w:color w:val="000000" w:themeColor="text1"/>
          <w:lang w:eastAsia="zh-CN"/>
        </w:rPr>
        <w:t>映射至构型空间。</w:t>
      </w:r>
      <w:r w:rsidRPr="00E31FFB">
        <w:rPr>
          <w:rFonts w:eastAsiaTheme="minorEastAsia"/>
          <w:color w:val="000000" w:themeColor="text1"/>
          <w:lang w:eastAsia="zh-CN"/>
        </w:rPr>
        <w:t>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sidRPr="00E31FFB">
        <w:rPr>
          <w:rFonts w:eastAsiaTheme="minorEastAsia"/>
          <w:color w:val="000000" w:themeColor="text1"/>
          <w:lang w:eastAsia="zh-CN"/>
        </w:rPr>
        <w:t>。</w:t>
      </w:r>
    </w:p>
    <w:p w14:paraId="47E7D962" w14:textId="33ED8D3C" w:rsidR="009F502E" w:rsidRPr="009F502E" w:rsidRDefault="007F34DC" w:rsidP="009F502E">
      <w:pPr>
        <w:pStyle w:val="11"/>
        <w:tabs>
          <w:tab w:val="left" w:pos="474"/>
        </w:tabs>
        <w:spacing w:before="109"/>
        <w:ind w:left="0" w:firstLine="0"/>
        <w:rPr>
          <w:rFonts w:eastAsiaTheme="minorEastAsia"/>
          <w:color w:val="EE0000"/>
          <w:lang w:eastAsia="zh-CN"/>
        </w:rPr>
      </w:pPr>
      <w:r>
        <w:rPr>
          <w:rFonts w:eastAsiaTheme="minorEastAsia"/>
          <w:color w:val="EE0000"/>
          <w:lang w:eastAsia="zh-CN"/>
        </w:rPr>
        <w:tab/>
      </w:r>
      <w:r w:rsidR="000660B7" w:rsidRPr="00642E09">
        <w:rPr>
          <w:rFonts w:eastAsiaTheme="minorEastAsia" w:hint="eastAsia"/>
          <w:color w:val="EE0000"/>
          <w:lang w:eastAsia="zh-CN"/>
        </w:rPr>
        <w:t>SC-RRT</w:t>
      </w:r>
      <w:r w:rsidR="000660B7" w:rsidRPr="00642E09">
        <w:rPr>
          <w:rFonts w:eastAsiaTheme="minorEastAsia" w:hint="eastAsia"/>
          <w:color w:val="EE0000"/>
          <w:lang w:eastAsia="zh-CN"/>
        </w:rPr>
        <w:t>算法从</w:t>
      </w:r>
      <w:r w:rsidR="000660B7" w:rsidRPr="00642E09">
        <w:rPr>
          <w:rFonts w:eastAsiaTheme="minorEastAsia"/>
          <w:color w:val="EE0000"/>
          <w:lang w:eastAsia="zh-CN"/>
        </w:rPr>
        <w:t>起点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000660B7" w:rsidRPr="00642E09">
        <w:rPr>
          <w:rFonts w:eastAsiaTheme="minorEastAsia"/>
          <w:color w:val="EE0000"/>
          <w:lang w:eastAsia="zh-CN"/>
        </w:rPr>
        <w:t>、终点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000660B7" w:rsidRPr="00642E09">
        <w:rPr>
          <w:rFonts w:eastAsiaTheme="minorEastAsia" w:hint="eastAsia"/>
          <w:color w:val="EE0000"/>
          <w:lang w:eastAsia="zh-CN"/>
        </w:rPr>
        <w:t>分别构建两</w:t>
      </w:r>
      <w:r w:rsidR="00803939">
        <w:rPr>
          <w:rFonts w:eastAsiaTheme="minorEastAsia" w:hint="eastAsia"/>
          <w:color w:val="EE0000"/>
          <w:lang w:eastAsia="zh-CN"/>
        </w:rPr>
        <w:t>棵</w:t>
      </w:r>
      <w:r w:rsidR="000660B7" w:rsidRPr="00642E09">
        <w:rPr>
          <w:rFonts w:eastAsiaTheme="minorEastAsia" w:hint="eastAsia"/>
          <w:color w:val="EE0000"/>
          <w:lang w:eastAsia="zh-CN"/>
        </w:rPr>
        <w:t>随机树</w:t>
      </w:r>
      <w:ins w:id="123" w:author="兴雨 郭" w:date="2026-02-04T20:46:00Z" w16du:dateUtc="2026-02-04T12:46:00Z">
        <w:r w:rsidR="000660B7"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5pt;height:17.35pt" o:ole="">
              <v:imagedata r:id="rId16" o:title=""/>
            </v:shape>
            <o:OLEObject Type="Embed" ProgID="Equation.DSMT4" ShapeID="_x0000_i1025" DrawAspect="Content" ObjectID="_1835122291" r:id="rId17"/>
          </w:object>
        </w:r>
      </w:ins>
      <w:r w:rsidR="000660B7" w:rsidRPr="00642E09">
        <w:rPr>
          <w:rFonts w:eastAsiaTheme="minorEastAsia" w:hint="eastAsia"/>
          <w:color w:val="EE0000"/>
          <w:lang w:eastAsia="zh-CN"/>
        </w:rPr>
        <w:t>、</w:t>
      </w:r>
      <w:ins w:id="124" w:author="兴雨 郭" w:date="2026-02-04T20:46:00Z" w16du:dateUtc="2026-02-04T12:46:00Z">
        <w:r w:rsidR="000660B7" w:rsidRPr="00642E09">
          <w:rPr>
            <w:rFonts w:hint="eastAsia"/>
            <w:color w:val="EE0000"/>
            <w:position w:val="-12"/>
          </w:rPr>
          <w:object w:dxaOrig="340" w:dyaOrig="360" w14:anchorId="2011BD56">
            <v:shape id="_x0000_i1026" type="#_x0000_t75" style="width:17.35pt;height:17.35pt" o:ole="">
              <v:imagedata r:id="rId18" o:title=""/>
            </v:shape>
            <o:OLEObject Type="Embed" ProgID="Equation.DSMT4" ShapeID="_x0000_i1026" DrawAspect="Content" ObjectID="_1835122292" r:id="rId19"/>
          </w:object>
        </w:r>
      </w:ins>
      <w:r w:rsidR="000660B7" w:rsidRPr="00642E09">
        <w:rPr>
          <w:rFonts w:eastAsiaTheme="minorEastAsia" w:hint="eastAsia"/>
          <w:color w:val="EE0000"/>
          <w:lang w:eastAsia="zh-CN"/>
        </w:rPr>
        <w:t>并引入动态</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，将全局搜索</w:t>
      </w:r>
      <w:ins w:id="125" w:author="兴雨 郭" w:date="2026-02-04T20:43:00Z" w16du:dateUtc="2026-02-04T12:43:00Z">
        <w:r w:rsidR="000660B7" w:rsidRPr="00642E09">
          <w:rPr>
            <w:rFonts w:eastAsiaTheme="minorEastAsia" w:hint="eastAsia"/>
            <w:color w:val="EE0000"/>
            <w:lang w:eastAsia="zh-CN"/>
          </w:rPr>
          <w:t>解耦</w:t>
        </w:r>
      </w:ins>
      <w:del w:id="126" w:author="兴雨 郭" w:date="2026-02-04T20:43:00Z" w16du:dateUtc="2026-02-04T12:43:00Z">
        <w:r w:rsidR="000660B7" w:rsidRPr="00642E09" w:rsidDel="00F40F4C">
          <w:rPr>
            <w:rFonts w:eastAsiaTheme="minorEastAsia" w:hint="eastAsia"/>
            <w:color w:val="EE0000"/>
            <w:lang w:eastAsia="zh-CN"/>
          </w:rPr>
          <w:delText>分解</w:delText>
        </w:r>
      </w:del>
      <w:r w:rsidR="000660B7" w:rsidRPr="00642E09">
        <w:rPr>
          <w:rFonts w:eastAsiaTheme="minorEastAsia" w:hint="eastAsia"/>
          <w:color w:val="EE0000"/>
          <w:lang w:eastAsia="zh-CN"/>
        </w:rPr>
        <w:t>为</w:t>
      </w:r>
      <w:r w:rsidR="000660B7" w:rsidRPr="00642E09">
        <w:rPr>
          <w:rFonts w:eastAsiaTheme="minorEastAsia"/>
          <w:color w:val="EE0000"/>
          <w:lang w:eastAsia="zh-CN"/>
        </w:rPr>
        <w:t xml:space="preserve"> “</w:t>
      </w:r>
      <w:r w:rsidR="000660B7" w:rsidRPr="00642E09">
        <w:rPr>
          <w:rFonts w:eastAsiaTheme="minorEastAsia"/>
          <w:color w:val="EE0000"/>
          <w:lang w:eastAsia="zh-CN"/>
        </w:rPr>
        <w:t>起点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和</w:t>
      </w:r>
      <w:r w:rsidR="000660B7" w:rsidRPr="00642E09">
        <w:rPr>
          <w:rFonts w:eastAsiaTheme="minorEastAsia"/>
          <w:color w:val="EE0000"/>
          <w:lang w:eastAsia="zh-CN"/>
        </w:rPr>
        <w:t>“</w:t>
      </w:r>
      <w:r w:rsidR="000660B7" w:rsidRPr="00642E09">
        <w:rPr>
          <w:rFonts w:eastAsiaTheme="minorEastAsia"/>
          <w:color w:val="EE0000"/>
          <w:lang w:eastAsia="zh-CN"/>
        </w:rPr>
        <w:t>终点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的</w:t>
      </w:r>
      <w:r w:rsidR="000660B7" w:rsidRPr="00642E09">
        <w:rPr>
          <w:rFonts w:eastAsiaTheme="minorEastAsia" w:hint="eastAsia"/>
          <w:color w:val="EE0000"/>
          <w:lang w:eastAsia="zh-CN"/>
        </w:rPr>
        <w:t>两个子问题</w:t>
      </w:r>
      <w:ins w:id="127" w:author="兴雨 郭" w:date="2026-02-04T20:44:00Z" w16du:dateUtc="2026-02-04T12:44:00Z">
        <w:r w:rsidR="000660B7" w:rsidRPr="00642E09">
          <w:rPr>
            <w:rFonts w:eastAsiaTheme="minorEastAsia" w:hint="eastAsia"/>
            <w:color w:val="EE0000"/>
            <w:lang w:eastAsia="zh-CN"/>
          </w:rPr>
          <w:t>，其定义见式</w:t>
        </w:r>
      </w:ins>
      <w:ins w:id="128" w:author="兴雨 郭" w:date="2026-02-04T20:45:00Z" w16du:dateUtc="2026-02-04T12:45:00Z">
        <w:r w:rsidR="000660B7" w:rsidRPr="00642E09">
          <w:rPr>
            <w:rFonts w:eastAsiaTheme="minorEastAsia" w:hint="eastAsia"/>
            <w:color w:val="EE0000"/>
            <w:lang w:eastAsia="zh-CN"/>
          </w:rPr>
          <w:t>1</w:t>
        </w:r>
      </w:ins>
      <w:r w:rsidR="000660B7" w:rsidRPr="00642E09">
        <w:rPr>
          <w:rFonts w:eastAsiaTheme="minorEastAsia" w:hint="eastAsia"/>
          <w:color w:val="EE0000"/>
          <w:lang w:eastAsia="zh-CN"/>
        </w:rPr>
        <w:t>。其中</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基于双树搜索状态在线更新。</w:t>
      </w:r>
      <w:r w:rsidR="000660B7" w:rsidRPr="00642E09">
        <w:rPr>
          <w:rFonts w:eastAsiaTheme="minorEastAsia"/>
          <w:color w:val="EE0000"/>
          <w:lang w:eastAsia="zh-CN"/>
        </w:rPr>
        <w:t>与传统单一静态椭球不同，本文所构建的超椭球体并非固定形状，</w:t>
      </w:r>
      <w:r w:rsidR="000660B7" w:rsidRPr="00642E09">
        <w:rPr>
          <w:rFonts w:eastAsiaTheme="minorEastAsia" w:hint="eastAsia"/>
          <w:color w:val="EE0000"/>
          <w:lang w:eastAsia="zh-CN"/>
        </w:rPr>
        <w:t>其</w:t>
      </w:r>
      <w:r w:rsidR="000660B7" w:rsidRPr="00642E09">
        <w:rPr>
          <w:rFonts w:eastAsiaTheme="minorEastAsia"/>
          <w:color w:val="EE0000"/>
          <w:lang w:eastAsia="zh-CN"/>
        </w:rPr>
        <w:t>参数随路径代价改进与中介点迁移更新</w:t>
      </w:r>
      <w:r w:rsidR="000660B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为桥梁，</w:t>
      </w:r>
      <w:r w:rsidR="000660B7" w:rsidRPr="00642E09">
        <w:rPr>
          <w:rFonts w:eastAsiaTheme="minorEastAsia"/>
          <w:color w:val="EE0000"/>
          <w:lang w:eastAsia="zh-CN"/>
        </w:rPr>
        <w:t>根据搜索过程中的路径代价变化与扩展状态自适应地进行伸缩</w:t>
      </w:r>
      <w:ins w:id="129" w:author="兴雨 郭" w:date="2026-02-04T20:46:00Z" w16du:dateUtc="2026-02-04T12:46:00Z">
        <w:r w:rsidR="000660B7" w:rsidRPr="00642E09">
          <w:rPr>
            <w:rFonts w:eastAsiaTheme="minorEastAsia" w:hint="eastAsia"/>
            <w:color w:val="EE0000"/>
            <w:lang w:eastAsia="zh-CN"/>
          </w:rPr>
          <w:t>，</w:t>
        </w:r>
      </w:ins>
      <w:r w:rsidR="000660B7" w:rsidRPr="00642E09">
        <w:rPr>
          <w:rFonts w:eastAsiaTheme="minorEastAsia" w:hint="eastAsia"/>
          <w:color w:val="EE0000"/>
          <w:lang w:eastAsia="zh-CN"/>
        </w:rPr>
        <w:t>在</w:t>
      </w:r>
      <w:ins w:id="130" w:author="兴雨 郭" w:date="2026-02-04T20:46:00Z" w16du:dateUtc="2026-02-04T12:46:00Z">
        <w:r w:rsidR="000660B7" w:rsidRPr="00642E09">
          <w:rPr>
            <w:rFonts w:eastAsiaTheme="minorEastAsia"/>
            <w:color w:val="EE0000"/>
            <w:lang w:eastAsia="zh-CN"/>
          </w:rPr>
          <w:t>起点侧与目标</w:t>
        </w:r>
        <w:r w:rsidR="000660B7" w:rsidRPr="00642E09">
          <w:rPr>
            <w:rFonts w:eastAsiaTheme="minorEastAsia" w:hint="eastAsia"/>
            <w:color w:val="EE0000"/>
            <w:lang w:eastAsia="zh-CN"/>
          </w:rPr>
          <w:t>点</w:t>
        </w:r>
        <w:r w:rsidR="000660B7" w:rsidRPr="00642E09">
          <w:rPr>
            <w:rFonts w:eastAsiaTheme="minorEastAsia"/>
            <w:color w:val="EE0000"/>
            <w:lang w:eastAsia="zh-CN"/>
          </w:rPr>
          <w:t>侧</w:t>
        </w:r>
        <w:r w:rsidR="000660B7" w:rsidRPr="00642E09">
          <w:rPr>
            <w:rFonts w:eastAsiaTheme="minorEastAsia" w:hint="eastAsia"/>
            <w:color w:val="EE0000"/>
            <w:lang w:eastAsia="zh-CN"/>
          </w:rPr>
          <w:t>分别在</w:t>
        </w:r>
      </w:ins>
      <w:r w:rsidR="000660B7" w:rsidRPr="00642E09">
        <w:rPr>
          <w:rFonts w:eastAsiaTheme="minorEastAsia" w:hint="eastAsia"/>
          <w:color w:val="EE0000"/>
          <w:lang w:eastAsia="zh-CN"/>
        </w:rPr>
        <w:t>构建超椭球体采样约束，</w:t>
      </w:r>
      <w:del w:id="131" w:author="兴雨 郭" w:date="2026-02-04T20:47:00Z" w16du:dateUtc="2026-02-04T12:47:00Z">
        <w:r w:rsidR="000660B7" w:rsidRPr="00642E09" w:rsidDel="00F770A3">
          <w:rPr>
            <w:rFonts w:eastAsiaTheme="minorEastAsia"/>
            <w:color w:val="EE0000"/>
            <w:lang w:eastAsia="zh-CN"/>
          </w:rPr>
          <w:delText>从而在</w:delText>
        </w:r>
      </w:del>
      <w:r w:rsidR="009751E5" w:rsidRPr="009751E5">
        <w:rPr>
          <w:rFonts w:eastAsiaTheme="minorEastAsia"/>
          <w:color w:val="EE0000"/>
          <w:lang w:eastAsia="zh-CN"/>
        </w:rPr>
        <w:t>在保证潜在最优路径覆盖性的同时，逐步收紧采样域边界，有效减少无效采样。</w:t>
      </w:r>
      <w:del w:id="132" w:author="兴雨 郭" w:date="2026-02-04T20:48:00Z" w16du:dateUtc="2026-02-04T12:48:00Z">
        <w:r w:rsidR="000660B7" w:rsidRPr="00642E09" w:rsidDel="00F770A3">
          <w:rPr>
            <w:rFonts w:eastAsiaTheme="minorEastAsia" w:hint="eastAsia"/>
            <w:color w:val="EE0000"/>
            <w:lang w:eastAsia="zh-CN"/>
          </w:rPr>
          <w:delText>，具体实现</w:delText>
        </w:r>
      </w:del>
      <w:r w:rsidR="009751E5" w:rsidRPr="009F502E">
        <w:rPr>
          <w:rFonts w:eastAsiaTheme="minorEastAsia"/>
          <w:color w:val="EE0000"/>
          <w:lang w:eastAsia="zh-CN"/>
        </w:rPr>
        <w:t xml:space="preserve"> </w:t>
      </w:r>
    </w:p>
    <w:p w14:paraId="248B56F3" w14:textId="77777777" w:rsidR="009F502E" w:rsidRPr="00642E09" w:rsidRDefault="009F502E" w:rsidP="009F502E">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3" w:author="兴雨 郭" w:date="2026-02-05T22:54:00Z" w16du:dateUtc="2026-02-05T14:54:00Z">
        <w:r w:rsidRPr="00642E09">
          <w:rPr>
            <w:rFonts w:ascii="宋体" w:eastAsia="宋体" w:hAnsi="宋体" w:cs="宋体" w:hint="eastAsia"/>
            <w:spacing w:val="-2"/>
            <w:w w:val="110"/>
            <w:lang w:eastAsia="zh-CN"/>
          </w:rPr>
          <w:t>非对称双椭球采样域</w:t>
        </w:r>
      </w:ins>
      <w:del w:id="134"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5"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109373A9" w14:textId="4BAFDC80" w:rsidR="009F502E" w:rsidRDefault="009F502E" w:rsidP="009F502E">
      <w:pPr>
        <w:ind w:firstLineChars="200" w:firstLine="440"/>
        <w:jc w:val="both"/>
        <w:rPr>
          <w:rFonts w:eastAsiaTheme="minorEastAsia"/>
          <w:color w:val="000000" w:themeColor="text1"/>
          <w:lang w:eastAsia="zh-CN"/>
        </w:rPr>
      </w:pPr>
      <w:bookmarkStart w:id="136" w:name="OLE_LINK9"/>
      <w:r w:rsidRPr="00A869F1">
        <w:rPr>
          <w:rFonts w:eastAsiaTheme="minorEastAsia"/>
          <w:color w:val="000000" w:themeColor="text1"/>
          <w:lang w:eastAsia="zh-CN"/>
        </w:rPr>
        <w:t>本文</w:t>
      </w:r>
      <w:r w:rsidRPr="00C864CE">
        <w:rPr>
          <w:rFonts w:eastAsiaTheme="minorEastAsia"/>
          <w:color w:val="000000" w:themeColor="text1"/>
          <w:highlight w:val="yellow"/>
          <w:lang w:eastAsia="zh-CN"/>
        </w:rPr>
        <w:t>提出一种</w:t>
      </w:r>
      <w:ins w:id="137" w:author="兴雨 郭" w:date="2026-02-05T22:04:00Z" w16du:dateUtc="2026-02-05T14:04:00Z">
        <w:r w:rsidRPr="008E3093">
          <w:rPr>
            <w:rFonts w:eastAsiaTheme="minorEastAsia"/>
            <w:lang w:eastAsia="zh-CN"/>
          </w:rPr>
          <w:t>非对称双椭球域</w:t>
        </w:r>
      </w:ins>
      <w:del w:id="138"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39"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0"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1"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Del="00F40F4C">
          <w:rPr>
            <w:rFonts w:eastAsiaTheme="minorEastAsia" w:hint="eastAsia"/>
            <w:color w:val="000000" w:themeColor="text1"/>
            <w:highlight w:val="yellow"/>
            <w:lang w:eastAsia="zh-CN"/>
          </w:rPr>
          <w:delText>，其定义见</w:delText>
        </w:r>
        <w:r w:rsidRPr="00B4600B" w:rsidDel="00F40F4C">
          <w:rPr>
            <w:rFonts w:eastAsiaTheme="minorEastAsia" w:hint="eastAsia"/>
            <w:color w:val="000000" w:themeColor="text1"/>
            <w:highlight w:val="yellow"/>
            <w:lang w:eastAsia="zh-CN"/>
          </w:rPr>
          <w:delText>式</w:delText>
        </w:r>
        <w:r w:rsidRPr="00B4600B" w:rsidDel="00F40F4C">
          <w:rPr>
            <w:rFonts w:eastAsiaTheme="minorEastAsia" w:hint="eastAsia"/>
            <w:color w:val="000000" w:themeColor="text1"/>
            <w:highlight w:val="yellow"/>
            <w:lang w:eastAsia="zh-CN"/>
          </w:rPr>
          <w:delText>1</w:delText>
        </w:r>
      </w:del>
      <w:del w:id="142" w:author="兴雨 郭" w:date="2026-02-04T20:47:00Z" w16du:dateUtc="2026-02-04T12:47:00Z">
        <w:r w:rsidDel="00F770A3">
          <w:rPr>
            <w:rFonts w:eastAsiaTheme="minorEastAsia" w:hint="eastAsia"/>
            <w:color w:val="000000" w:themeColor="text1"/>
            <w:lang w:eastAsia="zh-CN"/>
          </w:rPr>
          <w:delText>。</w:delText>
        </w:r>
      </w:del>
      <w:del w:id="143" w:author="兴雨 郭" w:date="2026-02-04T20:45:00Z" w16du:dateUtc="2026-02-04T12:45:00Z">
        <w:r w:rsidRPr="00B11BEA" w:rsidDel="00F40F4C">
          <w:rPr>
            <w:rFonts w:eastAsiaTheme="minorEastAsia"/>
            <w:color w:val="000000" w:themeColor="text1"/>
            <w:lang w:eastAsia="zh-CN"/>
          </w:rPr>
          <w:delText>为</w:delText>
        </w:r>
      </w:del>
      <w:del w:id="144" w:author="兴雨 郭" w:date="2026-02-04T20:47:00Z" w16du:dateUtc="2026-02-04T12:47:00Z">
        <w:r w:rsidRPr="00B11BEA" w:rsidDel="00F770A3">
          <w:rPr>
            <w:rFonts w:eastAsiaTheme="minorEastAsia"/>
            <w:color w:val="000000" w:themeColor="text1"/>
            <w:lang w:eastAsia="zh-CN"/>
          </w:rPr>
          <w:delText>实现非对称采样范围的动态调节，</w:delText>
        </w:r>
        <w:r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790321ED">
            <v:shape id="_x0000_i1027" type="#_x0000_t75" style="width:22.35pt;height:22.35pt" o:ole="">
              <v:imagedata r:id="rId20" o:title=""/>
            </v:shape>
            <o:OLEObject Type="Embed" ProgID="Equation.DSMT4" ShapeID="_x0000_i1027" DrawAspect="Content" ObjectID="_1835122293" r:id="rId21"/>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083970AB">
            <v:shape id="_x0000_i1028" type="#_x0000_t75" style="width:22.35pt;height:22.35pt" o:ole="">
              <v:imagedata r:id="rId22" o:title=""/>
            </v:shape>
            <o:OLEObject Type="Embed" ProgID="Equation.DSMT4" ShapeID="_x0000_i1028" DrawAspect="Content" ObjectID="_1835122294" r:id="rId23"/>
          </w:object>
        </w:r>
        <w:r w:rsidRPr="00B72E86" w:rsidDel="00F770A3">
          <w:rPr>
            <w:rFonts w:eastAsiaTheme="minorEastAsia" w:hint="eastAsia"/>
            <w:color w:val="000000" w:themeColor="text1"/>
            <w:lang w:eastAsia="zh-CN"/>
          </w:rPr>
          <w:delText>，</w:delText>
        </w:r>
        <w:r w:rsidDel="00F770A3">
          <w:rPr>
            <w:rFonts w:eastAsiaTheme="minorEastAsia" w:hint="eastAsia"/>
            <w:color w:val="000000" w:themeColor="text1"/>
            <w:lang w:eastAsia="zh-CN"/>
          </w:rPr>
          <w:delText>并采用</w:delText>
        </w:r>
        <w:r w:rsidRPr="00062CA0" w:rsidDel="00F770A3">
          <w:rPr>
            <w:rFonts w:eastAsiaTheme="minorEastAsia"/>
            <w:color w:val="000000" w:themeColor="text1"/>
            <w:lang w:eastAsia="zh-CN"/>
          </w:rPr>
          <w:delText>PID</w:delText>
        </w:r>
        <w:r w:rsidRPr="00062CA0" w:rsidDel="00F770A3">
          <w:rPr>
            <w:rFonts w:eastAsiaTheme="minorEastAsia"/>
            <w:color w:val="000000" w:themeColor="text1"/>
            <w:lang w:eastAsia="zh-CN"/>
          </w:rPr>
          <w:delText>对采样</w:delText>
        </w:r>
        <w:r w:rsidDel="00F770A3">
          <w:rPr>
            <w:rFonts w:eastAsiaTheme="minorEastAsia" w:hint="eastAsia"/>
            <w:color w:val="000000" w:themeColor="text1"/>
            <w:lang w:eastAsia="zh-CN"/>
          </w:rPr>
          <w:delText>约束</w:delText>
        </w:r>
        <w:r w:rsidRPr="00062CA0" w:rsidDel="00F770A3">
          <w:rPr>
            <w:rFonts w:eastAsiaTheme="minorEastAsia"/>
            <w:color w:val="000000" w:themeColor="text1"/>
            <w:lang w:eastAsia="zh-CN"/>
          </w:rPr>
          <w:delText>尺度进行在线自适应伸缩</w:delText>
        </w:r>
        <w:r w:rsidDel="00F770A3">
          <w:rPr>
            <w:rFonts w:eastAsiaTheme="minorEastAsia" w:hint="eastAsia"/>
            <w:color w:val="000000" w:themeColor="text1"/>
            <w:lang w:eastAsia="zh-CN"/>
          </w:rPr>
          <w:delText>，</w:delText>
        </w:r>
        <w:r w:rsidRPr="00062CA0" w:rsidDel="00F770A3">
          <w:rPr>
            <w:rFonts w:eastAsiaTheme="minorEastAsia"/>
            <w:color w:val="000000" w:themeColor="text1"/>
            <w:lang w:eastAsia="zh-CN"/>
          </w:rPr>
          <w:delText>从而在保证潜在最优路径覆盖性的同时持续压缩无效采样区</w:delText>
        </w:r>
      </w:del>
      <w:ins w:id="145" w:author="兴雨 郭" w:date="2026-02-04T20:47:00Z" w16du:dateUtc="2026-02-04T12:47:00Z">
        <w:r>
          <w:rPr>
            <w:rFonts w:eastAsiaTheme="minorEastAsia" w:hint="eastAsia"/>
            <w:color w:val="000000" w:themeColor="text1"/>
            <w:lang w:eastAsia="zh-CN"/>
          </w:rPr>
          <w:t>，</w:t>
        </w:r>
      </w:ins>
      <w:del w:id="146" w:author="兴雨 郭" w:date="2026-02-04T20:47:00Z" w16du:dateUtc="2026-02-04T12:47:00Z">
        <w:r w:rsidRPr="00062CA0" w:rsidDel="00F770A3">
          <w:rPr>
            <w:rFonts w:eastAsiaTheme="minorEastAsia"/>
            <w:color w:val="000000" w:themeColor="text1"/>
            <w:lang w:eastAsia="zh-CN"/>
          </w:rPr>
          <w:delText>域</w:delText>
        </w:r>
        <w:r w:rsidDel="00F770A3">
          <w:rPr>
            <w:rFonts w:eastAsiaTheme="minorEastAsia" w:hint="eastAsia"/>
            <w:color w:val="000000" w:themeColor="text1"/>
            <w:lang w:eastAsia="zh-CN"/>
          </w:rPr>
          <w:delText>，</w:delText>
        </w:r>
      </w:del>
      <w:r w:rsidRPr="00B72E86">
        <w:rPr>
          <w:rFonts w:eastAsiaTheme="minorEastAsia"/>
          <w:color w:val="000000" w:themeColor="text1"/>
          <w:lang w:eastAsia="zh-CN"/>
        </w:rPr>
        <w:t>实现非对称采样范围调节</w:t>
      </w:r>
      <w:r>
        <w:rPr>
          <w:rFonts w:eastAsiaTheme="minorEastAsia" w:hint="eastAsia"/>
          <w:color w:val="000000" w:themeColor="text1"/>
          <w:lang w:eastAsia="zh-CN"/>
        </w:rPr>
        <w:t>。</w:t>
      </w:r>
      <w:r w:rsidR="009F3873" w:rsidRPr="009F3873">
        <w:rPr>
          <w:rFonts w:eastAsiaTheme="minorEastAsia" w:hint="eastAsia"/>
          <w:color w:val="000000" w:themeColor="text1"/>
          <w:lang w:eastAsia="zh-CN"/>
        </w:rPr>
        <w:t>与概率路线图方法（</w:t>
      </w:r>
      <w:r w:rsidR="009F3873" w:rsidRPr="009F3873">
        <w:rPr>
          <w:rFonts w:eastAsiaTheme="minorEastAsia"/>
          <w:color w:val="000000" w:themeColor="text1"/>
          <w:lang w:eastAsia="zh-CN"/>
        </w:rPr>
        <w:t>PRM</w:t>
      </w:r>
      <w:r w:rsidR="009F3873" w:rsidRPr="009F3873">
        <w:rPr>
          <w:rFonts w:eastAsiaTheme="minorEastAsia" w:hint="eastAsia"/>
          <w:color w:val="000000" w:themeColor="text1"/>
          <w:lang w:eastAsia="zh-CN"/>
        </w:rPr>
        <w:t>）</w:t>
      </w:r>
      <w:r w:rsidR="009F3873">
        <w:rPr>
          <w:rFonts w:eastAsiaTheme="minorEastAsia"/>
          <w:color w:val="000000" w:themeColor="text1"/>
          <w:lang w:eastAsia="zh-CN"/>
        </w:rPr>
        <w:fldChar w:fldCharType="begin"/>
      </w:r>
      <w:r w:rsidR="009F3873">
        <w:rPr>
          <w:rFonts w:eastAsiaTheme="minorEastAsia"/>
          <w:color w:val="000000" w:themeColor="text1"/>
          <w:lang w:eastAsia="zh-CN"/>
        </w:rPr>
        <w:instrText xml:space="preserve"> </w:instrText>
      </w:r>
      <w:r w:rsidR="009F3873">
        <w:rPr>
          <w:rFonts w:eastAsiaTheme="minorEastAsia" w:hint="eastAsia"/>
          <w:color w:val="000000" w:themeColor="text1"/>
          <w:lang w:eastAsia="zh-CN"/>
        </w:rPr>
        <w:instrText>REF _Ref223814085 \r \h</w:instrText>
      </w:r>
      <w:r w:rsidR="009F3873">
        <w:rPr>
          <w:rFonts w:eastAsiaTheme="minorEastAsia"/>
          <w:color w:val="000000" w:themeColor="text1"/>
          <w:lang w:eastAsia="zh-CN"/>
        </w:rPr>
        <w:instrText xml:space="preserve"> </w:instrText>
      </w:r>
      <w:r w:rsidR="009F3873">
        <w:rPr>
          <w:rFonts w:eastAsiaTheme="minorEastAsia"/>
          <w:color w:val="000000" w:themeColor="text1"/>
          <w:lang w:eastAsia="zh-CN"/>
        </w:rPr>
      </w:r>
      <w:r w:rsidR="009F3873">
        <w:rPr>
          <w:rFonts w:eastAsiaTheme="minorEastAsia"/>
          <w:color w:val="000000" w:themeColor="text1"/>
          <w:lang w:eastAsia="zh-CN"/>
        </w:rPr>
        <w:fldChar w:fldCharType="separate"/>
      </w:r>
      <w:r w:rsidR="00EE0C51">
        <w:rPr>
          <w:rFonts w:eastAsiaTheme="minorEastAsia"/>
          <w:color w:val="000000" w:themeColor="text1"/>
          <w:lang w:eastAsia="zh-CN"/>
        </w:rPr>
        <w:t>[33]</w:t>
      </w:r>
      <w:r w:rsidR="009F3873">
        <w:rPr>
          <w:rFonts w:eastAsiaTheme="minorEastAsia"/>
          <w:color w:val="000000" w:themeColor="text1"/>
          <w:lang w:eastAsia="zh-CN"/>
        </w:rPr>
        <w:fldChar w:fldCharType="end"/>
      </w:r>
      <w:r w:rsidR="009F3873" w:rsidRPr="009F3873">
        <w:rPr>
          <w:rFonts w:eastAsiaTheme="minorEastAsia" w:hint="eastAsia"/>
          <w:color w:val="000000" w:themeColor="text1"/>
          <w:lang w:eastAsia="zh-CN"/>
        </w:rPr>
        <w:t>基于多查询图结构的离线规划模式不同，本方法在双树扩展中</w:t>
      </w:r>
      <w:r w:rsidRPr="00C864CE">
        <w:rPr>
          <w:rFonts w:eastAsiaTheme="minorEastAsia"/>
          <w:color w:val="000000" w:themeColor="text1"/>
          <w:lang w:eastAsia="zh-CN"/>
        </w:rPr>
        <w:t>兼顾全局探索与局部精细搜索，最终实现</w:t>
      </w:r>
      <w:r>
        <w:rPr>
          <w:rFonts w:eastAsiaTheme="minorEastAsia" w:hint="eastAsia"/>
          <w:lang w:eastAsia="zh-CN"/>
        </w:rPr>
        <w:t>路径长度</w:t>
      </w:r>
      <w:r w:rsidRPr="00C864CE">
        <w:rPr>
          <w:rFonts w:eastAsiaTheme="minorEastAsia"/>
          <w:color w:val="000000" w:themeColor="text1"/>
          <w:lang w:eastAsia="zh-CN"/>
        </w:rPr>
        <w:t>、</w:t>
      </w:r>
      <w:r>
        <w:rPr>
          <w:rFonts w:eastAsiaTheme="minorEastAsia" w:hint="eastAsia"/>
          <w:lang w:eastAsia="zh-CN"/>
        </w:rPr>
        <w:t>规划时间</w:t>
      </w:r>
      <w:r w:rsidRPr="00C864CE">
        <w:rPr>
          <w:rFonts w:eastAsiaTheme="minorEastAsia"/>
          <w:color w:val="000000" w:themeColor="text1"/>
          <w:lang w:eastAsia="zh-CN"/>
        </w:rPr>
        <w:t>及节点规模的同步降低，</w:t>
      </w:r>
      <w:del w:id="147" w:author="兴雨 郭" w:date="2026-02-04T20:42:00Z" w16du:dateUtc="2026-02-04T12:42:00Z">
        <w:r w:rsidRPr="00C864CE" w:rsidDel="009D5C7B">
          <w:rPr>
            <w:rFonts w:eastAsiaTheme="minorEastAsia"/>
            <w:color w:val="000000" w:themeColor="text1"/>
            <w:lang w:eastAsia="zh-CN"/>
          </w:rPr>
          <w:delText>并在窄通道场景</w:delText>
        </w:r>
      </w:del>
      <w:r>
        <w:rPr>
          <w:rFonts w:eastAsiaTheme="minorEastAsia" w:hint="eastAsia"/>
          <w:color w:val="000000" w:themeColor="text1"/>
          <w:lang w:eastAsia="zh-CN"/>
        </w:rPr>
        <w:t>策略</w:t>
      </w:r>
      <w:del w:id="148"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Pr="00C97A55" w:rsidDel="009D5C7B">
          <w:rPr>
            <w:rFonts w:eastAsiaTheme="minorEastAsia"/>
            <w:color w:val="000000" w:themeColor="text1"/>
            <w:lang w:eastAsia="zh-CN"/>
          </w:rPr>
          <w:delText>其</w:delText>
        </w:r>
      </w:del>
      <w:r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Pr="00C97A55">
        <w:rPr>
          <w:rFonts w:eastAsiaTheme="minorEastAsia"/>
          <w:color w:val="000000" w:themeColor="text1"/>
          <w:lang w:eastAsia="zh-CN"/>
        </w:rPr>
        <w:t>图</w:t>
      </w:r>
      <w:r w:rsidRPr="00C97A55">
        <w:rPr>
          <w:rFonts w:eastAsiaTheme="minorEastAsia"/>
          <w:color w:val="000000" w:themeColor="text1"/>
          <w:lang w:eastAsia="zh-CN"/>
        </w:rPr>
        <w:t xml:space="preserve"> </w:t>
      </w:r>
      <w:r w:rsidRPr="00C97A55">
        <w:rPr>
          <w:rFonts w:eastAsiaTheme="minorEastAsia" w:hint="eastAsia"/>
          <w:color w:val="000000" w:themeColor="text1"/>
          <w:lang w:eastAsia="zh-CN"/>
        </w:rPr>
        <w:t xml:space="preserve">1 </w:t>
      </w:r>
      <w:r w:rsidRPr="00C97A55">
        <w:rPr>
          <w:rFonts w:eastAsiaTheme="minorEastAsia"/>
          <w:color w:val="000000" w:themeColor="text1"/>
          <w:lang w:eastAsia="zh-CN"/>
        </w:rPr>
        <w:t>所示</w:t>
      </w:r>
      <w:r w:rsidRPr="00C97A55">
        <w:rPr>
          <w:rFonts w:eastAsiaTheme="minorEastAsia" w:hint="eastAsia"/>
          <w:color w:val="000000" w:themeColor="text1"/>
          <w:lang w:eastAsia="zh-CN"/>
        </w:rPr>
        <w:t>。</w:t>
      </w:r>
      <w:bookmarkEnd w:id="136"/>
    </w:p>
    <w:p w14:paraId="03C8C389" w14:textId="77777777" w:rsidR="009F502E" w:rsidRDefault="009F502E" w:rsidP="009F502E">
      <w:pPr>
        <w:ind w:firstLineChars="200" w:firstLine="440"/>
        <w:jc w:val="center"/>
        <w:rPr>
          <w:rFonts w:eastAsiaTheme="minorEastAsia"/>
          <w:color w:val="EE0000"/>
          <w:lang w:eastAsia="zh-CN"/>
        </w:rPr>
      </w:pPr>
      <w:r w:rsidRPr="00943EF3">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4"/>
                    <a:stretch>
                      <a:fillRect/>
                    </a:stretch>
                  </pic:blipFill>
                  <pic:spPr>
                    <a:xfrm>
                      <a:off x="0" y="0"/>
                      <a:ext cx="5410955" cy="6115904"/>
                    </a:xfrm>
                    <a:prstGeom prst="rect">
                      <a:avLst/>
                    </a:prstGeom>
                  </pic:spPr>
                </pic:pic>
              </a:graphicData>
            </a:graphic>
          </wp:inline>
        </w:drawing>
      </w:r>
    </w:p>
    <w:p w14:paraId="48020788" w14:textId="14F28179" w:rsidR="009F502E" w:rsidRPr="00642E09" w:rsidDel="00F770A3" w:rsidRDefault="009F502E" w:rsidP="009F502E">
      <w:pPr>
        <w:ind w:firstLineChars="200" w:firstLine="440"/>
        <w:jc w:val="center"/>
        <w:rPr>
          <w:rFonts w:eastAsiaTheme="minorEastAsia"/>
          <w:color w:val="EE0000"/>
          <w:lang w:eastAsia="zh-CN"/>
        </w:rPr>
      </w:pPr>
      <w:r w:rsidRPr="0077586D">
        <w:rPr>
          <w:rFonts w:eastAsiaTheme="minorEastAsia" w:hint="eastAsia"/>
          <w:lang w:eastAsia="zh-CN"/>
        </w:rPr>
        <w:t>图</w:t>
      </w:r>
      <w:r w:rsidR="00BF4D83">
        <w:rPr>
          <w:rFonts w:eastAsiaTheme="minorEastAsia" w:hint="eastAsia"/>
          <w:lang w:eastAsia="zh-CN"/>
        </w:rPr>
        <w:t>2</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10E7BF0E" w14:textId="77777777" w:rsidR="009F502E" w:rsidRPr="00642E09" w:rsidRDefault="009F502E" w:rsidP="009F502E">
      <w:pPr>
        <w:spacing w:line="300" w:lineRule="auto"/>
        <w:ind w:firstLineChars="300" w:firstLine="660"/>
        <w:jc w:val="both"/>
        <w:rPr>
          <w:rFonts w:eastAsiaTheme="minorEastAsia"/>
          <w:color w:val="EE0000"/>
          <w:lang w:eastAsia="zh-CN"/>
        </w:rPr>
      </w:pPr>
      <w:del w:id="149"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Pr="00642E09" w:rsidDel="00F770A3">
          <w:rPr>
            <w:rFonts w:eastAsiaTheme="minorEastAsia"/>
            <w:color w:val="EE0000"/>
            <w:lang w:eastAsia="zh-CN"/>
          </w:rPr>
          <w:delText>。</w:delText>
        </w:r>
      </w:del>
      <w:r w:rsidRPr="00642E09">
        <w:rPr>
          <w:rFonts w:eastAsiaTheme="minorEastAsia" w:hint="eastAsia"/>
          <w:color w:val="EE0000"/>
          <w:lang w:eastAsia="zh-CN"/>
        </w:rPr>
        <w:t>该采样</w:t>
      </w:r>
      <w:r>
        <w:rPr>
          <w:rFonts w:eastAsiaTheme="minorEastAsia" w:hint="eastAsia"/>
          <w:color w:val="EE0000"/>
          <w:lang w:eastAsia="zh-CN"/>
        </w:rPr>
        <w:t>策略</w:t>
      </w:r>
      <w:r w:rsidRPr="00642E09">
        <w:rPr>
          <w:rFonts w:eastAsiaTheme="minorEastAsia" w:hint="eastAsia"/>
          <w:color w:val="EE0000"/>
          <w:lang w:eastAsia="zh-CN"/>
        </w:rPr>
        <w:t>的核心是动态计算超椭球体的约束参数</w:t>
      </w:r>
      <w:r w:rsidRPr="00642E09">
        <w:rPr>
          <w:rFonts w:eastAsiaTheme="minorEastAsia"/>
          <w:color w:val="EE0000"/>
          <w:lang w:eastAsia="zh-CN"/>
        </w:rPr>
        <w:t>，</w:t>
      </w:r>
      <w:r w:rsidRPr="00642E09">
        <w:rPr>
          <w:rFonts w:ascii="宋体" w:eastAsia="宋体" w:hAnsi="宋体" w:cs="宋体" w:hint="eastAsia"/>
          <w:color w:val="EE0000"/>
          <w:lang w:eastAsia="zh-CN"/>
        </w:rPr>
        <w:t>对于任意一个方向，以起点侧为例，</w:t>
      </w:r>
      <w:r w:rsidRPr="00642E09">
        <w:rPr>
          <w:rFonts w:eastAsiaTheme="minorEastAsia"/>
          <w:color w:val="EE0000"/>
          <w:lang w:eastAsia="zh-CN"/>
        </w:rPr>
        <w:t>其</w:t>
      </w:r>
      <w:r w:rsidRPr="00642E09">
        <w:rPr>
          <w:rFonts w:eastAsiaTheme="minorEastAsia" w:hint="eastAsia"/>
          <w:color w:val="EE0000"/>
          <w:lang w:eastAsia="zh-CN"/>
        </w:rPr>
        <w:t>定义</w:t>
      </w:r>
      <w:r w:rsidRPr="00642E09">
        <w:rPr>
          <w:rFonts w:eastAsiaTheme="minorEastAsia"/>
          <w:color w:val="EE0000"/>
          <w:lang w:eastAsia="zh-CN"/>
        </w:rPr>
        <w:t>为</w:t>
      </w:r>
      <w:r w:rsidRPr="00642E09">
        <w:rPr>
          <w:rFonts w:eastAsiaTheme="minorEastAsia" w:hint="eastAsia"/>
          <w:color w:val="EE0000"/>
          <w:lang w:eastAsia="zh-CN"/>
        </w:rPr>
        <w:t>：</w:t>
      </w:r>
    </w:p>
    <w:p w14:paraId="25993CFA" w14:textId="77777777" w:rsidR="009F502E" w:rsidRPr="00642E09" w:rsidRDefault="009F502E" w:rsidP="009F502E">
      <w:pPr>
        <w:pStyle w:val="ac"/>
        <w:keepNext/>
        <w:jc w:val="right"/>
        <w:rPr>
          <w:color w:val="EE0000"/>
        </w:rPr>
      </w:pPr>
      <w:r w:rsidRPr="00642E09">
        <w:rPr>
          <w:rFonts w:hint="eastAsia"/>
          <w:color w:val="EE0000"/>
          <w:position w:val="-18"/>
        </w:rPr>
        <w:object w:dxaOrig="8620" w:dyaOrig="520" w14:anchorId="1EA4156F">
          <v:shape id="_x0000_i1029" type="#_x0000_t75" style="width:362.3pt;height:22.35pt" o:ole="">
            <v:imagedata r:id="rId25" o:title=""/>
          </v:shape>
          <o:OLEObject Type="Embed" ProgID="Equation.DSMT4" ShapeID="_x0000_i1029" DrawAspect="Content" ObjectID="_1835122295" r:id="rId26"/>
        </w:object>
      </w:r>
    </w:p>
    <w:p w14:paraId="02C501D7" w14:textId="77777777" w:rsidR="009F502E" w:rsidRPr="00642E09" w:rsidRDefault="009F502E" w:rsidP="009F502E">
      <w:pPr>
        <w:rPr>
          <w:rFonts w:eastAsiaTheme="minorEastAsia"/>
          <w:color w:val="EE0000"/>
          <w:lang w:eastAsia="zh-CN"/>
        </w:rPr>
      </w:pPr>
      <w:r w:rsidRPr="00642E09">
        <w:rPr>
          <w:rFonts w:eastAsiaTheme="minorEastAsia" w:hint="eastAsia"/>
          <w:color w:val="EE0000"/>
          <w:lang w:eastAsia="zh-CN"/>
        </w:rPr>
        <w:t>其中</w:t>
      </w:r>
    </w:p>
    <w:p w14:paraId="5AE43F5D" w14:textId="77777777" w:rsidR="009F502E" w:rsidRPr="0042689E" w:rsidRDefault="009F502E" w:rsidP="009F502E">
      <w:pPr>
        <w:numPr>
          <w:ilvl w:val="0"/>
          <w:numId w:val="7"/>
        </w:numPr>
        <w:rPr>
          <w:color w:val="EE0000"/>
          <w:lang w:eastAsia="zh-CN"/>
        </w:rPr>
      </w:pPr>
      <w:r w:rsidRPr="0042689E">
        <w:rPr>
          <w:rFonts w:hint="eastAsia"/>
          <w:color w:val="EE0000"/>
          <w:position w:val="-10"/>
        </w:rPr>
        <w:object w:dxaOrig="220" w:dyaOrig="279" w14:anchorId="17D6F77A">
          <v:shape id="_x0000_i1030" type="#_x0000_t75" style="width:10pt;height:12.3pt" o:ole="">
            <v:imagedata r:id="rId27" o:title=""/>
          </v:shape>
          <o:OLEObject Type="Embed" ProgID="Equation.DSMT4" ShapeID="_x0000_i1030" DrawAspect="Content" ObjectID="_1835122296" r:id="rId28"/>
        </w:object>
      </w:r>
      <w:r w:rsidRPr="00642E09">
        <w:rPr>
          <w:rFonts w:eastAsiaTheme="minorEastAsia" w:hint="eastAsia"/>
          <w:color w:val="EE0000"/>
          <w:lang w:eastAsia="zh-CN"/>
        </w:rPr>
        <w:t>表示</w:t>
      </w:r>
      <w:r w:rsidRPr="0042689E">
        <w:rPr>
          <w:rFonts w:eastAsiaTheme="minorEastAsia"/>
          <w:color w:val="EE0000"/>
          <w:lang w:eastAsia="zh-CN"/>
        </w:rPr>
        <w:t>为</w:t>
      </w:r>
      <w:r>
        <w:rPr>
          <w:rFonts w:eastAsiaTheme="minorEastAsia" w:hint="eastAsia"/>
          <w:color w:val="EE0000"/>
          <w:lang w:eastAsia="zh-CN"/>
        </w:rPr>
        <w:t xml:space="preserve"> </w:t>
      </w:r>
      <w:r w:rsidRPr="0042689E">
        <w:rPr>
          <w:rFonts w:eastAsiaTheme="minorEastAsia"/>
          <w:color w:val="EE0000"/>
          <w:lang w:eastAsia="zh-CN"/>
        </w:rPr>
        <w:t xml:space="preserve">SSFOR </w:t>
      </w:r>
      <w:r w:rsidRPr="0042689E">
        <w:rPr>
          <w:rFonts w:eastAsiaTheme="minorEastAsia"/>
          <w:color w:val="EE0000"/>
          <w:lang w:eastAsia="zh-CN"/>
        </w:rPr>
        <w:t>机制在线调节的膨胀系数</w:t>
      </w:r>
      <w:r w:rsidRPr="00642E09">
        <w:rPr>
          <w:rFonts w:eastAsiaTheme="minorEastAsia"/>
          <w:color w:val="EE0000"/>
          <w:lang w:eastAsia="zh-CN"/>
        </w:rPr>
        <w:t>；</w:t>
      </w:r>
    </w:p>
    <w:p w14:paraId="015FBDB7" w14:textId="77777777" w:rsidR="009F502E" w:rsidRPr="0042689E" w:rsidRDefault="009F502E" w:rsidP="009F502E">
      <w:pPr>
        <w:numPr>
          <w:ilvl w:val="0"/>
          <w:numId w:val="7"/>
        </w:numPr>
        <w:rPr>
          <w:color w:val="EE0000"/>
          <w:lang w:eastAsia="zh-CN"/>
        </w:rPr>
      </w:pPr>
      <w:r w:rsidRPr="00642E09">
        <w:rPr>
          <w:rFonts w:hint="eastAsia"/>
          <w:color w:val="EE0000"/>
          <w:position w:val="-16"/>
        </w:rPr>
        <w:object w:dxaOrig="460" w:dyaOrig="440" w14:anchorId="2CE0C6FB">
          <v:shape id="_x0000_i1031" type="#_x0000_t75" style="width:22.35pt;height:22.35pt" o:ole="">
            <v:imagedata r:id="rId20" o:title=""/>
          </v:shape>
          <o:OLEObject Type="Embed" ProgID="Equation.DSMT4" ShapeID="_x0000_i1031" DrawAspect="Content" ObjectID="_1835122297"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FDC150" w14:textId="77777777" w:rsidR="009F502E" w:rsidRPr="00642E09" w:rsidRDefault="009F502E" w:rsidP="009F502E">
      <w:pPr>
        <w:numPr>
          <w:ilvl w:val="0"/>
          <w:numId w:val="7"/>
        </w:numPr>
        <w:rPr>
          <w:rFonts w:eastAsiaTheme="minorEastAsia"/>
          <w:color w:val="EE0000"/>
          <w:lang w:eastAsia="zh-CN"/>
        </w:rPr>
      </w:pPr>
      <w:r w:rsidRPr="00642E09">
        <w:rPr>
          <w:rFonts w:hint="eastAsia"/>
          <w:color w:val="EE0000"/>
          <w:position w:val="-12"/>
        </w:rPr>
        <w:object w:dxaOrig="880" w:dyaOrig="360" w14:anchorId="463E65D9">
          <v:shape id="_x0000_i1032" type="#_x0000_t75" style="width:44.65pt;height:17.35pt" o:ole="">
            <v:imagedata r:id="rId30" o:title=""/>
          </v:shape>
          <o:OLEObject Type="Embed" ProgID="Equation.DSMT4" ShapeID="_x0000_i1032" DrawAspect="Content" ObjectID="_1835122298"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1EDFDDF" w14:textId="77777777" w:rsidR="009F502E" w:rsidRPr="00642E09" w:rsidRDefault="009F502E" w:rsidP="009F502E">
      <w:pPr>
        <w:numPr>
          <w:ilvl w:val="0"/>
          <w:numId w:val="7"/>
        </w:numPr>
        <w:rPr>
          <w:color w:val="EE0000"/>
          <w:lang w:eastAsia="zh-CN"/>
        </w:rPr>
      </w:pPr>
      <w:r w:rsidRPr="00642E09">
        <w:rPr>
          <w:rFonts w:hint="eastAsia"/>
          <w:color w:val="EE0000"/>
          <w:position w:val="-12"/>
        </w:rPr>
        <w:object w:dxaOrig="920" w:dyaOrig="360" w14:anchorId="62D6076D">
          <v:shape id="_x0000_i1033" type="#_x0000_t75" style="width:46.95pt;height:17.35pt" o:ole="">
            <v:imagedata r:id="rId32" o:title=""/>
          </v:shape>
          <o:OLEObject Type="Embed" ProgID="Equation.DSMT4" ShapeID="_x0000_i1033" DrawAspect="Content" ObjectID="_1835122299"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23110DB" w14:textId="0E247D1D" w:rsidR="009F502E" w:rsidRPr="00642E09" w:rsidRDefault="009F502E" w:rsidP="009F502E">
      <w:pPr>
        <w:spacing w:line="300" w:lineRule="auto"/>
        <w:ind w:firstLine="720"/>
        <w:jc w:val="both"/>
        <w:rPr>
          <w:rFonts w:eastAsiaTheme="minorEastAsia"/>
          <w:color w:val="EE0000"/>
          <w:lang w:eastAsia="zh-CN"/>
        </w:rPr>
      </w:pPr>
      <w:r>
        <w:rPr>
          <w:rFonts w:eastAsiaTheme="minorEastAsia" w:hint="eastAsia"/>
          <w:color w:val="EE0000"/>
          <w:lang w:eastAsia="zh-CN"/>
        </w:rPr>
        <w:t>终点侧以对应方式定义，两个椭球分别独立更新，形成非对称约束结构。每次迭代中，以概率</w:t>
      </w:r>
      <w:r>
        <w:rPr>
          <w:rFonts w:eastAsiaTheme="minorEastAsia" w:hint="eastAsia"/>
          <w:color w:val="EE0000"/>
          <w:lang w:eastAsia="zh-CN"/>
        </w:rPr>
        <w:t>p</w:t>
      </w:r>
      <w:r>
        <w:rPr>
          <w:rFonts w:eastAsiaTheme="minorEastAsia" w:hint="eastAsia"/>
          <w:color w:val="EE0000"/>
          <w:lang w:eastAsia="zh-CN"/>
        </w:rPr>
        <w:t>在上述椭球内执行知情采样，</w:t>
      </w:r>
      <w:r w:rsidRPr="00662A72">
        <w:rPr>
          <w:rFonts w:eastAsiaTheme="minorEastAsia"/>
          <w:color w:val="EE0000"/>
          <w:lang w:eastAsia="zh-CN"/>
        </w:rPr>
        <w:t>以一定概率向对侧树</w:t>
      </w:r>
      <w:r w:rsidRPr="00662A72">
        <w:rPr>
          <w:rFonts w:eastAsiaTheme="minorEastAsia"/>
          <w:color w:val="EE0000"/>
          <w:lang w:eastAsia="zh-CN"/>
        </w:rPr>
        <w:t xml:space="preserve"> Pareto </w:t>
      </w:r>
      <w:r w:rsidR="009F3873" w:rsidRPr="009F3873">
        <w:rPr>
          <w:rFonts w:eastAsiaTheme="minorEastAsia" w:hint="eastAsia"/>
          <w:color w:val="EE0000"/>
          <w:lang w:eastAsia="zh-CN"/>
        </w:rPr>
        <w:t>支配原则</w:t>
      </w:r>
      <w:r w:rsidR="009F3873">
        <w:rPr>
          <w:rFonts w:eastAsiaTheme="minorEastAsia" w:hint="eastAsia"/>
          <w:color w:val="EE0000"/>
          <w:lang w:eastAsia="zh-CN"/>
        </w:rPr>
        <w:t>选取的</w:t>
      </w:r>
      <w:r w:rsidRPr="00662A72">
        <w:rPr>
          <w:rFonts w:eastAsiaTheme="minorEastAsia"/>
          <w:color w:val="EE0000"/>
          <w:lang w:eastAsia="zh-CN"/>
        </w:rPr>
        <w:t>最优节点方向偏置采样，以剩余概率执行全局均匀采样</w:t>
      </w:r>
      <w:r>
        <w:rPr>
          <w:rFonts w:eastAsiaTheme="minorEastAsia" w:hint="eastAsia"/>
          <w:color w:val="EE0000"/>
          <w:lang w:eastAsia="zh-CN"/>
        </w:rPr>
        <w:t>。</w:t>
      </w:r>
      <w:r w:rsidRPr="00662A72">
        <w:rPr>
          <w:rFonts w:eastAsiaTheme="minorEastAsia"/>
          <w:color w:val="EE0000"/>
          <w:lang w:eastAsia="zh-CN"/>
        </w:rPr>
        <w:t>保证搜索既集中于有效区域，又保留全局覆盖能力</w:t>
      </w:r>
      <w:r>
        <w:rPr>
          <w:rFonts w:eastAsiaTheme="minorEastAsia" w:hint="eastAsia"/>
          <w:color w:val="EE0000"/>
          <w:lang w:eastAsia="zh-CN"/>
        </w:rPr>
        <w:t>。</w:t>
      </w:r>
    </w:p>
    <w:p w14:paraId="307F6B5A" w14:textId="62EB9E36" w:rsidR="009F502E" w:rsidRPr="009F502E" w:rsidRDefault="009F502E" w:rsidP="009F502E">
      <w:pPr>
        <w:spacing w:line="300" w:lineRule="auto"/>
        <w:ind w:firstLine="720"/>
        <w:jc w:val="both"/>
        <w:rPr>
          <w:rFonts w:eastAsiaTheme="minorEastAsia"/>
          <w:lang w:eastAsia="zh-CN"/>
        </w:rPr>
      </w:pPr>
      <w:r w:rsidRPr="00662A72">
        <w:rPr>
          <w:rFonts w:eastAsiaTheme="minorEastAsia"/>
          <w:color w:val="000000" w:themeColor="text1"/>
          <w:lang w:eastAsia="zh-CN"/>
        </w:rPr>
        <w:t>对每个新扩展节点，优先尝试与对侧树直接连接，若超出阈值则由对树贪心逼近；一旦双树成功连</w:t>
      </w:r>
      <w:r w:rsidRPr="00662A72">
        <w:rPr>
          <w:rFonts w:eastAsiaTheme="minorEastAsia"/>
          <w:color w:val="000000" w:themeColor="text1"/>
          <w:lang w:eastAsia="zh-CN"/>
        </w:rPr>
        <w:lastRenderedPageBreak/>
        <w:t>接，对拼接路径执行节点重连优化与自适应</w:t>
      </w:r>
      <w:bookmarkStart w:id="150" w:name="OLE_LINK10"/>
      <w:r w:rsidRPr="00662A72">
        <w:rPr>
          <w:rFonts w:eastAsiaTheme="minorEastAsia"/>
          <w:color w:val="000000" w:themeColor="text1"/>
          <w:lang w:eastAsia="zh-CN"/>
        </w:rPr>
        <w:t>平滑处理</w:t>
      </w:r>
      <w:r w:rsidR="005E7E88">
        <w:rPr>
          <w:rFonts w:eastAsiaTheme="minorEastAsia"/>
          <w:color w:val="000000" w:themeColor="text1"/>
          <w:lang w:eastAsia="zh-CN"/>
        </w:rPr>
        <w:fldChar w:fldCharType="begin"/>
      </w:r>
      <w:r w:rsidR="005E7E88">
        <w:rPr>
          <w:rFonts w:eastAsiaTheme="minorEastAsia"/>
          <w:color w:val="000000" w:themeColor="text1"/>
          <w:lang w:eastAsia="zh-CN"/>
        </w:rPr>
        <w:instrText xml:space="preserve"> REF _Ref223814284 \r \h </w:instrText>
      </w:r>
      <w:r w:rsidR="005E7E88">
        <w:rPr>
          <w:rFonts w:eastAsiaTheme="minorEastAsia"/>
          <w:color w:val="000000" w:themeColor="text1"/>
          <w:lang w:eastAsia="zh-CN"/>
        </w:rPr>
      </w:r>
      <w:r w:rsidR="005E7E88">
        <w:rPr>
          <w:rFonts w:eastAsiaTheme="minorEastAsia"/>
          <w:color w:val="000000" w:themeColor="text1"/>
          <w:lang w:eastAsia="zh-CN"/>
        </w:rPr>
        <w:fldChar w:fldCharType="separate"/>
      </w:r>
      <w:r w:rsidR="00EE0C51">
        <w:rPr>
          <w:rFonts w:eastAsiaTheme="minorEastAsia"/>
          <w:color w:val="000000" w:themeColor="text1"/>
          <w:lang w:eastAsia="zh-CN"/>
        </w:rPr>
        <w:t>[34</w:t>
      </w:r>
      <w:r w:rsidR="00EE0C51">
        <w:rPr>
          <w:rFonts w:eastAsiaTheme="minorEastAsia" w:hint="eastAsia"/>
          <w:color w:val="000000" w:themeColor="text1"/>
          <w:lang w:eastAsia="zh-CN"/>
        </w:rPr>
        <w:t>-</w:t>
      </w:r>
      <w:r w:rsidR="005E7E88">
        <w:rPr>
          <w:rFonts w:eastAsiaTheme="minorEastAsia"/>
          <w:color w:val="000000" w:themeColor="text1"/>
          <w:lang w:eastAsia="zh-CN"/>
        </w:rPr>
        <w:fldChar w:fldCharType="end"/>
      </w:r>
      <w:r w:rsidR="005E7E88">
        <w:rPr>
          <w:rFonts w:eastAsiaTheme="minorEastAsia"/>
          <w:color w:val="000000" w:themeColor="text1"/>
          <w:lang w:eastAsia="zh-CN"/>
        </w:rPr>
        <w:fldChar w:fldCharType="begin"/>
      </w:r>
      <w:r w:rsidR="005E7E88">
        <w:rPr>
          <w:rFonts w:eastAsiaTheme="minorEastAsia"/>
          <w:color w:val="000000" w:themeColor="text1"/>
          <w:lang w:eastAsia="zh-CN"/>
        </w:rPr>
        <w:instrText xml:space="preserve"> REF _Ref223814286 \r \h </w:instrText>
      </w:r>
      <w:r w:rsidR="005E7E88">
        <w:rPr>
          <w:rFonts w:eastAsiaTheme="minorEastAsia"/>
          <w:color w:val="000000" w:themeColor="text1"/>
          <w:lang w:eastAsia="zh-CN"/>
        </w:rPr>
      </w:r>
      <w:r w:rsidR="005E7E88">
        <w:rPr>
          <w:rFonts w:eastAsiaTheme="minorEastAsia"/>
          <w:color w:val="000000" w:themeColor="text1"/>
          <w:lang w:eastAsia="zh-CN"/>
        </w:rPr>
        <w:fldChar w:fldCharType="separate"/>
      </w:r>
      <w:r w:rsidR="00EE0C51">
        <w:rPr>
          <w:rFonts w:eastAsiaTheme="minorEastAsia"/>
          <w:color w:val="000000" w:themeColor="text1"/>
          <w:lang w:eastAsia="zh-CN"/>
        </w:rPr>
        <w:t>35]</w:t>
      </w:r>
      <w:r w:rsidR="005E7E88">
        <w:rPr>
          <w:rFonts w:eastAsiaTheme="minorEastAsia"/>
          <w:color w:val="000000" w:themeColor="text1"/>
          <w:lang w:eastAsia="zh-CN"/>
        </w:rPr>
        <w:fldChar w:fldCharType="end"/>
      </w:r>
      <w:r w:rsidRPr="00662A72">
        <w:rPr>
          <w:rFonts w:eastAsiaTheme="minorEastAsia"/>
          <w:color w:val="000000" w:themeColor="text1"/>
          <w:lang w:eastAsia="zh-CN"/>
        </w:rPr>
        <w:t>，生成最</w:t>
      </w:r>
      <w:bookmarkEnd w:id="150"/>
      <w:r w:rsidRPr="00662A72">
        <w:rPr>
          <w:rFonts w:eastAsiaTheme="minorEastAsia"/>
          <w:color w:val="000000" w:themeColor="text1"/>
          <w:lang w:eastAsia="zh-CN"/>
        </w:rPr>
        <w:t>终可行路径</w:t>
      </w:r>
      <w:r>
        <w:rPr>
          <w:rFonts w:eastAsiaTheme="minorEastAsia" w:hint="eastAsia"/>
          <w:color w:val="000000" w:themeColor="text1"/>
          <w:lang w:eastAsia="zh-CN"/>
        </w:rPr>
        <w:t>。</w:t>
      </w:r>
    </w:p>
    <w:p w14:paraId="2346328A" w14:textId="63717D36" w:rsidR="009F502E" w:rsidDel="00043ED5" w:rsidRDefault="009F502E" w:rsidP="009F502E">
      <w:pPr>
        <w:jc w:val="center"/>
        <w:rPr>
          <w:del w:id="151" w:author="兴雨 郭" w:date="2026-02-05T23:03:00Z" w16du:dateUtc="2026-02-05T15:03:00Z"/>
          <w:rFonts w:eastAsiaTheme="minorEastAsia"/>
          <w:lang w:eastAsia="zh-CN"/>
        </w:rPr>
      </w:pPr>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77586D">
        <w:rPr>
          <w:noProof/>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4"/>
                    <a:stretch>
                      <a:fillRect/>
                    </a:stretch>
                  </pic:blipFill>
                  <pic:spPr>
                    <a:xfrm>
                      <a:off x="0" y="0"/>
                      <a:ext cx="6483350" cy="4797425"/>
                    </a:xfrm>
                    <a:prstGeom prst="rect">
                      <a:avLst/>
                    </a:prstGeom>
                  </pic:spPr>
                </pic:pic>
              </a:graphicData>
            </a:graphic>
          </wp:inline>
        </w:drawing>
      </w:r>
    </w:p>
    <w:p w14:paraId="2FADF460" w14:textId="438D5E41" w:rsidR="00E22CE9" w:rsidRDefault="00E22CE9" w:rsidP="00E22CE9">
      <w:pPr>
        <w:pStyle w:val="11"/>
        <w:tabs>
          <w:tab w:val="left" w:pos="474"/>
        </w:tabs>
        <w:spacing w:before="109"/>
        <w:ind w:left="0" w:firstLine="0"/>
        <w:jc w:val="center"/>
        <w:rPr>
          <w:rFonts w:eastAsiaTheme="minorEastAsia"/>
          <w:color w:val="EE0000"/>
          <w:lang w:eastAsia="zh-CN"/>
        </w:rPr>
      </w:pPr>
      <w:r>
        <w:rPr>
          <w:rFonts w:eastAsiaTheme="minorEastAsia" w:hint="eastAsia"/>
          <w:color w:val="EE0000"/>
          <w:lang w:eastAsia="zh-CN"/>
        </w:rPr>
        <w:t>图</w:t>
      </w:r>
      <w:r w:rsidR="00BF4D83">
        <w:rPr>
          <w:rFonts w:eastAsiaTheme="minorEastAsia" w:hint="eastAsia"/>
          <w:color w:val="EE0000"/>
          <w:lang w:eastAsia="zh-CN"/>
        </w:rPr>
        <w:t>3</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77D379D4" w14:textId="557500CB" w:rsidR="009B7CDF" w:rsidRPr="00EE0C51" w:rsidRDefault="00204F90" w:rsidP="00CE2275">
      <w:pPr>
        <w:pStyle w:val="11"/>
        <w:ind w:left="219" w:firstLine="0"/>
        <w:jc w:val="both"/>
        <w:rPr>
          <w:rFonts w:ascii="Times New Roman" w:eastAsiaTheme="minorEastAsia" w:hAnsi="Times New Roman" w:cs="Times New Roman"/>
          <w:b w:val="0"/>
          <w:bCs w:val="0"/>
          <w:color w:val="000000" w:themeColor="text1"/>
          <w:sz w:val="22"/>
          <w:szCs w:val="22"/>
          <w:lang w:eastAsia="zh-CN"/>
        </w:rPr>
      </w:pPr>
      <w:r>
        <w:rPr>
          <w:rFonts w:ascii="宋体" w:eastAsia="宋体" w:hAnsi="宋体" w:cs="宋体"/>
          <w:spacing w:val="-2"/>
          <w:w w:val="110"/>
          <w:lang w:eastAsia="zh-CN"/>
        </w:rPr>
        <w:tab/>
      </w:r>
      <w:r w:rsidR="00517AD0" w:rsidRPr="00EE0C51">
        <w:rPr>
          <w:rFonts w:ascii="Times New Roman" w:eastAsiaTheme="minorEastAsia" w:hAnsi="Times New Roman" w:cs="Times New Roman"/>
          <w:b w:val="0"/>
          <w:bCs w:val="0"/>
          <w:color w:val="000000" w:themeColor="text1"/>
          <w:sz w:val="22"/>
          <w:szCs w:val="22"/>
          <w:lang w:eastAsia="zh-CN"/>
        </w:rPr>
        <w:t xml:space="preserve">ADCS </w:t>
      </w:r>
      <w:r w:rsidR="00517AD0" w:rsidRPr="00EE0C51">
        <w:rPr>
          <w:rFonts w:ascii="Times New Roman" w:eastAsiaTheme="minorEastAsia" w:hAnsi="Times New Roman" w:cs="Times New Roman" w:hint="eastAsia"/>
          <w:b w:val="0"/>
          <w:bCs w:val="0"/>
          <w:color w:val="000000" w:themeColor="text1"/>
          <w:sz w:val="22"/>
          <w:szCs w:val="22"/>
          <w:lang w:eastAsia="zh-CN"/>
        </w:rPr>
        <w:t>约束域的有效性取决于膨胀系数</w:t>
      </w:r>
      <w:r w:rsidR="00517AD0" w:rsidRPr="00EE0C51">
        <w:rPr>
          <w:rFonts w:ascii="Times New Roman" w:eastAsiaTheme="minorEastAsia" w:hAnsi="Times New Roman" w:cs="Times New Roman"/>
          <w:b w:val="0"/>
          <w:bCs w:val="0"/>
          <w:color w:val="000000" w:themeColor="text1"/>
          <w:sz w:val="22"/>
          <w:szCs w:val="22"/>
          <w:lang w:eastAsia="zh-CN"/>
        </w:rPr>
        <w:t xml:space="preserve"> </w:t>
      </w:r>
      <w:r w:rsidR="00517AD0" w:rsidRPr="00EE0C51">
        <w:rPr>
          <w:rFonts w:ascii="Cambria Math" w:eastAsiaTheme="minorEastAsia" w:hAnsi="Cambria Math" w:cs="Cambria Math"/>
          <w:b w:val="0"/>
          <w:bCs w:val="0"/>
          <w:color w:val="000000" w:themeColor="text1"/>
          <w:sz w:val="22"/>
          <w:szCs w:val="22"/>
          <w:lang w:eastAsia="zh-CN"/>
        </w:rPr>
        <w:t>𝛾</w:t>
      </w:r>
      <w:r w:rsidR="00517AD0" w:rsidRPr="00EE0C51">
        <w:rPr>
          <w:rFonts w:ascii="Times New Roman" w:eastAsiaTheme="minorEastAsia" w:hAnsi="Times New Roman" w:cs="Times New Roman" w:hint="eastAsia"/>
          <w:b w:val="0"/>
          <w:bCs w:val="0"/>
          <w:color w:val="000000" w:themeColor="text1"/>
          <w:sz w:val="22"/>
          <w:szCs w:val="22"/>
          <w:lang w:eastAsia="zh-CN"/>
        </w:rPr>
        <w:t xml:space="preserve"> </w:t>
      </w:r>
      <w:r w:rsidR="00517AD0" w:rsidRPr="00EE0C51">
        <w:rPr>
          <w:rFonts w:ascii="Times New Roman" w:eastAsiaTheme="minorEastAsia" w:hAnsi="Times New Roman" w:cs="Times New Roman" w:hint="eastAsia"/>
          <w:b w:val="0"/>
          <w:bCs w:val="0"/>
          <w:color w:val="000000" w:themeColor="text1"/>
          <w:sz w:val="22"/>
          <w:szCs w:val="22"/>
          <w:lang w:eastAsia="zh-CN"/>
        </w:rPr>
        <w:t>与知情采样比例</w:t>
      </w:r>
      <w:r w:rsidR="00517AD0" w:rsidRPr="00EE0C51">
        <w:rPr>
          <w:rFonts w:ascii="Times New Roman" w:eastAsiaTheme="minorEastAsia" w:hAnsi="Times New Roman" w:cs="Times New Roman" w:hint="eastAsia"/>
          <w:b w:val="0"/>
          <w:bCs w:val="0"/>
          <w:color w:val="000000" w:themeColor="text1"/>
          <w:sz w:val="22"/>
          <w:szCs w:val="22"/>
          <w:lang w:eastAsia="zh-CN"/>
        </w:rPr>
        <w:t xml:space="preserve"> </w:t>
      </w:r>
      <w:r w:rsidR="00517AD0" w:rsidRPr="00EE0C51">
        <w:rPr>
          <w:rFonts w:ascii="Cambria Math" w:eastAsiaTheme="minorEastAsia" w:hAnsi="Cambria Math" w:cs="Cambria Math"/>
          <w:b w:val="0"/>
          <w:bCs w:val="0"/>
          <w:color w:val="000000" w:themeColor="text1"/>
          <w:sz w:val="22"/>
          <w:szCs w:val="22"/>
          <w:lang w:eastAsia="zh-CN"/>
        </w:rPr>
        <w:t>𝑝</w:t>
      </w:r>
      <w:r w:rsidR="00517AD0" w:rsidRPr="00EE0C51">
        <w:rPr>
          <w:rFonts w:ascii="Times New Roman" w:eastAsiaTheme="minorEastAsia" w:hAnsi="Times New Roman" w:cs="Times New Roman" w:hint="eastAsia"/>
          <w:b w:val="0"/>
          <w:bCs w:val="0"/>
          <w:color w:val="000000" w:themeColor="text1"/>
          <w:sz w:val="22"/>
          <w:szCs w:val="22"/>
          <w:lang w:eastAsia="zh-CN"/>
        </w:rPr>
        <w:t xml:space="preserve"> </w:t>
      </w:r>
      <w:r w:rsidR="00517AD0" w:rsidRPr="00EE0C51">
        <w:rPr>
          <w:rFonts w:ascii="Times New Roman" w:eastAsiaTheme="minorEastAsia" w:hAnsi="Times New Roman" w:cs="Times New Roman" w:hint="eastAsia"/>
          <w:b w:val="0"/>
          <w:bCs w:val="0"/>
          <w:color w:val="000000" w:themeColor="text1"/>
          <w:sz w:val="22"/>
          <w:szCs w:val="22"/>
          <w:lang w:eastAsia="zh-CN"/>
        </w:rPr>
        <w:t>的适时调整。</w:t>
      </w:r>
      <w:r w:rsidR="004C1B70" w:rsidRPr="00EE0C51">
        <w:rPr>
          <w:rFonts w:ascii="Times New Roman" w:eastAsiaTheme="minorEastAsia" w:hAnsi="Times New Roman" w:cs="Times New Roman" w:hint="eastAsia"/>
          <w:b w:val="0"/>
          <w:bCs w:val="0"/>
          <w:color w:val="000000" w:themeColor="text1"/>
          <w:sz w:val="22"/>
          <w:szCs w:val="22"/>
          <w:lang w:eastAsia="zh-CN"/>
        </w:rPr>
        <w:t>已有加速收敛的改进方法如路径偏置采样</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EE0C51">
        <w:rPr>
          <w:rFonts w:ascii="Times New Roman" w:eastAsiaTheme="minorEastAsia" w:hAnsi="Times New Roman" w:cs="Times New Roman" w:hint="eastAsia"/>
          <w:b w:val="0"/>
          <w:bCs w:val="0"/>
          <w:color w:val="000000" w:themeColor="text1"/>
          <w:sz w:val="22"/>
          <w:szCs w:val="22"/>
          <w:lang w:eastAsia="zh-CN"/>
        </w:rPr>
        <w:instrText xml:space="preserve"> REF _Ref223815176 \r \h </w:instrText>
      </w:r>
      <w:r w:rsidR="004C1B70" w:rsidRPr="00EE0C51">
        <w:rPr>
          <w:rFonts w:ascii="Times New Roman" w:eastAsiaTheme="minorEastAsia" w:hAnsi="Times New Roman" w:cs="Times New Roman" w:hint="eastAsia"/>
          <w:b w:val="0"/>
          <w:bCs w:val="0"/>
          <w:color w:val="000000" w:themeColor="text1"/>
          <w:sz w:val="22"/>
          <w:szCs w:val="22"/>
          <w:lang w:eastAsia="zh-CN"/>
        </w:rPr>
      </w:r>
      <w:r w:rsidR="00CE2275" w:rsidRPr="00EE0C51">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separate"/>
      </w:r>
      <w:r w:rsidR="00EE0C51">
        <w:rPr>
          <w:rFonts w:ascii="Times New Roman" w:eastAsiaTheme="minorEastAsia" w:hAnsi="Times New Roman" w:cs="Times New Roman"/>
          <w:b w:val="0"/>
          <w:bCs w:val="0"/>
          <w:color w:val="000000" w:themeColor="text1"/>
          <w:sz w:val="22"/>
          <w:szCs w:val="22"/>
          <w:lang w:eastAsia="zh-CN"/>
        </w:rPr>
        <w:t>[36]</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end"/>
      </w:r>
      <w:r w:rsidR="004C1B70" w:rsidRPr="00EE0C51">
        <w:rPr>
          <w:rFonts w:ascii="Times New Roman" w:eastAsiaTheme="minorEastAsia" w:hAnsi="Times New Roman" w:cs="Times New Roman" w:hint="eastAsia"/>
          <w:b w:val="0"/>
          <w:bCs w:val="0"/>
          <w:color w:val="000000" w:themeColor="text1"/>
          <w:sz w:val="22"/>
          <w:szCs w:val="22"/>
          <w:lang w:eastAsia="zh-CN"/>
        </w:rPr>
        <w:t>、批量前向传播搜索</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EE0C51">
        <w:rPr>
          <w:rFonts w:ascii="Times New Roman" w:eastAsiaTheme="minorEastAsia" w:hAnsi="Times New Roman" w:cs="Times New Roman" w:hint="eastAsia"/>
          <w:b w:val="0"/>
          <w:bCs w:val="0"/>
          <w:color w:val="000000" w:themeColor="text1"/>
          <w:sz w:val="22"/>
          <w:szCs w:val="22"/>
          <w:lang w:eastAsia="zh-CN"/>
        </w:rPr>
        <w:instrText xml:space="preserve"> REF _Ref223815184 \r \h </w:instrText>
      </w:r>
      <w:r w:rsidR="004C1B70" w:rsidRPr="00EE0C51">
        <w:rPr>
          <w:rFonts w:ascii="Times New Roman" w:eastAsiaTheme="minorEastAsia" w:hAnsi="Times New Roman" w:cs="Times New Roman" w:hint="eastAsia"/>
          <w:b w:val="0"/>
          <w:bCs w:val="0"/>
          <w:color w:val="000000" w:themeColor="text1"/>
          <w:sz w:val="22"/>
          <w:szCs w:val="22"/>
          <w:lang w:eastAsia="zh-CN"/>
        </w:rPr>
      </w:r>
      <w:r w:rsidR="00CE2275" w:rsidRPr="00EE0C51">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separate"/>
      </w:r>
      <w:r w:rsidR="00EE0C51">
        <w:rPr>
          <w:rFonts w:ascii="Times New Roman" w:eastAsiaTheme="minorEastAsia" w:hAnsi="Times New Roman" w:cs="Times New Roman"/>
          <w:b w:val="0"/>
          <w:bCs w:val="0"/>
          <w:color w:val="000000" w:themeColor="text1"/>
          <w:sz w:val="22"/>
          <w:szCs w:val="22"/>
          <w:lang w:eastAsia="zh-CN"/>
        </w:rPr>
        <w:t>[37]</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end"/>
      </w:r>
      <w:r w:rsidR="004C1B70" w:rsidRPr="00EE0C51">
        <w:rPr>
          <w:rFonts w:ascii="Times New Roman" w:eastAsiaTheme="minorEastAsia" w:hAnsi="Times New Roman" w:cs="Times New Roman" w:hint="eastAsia"/>
          <w:b w:val="0"/>
          <w:bCs w:val="0"/>
          <w:color w:val="000000" w:themeColor="text1"/>
          <w:sz w:val="22"/>
          <w:szCs w:val="22"/>
          <w:lang w:eastAsia="zh-CN"/>
        </w:rPr>
        <w:t>、代价下界权衡</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EE0C51">
        <w:rPr>
          <w:rFonts w:ascii="Times New Roman" w:eastAsiaTheme="minorEastAsia" w:hAnsi="Times New Roman" w:cs="Times New Roman" w:hint="eastAsia"/>
          <w:b w:val="0"/>
          <w:bCs w:val="0"/>
          <w:color w:val="000000" w:themeColor="text1"/>
          <w:sz w:val="22"/>
          <w:szCs w:val="22"/>
          <w:lang w:eastAsia="zh-CN"/>
        </w:rPr>
        <w:instrText xml:space="preserve"> REF _Ref223815190 \r \h </w:instrText>
      </w:r>
      <w:r w:rsidR="004C1B70" w:rsidRPr="00EE0C51">
        <w:rPr>
          <w:rFonts w:ascii="Times New Roman" w:eastAsiaTheme="minorEastAsia" w:hAnsi="Times New Roman" w:cs="Times New Roman" w:hint="eastAsia"/>
          <w:b w:val="0"/>
          <w:bCs w:val="0"/>
          <w:color w:val="000000" w:themeColor="text1"/>
          <w:sz w:val="22"/>
          <w:szCs w:val="22"/>
          <w:lang w:eastAsia="zh-CN"/>
        </w:rPr>
      </w:r>
      <w:r w:rsidR="00CE2275" w:rsidRPr="00EE0C51">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separate"/>
      </w:r>
      <w:r w:rsidR="00EE0C51">
        <w:rPr>
          <w:rFonts w:ascii="Times New Roman" w:eastAsiaTheme="minorEastAsia" w:hAnsi="Times New Roman" w:cs="Times New Roman"/>
          <w:b w:val="0"/>
          <w:bCs w:val="0"/>
          <w:color w:val="000000" w:themeColor="text1"/>
          <w:sz w:val="22"/>
          <w:szCs w:val="22"/>
          <w:lang w:eastAsia="zh-CN"/>
        </w:rPr>
        <w:t>[38]</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end"/>
      </w:r>
      <w:r w:rsidR="004C1B70" w:rsidRPr="00EE0C51">
        <w:rPr>
          <w:rFonts w:ascii="Times New Roman" w:eastAsiaTheme="minorEastAsia" w:hAnsi="Times New Roman" w:cs="Times New Roman" w:hint="eastAsia"/>
          <w:b w:val="0"/>
          <w:bCs w:val="0"/>
          <w:color w:val="000000" w:themeColor="text1"/>
          <w:sz w:val="22"/>
          <w:szCs w:val="22"/>
          <w:lang w:eastAsia="zh-CN"/>
        </w:rPr>
        <w:t>及任意时间规划框架</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EE0C51">
        <w:rPr>
          <w:rFonts w:ascii="Times New Roman" w:eastAsiaTheme="minorEastAsia" w:hAnsi="Times New Roman" w:cs="Times New Roman" w:hint="eastAsia"/>
          <w:b w:val="0"/>
          <w:bCs w:val="0"/>
          <w:color w:val="000000" w:themeColor="text1"/>
          <w:sz w:val="22"/>
          <w:szCs w:val="22"/>
          <w:lang w:eastAsia="zh-CN"/>
        </w:rPr>
        <w:instrText xml:space="preserve"> REF _Ref223815199 \r \h </w:instrText>
      </w:r>
      <w:r w:rsidR="004C1B70" w:rsidRPr="00EE0C51">
        <w:rPr>
          <w:rFonts w:ascii="Times New Roman" w:eastAsiaTheme="minorEastAsia" w:hAnsi="Times New Roman" w:cs="Times New Roman" w:hint="eastAsia"/>
          <w:b w:val="0"/>
          <w:bCs w:val="0"/>
          <w:color w:val="000000" w:themeColor="text1"/>
          <w:sz w:val="22"/>
          <w:szCs w:val="22"/>
          <w:lang w:eastAsia="zh-CN"/>
        </w:rPr>
      </w:r>
      <w:r w:rsidR="00CE2275" w:rsidRPr="00EE0C51">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separate"/>
      </w:r>
      <w:r w:rsidR="00EE0C51">
        <w:rPr>
          <w:rFonts w:ascii="Times New Roman" w:eastAsiaTheme="minorEastAsia" w:hAnsi="Times New Roman" w:cs="Times New Roman"/>
          <w:b w:val="0"/>
          <w:bCs w:val="0"/>
          <w:color w:val="000000" w:themeColor="text1"/>
          <w:sz w:val="22"/>
          <w:szCs w:val="22"/>
          <w:lang w:eastAsia="zh-CN"/>
        </w:rPr>
        <w:t>[39</w:t>
      </w:r>
      <w:r w:rsidR="00EE0C51">
        <w:rPr>
          <w:rFonts w:ascii="Times New Roman" w:eastAsiaTheme="minorEastAsia" w:hAnsi="Times New Roman" w:cs="Times New Roman" w:hint="eastAsia"/>
          <w:b w:val="0"/>
          <w:bCs w:val="0"/>
          <w:color w:val="000000" w:themeColor="text1"/>
          <w:sz w:val="22"/>
          <w:szCs w:val="22"/>
          <w:lang w:eastAsia="zh-CN"/>
        </w:rPr>
        <w:t>-</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end"/>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EE0C51">
        <w:rPr>
          <w:rFonts w:ascii="Times New Roman" w:eastAsiaTheme="minorEastAsia" w:hAnsi="Times New Roman" w:cs="Times New Roman" w:hint="eastAsia"/>
          <w:b w:val="0"/>
          <w:bCs w:val="0"/>
          <w:color w:val="000000" w:themeColor="text1"/>
          <w:sz w:val="22"/>
          <w:szCs w:val="22"/>
          <w:lang w:eastAsia="zh-CN"/>
        </w:rPr>
        <w:instrText xml:space="preserve"> REF _Ref223815201 \r \h </w:instrText>
      </w:r>
      <w:r w:rsidR="004C1B70" w:rsidRPr="00EE0C51">
        <w:rPr>
          <w:rFonts w:ascii="Times New Roman" w:eastAsiaTheme="minorEastAsia" w:hAnsi="Times New Roman" w:cs="Times New Roman" w:hint="eastAsia"/>
          <w:b w:val="0"/>
          <w:bCs w:val="0"/>
          <w:color w:val="000000" w:themeColor="text1"/>
          <w:sz w:val="22"/>
          <w:szCs w:val="22"/>
          <w:lang w:eastAsia="zh-CN"/>
        </w:rPr>
      </w:r>
      <w:r w:rsidR="00CE2275" w:rsidRPr="00EE0C51">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separate"/>
      </w:r>
      <w:r w:rsidR="00EE0C51">
        <w:rPr>
          <w:rFonts w:ascii="Times New Roman" w:eastAsiaTheme="minorEastAsia" w:hAnsi="Times New Roman" w:cs="Times New Roman"/>
          <w:b w:val="0"/>
          <w:bCs w:val="0"/>
          <w:color w:val="000000" w:themeColor="text1"/>
          <w:sz w:val="22"/>
          <w:szCs w:val="22"/>
          <w:lang w:eastAsia="zh-CN"/>
        </w:rPr>
        <w:t>40]</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end"/>
      </w:r>
      <w:r w:rsidR="004C1B70" w:rsidRPr="00EE0C51">
        <w:rPr>
          <w:rFonts w:ascii="Times New Roman" w:eastAsiaTheme="minorEastAsia" w:hAnsi="Times New Roman" w:cs="Times New Roman" w:hint="eastAsia"/>
          <w:b w:val="0"/>
          <w:bCs w:val="0"/>
          <w:color w:val="000000" w:themeColor="text1"/>
          <w:sz w:val="22"/>
          <w:szCs w:val="22"/>
          <w:lang w:eastAsia="zh-CN"/>
        </w:rPr>
        <w:t>多采用预设静态参数，启发式采样剪枝</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EE0C51">
        <w:rPr>
          <w:rFonts w:ascii="Times New Roman" w:eastAsiaTheme="minorEastAsia" w:hAnsi="Times New Roman" w:cs="Times New Roman" w:hint="eastAsia"/>
          <w:b w:val="0"/>
          <w:bCs w:val="0"/>
          <w:color w:val="000000" w:themeColor="text1"/>
          <w:sz w:val="22"/>
          <w:szCs w:val="22"/>
          <w:lang w:eastAsia="zh-CN"/>
        </w:rPr>
        <w:instrText xml:space="preserve"> REF _Ref223815219 \r \h </w:instrText>
      </w:r>
      <w:r w:rsidR="004C1B70" w:rsidRPr="00EE0C51">
        <w:rPr>
          <w:rFonts w:ascii="Times New Roman" w:eastAsiaTheme="minorEastAsia" w:hAnsi="Times New Roman" w:cs="Times New Roman" w:hint="eastAsia"/>
          <w:b w:val="0"/>
          <w:bCs w:val="0"/>
          <w:color w:val="000000" w:themeColor="text1"/>
          <w:sz w:val="22"/>
          <w:szCs w:val="22"/>
          <w:lang w:eastAsia="zh-CN"/>
        </w:rPr>
      </w:r>
      <w:r w:rsidR="00CE2275" w:rsidRPr="00EE0C51">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separate"/>
      </w:r>
      <w:r w:rsidR="00EE0C51">
        <w:rPr>
          <w:rFonts w:ascii="Times New Roman" w:eastAsiaTheme="minorEastAsia" w:hAnsi="Times New Roman" w:cs="Times New Roman"/>
          <w:b w:val="0"/>
          <w:bCs w:val="0"/>
          <w:color w:val="000000" w:themeColor="text1"/>
          <w:sz w:val="22"/>
          <w:szCs w:val="22"/>
          <w:lang w:eastAsia="zh-CN"/>
        </w:rPr>
        <w:t>[41]</w:t>
      </w:r>
      <w:r w:rsidR="004C1B70" w:rsidRPr="00EE0C51">
        <w:rPr>
          <w:rFonts w:ascii="Times New Roman" w:eastAsiaTheme="minorEastAsia" w:hAnsi="Times New Roman" w:cs="Times New Roman" w:hint="eastAsia"/>
          <w:b w:val="0"/>
          <w:bCs w:val="0"/>
          <w:color w:val="000000" w:themeColor="text1"/>
          <w:sz w:val="22"/>
          <w:szCs w:val="22"/>
          <w:lang w:eastAsia="zh-CN"/>
        </w:rPr>
        <w:fldChar w:fldCharType="end"/>
      </w:r>
      <w:r w:rsidR="004C1B70" w:rsidRPr="00EE0C51">
        <w:rPr>
          <w:rFonts w:ascii="Times New Roman" w:eastAsiaTheme="minorEastAsia" w:hAnsi="Times New Roman" w:cs="Times New Roman" w:hint="eastAsia"/>
          <w:b w:val="0"/>
          <w:bCs w:val="0"/>
          <w:color w:val="000000" w:themeColor="text1"/>
          <w:sz w:val="22"/>
          <w:szCs w:val="22"/>
          <w:lang w:eastAsia="zh-CN"/>
        </w:rPr>
        <w:t>亦需预定义阈值，均缺乏面向搜索状态的在线反馈调节能力。</w:t>
      </w:r>
      <w:r w:rsidR="004C1B70" w:rsidRPr="00EE0C51">
        <w:rPr>
          <w:rFonts w:ascii="Times New Roman" w:eastAsiaTheme="minorEastAsia" w:hAnsi="Times New Roman" w:cs="Times New Roman"/>
          <w:b w:val="0"/>
          <w:bCs w:val="0"/>
          <w:color w:val="000000" w:themeColor="text1"/>
          <w:sz w:val="22"/>
          <w:szCs w:val="22"/>
          <w:lang w:eastAsia="zh-CN"/>
        </w:rPr>
        <w:t>为此，本文提出</w:t>
      </w:r>
      <w:r w:rsidR="004C1B70" w:rsidRPr="00EE0C51">
        <w:rPr>
          <w:rFonts w:ascii="Times New Roman" w:eastAsiaTheme="minorEastAsia" w:hAnsi="Times New Roman" w:cs="Times New Roman"/>
          <w:b w:val="0"/>
          <w:bCs w:val="0"/>
          <w:color w:val="000000" w:themeColor="text1"/>
          <w:sz w:val="22"/>
          <w:szCs w:val="22"/>
          <w:lang w:eastAsia="zh-CN"/>
        </w:rPr>
        <w:t xml:space="preserve"> SSFOR </w:t>
      </w:r>
      <w:r w:rsidR="004C1B70" w:rsidRPr="00EE0C51">
        <w:rPr>
          <w:rFonts w:ascii="Times New Roman" w:eastAsiaTheme="minorEastAsia" w:hAnsi="Times New Roman" w:cs="Times New Roman"/>
          <w:b w:val="0"/>
          <w:bCs w:val="0"/>
          <w:color w:val="000000" w:themeColor="text1"/>
          <w:sz w:val="22"/>
          <w:szCs w:val="22"/>
          <w:lang w:eastAsia="zh-CN"/>
        </w:rPr>
        <w:t>机制对二者实施闭环调节：</w:t>
      </w:r>
      <w:r w:rsidR="004C1B70" w:rsidRPr="00EE0C51">
        <w:rPr>
          <w:rFonts w:ascii="Times New Roman" w:eastAsiaTheme="minorEastAsia" w:hAnsi="Times New Roman" w:cs="Times New Roman" w:hint="eastAsia"/>
          <w:b w:val="0"/>
          <w:bCs w:val="0"/>
          <w:color w:val="000000" w:themeColor="text1"/>
          <w:sz w:val="22"/>
          <w:szCs w:val="22"/>
          <w:lang w:eastAsia="zh-CN"/>
        </w:rPr>
        <w:t>以最优路径代价总预估的相对下降速率作为当前搜索进展信号，当路径代价持续无明显改进时，判定当前约束可能过紧或搜索陷入停滞，</w:t>
      </w:r>
      <w:r w:rsidR="004C1B70" w:rsidRPr="00EE0C51">
        <w:rPr>
          <w:rFonts w:ascii="Times New Roman" w:eastAsiaTheme="minorEastAsia" w:hAnsi="Times New Roman" w:cs="Times New Roman"/>
          <w:b w:val="0"/>
          <w:bCs w:val="0"/>
          <w:color w:val="000000" w:themeColor="text1"/>
          <w:sz w:val="22"/>
          <w:szCs w:val="22"/>
          <w:lang w:eastAsia="zh-CN"/>
        </w:rPr>
        <w:t>相应增大</w:t>
      </w:r>
      <w:r w:rsidR="004C1B70" w:rsidRPr="00EE0C51">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EE0C51">
        <w:rPr>
          <w:rFonts w:ascii="Times New Roman" w:eastAsiaTheme="minorEastAsia" w:hAnsi="Times New Roman" w:cs="Times New Roman" w:hint="eastAsia"/>
          <w:b w:val="0"/>
          <w:bCs w:val="0"/>
          <w:color w:val="000000" w:themeColor="text1"/>
          <w:sz w:val="22"/>
          <w:szCs w:val="22"/>
          <w:lang w:eastAsia="zh-CN"/>
        </w:rPr>
        <w:t xml:space="preserve"> </w:t>
      </w:r>
      <w:r w:rsidR="004C1B70" w:rsidRPr="00EE0C51">
        <w:rPr>
          <w:rFonts w:ascii="Times New Roman" w:eastAsiaTheme="minorEastAsia" w:hAnsi="Times New Roman" w:cs="Times New Roman"/>
          <w:b w:val="0"/>
          <w:bCs w:val="0"/>
          <w:color w:val="000000" w:themeColor="text1"/>
          <w:sz w:val="22"/>
          <w:szCs w:val="22"/>
          <w:lang w:eastAsia="zh-CN"/>
        </w:rPr>
        <w:t>以扩展椭球覆盖范围、降低</w:t>
      </w:r>
      <w:r w:rsidR="004C1B70" w:rsidRPr="00EE0C51">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p</m:t>
        </m:r>
        <m:r>
          <m:rPr>
            <m:sty m:val="p"/>
          </m:rPr>
          <w:rPr>
            <w:rFonts w:ascii="Cambria Math" w:eastAsiaTheme="minorEastAsia" w:hAnsi="Cambria Math" w:cs="Times New Roman"/>
            <w:color w:val="000000" w:themeColor="text1"/>
            <w:sz w:val="22"/>
            <w:szCs w:val="22"/>
            <w:lang w:eastAsia="zh-CN"/>
          </w:rPr>
          <m:t xml:space="preserve"> </m:t>
        </m:r>
      </m:oMath>
      <w:r w:rsidR="004C1B70" w:rsidRPr="00EE0C51">
        <w:rPr>
          <w:rFonts w:ascii="Times New Roman" w:eastAsiaTheme="minorEastAsia" w:hAnsi="Times New Roman" w:cs="Times New Roman"/>
          <w:b w:val="0"/>
          <w:bCs w:val="0"/>
          <w:color w:val="000000" w:themeColor="text1"/>
          <w:sz w:val="22"/>
          <w:szCs w:val="22"/>
          <w:lang w:eastAsia="zh-CN"/>
        </w:rPr>
        <w:t>以增加全局随机探索；</w:t>
      </w:r>
      <w:r w:rsidR="004C1B70" w:rsidRPr="00EE0C51">
        <w:rPr>
          <w:rFonts w:ascii="Times New Roman" w:eastAsiaTheme="minorEastAsia" w:hAnsi="Times New Roman" w:cs="Times New Roman" w:hint="eastAsia"/>
          <w:b w:val="0"/>
          <w:bCs w:val="0"/>
          <w:color w:val="000000" w:themeColor="text1"/>
          <w:sz w:val="22"/>
          <w:szCs w:val="22"/>
          <w:lang w:eastAsia="zh-CN"/>
        </w:rPr>
        <w:t>反之，当路径代价</w:t>
      </w:r>
      <w:r w:rsidR="004C1B70" w:rsidRPr="00EE0C51">
        <w:rPr>
          <w:rFonts w:ascii="Times New Roman" w:eastAsiaTheme="minorEastAsia" w:hAnsi="Times New Roman" w:cs="Times New Roman"/>
          <w:b w:val="0"/>
          <w:bCs w:val="0"/>
          <w:color w:val="000000" w:themeColor="text1"/>
          <w:sz w:val="22"/>
          <w:szCs w:val="22"/>
          <w:lang w:eastAsia="zh-CN"/>
        </w:rPr>
        <w:t>持续有效改进时</w:t>
      </w:r>
      <w:r w:rsidR="004C1B70" w:rsidRPr="00EE0C51">
        <w:rPr>
          <w:rFonts w:ascii="Times New Roman" w:eastAsiaTheme="minorEastAsia" w:hAnsi="Times New Roman" w:cs="Times New Roman" w:hint="eastAsia"/>
          <w:b w:val="0"/>
          <w:bCs w:val="0"/>
          <w:color w:val="000000" w:themeColor="text1"/>
          <w:sz w:val="22"/>
          <w:szCs w:val="22"/>
          <w:lang w:eastAsia="zh-CN"/>
        </w:rPr>
        <w:t>，</w:t>
      </w:r>
      <w:r w:rsidR="004C1B70" w:rsidRPr="00EE0C51">
        <w:rPr>
          <w:rFonts w:ascii="Times New Roman" w:eastAsiaTheme="minorEastAsia" w:hAnsi="Times New Roman" w:cs="Times New Roman"/>
          <w:b w:val="0"/>
          <w:bCs w:val="0"/>
          <w:color w:val="000000" w:themeColor="text1"/>
          <w:sz w:val="22"/>
          <w:szCs w:val="22"/>
          <w:lang w:eastAsia="zh-CN"/>
        </w:rPr>
        <w:t>减小</w:t>
      </w:r>
      <w:r w:rsidR="004C1B70" w:rsidRPr="00EE0C51">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EE0C51">
        <w:rPr>
          <w:rFonts w:ascii="Times New Roman" w:eastAsiaTheme="minorEastAsia" w:hAnsi="Times New Roman" w:cs="Times New Roman" w:hint="eastAsia"/>
          <w:b w:val="0"/>
          <w:bCs w:val="0"/>
          <w:color w:val="000000" w:themeColor="text1"/>
          <w:sz w:val="22"/>
          <w:szCs w:val="22"/>
          <w:lang w:eastAsia="zh-CN"/>
        </w:rPr>
        <w:t xml:space="preserve"> </w:t>
      </w:r>
      <w:r w:rsidR="004C1B70" w:rsidRPr="00EE0C51">
        <w:rPr>
          <w:rFonts w:ascii="Times New Roman" w:eastAsiaTheme="minorEastAsia" w:hAnsi="Times New Roman" w:cs="Times New Roman"/>
          <w:b w:val="0"/>
          <w:bCs w:val="0"/>
          <w:color w:val="000000" w:themeColor="text1"/>
          <w:sz w:val="22"/>
          <w:szCs w:val="22"/>
          <w:lang w:eastAsia="zh-CN"/>
        </w:rPr>
        <w:t>收紧约束域、提高</w:t>
      </w:r>
      <m:oMath>
        <m:r>
          <m:rPr>
            <m:sty m:val="p"/>
          </m:rPr>
          <w:rPr>
            <w:rFonts w:ascii="Cambria Math" w:eastAsiaTheme="minorEastAsia" w:hAnsi="Cambria Math" w:cs="Times New Roman"/>
            <w:color w:val="000000" w:themeColor="text1"/>
            <w:sz w:val="22"/>
            <w:szCs w:val="22"/>
            <w:lang w:eastAsia="zh-CN"/>
          </w:rPr>
          <m:t xml:space="preserve"> </m:t>
        </m:r>
        <m:r>
          <m:rPr>
            <m:sty m:val="bi"/>
          </m:rPr>
          <w:rPr>
            <w:rFonts w:ascii="Cambria Math" w:eastAsiaTheme="minorEastAsia" w:hAnsi="Cambria Math" w:cs="Times New Roman"/>
            <w:color w:val="000000" w:themeColor="text1"/>
            <w:sz w:val="22"/>
            <w:szCs w:val="22"/>
            <w:lang w:eastAsia="zh-CN"/>
          </w:rPr>
          <m:t>p</m:t>
        </m:r>
      </m:oMath>
      <w:r w:rsidR="004C1B70" w:rsidRPr="00EE0C51">
        <w:rPr>
          <w:rFonts w:ascii="Times New Roman" w:eastAsiaTheme="minorEastAsia" w:hAnsi="Times New Roman" w:cs="Times New Roman" w:hint="eastAsia"/>
          <w:b w:val="0"/>
          <w:bCs w:val="0"/>
          <w:color w:val="000000" w:themeColor="text1"/>
          <w:sz w:val="22"/>
          <w:szCs w:val="22"/>
          <w:lang w:eastAsia="zh-CN"/>
        </w:rPr>
        <w:t xml:space="preserve"> </w:t>
      </w:r>
      <w:r w:rsidR="004C1B70" w:rsidRPr="00EE0C51">
        <w:rPr>
          <w:rFonts w:ascii="Times New Roman" w:eastAsiaTheme="minorEastAsia" w:hAnsi="Times New Roman" w:cs="Times New Roman"/>
          <w:b w:val="0"/>
          <w:bCs w:val="0"/>
          <w:color w:val="000000" w:themeColor="text1"/>
          <w:sz w:val="22"/>
          <w:szCs w:val="22"/>
          <w:lang w:eastAsia="zh-CN"/>
        </w:rPr>
        <w:t>强化知情采样，加速局部收敛</w:t>
      </w:r>
      <w:r w:rsidR="004C1B70" w:rsidRPr="00EE0C51">
        <w:rPr>
          <w:rFonts w:ascii="Times New Roman" w:eastAsiaTheme="minorEastAsia" w:hAnsi="Times New Roman" w:cs="Times New Roman" w:hint="eastAsia"/>
          <w:b w:val="0"/>
          <w:bCs w:val="0"/>
          <w:color w:val="000000" w:themeColor="text1"/>
          <w:sz w:val="22"/>
          <w:szCs w:val="22"/>
          <w:lang w:eastAsia="zh-CN"/>
        </w:rPr>
        <w:t>。</w:t>
      </w:r>
    </w:p>
    <w:p w14:paraId="344A2CE3" w14:textId="77777777" w:rsidR="009B7CDF" w:rsidRPr="00EE0C51" w:rsidRDefault="009B7CDF" w:rsidP="009B7CDF">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EE0C51">
        <w:rPr>
          <w:rFonts w:ascii="Times New Roman" w:eastAsiaTheme="minorEastAsia" w:hAnsi="Times New Roman" w:cs="Times New Roman"/>
          <w:b w:val="0"/>
          <w:bCs w:val="0"/>
          <w:color w:val="000000" w:themeColor="text1"/>
          <w:sz w:val="22"/>
          <w:szCs w:val="22"/>
          <w:lang w:eastAsia="zh-CN"/>
        </w:rPr>
        <w:tab/>
      </w:r>
      <w:r w:rsidRPr="00EE0C51">
        <w:rPr>
          <w:rFonts w:ascii="Times New Roman" w:eastAsiaTheme="minorEastAsia" w:hAnsi="Times New Roman" w:cs="Times New Roman"/>
          <w:b w:val="0"/>
          <w:bCs w:val="0"/>
          <w:color w:val="000000" w:themeColor="text1"/>
          <w:sz w:val="22"/>
          <w:szCs w:val="22"/>
          <w:lang w:eastAsia="zh-CN"/>
        </w:rPr>
        <w:t>为确保上述调节过程的有界性与可重复性，本文对两个参数的取值范围及初始状态作出如下规定，超椭球扩张因子</w:t>
      </w:r>
      <w:r w:rsidRPr="00EE0C51">
        <w:rPr>
          <w:rFonts w:ascii="Times New Roman" w:eastAsiaTheme="minorEastAsia" w:hAnsi="Times New Roman" w:cs="Times New Roman"/>
          <w:b w:val="0"/>
          <w:bCs w:val="0"/>
          <w:color w:val="000000" w:themeColor="text1"/>
          <w:sz w:val="22"/>
          <w:szCs w:val="22"/>
          <w:lang w:eastAsia="zh-CN"/>
        </w:rPr>
        <w:t xml:space="preserve"> γ </w:t>
      </w:r>
      <w:r w:rsidRPr="00EE0C51">
        <w:rPr>
          <w:rFonts w:ascii="Times New Roman" w:eastAsiaTheme="minorEastAsia" w:hAnsi="Times New Roman" w:cs="Times New Roman"/>
          <w:b w:val="0"/>
          <w:bCs w:val="0"/>
          <w:color w:val="000000" w:themeColor="text1"/>
          <w:sz w:val="22"/>
          <w:szCs w:val="22"/>
          <w:lang w:eastAsia="zh-CN"/>
        </w:rPr>
        <w:t>的取值范围设定为</w:t>
      </w:r>
      <w:r w:rsidRPr="00EE0C51">
        <w:rPr>
          <w:rFonts w:ascii="Times New Roman" w:eastAsiaTheme="minorEastAsia" w:hAnsi="Times New Roman" w:cs="Times New Roman"/>
          <w:b w:val="0"/>
          <w:bCs w:val="0"/>
          <w:color w:val="000000" w:themeColor="text1"/>
          <w:sz w:val="22"/>
          <w:szCs w:val="22"/>
          <w:lang w:eastAsia="zh-CN"/>
        </w:rPr>
        <w:t xml:space="preserve"> γ</w:t>
      </w:r>
      <w:r w:rsidRPr="00EE0C51">
        <w:rPr>
          <w:rFonts w:ascii="Cambria Math" w:eastAsiaTheme="minorEastAsia" w:hAnsi="Cambria Math" w:cs="Cambria Math"/>
          <w:b w:val="0"/>
          <w:bCs w:val="0"/>
          <w:color w:val="000000" w:themeColor="text1"/>
          <w:sz w:val="22"/>
          <w:szCs w:val="22"/>
          <w:lang w:eastAsia="zh-CN"/>
        </w:rPr>
        <w:t>∈</w:t>
      </w:r>
      <w:r w:rsidRPr="00EE0C51">
        <w:rPr>
          <w:rFonts w:ascii="Times New Roman" w:eastAsiaTheme="minorEastAsia" w:hAnsi="Times New Roman" w:cs="Times New Roman"/>
          <w:b w:val="0"/>
          <w:bCs w:val="0"/>
          <w:color w:val="000000" w:themeColor="text1"/>
          <w:sz w:val="22"/>
          <w:szCs w:val="22"/>
          <w:lang w:eastAsia="zh-CN"/>
        </w:rPr>
        <w:t>[1.0, 4.0]</w:t>
      </w:r>
      <w:r w:rsidRPr="00EE0C51">
        <w:rPr>
          <w:rFonts w:ascii="Times New Roman" w:eastAsiaTheme="minorEastAsia" w:hAnsi="Times New Roman" w:cs="Times New Roman"/>
          <w:b w:val="0"/>
          <w:bCs w:val="0"/>
          <w:color w:val="000000" w:themeColor="text1"/>
          <w:sz w:val="22"/>
          <w:szCs w:val="22"/>
          <w:lang w:eastAsia="zh-CN"/>
        </w:rPr>
        <w:t>，基准值</w:t>
      </w:r>
      <w:r w:rsidRPr="00EE0C51">
        <w:rPr>
          <w:rFonts w:ascii="Times New Roman" w:eastAsiaTheme="minorEastAsia" w:hAnsi="Times New Roman" w:cs="Times New Roman"/>
          <w:b w:val="0"/>
          <w:bCs w:val="0"/>
          <w:color w:val="000000" w:themeColor="text1"/>
          <w:sz w:val="22"/>
          <w:szCs w:val="22"/>
          <w:lang w:eastAsia="zh-CN"/>
        </w:rPr>
        <w:t xml:space="preserve"> γ₀=1.5</w:t>
      </w:r>
      <w:r w:rsidRPr="00EE0C51">
        <w:rPr>
          <w:rFonts w:ascii="Times New Roman" w:eastAsiaTheme="minorEastAsia" w:hAnsi="Times New Roman" w:cs="Times New Roman"/>
          <w:b w:val="0"/>
          <w:bCs w:val="0"/>
          <w:color w:val="000000" w:themeColor="text1"/>
          <w:sz w:val="22"/>
          <w:szCs w:val="22"/>
          <w:lang w:eastAsia="zh-CN"/>
        </w:rPr>
        <w:t>，算法启动时初始化为</w:t>
      </w:r>
      <w:r w:rsidRPr="00EE0C51">
        <w:rPr>
          <w:rFonts w:ascii="Times New Roman" w:eastAsiaTheme="minorEastAsia" w:hAnsi="Times New Roman" w:cs="Times New Roman"/>
          <w:b w:val="0"/>
          <w:bCs w:val="0"/>
          <w:color w:val="000000" w:themeColor="text1"/>
          <w:sz w:val="22"/>
          <w:szCs w:val="22"/>
          <w:lang w:eastAsia="zh-CN"/>
        </w:rPr>
        <w:t xml:space="preserve"> γ=4.0</w:t>
      </w:r>
      <w:r w:rsidRPr="00EE0C51">
        <w:rPr>
          <w:rFonts w:ascii="Times New Roman" w:eastAsiaTheme="minorEastAsia" w:hAnsi="Times New Roman" w:cs="Times New Roman"/>
          <w:b w:val="0"/>
          <w:bCs w:val="0"/>
          <w:color w:val="000000" w:themeColor="text1"/>
          <w:sz w:val="22"/>
          <w:szCs w:val="22"/>
          <w:lang w:eastAsia="zh-CN"/>
        </w:rPr>
        <w:t>，以保证搜索初期具有足够的探索覆盖能力；</w:t>
      </w:r>
      <w:r w:rsidRPr="00EE0C51">
        <w:rPr>
          <w:rFonts w:ascii="Times New Roman" w:eastAsiaTheme="minorEastAsia" w:hAnsi="Times New Roman" w:cs="Times New Roman"/>
          <w:b w:val="0"/>
          <w:bCs w:val="0"/>
          <w:color w:val="000000" w:themeColor="text1"/>
          <w:sz w:val="22"/>
          <w:szCs w:val="22"/>
          <w:lang w:eastAsia="zh-CN"/>
        </w:rPr>
        <w:t xml:space="preserve">γ </w:t>
      </w:r>
      <w:r w:rsidRPr="00EE0C51">
        <w:rPr>
          <w:rFonts w:ascii="Times New Roman" w:eastAsiaTheme="minorEastAsia" w:hAnsi="Times New Roman" w:cs="Times New Roman"/>
          <w:b w:val="0"/>
          <w:bCs w:val="0"/>
          <w:color w:val="000000" w:themeColor="text1"/>
          <w:sz w:val="22"/>
          <w:szCs w:val="22"/>
          <w:lang w:eastAsia="zh-CN"/>
        </w:rPr>
        <w:t>越大，椭球膨胀程度越高，算法倾向于广域探索，</w:t>
      </w:r>
      <w:r w:rsidRPr="00EE0C51">
        <w:rPr>
          <w:rFonts w:ascii="Times New Roman" w:eastAsiaTheme="minorEastAsia" w:hAnsi="Times New Roman" w:cs="Times New Roman"/>
          <w:b w:val="0"/>
          <w:bCs w:val="0"/>
          <w:color w:val="000000" w:themeColor="text1"/>
          <w:sz w:val="22"/>
          <w:szCs w:val="22"/>
          <w:lang w:eastAsia="zh-CN"/>
        </w:rPr>
        <w:t xml:space="preserve">γ </w:t>
      </w:r>
      <w:r w:rsidRPr="00EE0C51">
        <w:rPr>
          <w:rFonts w:ascii="Times New Roman" w:eastAsiaTheme="minorEastAsia" w:hAnsi="Times New Roman" w:cs="Times New Roman"/>
          <w:b w:val="0"/>
          <w:bCs w:val="0"/>
          <w:color w:val="000000" w:themeColor="text1"/>
          <w:sz w:val="22"/>
          <w:szCs w:val="22"/>
          <w:lang w:eastAsia="zh-CN"/>
        </w:rPr>
        <w:t>越小，约束域越紧凑，算法转入局部收敛强化。启发式采样概率</w:t>
      </w:r>
      <w:r w:rsidRPr="00EE0C51">
        <w:rPr>
          <w:rFonts w:ascii="Times New Roman" w:eastAsiaTheme="minorEastAsia" w:hAnsi="Times New Roman" w:cs="Times New Roman"/>
          <w:b w:val="0"/>
          <w:bCs w:val="0"/>
          <w:color w:val="000000" w:themeColor="text1"/>
          <w:sz w:val="22"/>
          <w:szCs w:val="22"/>
          <w:lang w:eastAsia="zh-CN"/>
        </w:rPr>
        <w:t xml:space="preserve"> p </w:t>
      </w:r>
      <w:r w:rsidRPr="00EE0C51">
        <w:rPr>
          <w:rFonts w:ascii="Times New Roman" w:eastAsiaTheme="minorEastAsia" w:hAnsi="Times New Roman" w:cs="Times New Roman"/>
          <w:b w:val="0"/>
          <w:bCs w:val="0"/>
          <w:color w:val="000000" w:themeColor="text1"/>
          <w:sz w:val="22"/>
          <w:szCs w:val="22"/>
          <w:lang w:eastAsia="zh-CN"/>
        </w:rPr>
        <w:t>的取值范围设定为</w:t>
      </w:r>
      <w:r w:rsidRPr="00EE0C51">
        <w:rPr>
          <w:rFonts w:ascii="Times New Roman" w:eastAsiaTheme="minorEastAsia" w:hAnsi="Times New Roman" w:cs="Times New Roman"/>
          <w:b w:val="0"/>
          <w:bCs w:val="0"/>
          <w:color w:val="000000" w:themeColor="text1"/>
          <w:sz w:val="22"/>
          <w:szCs w:val="22"/>
          <w:lang w:eastAsia="zh-CN"/>
        </w:rPr>
        <w:t xml:space="preserve"> p</w:t>
      </w:r>
      <w:r w:rsidRPr="00EE0C51">
        <w:rPr>
          <w:rFonts w:ascii="Cambria Math" w:eastAsiaTheme="minorEastAsia" w:hAnsi="Cambria Math" w:cs="Cambria Math"/>
          <w:b w:val="0"/>
          <w:bCs w:val="0"/>
          <w:color w:val="000000" w:themeColor="text1"/>
          <w:sz w:val="22"/>
          <w:szCs w:val="22"/>
          <w:lang w:eastAsia="zh-CN"/>
        </w:rPr>
        <w:t>∈</w:t>
      </w:r>
      <w:r w:rsidRPr="00EE0C51">
        <w:rPr>
          <w:rFonts w:ascii="Times New Roman" w:eastAsiaTheme="minorEastAsia" w:hAnsi="Times New Roman" w:cs="Times New Roman"/>
          <w:b w:val="0"/>
          <w:bCs w:val="0"/>
          <w:color w:val="000000" w:themeColor="text1"/>
          <w:sz w:val="22"/>
          <w:szCs w:val="22"/>
          <w:lang w:eastAsia="zh-CN"/>
        </w:rPr>
        <w:t>[0.2, 0.95]</w:t>
      </w:r>
      <w:r w:rsidRPr="00EE0C51">
        <w:rPr>
          <w:rFonts w:ascii="Times New Roman" w:eastAsiaTheme="minorEastAsia" w:hAnsi="Times New Roman" w:cs="Times New Roman"/>
          <w:b w:val="0"/>
          <w:bCs w:val="0"/>
          <w:color w:val="000000" w:themeColor="text1"/>
          <w:sz w:val="22"/>
          <w:szCs w:val="22"/>
          <w:lang w:eastAsia="zh-CN"/>
        </w:rPr>
        <w:t>，基准值</w:t>
      </w:r>
      <w:r w:rsidRPr="00EE0C51">
        <w:rPr>
          <w:rFonts w:ascii="Times New Roman" w:eastAsiaTheme="minorEastAsia" w:hAnsi="Times New Roman" w:cs="Times New Roman"/>
          <w:b w:val="0"/>
          <w:bCs w:val="0"/>
          <w:color w:val="000000" w:themeColor="text1"/>
          <w:sz w:val="22"/>
          <w:szCs w:val="22"/>
          <w:lang w:eastAsia="zh-CN"/>
        </w:rPr>
        <w:t xml:space="preserve"> p₀=0.8</w:t>
      </w:r>
      <w:r w:rsidRPr="00EE0C51">
        <w:rPr>
          <w:rFonts w:ascii="Times New Roman" w:eastAsiaTheme="minorEastAsia" w:hAnsi="Times New Roman" w:cs="Times New Roman"/>
          <w:b w:val="0"/>
          <w:bCs w:val="0"/>
          <w:color w:val="000000" w:themeColor="text1"/>
          <w:sz w:val="22"/>
          <w:szCs w:val="22"/>
          <w:lang w:eastAsia="zh-CN"/>
        </w:rPr>
        <w:t>，初始值设为</w:t>
      </w:r>
      <w:r w:rsidRPr="00EE0C51">
        <w:rPr>
          <w:rFonts w:ascii="Times New Roman" w:eastAsiaTheme="minorEastAsia" w:hAnsi="Times New Roman" w:cs="Times New Roman"/>
          <w:b w:val="0"/>
          <w:bCs w:val="0"/>
          <w:color w:val="000000" w:themeColor="text1"/>
          <w:sz w:val="22"/>
          <w:szCs w:val="22"/>
          <w:lang w:eastAsia="zh-CN"/>
        </w:rPr>
        <w:t xml:space="preserve"> p=0.0</w:t>
      </w:r>
      <w:r w:rsidRPr="00EE0C51">
        <w:rPr>
          <w:rFonts w:ascii="Times New Roman" w:eastAsiaTheme="minorEastAsia" w:hAnsi="Times New Roman" w:cs="Times New Roman"/>
          <w:b w:val="0"/>
          <w:bCs w:val="0"/>
          <w:color w:val="000000" w:themeColor="text1"/>
          <w:sz w:val="22"/>
          <w:szCs w:val="22"/>
          <w:lang w:eastAsia="zh-CN"/>
        </w:rPr>
        <w:t>，使算法在尚未获得任何可行路径前完全依赖全局随机采样进行初始探索；</w:t>
      </w:r>
      <w:r w:rsidRPr="00EE0C51">
        <w:rPr>
          <w:rFonts w:ascii="Times New Roman" w:eastAsiaTheme="minorEastAsia" w:hAnsi="Times New Roman" w:cs="Times New Roman"/>
          <w:b w:val="0"/>
          <w:bCs w:val="0"/>
          <w:color w:val="000000" w:themeColor="text1"/>
          <w:sz w:val="22"/>
          <w:szCs w:val="22"/>
          <w:lang w:eastAsia="zh-CN"/>
        </w:rPr>
        <w:t xml:space="preserve">p </w:t>
      </w:r>
      <w:r w:rsidRPr="00EE0C51">
        <w:rPr>
          <w:rFonts w:ascii="Times New Roman" w:eastAsiaTheme="minorEastAsia" w:hAnsi="Times New Roman" w:cs="Times New Roman"/>
          <w:b w:val="0"/>
          <w:bCs w:val="0"/>
          <w:color w:val="000000" w:themeColor="text1"/>
          <w:sz w:val="22"/>
          <w:szCs w:val="22"/>
          <w:lang w:eastAsia="zh-CN"/>
        </w:rPr>
        <w:t>越高，知情采样比例越大，偏向局部精细搜索，</w:t>
      </w:r>
      <w:r w:rsidRPr="00EE0C51">
        <w:rPr>
          <w:rFonts w:ascii="Times New Roman" w:eastAsiaTheme="minorEastAsia" w:hAnsi="Times New Roman" w:cs="Times New Roman"/>
          <w:b w:val="0"/>
          <w:bCs w:val="0"/>
          <w:color w:val="000000" w:themeColor="text1"/>
          <w:sz w:val="22"/>
          <w:szCs w:val="22"/>
          <w:lang w:eastAsia="zh-CN"/>
        </w:rPr>
        <w:t xml:space="preserve">p </w:t>
      </w:r>
      <w:r w:rsidRPr="00EE0C51">
        <w:rPr>
          <w:rFonts w:ascii="Times New Roman" w:eastAsiaTheme="minorEastAsia" w:hAnsi="Times New Roman" w:cs="Times New Roman"/>
          <w:b w:val="0"/>
          <w:bCs w:val="0"/>
          <w:color w:val="000000" w:themeColor="text1"/>
          <w:sz w:val="22"/>
          <w:szCs w:val="22"/>
          <w:lang w:eastAsia="zh-CN"/>
        </w:rPr>
        <w:t>越低，全局随机采样比例增加，维持搜索多样性。约束过松时大量节点落在低效区域，约束过紧时在障碍物密集场景中有效采样率骤降；在</w:t>
      </w:r>
      <w:r w:rsidRPr="00EE0C51">
        <w:rPr>
          <w:rFonts w:ascii="Times New Roman" w:eastAsiaTheme="minorEastAsia" w:hAnsi="Times New Roman" w:cs="Times New Roman"/>
          <w:b w:val="0"/>
          <w:bCs w:val="0"/>
          <w:color w:val="000000" w:themeColor="text1"/>
          <w:sz w:val="22"/>
          <w:szCs w:val="22"/>
          <w:lang w:eastAsia="zh-CN"/>
        </w:rPr>
        <w:t xml:space="preserve"> SSFOR </w:t>
      </w:r>
      <w:r w:rsidRPr="00EE0C51">
        <w:rPr>
          <w:rFonts w:ascii="Times New Roman" w:eastAsiaTheme="minorEastAsia" w:hAnsi="Times New Roman" w:cs="Times New Roman"/>
          <w:b w:val="0"/>
          <w:bCs w:val="0"/>
          <w:color w:val="000000" w:themeColor="text1"/>
          <w:sz w:val="22"/>
          <w:szCs w:val="22"/>
          <w:lang w:eastAsia="zh-CN"/>
        </w:rPr>
        <w:t>的闭环调节下，两个参数始终保持在上述有效范围内波动，防止约束域出现无界膨胀或过度收缩，使约束强度与当前搜索阶段持续匹配。</w:t>
      </w:r>
    </w:p>
    <w:p w14:paraId="78EA0344" w14:textId="48D87D42" w:rsidR="000E4C16" w:rsidRDefault="00AD6E4F" w:rsidP="009B7CDF">
      <w:pPr>
        <w:pStyle w:val="11"/>
        <w:ind w:left="219" w:firstLine="0"/>
        <w:jc w:val="both"/>
        <w:rPr>
          <w:rFonts w:eastAsiaTheme="minorEastAsia"/>
          <w:sz w:val="21"/>
          <w:szCs w:val="21"/>
          <w:lang w:eastAsia="zh-CN"/>
        </w:rPr>
      </w:pPr>
      <w:r w:rsidRPr="00E038E7">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5"/>
                    <a:stretch>
                      <a:fillRect/>
                    </a:stretch>
                  </pic:blipFill>
                  <pic:spPr>
                    <a:xfrm>
                      <a:off x="0" y="0"/>
                      <a:ext cx="6483350" cy="4765040"/>
                    </a:xfrm>
                    <a:prstGeom prst="rect">
                      <a:avLst/>
                    </a:prstGeom>
                  </pic:spPr>
                </pic:pic>
              </a:graphicData>
            </a:graphic>
          </wp:inline>
        </w:drawing>
      </w:r>
    </w:p>
    <w:p w14:paraId="46323167" w14:textId="77777777" w:rsidR="000E4C16" w:rsidRPr="00833A35" w:rsidDel="00043ED5" w:rsidRDefault="000E4C16" w:rsidP="000E4C16">
      <w:pPr>
        <w:jc w:val="center"/>
        <w:rPr>
          <w:del w:id="152"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53" w:author="兴雨 郭" w:date="2026-02-05T23:04:00Z" w16du:dateUtc="2026-02-05T15:04:00Z"/>
          <w:rFonts w:eastAsiaTheme="minorEastAsia"/>
          <w:lang w:eastAsia="zh-CN"/>
        </w:rPr>
        <w:pPrChange w:id="154" w:author="兴雨 郭" w:date="2026-02-05T23:04:00Z" w16du:dateUtc="2026-02-05T15:04:00Z">
          <w:pPr>
            <w:pStyle w:val="a6"/>
            <w:ind w:left="720" w:firstLine="0"/>
            <w:jc w:val="center"/>
          </w:pPr>
        </w:pPrChange>
      </w:pPr>
    </w:p>
    <w:p w14:paraId="74F64DD8" w14:textId="3F78AB52" w:rsidR="00DC3B50" w:rsidDel="00043ED5" w:rsidRDefault="00DC3B50">
      <w:pPr>
        <w:rPr>
          <w:del w:id="155" w:author="兴雨 郭" w:date="2026-02-05T23:04:00Z" w16du:dateUtc="2026-02-05T15:04:00Z"/>
          <w:rFonts w:eastAsiaTheme="minorEastAsia"/>
          <w:lang w:eastAsia="zh-CN"/>
        </w:rPr>
        <w:pPrChange w:id="156" w:author="兴雨 郭" w:date="2026-02-05T23:04:00Z" w16du:dateUtc="2026-02-05T15:04:00Z">
          <w:pPr>
            <w:pStyle w:val="a6"/>
            <w:ind w:left="720" w:firstLine="0"/>
            <w:jc w:val="center"/>
          </w:pPr>
        </w:pPrChange>
      </w:pPr>
    </w:p>
    <w:p w14:paraId="5424E693" w14:textId="135150A5" w:rsidR="00DC3B50" w:rsidDel="00043ED5" w:rsidRDefault="00DC3B50">
      <w:pPr>
        <w:rPr>
          <w:del w:id="157" w:author="兴雨 郭" w:date="2026-02-05T23:04:00Z" w16du:dateUtc="2026-02-05T15:04:00Z"/>
          <w:rFonts w:eastAsiaTheme="minorEastAsia"/>
          <w:lang w:eastAsia="zh-CN"/>
        </w:rPr>
        <w:pPrChange w:id="158" w:author="兴雨 郭" w:date="2026-02-05T23:04:00Z" w16du:dateUtc="2026-02-05T15:04:00Z">
          <w:pPr>
            <w:pStyle w:val="a6"/>
            <w:ind w:left="720" w:firstLine="0"/>
            <w:jc w:val="center"/>
          </w:pPr>
        </w:pPrChange>
      </w:pPr>
    </w:p>
    <w:p w14:paraId="0EFC7788" w14:textId="318F73FA" w:rsidR="00DC3B50" w:rsidDel="00043ED5" w:rsidRDefault="00DC3B50">
      <w:pPr>
        <w:rPr>
          <w:del w:id="159" w:author="兴雨 郭" w:date="2026-02-05T23:04:00Z" w16du:dateUtc="2026-02-05T15:04:00Z"/>
          <w:rFonts w:eastAsiaTheme="minorEastAsia"/>
          <w:lang w:eastAsia="zh-CN"/>
        </w:rPr>
        <w:pPrChange w:id="160" w:author="兴雨 郭" w:date="2026-02-05T23:04:00Z" w16du:dateUtc="2026-02-05T15:04:00Z">
          <w:pPr>
            <w:pStyle w:val="a6"/>
            <w:ind w:left="720" w:firstLine="0"/>
            <w:jc w:val="center"/>
          </w:pPr>
        </w:pPrChange>
      </w:pPr>
    </w:p>
    <w:p w14:paraId="52252CEB" w14:textId="676113D6" w:rsidR="00DC3B50" w:rsidDel="00043ED5" w:rsidRDefault="00DC3B50">
      <w:pPr>
        <w:rPr>
          <w:del w:id="161" w:author="兴雨 郭" w:date="2026-02-05T23:04:00Z" w16du:dateUtc="2026-02-05T15:04:00Z"/>
          <w:rFonts w:eastAsiaTheme="minorEastAsia"/>
          <w:lang w:eastAsia="zh-CN"/>
        </w:rPr>
        <w:pPrChange w:id="162" w:author="兴雨 郭" w:date="2026-02-05T23:04:00Z" w16du:dateUtc="2026-02-05T15:04:00Z">
          <w:pPr>
            <w:pStyle w:val="a6"/>
            <w:ind w:left="720" w:firstLine="0"/>
            <w:jc w:val="center"/>
          </w:pPr>
        </w:pPrChange>
      </w:pPr>
    </w:p>
    <w:p w14:paraId="61C84D48" w14:textId="1242E6AA" w:rsidR="00DC3B50" w:rsidDel="00043ED5" w:rsidRDefault="00DC3B50">
      <w:pPr>
        <w:rPr>
          <w:del w:id="163" w:author="兴雨 郭" w:date="2026-02-05T23:04:00Z" w16du:dateUtc="2026-02-05T15:04:00Z"/>
          <w:rFonts w:eastAsiaTheme="minorEastAsia"/>
          <w:lang w:eastAsia="zh-CN"/>
        </w:rPr>
        <w:pPrChange w:id="164" w:author="兴雨 郭" w:date="2026-02-05T23:04:00Z" w16du:dateUtc="2026-02-05T15:04:00Z">
          <w:pPr>
            <w:pStyle w:val="a6"/>
            <w:ind w:left="720" w:firstLine="0"/>
            <w:jc w:val="center"/>
          </w:pPr>
        </w:pPrChange>
      </w:pPr>
    </w:p>
    <w:p w14:paraId="0FCAEC4B" w14:textId="2B97CD25" w:rsidR="00DC3B50" w:rsidDel="00043ED5" w:rsidRDefault="00DC3B50">
      <w:pPr>
        <w:rPr>
          <w:del w:id="165" w:author="兴雨 郭" w:date="2026-02-05T23:04:00Z" w16du:dateUtc="2026-02-05T15:04:00Z"/>
          <w:rFonts w:eastAsiaTheme="minorEastAsia"/>
          <w:lang w:eastAsia="zh-CN"/>
        </w:rPr>
        <w:pPrChange w:id="166" w:author="兴雨 郭" w:date="2026-02-05T23:04:00Z" w16du:dateUtc="2026-02-05T15:04:00Z">
          <w:pPr>
            <w:pStyle w:val="a6"/>
            <w:ind w:left="720" w:firstLine="0"/>
            <w:jc w:val="center"/>
          </w:pPr>
        </w:pPrChange>
      </w:pPr>
    </w:p>
    <w:p w14:paraId="4CECF127" w14:textId="79A5BF8E" w:rsidR="00DC3B50" w:rsidDel="00043ED5" w:rsidRDefault="00DC3B50">
      <w:pPr>
        <w:rPr>
          <w:del w:id="167" w:author="兴雨 郭" w:date="2026-02-05T23:04:00Z" w16du:dateUtc="2026-02-05T15:04:00Z"/>
          <w:rFonts w:eastAsiaTheme="minorEastAsia"/>
          <w:lang w:eastAsia="zh-CN"/>
        </w:rPr>
        <w:pPrChange w:id="168" w:author="兴雨 郭" w:date="2026-02-05T23:04:00Z" w16du:dateUtc="2026-02-05T15:04:00Z">
          <w:pPr>
            <w:pStyle w:val="a6"/>
            <w:ind w:left="720" w:firstLine="0"/>
            <w:jc w:val="center"/>
          </w:pPr>
        </w:pPrChange>
      </w:pPr>
    </w:p>
    <w:p w14:paraId="59E98505" w14:textId="66B2B6DA" w:rsidR="00DC3B50" w:rsidDel="00043ED5" w:rsidRDefault="00DC3B50">
      <w:pPr>
        <w:rPr>
          <w:del w:id="169" w:author="兴雨 郭" w:date="2026-02-05T23:04:00Z" w16du:dateUtc="2026-02-05T15:04:00Z"/>
          <w:rFonts w:eastAsiaTheme="minorEastAsia"/>
          <w:lang w:eastAsia="zh-CN"/>
        </w:rPr>
        <w:pPrChange w:id="170" w:author="兴雨 郭" w:date="2026-02-05T23:04:00Z" w16du:dateUtc="2026-02-05T15:04:00Z">
          <w:pPr>
            <w:pStyle w:val="a6"/>
            <w:ind w:left="720" w:firstLine="0"/>
            <w:jc w:val="center"/>
          </w:pPr>
        </w:pPrChange>
      </w:pPr>
    </w:p>
    <w:p w14:paraId="2E5140F7" w14:textId="711DA43B" w:rsidR="00DC3B50" w:rsidDel="00043ED5" w:rsidRDefault="00DC3B50">
      <w:pPr>
        <w:rPr>
          <w:del w:id="171" w:author="兴雨 郭" w:date="2026-02-05T23:04:00Z" w16du:dateUtc="2026-02-05T15:04:00Z"/>
          <w:rFonts w:eastAsiaTheme="minorEastAsia"/>
          <w:lang w:eastAsia="zh-CN"/>
        </w:rPr>
        <w:pPrChange w:id="172" w:author="兴雨 郭" w:date="2026-02-05T23:04:00Z" w16du:dateUtc="2026-02-05T15:04:00Z">
          <w:pPr>
            <w:pStyle w:val="a6"/>
            <w:ind w:left="720" w:firstLine="0"/>
            <w:jc w:val="center"/>
          </w:pPr>
        </w:pPrChange>
      </w:pPr>
    </w:p>
    <w:p w14:paraId="78847079" w14:textId="19325FE0" w:rsidR="00DC3B50" w:rsidDel="00043ED5" w:rsidRDefault="00DC3B50">
      <w:pPr>
        <w:rPr>
          <w:del w:id="173" w:author="兴雨 郭" w:date="2026-02-05T23:04:00Z" w16du:dateUtc="2026-02-05T15:04:00Z"/>
          <w:rFonts w:eastAsiaTheme="minorEastAsia"/>
          <w:lang w:eastAsia="zh-CN"/>
        </w:rPr>
        <w:pPrChange w:id="174" w:author="兴雨 郭" w:date="2026-02-05T23:04:00Z" w16du:dateUtc="2026-02-05T15:04:00Z">
          <w:pPr>
            <w:pStyle w:val="a6"/>
            <w:ind w:left="720" w:firstLine="0"/>
            <w:jc w:val="center"/>
          </w:pPr>
        </w:pPrChange>
      </w:pPr>
    </w:p>
    <w:p w14:paraId="0A11CC8B" w14:textId="3C94D257" w:rsidR="00DC3B50" w:rsidDel="00043ED5" w:rsidRDefault="00DC3B50">
      <w:pPr>
        <w:rPr>
          <w:del w:id="175" w:author="兴雨 郭" w:date="2026-02-05T23:04:00Z" w16du:dateUtc="2026-02-05T15:04:00Z"/>
          <w:rFonts w:eastAsiaTheme="minorEastAsia"/>
          <w:lang w:eastAsia="zh-CN"/>
        </w:rPr>
        <w:pPrChange w:id="176" w:author="兴雨 郭" w:date="2026-02-05T23:04:00Z" w16du:dateUtc="2026-02-05T15:04:00Z">
          <w:pPr>
            <w:pStyle w:val="a6"/>
            <w:ind w:left="720" w:firstLine="0"/>
            <w:jc w:val="center"/>
          </w:pPr>
        </w:pPrChange>
      </w:pPr>
    </w:p>
    <w:p w14:paraId="304CF5A3" w14:textId="345635C3" w:rsidR="00DC3B50" w:rsidDel="00043ED5" w:rsidRDefault="00DC3B50">
      <w:pPr>
        <w:rPr>
          <w:del w:id="177" w:author="兴雨 郭" w:date="2026-02-05T23:04:00Z" w16du:dateUtc="2026-02-05T15:04:00Z"/>
          <w:rFonts w:eastAsiaTheme="minorEastAsia"/>
          <w:lang w:eastAsia="zh-CN"/>
        </w:rPr>
        <w:pPrChange w:id="178" w:author="兴雨 郭" w:date="2026-02-05T23:04:00Z" w16du:dateUtc="2026-02-05T15:04:00Z">
          <w:pPr>
            <w:pStyle w:val="a6"/>
            <w:ind w:left="720" w:firstLine="0"/>
            <w:jc w:val="center"/>
          </w:pPr>
        </w:pPrChange>
      </w:pPr>
    </w:p>
    <w:p w14:paraId="08F26CF1" w14:textId="6A5951BA" w:rsidR="00DC3B50" w:rsidDel="00043ED5" w:rsidRDefault="00DC3B50">
      <w:pPr>
        <w:rPr>
          <w:del w:id="179" w:author="兴雨 郭" w:date="2026-02-05T23:04:00Z" w16du:dateUtc="2026-02-05T15:04:00Z"/>
          <w:rFonts w:eastAsiaTheme="minorEastAsia"/>
          <w:lang w:eastAsia="zh-CN"/>
        </w:rPr>
        <w:pPrChange w:id="180" w:author="兴雨 郭" w:date="2026-02-05T23:04:00Z" w16du:dateUtc="2026-02-05T15:04:00Z">
          <w:pPr>
            <w:pStyle w:val="a6"/>
            <w:ind w:left="720" w:firstLine="0"/>
            <w:jc w:val="center"/>
          </w:pPr>
        </w:pPrChange>
      </w:pPr>
    </w:p>
    <w:p w14:paraId="4FC5ACFF" w14:textId="7FA14F3E" w:rsidR="00DC3B50" w:rsidDel="00043ED5" w:rsidRDefault="00DC3B50">
      <w:pPr>
        <w:rPr>
          <w:del w:id="181" w:author="兴雨 郭" w:date="2026-02-05T23:04:00Z" w16du:dateUtc="2026-02-05T15:04:00Z"/>
          <w:rFonts w:eastAsiaTheme="minorEastAsia"/>
          <w:lang w:eastAsia="zh-CN"/>
        </w:rPr>
        <w:pPrChange w:id="182" w:author="兴雨 郭" w:date="2026-02-05T23:04:00Z" w16du:dateUtc="2026-02-05T15:04:00Z">
          <w:pPr>
            <w:pStyle w:val="a6"/>
            <w:ind w:left="720" w:firstLine="0"/>
            <w:jc w:val="center"/>
          </w:pPr>
        </w:pPrChange>
      </w:pPr>
    </w:p>
    <w:p w14:paraId="7A1EB4C1" w14:textId="6A69F555" w:rsidR="00DC3B50" w:rsidDel="00043ED5" w:rsidRDefault="00DC3B50">
      <w:pPr>
        <w:rPr>
          <w:del w:id="183" w:author="兴雨 郭" w:date="2026-02-05T23:04:00Z" w16du:dateUtc="2026-02-05T15:04:00Z"/>
          <w:rFonts w:eastAsiaTheme="minorEastAsia"/>
          <w:lang w:eastAsia="zh-CN"/>
        </w:rPr>
        <w:pPrChange w:id="184" w:author="兴雨 郭" w:date="2026-02-05T23:04:00Z" w16du:dateUtc="2026-02-05T15:04:00Z">
          <w:pPr>
            <w:pStyle w:val="a6"/>
            <w:ind w:left="720" w:firstLine="0"/>
            <w:jc w:val="center"/>
          </w:pPr>
        </w:pPrChange>
      </w:pPr>
    </w:p>
    <w:p w14:paraId="07CEAE0B" w14:textId="7DF5A8CC" w:rsidR="00DC3B50" w:rsidDel="00043ED5" w:rsidRDefault="00DC3B50">
      <w:pPr>
        <w:rPr>
          <w:del w:id="185" w:author="兴雨 郭" w:date="2026-02-05T23:04:00Z" w16du:dateUtc="2026-02-05T15:04:00Z"/>
          <w:rFonts w:eastAsiaTheme="minorEastAsia"/>
          <w:lang w:eastAsia="zh-CN"/>
        </w:rPr>
        <w:pPrChange w:id="186" w:author="兴雨 郭" w:date="2026-02-05T23:04:00Z" w16du:dateUtc="2026-02-05T15:04:00Z">
          <w:pPr>
            <w:pStyle w:val="a6"/>
            <w:ind w:left="720" w:firstLine="0"/>
            <w:jc w:val="center"/>
          </w:pPr>
        </w:pPrChange>
      </w:pPr>
    </w:p>
    <w:p w14:paraId="1AF17F00" w14:textId="791FA742" w:rsidR="00DC3B50" w:rsidDel="00043ED5" w:rsidRDefault="00DC3B50">
      <w:pPr>
        <w:rPr>
          <w:del w:id="187" w:author="兴雨 郭" w:date="2026-02-05T23:04:00Z" w16du:dateUtc="2026-02-05T15:04:00Z"/>
          <w:rFonts w:eastAsiaTheme="minorEastAsia"/>
          <w:lang w:eastAsia="zh-CN"/>
        </w:rPr>
        <w:pPrChange w:id="188" w:author="兴雨 郭" w:date="2026-02-05T23:04:00Z" w16du:dateUtc="2026-02-05T15:04:00Z">
          <w:pPr>
            <w:pStyle w:val="a6"/>
            <w:ind w:left="720" w:firstLine="0"/>
            <w:jc w:val="center"/>
          </w:pPr>
        </w:pPrChange>
      </w:pPr>
    </w:p>
    <w:p w14:paraId="086B0CEE" w14:textId="4E608AD5" w:rsidR="00DC3B50" w:rsidDel="00043ED5" w:rsidRDefault="00DC3B50">
      <w:pPr>
        <w:rPr>
          <w:del w:id="189" w:author="兴雨 郭" w:date="2026-02-05T23:04:00Z" w16du:dateUtc="2026-02-05T15:04:00Z"/>
          <w:rFonts w:eastAsiaTheme="minorEastAsia"/>
          <w:lang w:eastAsia="zh-CN"/>
        </w:rPr>
        <w:pPrChange w:id="190" w:author="兴雨 郭" w:date="2026-02-05T23:04:00Z" w16du:dateUtc="2026-02-05T15:04:00Z">
          <w:pPr>
            <w:pStyle w:val="a6"/>
            <w:ind w:left="720" w:firstLine="0"/>
            <w:jc w:val="center"/>
          </w:pPr>
        </w:pPrChange>
      </w:pPr>
    </w:p>
    <w:p w14:paraId="42B80F81" w14:textId="68BAF0F5" w:rsidR="00DC3B50" w:rsidDel="00043ED5" w:rsidRDefault="00DC3B50">
      <w:pPr>
        <w:rPr>
          <w:del w:id="191" w:author="兴雨 郭" w:date="2026-02-05T23:04:00Z" w16du:dateUtc="2026-02-05T15:04:00Z"/>
          <w:rFonts w:eastAsiaTheme="minorEastAsia"/>
          <w:lang w:eastAsia="zh-CN"/>
        </w:rPr>
        <w:pPrChange w:id="192"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193" w:author="兴雨 郭" w:date="2026-02-01T23:46:00Z" w16du:dateUtc="2026-02-01T15:46:00Z"/>
          <w:rFonts w:eastAsiaTheme="minorEastAsia"/>
          <w:lang w:eastAsia="zh-CN"/>
          <w:rPrChange w:id="194" w:author="兴雨 郭" w:date="2026-02-01T23:45:00Z" w16du:dateUtc="2026-02-01T15:45:00Z">
            <w:rPr>
              <w:del w:id="195" w:author="兴雨 郭" w:date="2026-02-01T23:46:00Z" w16du:dateUtc="2026-02-01T15:46:00Z"/>
              <w:rFonts w:eastAsiaTheme="minorEastAsia"/>
              <w:u w:val="words"/>
              <w:lang w:eastAsia="zh-CN"/>
            </w:rPr>
          </w:rPrChange>
        </w:rPr>
        <w:pPrChange w:id="196" w:author="兴雨 郭" w:date="2026-02-01T23:45:00Z" w16du:dateUtc="2026-02-01T15:45:00Z">
          <w:pPr>
            <w:pStyle w:val="a6"/>
            <w:ind w:left="720" w:firstLine="0"/>
            <w:jc w:val="center"/>
          </w:pPr>
        </w:pPrChange>
      </w:pPr>
      <w:del w:id="197" w:author="兴雨 郭" w:date="2026-02-01T23:46:00Z" w16du:dateUtc="2026-02-01T15:46:00Z">
        <w:r w:rsidRPr="00DC3B50" w:rsidDel="00DC3B50">
          <w:rPr>
            <w:rFonts w:eastAsiaTheme="minorEastAsia" w:hint="eastAsia"/>
            <w:lang w:eastAsia="zh-CN"/>
            <w:rPrChange w:id="198" w:author="兴雨 郭" w:date="2026-02-01T23:45:00Z" w16du:dateUtc="2026-02-01T15:45:00Z">
              <w:rPr>
                <w:rFonts w:eastAsiaTheme="minorEastAsia" w:hint="eastAsia"/>
                <w:u w:val="words"/>
                <w:lang w:eastAsia="zh-CN"/>
              </w:rPr>
            </w:rPrChange>
          </w:rPr>
          <w:delText>人如图</w:delText>
        </w:r>
      </w:del>
    </w:p>
    <w:p w14:paraId="3714D2F9" w14:textId="584CCF5D"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199"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BF4D83">
        <w:rPr>
          <w:rFonts w:ascii="Times New Roman" w:eastAsia="宋体" w:hAnsi="Times New Roman" w:cs="Times New Roman" w:hint="eastAsia"/>
          <w:spacing w:val="-2"/>
          <w:w w:val="110"/>
          <w:highlight w:val="yellow"/>
          <w:lang w:eastAsia="zh-CN"/>
        </w:rPr>
        <w:t>4</w:t>
      </w:r>
      <w:r w:rsidR="0047730F">
        <w:rPr>
          <w:rFonts w:ascii="Times New Roman" w:eastAsia="宋体" w:hAnsi="Times New Roman" w:cs="Times New Roman" w:hint="eastAsia"/>
          <w:spacing w:val="-2"/>
          <w:w w:val="110"/>
          <w:highlight w:val="yellow"/>
          <w:lang w:eastAsia="zh-CN"/>
        </w:rPr>
        <w:t xml:space="preserve"> </w:t>
      </w:r>
      <w:bookmarkEnd w:id="117"/>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00"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6359F4AB"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 xml:space="preserve">Fig. </w:t>
      </w:r>
      <w:r w:rsidR="008C2804">
        <w:rPr>
          <w:rFonts w:ascii="Times New Roman" w:eastAsia="宋体" w:hAnsi="Times New Roman" w:cs="Times New Roman" w:hint="eastAsia"/>
          <w:spacing w:val="-2"/>
          <w:w w:val="110"/>
          <w:lang w:eastAsia="zh-CN"/>
        </w:rPr>
        <w:t>4</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19945096">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6"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2E52F10" w:rsidR="00030EF5" w:rsidRPr="00030EF5" w:rsidDel="00043ED5" w:rsidRDefault="00030EF5" w:rsidP="00892ADF">
      <w:pPr>
        <w:tabs>
          <w:tab w:val="left" w:pos="627"/>
        </w:tabs>
        <w:spacing w:before="229"/>
        <w:jc w:val="center"/>
        <w:outlineLvl w:val="2"/>
        <w:rPr>
          <w:del w:id="201" w:author="兴雨 郭" w:date="2026-02-05T23:02:00Z" w16du:dateUtc="2026-02-05T15:02:00Z"/>
          <w:rFonts w:eastAsia="宋体"/>
          <w:spacing w:val="-2"/>
          <w:w w:val="110"/>
          <w:lang w:eastAsia="zh-CN"/>
        </w:rPr>
      </w:pPr>
      <w:r w:rsidRPr="00FD572D">
        <w:rPr>
          <w:rFonts w:eastAsiaTheme="minorEastAsia"/>
          <w:b/>
          <w:bCs/>
          <w:lang w:eastAsia="zh-CN"/>
        </w:rPr>
        <w:t>图</w:t>
      </w:r>
      <w:r w:rsidR="00BF4D83">
        <w:rPr>
          <w:rFonts w:eastAsiaTheme="minorEastAsia" w:hint="eastAsia"/>
          <w:b/>
          <w:bCs/>
          <w:lang w:eastAsia="zh-CN"/>
        </w:rPr>
        <w:t>5</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w:t>
      </w:r>
    </w:p>
    <w:p w14:paraId="383A1755" w14:textId="6C4F2187" w:rsidR="00DC3B50" w:rsidRPr="000E64A2" w:rsidRDefault="00DC3B50">
      <w:pPr>
        <w:jc w:val="center"/>
        <w:rPr>
          <w:rFonts w:eastAsia="宋体"/>
          <w:spacing w:val="-2"/>
          <w:w w:val="110"/>
          <w:lang w:eastAsia="zh-CN"/>
        </w:rPr>
        <w:pPrChange w:id="202" w:author="兴雨 郭" w:date="2026-02-05T23:02:00Z" w16du:dateUtc="2026-02-05T15:02:00Z">
          <w:pPr>
            <w:pStyle w:val="11"/>
            <w:tabs>
              <w:tab w:val="left" w:pos="487"/>
            </w:tabs>
            <w:spacing w:before="109"/>
          </w:pPr>
        </w:pPrChange>
      </w:pPr>
    </w:p>
    <w:p w14:paraId="2960704D" w14:textId="740792AC" w:rsidR="00A008C3" w:rsidRPr="005D13D5" w:rsidRDefault="00EA01BF" w:rsidP="00473433">
      <w:pPr>
        <w:pStyle w:val="11"/>
        <w:numPr>
          <w:ilvl w:val="0"/>
          <w:numId w:val="5"/>
        </w:numPr>
        <w:tabs>
          <w:tab w:val="left" w:pos="487"/>
        </w:tabs>
        <w:spacing w:before="109"/>
        <w:ind w:left="255" w:hanging="255"/>
        <w:rPr>
          <w:spacing w:val="-2"/>
          <w:w w:val="110"/>
        </w:rPr>
      </w:pPr>
      <w:bookmarkStart w:id="203" w:name="2_Problem_statement_and_notation"/>
      <w:bookmarkEnd w:id="203"/>
      <w:r w:rsidRPr="005D13D5">
        <w:rPr>
          <w:spacing w:val="-2"/>
          <w:w w:val="110"/>
        </w:rPr>
        <w:t>Simulation</w:t>
      </w:r>
      <w:bookmarkStart w:id="204" w:name="OLE_LINK21"/>
    </w:p>
    <w:bookmarkEnd w:id="204"/>
    <w:p w14:paraId="4E5117F1" w14:textId="218E3689" w:rsidR="0076352E" w:rsidRPr="00A11D27" w:rsidRDefault="00D560A4" w:rsidP="004E1DC7">
      <w:pPr>
        <w:pStyle w:val="a3"/>
        <w:spacing w:line="261" w:lineRule="auto"/>
        <w:ind w:right="114" w:firstLineChars="200" w:firstLine="440"/>
        <w:jc w:val="both"/>
        <w:rPr>
          <w:rFonts w:eastAsiaTheme="minorEastAsia"/>
          <w:sz w:val="22"/>
          <w:szCs w:val="22"/>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w:t>
      </w:r>
      <w:r w:rsidR="00A11D27" w:rsidRPr="00A11D27">
        <w:rPr>
          <w:rFonts w:eastAsiaTheme="minorEastAsia"/>
          <w:sz w:val="22"/>
          <w:szCs w:val="22"/>
          <w:lang w:eastAsia="zh-CN"/>
        </w:rPr>
        <w:t>二维与三维空间下分别开展了仿真对比实验，结果如</w:t>
      </w:r>
      <w:r w:rsidR="00A11D27">
        <w:rPr>
          <w:rFonts w:eastAsiaTheme="minorEastAsia" w:hint="eastAsia"/>
          <w:sz w:val="22"/>
          <w:szCs w:val="22"/>
          <w:lang w:eastAsia="zh-CN"/>
        </w:rPr>
        <w:t>图</w:t>
      </w:r>
      <w:r w:rsidR="00A11D27">
        <w:rPr>
          <w:rFonts w:eastAsiaTheme="minorEastAsia" w:hint="eastAsia"/>
          <w:sz w:val="22"/>
          <w:szCs w:val="22"/>
          <w:lang w:eastAsia="zh-CN"/>
        </w:rPr>
        <w:t>6</w:t>
      </w:r>
      <w:r w:rsidR="00A11D27">
        <w:rPr>
          <w:rFonts w:eastAsiaTheme="minorEastAsia" w:hint="eastAsia"/>
          <w:sz w:val="22"/>
          <w:szCs w:val="22"/>
          <w:lang w:eastAsia="zh-CN"/>
        </w:rPr>
        <w:t>、图</w:t>
      </w:r>
      <w:r w:rsidR="00A11D27">
        <w:rPr>
          <w:rFonts w:eastAsiaTheme="minorEastAsia" w:hint="eastAsia"/>
          <w:sz w:val="22"/>
          <w:szCs w:val="22"/>
          <w:lang w:eastAsia="zh-CN"/>
        </w:rPr>
        <w:t>7</w:t>
      </w:r>
      <w:r w:rsidR="00A11D27" w:rsidRPr="00A11D27">
        <w:rPr>
          <w:rFonts w:eastAsiaTheme="minorEastAsia"/>
          <w:sz w:val="22"/>
          <w:szCs w:val="22"/>
          <w:lang w:eastAsia="zh-CN"/>
        </w:rPr>
        <w:t>所示</w:t>
      </w:r>
      <w:r w:rsidRPr="004B65D6">
        <w:rPr>
          <w:rFonts w:eastAsiaTheme="minorEastAsia"/>
          <w:sz w:val="22"/>
          <w:szCs w:val="22"/>
          <w:lang w:eastAsia="zh-CN"/>
        </w:rPr>
        <w:t>。评估指标包括</w:t>
      </w:r>
      <w:r w:rsidR="00A11D27" w:rsidRPr="00A11D27">
        <w:rPr>
          <w:rFonts w:eastAsiaTheme="minorEastAsia"/>
          <w:sz w:val="22"/>
          <w:szCs w:val="22"/>
          <w:lang w:eastAsia="zh-CN"/>
        </w:rPr>
        <w:t>路径长度（</w:t>
      </w:r>
      <w:r w:rsidR="00A11D27" w:rsidRPr="00A11D27">
        <w:rPr>
          <w:rFonts w:eastAsiaTheme="minorEastAsia"/>
          <w:sz w:val="22"/>
          <w:szCs w:val="22"/>
          <w:lang w:eastAsia="zh-CN"/>
        </w:rPr>
        <w:t>Path Length</w:t>
      </w:r>
      <w:r w:rsidR="00A11D27" w:rsidRPr="00A11D27">
        <w:rPr>
          <w:rFonts w:eastAsiaTheme="minorEastAsia"/>
          <w:sz w:val="22"/>
          <w:szCs w:val="22"/>
          <w:lang w:eastAsia="zh-CN"/>
        </w:rPr>
        <w:t>）为路径相邻节点欧氏距离之和（</w:t>
      </w:r>
      <w:r w:rsidR="00A11D27" w:rsidRPr="00A11D27">
        <w:rPr>
          <w:rFonts w:eastAsiaTheme="minorEastAsia"/>
          <w:sz w:val="22"/>
          <w:szCs w:val="22"/>
          <w:lang w:eastAsia="zh-CN"/>
        </w:rPr>
        <w:t>mm</w:t>
      </w:r>
      <w:r w:rsidR="00A11D27" w:rsidRPr="00A11D27">
        <w:rPr>
          <w:rFonts w:eastAsiaTheme="minorEastAsia"/>
          <w:sz w:val="22"/>
          <w:szCs w:val="22"/>
          <w:lang w:eastAsia="zh-CN"/>
        </w:rPr>
        <w:t>）；收敛时间（</w:t>
      </w:r>
      <w:r w:rsidR="00A11D27" w:rsidRPr="00A11D27">
        <w:rPr>
          <w:rFonts w:eastAsiaTheme="minorEastAsia"/>
          <w:sz w:val="22"/>
          <w:szCs w:val="22"/>
          <w:lang w:eastAsia="zh-CN"/>
        </w:rPr>
        <w:t>Convergence Time</w:t>
      </w:r>
      <w:r w:rsidR="00A11D27" w:rsidRPr="00A11D27">
        <w:rPr>
          <w:rFonts w:eastAsiaTheme="minorEastAsia"/>
          <w:sz w:val="22"/>
          <w:szCs w:val="22"/>
          <w:lang w:eastAsia="zh-CN"/>
        </w:rPr>
        <w:t>）为算法完整运行时间（</w:t>
      </w:r>
      <w:r w:rsidR="00A11D27" w:rsidRPr="00A11D27">
        <w:rPr>
          <w:rFonts w:eastAsiaTheme="minorEastAsia"/>
          <w:sz w:val="22"/>
          <w:szCs w:val="22"/>
          <w:lang w:eastAsia="zh-CN"/>
        </w:rPr>
        <w:t>s</w:t>
      </w:r>
      <w:r w:rsidR="00A11D27" w:rsidRPr="00A11D27">
        <w:rPr>
          <w:rFonts w:eastAsiaTheme="minorEastAsia"/>
          <w:sz w:val="22"/>
          <w:szCs w:val="22"/>
          <w:lang w:eastAsia="zh-CN"/>
        </w:rPr>
        <w:t>）；节点数量（</w:t>
      </w:r>
      <w:r w:rsidR="00A11D27" w:rsidRPr="00A11D27">
        <w:rPr>
          <w:rFonts w:eastAsiaTheme="minorEastAsia"/>
          <w:sz w:val="22"/>
          <w:szCs w:val="22"/>
          <w:lang w:eastAsia="zh-CN"/>
        </w:rPr>
        <w:t>Node Count</w:t>
      </w:r>
      <w:r w:rsidR="00A11D27" w:rsidRPr="00A11D27">
        <w:rPr>
          <w:rFonts w:eastAsiaTheme="minorEastAsia"/>
          <w:sz w:val="22"/>
          <w:szCs w:val="22"/>
          <w:lang w:eastAsia="zh-CN"/>
        </w:rPr>
        <w:t>）为算法规划过程中生成的采样节点总数；路径效率（</w:t>
      </w:r>
      <w:r w:rsidR="00A11D27" w:rsidRPr="00A11D27">
        <w:rPr>
          <w:rFonts w:eastAsiaTheme="minorEastAsia"/>
          <w:sz w:val="22"/>
          <w:szCs w:val="22"/>
          <w:lang w:eastAsia="zh-CN"/>
        </w:rPr>
        <w:t>Path Efficiency</w:t>
      </w:r>
      <w:r w:rsidR="00A11D27" w:rsidRPr="00A11D27">
        <w:rPr>
          <w:rFonts w:eastAsiaTheme="minorEastAsia"/>
          <w:sz w:val="22"/>
          <w:szCs w:val="22"/>
          <w:lang w:eastAsia="zh-CN"/>
        </w:rPr>
        <w:t>）为起终点直线距离与实际路径长度的比值，越接近</w:t>
      </w:r>
      <w:r w:rsidR="00A11D27" w:rsidRPr="00A11D27">
        <w:rPr>
          <w:rFonts w:eastAsiaTheme="minorEastAsia"/>
          <w:sz w:val="22"/>
          <w:szCs w:val="22"/>
          <w:lang w:eastAsia="zh-CN"/>
        </w:rPr>
        <w:t>1.0</w:t>
      </w:r>
      <w:r w:rsidR="00A11D27" w:rsidRPr="00A11D27">
        <w:rPr>
          <w:rFonts w:eastAsiaTheme="minorEastAsia"/>
          <w:sz w:val="22"/>
          <w:szCs w:val="22"/>
          <w:lang w:eastAsia="zh-CN"/>
        </w:rPr>
        <w:t>表示路径越趋近最优</w:t>
      </w:r>
      <w:r w:rsidR="004E1DC7" w:rsidRPr="00A11D27">
        <w:rPr>
          <w:rFonts w:eastAsiaTheme="minorEastAsia"/>
          <w:sz w:val="22"/>
          <w:szCs w:val="22"/>
          <w:lang w:eastAsia="zh-CN"/>
        </w:rPr>
        <w:t>。</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05" w:name="OLE_LINK14"/>
      <w:r w:rsidRPr="004B65D6">
        <w:rPr>
          <w:rFonts w:eastAsiaTheme="minorEastAsia" w:hint="eastAsia"/>
          <w:sz w:val="22"/>
          <w:szCs w:val="22"/>
          <w:lang w:eastAsia="zh-CN"/>
        </w:rPr>
        <w:t>Table 1</w:t>
      </w:r>
      <w:bookmarkEnd w:id="205"/>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gridCol w:w="1534"/>
      </w:tblGrid>
      <w:tr w:rsidR="00F32F52" w14:paraId="534B50CC" w14:textId="4B7E8CC0" w:rsidTr="00164ADD">
        <w:trPr>
          <w:jc w:val="center"/>
        </w:trPr>
        <w:tc>
          <w:tcPr>
            <w:tcW w:w="0" w:type="auto"/>
            <w:tcBorders>
              <w:top w:val="single" w:sz="6" w:space="0" w:color="auto"/>
              <w:bottom w:val="single" w:sz="12" w:space="0" w:color="auto"/>
            </w:tcBorders>
          </w:tcPr>
          <w:p w14:paraId="2B129070" w14:textId="431C9705"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c>
          <w:tcPr>
            <w:tcW w:w="0" w:type="auto"/>
            <w:tcBorders>
              <w:top w:val="single" w:sz="6" w:space="0" w:color="auto"/>
              <w:bottom w:val="single" w:sz="12" w:space="0" w:color="auto"/>
            </w:tcBorders>
          </w:tcPr>
          <w:p w14:paraId="50EA784B" w14:textId="7C1E4BE7" w:rsidR="00F32F52" w:rsidRPr="004B65D6" w:rsidRDefault="00F32F52" w:rsidP="003B036C">
            <w:pPr>
              <w:pStyle w:val="a3"/>
              <w:spacing w:line="261" w:lineRule="auto"/>
              <w:ind w:right="114"/>
              <w:jc w:val="center"/>
              <w:rPr>
                <w:rFonts w:eastAsiaTheme="minorEastAsia" w:hint="eastAsia"/>
                <w:sz w:val="22"/>
                <w:szCs w:val="22"/>
                <w:lang w:eastAsia="zh-CN"/>
              </w:rPr>
            </w:pPr>
            <w:r w:rsidRPr="00F32F52">
              <w:rPr>
                <w:rFonts w:eastAsiaTheme="minorEastAsia"/>
                <w:sz w:val="22"/>
                <w:szCs w:val="22"/>
                <w:lang w:eastAsia="zh-CN"/>
              </w:rPr>
              <w:t>Max Iteration</w:t>
            </w:r>
          </w:p>
        </w:tc>
      </w:tr>
      <w:tr w:rsidR="00F32F52" w14:paraId="3158C609" w14:textId="4E15A738" w:rsidTr="00164ADD">
        <w:trPr>
          <w:jc w:val="center"/>
        </w:trPr>
        <w:tc>
          <w:tcPr>
            <w:tcW w:w="0" w:type="auto"/>
            <w:tcBorders>
              <w:top w:val="single" w:sz="12" w:space="0" w:color="auto"/>
            </w:tcBorders>
          </w:tcPr>
          <w:p w14:paraId="0B677CB4" w14:textId="6AF71E1E"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c>
          <w:tcPr>
            <w:tcW w:w="0" w:type="auto"/>
            <w:tcBorders>
              <w:top w:val="single" w:sz="12" w:space="0" w:color="auto"/>
            </w:tcBorders>
          </w:tcPr>
          <w:p w14:paraId="2FBCDE3F" w14:textId="5414BF64" w:rsidR="00F32F52" w:rsidRPr="004B65D6" w:rsidRDefault="00F32F52" w:rsidP="003B036C">
            <w:pPr>
              <w:pStyle w:val="a3"/>
              <w:spacing w:line="261" w:lineRule="auto"/>
              <w:ind w:right="114"/>
              <w:jc w:val="center"/>
              <w:rPr>
                <w:rFonts w:eastAsiaTheme="minorEastAsia"/>
                <w:sz w:val="22"/>
                <w:szCs w:val="22"/>
                <w:lang w:eastAsia="zh-CN"/>
              </w:rPr>
            </w:pPr>
            <w:r w:rsidRPr="00F32F52">
              <w:rPr>
                <w:rFonts w:eastAsiaTheme="minorEastAsia"/>
                <w:sz w:val="22"/>
                <w:szCs w:val="22"/>
                <w:lang w:eastAsia="zh-CN"/>
              </w:rPr>
              <w:t>5000</w:t>
            </w:r>
          </w:p>
        </w:tc>
      </w:tr>
      <w:tr w:rsidR="00F32F52" w14:paraId="7D8143B7" w14:textId="7BA6D4A0" w:rsidTr="00164ADD">
        <w:trPr>
          <w:jc w:val="center"/>
        </w:trPr>
        <w:tc>
          <w:tcPr>
            <w:tcW w:w="0" w:type="auto"/>
            <w:tcBorders>
              <w:bottom w:val="single" w:sz="6" w:space="0" w:color="auto"/>
            </w:tcBorders>
          </w:tcPr>
          <w:p w14:paraId="35B21486" w14:textId="254B5212"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F32F52" w:rsidRPr="004B65D6" w:rsidRDefault="00F32F5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bookmarkStart w:id="206" w:name="OLE_LINK13"/>
            <w:r w:rsidRPr="004B65D6">
              <w:rPr>
                <w:rFonts w:eastAsiaTheme="minorEastAsia"/>
                <w:sz w:val="22"/>
                <w:szCs w:val="22"/>
                <w:lang w:eastAsia="zh-CN"/>
              </w:rPr>
              <w:t>, 1</w:t>
            </w:r>
            <w:r>
              <w:rPr>
                <w:rFonts w:eastAsiaTheme="minorEastAsia" w:hint="eastAsia"/>
                <w:sz w:val="22"/>
                <w:szCs w:val="22"/>
                <w:lang w:eastAsia="zh-CN"/>
              </w:rPr>
              <w:t>425</w:t>
            </w:r>
            <w:bookmarkEnd w:id="206"/>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c>
          <w:tcPr>
            <w:tcW w:w="0" w:type="auto"/>
            <w:tcBorders>
              <w:bottom w:val="single" w:sz="6" w:space="0" w:color="auto"/>
            </w:tcBorders>
          </w:tcPr>
          <w:p w14:paraId="4A37F1BD" w14:textId="04BC0EF9" w:rsidR="00F32F52" w:rsidRPr="004B65D6" w:rsidRDefault="00F32F52" w:rsidP="003B036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88</w:t>
            </w:r>
            <w:r w:rsidRPr="00F32F52">
              <w:rPr>
                <w:rFonts w:eastAsiaTheme="minorEastAsia"/>
                <w:sz w:val="22"/>
                <w:szCs w:val="22"/>
                <w:lang w:eastAsia="zh-CN"/>
              </w:rPr>
              <w:t>000</w:t>
            </w:r>
          </w:p>
        </w:tc>
      </w:tr>
    </w:tbl>
    <w:p w14:paraId="02D0C825" w14:textId="295D1115" w:rsidR="000E4C16" w:rsidDel="009A5D4E" w:rsidRDefault="000E4C16" w:rsidP="000E4C16">
      <w:pPr>
        <w:ind w:firstLineChars="200" w:firstLine="440"/>
        <w:jc w:val="both"/>
        <w:rPr>
          <w:del w:id="207" w:author="兴雨 郭" w:date="2026-02-04T22:11:00Z" w16du:dateUtc="2026-02-04T14:11:00Z"/>
          <w:rFonts w:eastAsiaTheme="minorEastAsia"/>
          <w:lang w:eastAsia="zh-CN"/>
        </w:rPr>
      </w:pPr>
      <w:r w:rsidRPr="00916166">
        <w:rPr>
          <w:rFonts w:eastAsiaTheme="minorEastAsia" w:hint="eastAsia"/>
          <w:lang w:eastAsia="zh-CN"/>
        </w:rPr>
        <w:t>据对路径规划的过往研究，选取</w:t>
      </w:r>
      <w:r w:rsidR="009B14D1">
        <w:rPr>
          <w:rFonts w:eastAsiaTheme="minorEastAsia" w:hint="eastAsia"/>
          <w:lang w:eastAsia="zh-CN"/>
        </w:rPr>
        <w:t>五种代表性</w:t>
      </w:r>
      <w:ins w:id="208" w:author="兴雨 郭" w:date="2026-02-04T22:09:00Z" w16du:dateUtc="2026-02-04T14:09:00Z">
        <w:r>
          <w:rPr>
            <w:rFonts w:eastAsiaTheme="minorEastAsia" w:hint="eastAsia"/>
            <w:lang w:eastAsia="zh-CN"/>
          </w:rPr>
          <w:t>路径规划</w:t>
        </w:r>
      </w:ins>
      <w:del w:id="209"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RRT-Connect</w:t>
      </w:r>
      <w:r w:rsidR="009B14D1">
        <w:rPr>
          <w:rFonts w:eastAsiaTheme="minorEastAsia" w:hint="eastAsia"/>
          <w:lang w:eastAsia="zh-CN"/>
        </w:rPr>
        <w:t>、</w:t>
      </w:r>
      <w:r w:rsidR="009B14D1">
        <w:rPr>
          <w:rFonts w:eastAsiaTheme="minorEastAsia" w:hint="eastAsia"/>
          <w:lang w:eastAsia="zh-CN"/>
        </w:rPr>
        <w:t>RRT*</w:t>
      </w:r>
      <w:r w:rsidR="009B14D1">
        <w:rPr>
          <w:rFonts w:eastAsiaTheme="minorEastAsia" w:hint="eastAsia"/>
          <w:lang w:eastAsia="zh-CN"/>
        </w:rPr>
        <w:t>、</w:t>
      </w:r>
      <w:r w:rsidR="00AB7926" w:rsidRPr="00AB7926">
        <w:rPr>
          <w:rFonts w:eastAsiaTheme="minorEastAsia"/>
          <w:lang w:eastAsia="zh-CN"/>
        </w:rPr>
        <w:t>Informed RRT*</w:t>
      </w:r>
      <w:r w:rsidR="00AB7926">
        <w:rPr>
          <w:rFonts w:eastAsiaTheme="minorEastAsia" w:hint="eastAsia"/>
          <w:lang w:eastAsia="zh-CN"/>
        </w:rPr>
        <w:t>、</w:t>
      </w:r>
      <w:r w:rsidR="009B14D1">
        <w:rPr>
          <w:rFonts w:eastAsiaTheme="minorEastAsia" w:hint="eastAsia"/>
          <w:lang w:eastAsia="zh-CN"/>
        </w:rPr>
        <w:t>Dynamic-RRT</w:t>
      </w:r>
      <w:r w:rsidR="009B14D1">
        <w:rPr>
          <w:rFonts w:eastAsiaTheme="minorEastAsia" w:hint="eastAsia"/>
          <w:lang w:eastAsia="zh-CN"/>
        </w:rPr>
        <w:t>与本文算法</w:t>
      </w:r>
      <w:r w:rsidR="009B14D1">
        <w:rPr>
          <w:rFonts w:eastAsiaTheme="minorEastAsia" w:hint="eastAsia"/>
          <w:lang w:eastAsia="zh-CN"/>
        </w:rPr>
        <w:t>SC-RRT</w:t>
      </w:r>
      <w:del w:id="210"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009B14D1">
        <w:rPr>
          <w:rFonts w:eastAsiaTheme="minorEastAsia" w:hint="eastAsia"/>
          <w:lang w:eastAsia="zh-CN"/>
        </w:rPr>
        <w:t>本文算法</w:t>
      </w:r>
      <w:del w:id="211"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w:t>
      </w:r>
      <w:r w:rsidR="009B14D1">
        <w:rPr>
          <w:rFonts w:eastAsiaTheme="minorEastAsia" w:hint="eastAsia"/>
          <w:lang w:eastAsia="zh-CN"/>
        </w:rPr>
        <w:t>与</w:t>
      </w:r>
      <w:r w:rsidRPr="00916166">
        <w:rPr>
          <w:rFonts w:eastAsiaTheme="minorEastAsia" w:hint="eastAsia"/>
          <w:lang w:eastAsia="zh-CN"/>
        </w:rPr>
        <w:t>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12" w:author="兴雨 郭" w:date="2026-02-04T22:10:00Z" w16du:dateUtc="2026-02-04T14:10:00Z">
        <w:r w:rsidDel="009A5D4E">
          <w:rPr>
            <w:rFonts w:eastAsiaTheme="minorEastAsia" w:hint="eastAsia"/>
            <w:lang w:eastAsia="zh-CN"/>
          </w:rPr>
          <w:delText>采用收敛时间，路径长度与路径节点作为指标。我们</w:delText>
        </w:r>
      </w:del>
      <w:del w:id="213"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14" w:author="兴雨 郭" w:date="2026-02-04T22:10:00Z" w16du:dateUtc="2026-02-04T14:10:00Z">
        <w:r w:rsidDel="009A5D4E">
          <w:rPr>
            <w:rFonts w:eastAsiaTheme="minorEastAsia" w:hint="eastAsia"/>
            <w:lang w:eastAsia="zh-CN"/>
          </w:rPr>
          <w:delText>了</w:delText>
        </w:r>
      </w:del>
      <w:ins w:id="215" w:author="兴雨 郭" w:date="2026-02-04T22:11:00Z" w16du:dateUtc="2026-02-04T14:11:00Z">
        <w:r>
          <w:rPr>
            <w:rFonts w:eastAsiaTheme="minorEastAsia" w:hint="eastAsia"/>
            <w:lang w:eastAsia="zh-CN"/>
          </w:rPr>
          <w:t>5</w:t>
        </w:r>
      </w:ins>
      <w:del w:id="216"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409F3EF9" w14:textId="491DC3ED" w:rsidR="008A7862" w:rsidRDefault="008A7862" w:rsidP="00CE2275">
      <w:pPr>
        <w:ind w:firstLineChars="200" w:firstLine="440"/>
        <w:jc w:val="center"/>
        <w:rPr>
          <w:rFonts w:eastAsiaTheme="minorEastAsia" w:hint="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BF4D83">
        <w:rPr>
          <w:rFonts w:eastAsiaTheme="minorEastAsia" w:hint="eastAsia"/>
          <w:lang w:eastAsia="zh-CN"/>
        </w:rPr>
        <w:t>6</w:t>
      </w:r>
      <w:r w:rsidR="0023461D" w:rsidRPr="00916166">
        <w:rPr>
          <w:rFonts w:eastAsiaTheme="minorEastAsia" w:hint="eastAsia"/>
          <w:lang w:eastAsia="zh-CN"/>
        </w:rPr>
        <w:t xml:space="preserve"> </w:t>
      </w:r>
      <w:r>
        <w:rPr>
          <w:rFonts w:eastAsiaTheme="minorEastAsia" w:hint="eastAsia"/>
          <w:lang w:eastAsia="zh-CN"/>
        </w:rPr>
        <w:t>二维空间下不同路径规划算法对比实验</w:t>
      </w:r>
      <w:r w:rsidR="0023461D" w:rsidRPr="00916166">
        <w:rPr>
          <w:rFonts w:eastAsiaTheme="minorEastAsia" w:hint="eastAsia"/>
          <w:lang w:eastAsia="zh-CN"/>
        </w:rPr>
        <w:t>结果</w:t>
      </w:r>
      <w:bookmarkStart w:id="217" w:name="OLE_LINK8"/>
    </w:p>
    <w:bookmarkEnd w:id="217"/>
    <w:p w14:paraId="1FC07B24" w14:textId="16286D0A" w:rsidR="008A7862" w:rsidRDefault="008A7862" w:rsidP="00CE2275">
      <w:pPr>
        <w:pStyle w:val="a3"/>
        <w:spacing w:line="261" w:lineRule="auto"/>
        <w:ind w:right="114" w:firstLine="360"/>
        <w:jc w:val="center"/>
        <w:rPr>
          <w:rFonts w:eastAsiaTheme="minorEastAsia"/>
          <w:sz w:val="22"/>
          <w:szCs w:val="22"/>
          <w:lang w:eastAsia="zh-CN"/>
        </w:rPr>
      </w:pPr>
      <w:r>
        <w:rPr>
          <w:rFonts w:eastAsiaTheme="minorEastAsia"/>
          <w:noProof/>
          <w:lang w:eastAsia="zh-CN"/>
        </w:rPr>
        <w:lastRenderedPageBreak/>
        <w:drawing>
          <wp:inline distT="0" distB="0" distL="0" distR="0" wp14:anchorId="52CBE88E" wp14:editId="73CD6522">
            <wp:extent cx="6261419" cy="7792124"/>
            <wp:effectExtent l="0" t="0" r="6350" b="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38">
                      <a:extLst>
                        <a:ext uri="{28A0092B-C50C-407E-A947-70E740481C1C}">
                          <a14:useLocalDpi xmlns:a14="http://schemas.microsoft.com/office/drawing/2010/main" val="0"/>
                        </a:ext>
                      </a:extLst>
                    </a:blip>
                    <a:stretch>
                      <a:fillRect/>
                    </a:stretch>
                  </pic:blipFill>
                  <pic:spPr>
                    <a:xfrm>
                      <a:off x="0" y="0"/>
                      <a:ext cx="6274338" cy="7808201"/>
                    </a:xfrm>
                    <a:prstGeom prst="rect">
                      <a:avLst/>
                    </a:prstGeom>
                  </pic:spPr>
                </pic:pic>
              </a:graphicData>
            </a:graphic>
          </wp:inline>
        </w:drawing>
      </w:r>
    </w:p>
    <w:p w14:paraId="6EA19F57" w14:textId="058FC7C3" w:rsidR="008A7862" w:rsidRDefault="008A7862" w:rsidP="00272662">
      <w:pPr>
        <w:pStyle w:val="a3"/>
        <w:spacing w:line="261" w:lineRule="auto"/>
        <w:ind w:right="114" w:firstLine="360"/>
        <w:jc w:val="center"/>
        <w:rPr>
          <w:rFonts w:eastAsiaTheme="minorEastAsia"/>
          <w:lang w:eastAsia="zh-CN"/>
        </w:rPr>
      </w:pPr>
      <w:r w:rsidRPr="0059698D">
        <w:rPr>
          <w:rFonts w:eastAsiaTheme="minorEastAsia" w:hint="eastAsia"/>
          <w:lang w:eastAsia="zh-CN"/>
        </w:rPr>
        <w:t>图</w:t>
      </w:r>
      <w:r w:rsidR="00BF4D83">
        <w:rPr>
          <w:rFonts w:eastAsiaTheme="minorEastAsia" w:hint="eastAsia"/>
          <w:lang w:eastAsia="zh-CN"/>
        </w:rPr>
        <w:t>7</w:t>
      </w:r>
      <w:r w:rsidRPr="00916166">
        <w:rPr>
          <w:rFonts w:eastAsiaTheme="minorEastAsia" w:hint="eastAsia"/>
          <w:lang w:eastAsia="zh-CN"/>
        </w:rPr>
        <w:t xml:space="preserve"> </w:t>
      </w:r>
      <w:r w:rsidR="00725E82">
        <w:rPr>
          <w:rFonts w:eastAsiaTheme="minorEastAsia" w:hint="eastAsia"/>
          <w:lang w:eastAsia="zh-CN"/>
        </w:rPr>
        <w:t>三</w:t>
      </w:r>
      <w:r>
        <w:rPr>
          <w:rFonts w:eastAsiaTheme="minorEastAsia" w:hint="eastAsia"/>
          <w:lang w:eastAsia="zh-CN"/>
        </w:rPr>
        <w:t>维空间下不同路径规划算法对比实验</w:t>
      </w:r>
      <w:r w:rsidRPr="00916166">
        <w:rPr>
          <w:rFonts w:eastAsiaTheme="minorEastAsia" w:hint="eastAsia"/>
          <w:lang w:eastAsia="zh-CN"/>
        </w:rPr>
        <w:t>结果</w:t>
      </w:r>
    </w:p>
    <w:p w14:paraId="5E58D2B5" w14:textId="77777777" w:rsidR="008A7862" w:rsidRPr="003D326E" w:rsidRDefault="008A7862" w:rsidP="00272662">
      <w:pPr>
        <w:pStyle w:val="a3"/>
        <w:spacing w:line="261" w:lineRule="auto"/>
        <w:ind w:right="114" w:firstLine="360"/>
        <w:jc w:val="center"/>
        <w:rPr>
          <w:rFonts w:eastAsiaTheme="minorEastAsia"/>
          <w:lang w:eastAsia="zh-CN"/>
        </w:rPr>
      </w:pPr>
    </w:p>
    <w:p w14:paraId="42A2E21C" w14:textId="77777777" w:rsidR="008A7862" w:rsidRDefault="008A7862" w:rsidP="00272662">
      <w:pPr>
        <w:pStyle w:val="a3"/>
        <w:spacing w:line="261" w:lineRule="auto"/>
        <w:ind w:right="114" w:firstLine="360"/>
        <w:jc w:val="center"/>
        <w:rPr>
          <w:rFonts w:eastAsiaTheme="minorEastAsia"/>
          <w:lang w:eastAsia="zh-CN"/>
        </w:rPr>
      </w:pPr>
    </w:p>
    <w:p w14:paraId="2B4DB589" w14:textId="77777777" w:rsidR="008A7862" w:rsidRDefault="008A7862" w:rsidP="00272662">
      <w:pPr>
        <w:pStyle w:val="a3"/>
        <w:spacing w:line="261" w:lineRule="auto"/>
        <w:ind w:right="114" w:firstLine="360"/>
        <w:jc w:val="center"/>
        <w:rPr>
          <w:rFonts w:eastAsiaTheme="minorEastAsia"/>
          <w:lang w:eastAsia="zh-CN"/>
        </w:rPr>
      </w:pPr>
    </w:p>
    <w:p w14:paraId="52A51F7C" w14:textId="77777777" w:rsidR="008A7862" w:rsidRDefault="008A7862" w:rsidP="00272662">
      <w:pPr>
        <w:pStyle w:val="a3"/>
        <w:spacing w:line="261" w:lineRule="auto"/>
        <w:ind w:right="114" w:firstLine="360"/>
        <w:jc w:val="center"/>
        <w:rPr>
          <w:rFonts w:eastAsiaTheme="minorEastAsia"/>
          <w:sz w:val="22"/>
          <w:szCs w:val="22"/>
          <w:lang w:eastAsia="zh-CN"/>
        </w:rPr>
      </w:pPr>
    </w:p>
    <w:p w14:paraId="44AB262F" w14:textId="77777777" w:rsidR="00B24DAB" w:rsidRDefault="00B24DAB" w:rsidP="00272662">
      <w:pPr>
        <w:pStyle w:val="a3"/>
        <w:spacing w:line="261" w:lineRule="auto"/>
        <w:ind w:right="114" w:firstLine="360"/>
        <w:jc w:val="center"/>
        <w:rPr>
          <w:rFonts w:eastAsiaTheme="minorEastAsia"/>
          <w:sz w:val="22"/>
          <w:szCs w:val="22"/>
          <w:lang w:eastAsia="zh-CN"/>
        </w:rPr>
      </w:pPr>
    </w:p>
    <w:p w14:paraId="05152828" w14:textId="77777777" w:rsidR="00B24DAB" w:rsidRDefault="00B24DAB" w:rsidP="00272662">
      <w:pPr>
        <w:pStyle w:val="a3"/>
        <w:spacing w:line="261" w:lineRule="auto"/>
        <w:ind w:right="114" w:firstLine="360"/>
        <w:jc w:val="center"/>
        <w:rPr>
          <w:rFonts w:eastAsiaTheme="minorEastAsia" w:hint="eastAsia"/>
          <w:sz w:val="22"/>
          <w:szCs w:val="22"/>
          <w:lang w:eastAsia="zh-CN"/>
        </w:rPr>
      </w:pPr>
    </w:p>
    <w:p w14:paraId="4D2C9BC0" w14:textId="43571496" w:rsidR="00272662" w:rsidRPr="004B65D6" w:rsidRDefault="00272662" w:rsidP="00272662">
      <w:pPr>
        <w:pStyle w:val="a3"/>
        <w:spacing w:line="261" w:lineRule="auto"/>
        <w:ind w:right="114" w:firstLine="360"/>
        <w:jc w:val="center"/>
        <w:rPr>
          <w:rFonts w:eastAsiaTheme="minorEastAsia" w:hint="eastAsia"/>
          <w:sz w:val="22"/>
          <w:szCs w:val="22"/>
          <w:lang w:eastAsia="zh-CN"/>
        </w:rPr>
      </w:pPr>
      <w:commentRangeStart w:id="218"/>
      <w:r w:rsidRPr="004B65D6">
        <w:rPr>
          <w:rFonts w:eastAsiaTheme="minorEastAsia" w:hint="eastAsia"/>
          <w:sz w:val="22"/>
          <w:szCs w:val="22"/>
          <w:lang w:eastAsia="zh-CN"/>
        </w:rPr>
        <w:lastRenderedPageBreak/>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r w:rsidR="00000DCE">
        <w:rPr>
          <w:rFonts w:eastAsiaTheme="minorEastAsia" w:hint="eastAsia"/>
          <w:sz w:val="22"/>
          <w:szCs w:val="22"/>
          <w:lang w:eastAsia="zh-CN"/>
        </w:rPr>
        <w:t xml:space="preserve"> Data</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2211"/>
        <w:gridCol w:w="2139"/>
        <w:gridCol w:w="2321"/>
        <w:gridCol w:w="1771"/>
      </w:tblGrid>
      <w:tr w:rsidR="00272662" w14:paraId="0A0780AC" w14:textId="77777777" w:rsidTr="001E2320">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19"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41425906" w:rsidR="00272662" w:rsidRPr="004B65D6" w:rsidRDefault="00764DB1" w:rsidP="0027266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w:t>
            </w:r>
            <w:r w:rsidRPr="00764DB1">
              <w:rPr>
                <w:rFonts w:eastAsiaTheme="minorEastAsia"/>
                <w:sz w:val="22"/>
                <w:szCs w:val="22"/>
                <w:lang w:eastAsia="zh-CN"/>
              </w:rPr>
              <w:t>onvergence time</w:t>
            </w:r>
            <w:r w:rsidR="00272662" w:rsidRPr="00272662">
              <w:rPr>
                <w:rFonts w:eastAsiaTheme="minorEastAsia"/>
                <w:sz w:val="22"/>
                <w:szCs w:val="22"/>
                <w:lang w:eastAsia="zh-CN"/>
              </w:rPr>
              <w:t xml:space="preserve"> /s</w:t>
            </w:r>
          </w:p>
        </w:tc>
        <w:tc>
          <w:tcPr>
            <w:tcW w:w="0" w:type="auto"/>
            <w:tcBorders>
              <w:top w:val="single" w:sz="6" w:space="0" w:color="auto"/>
              <w:bottom w:val="single" w:sz="12" w:space="0" w:color="auto"/>
            </w:tcBorders>
          </w:tcPr>
          <w:p w14:paraId="11F1987F" w14:textId="44A2B8DA" w:rsidR="00272662" w:rsidRPr="004B65D6" w:rsidRDefault="00764DB1" w:rsidP="0027266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Node Count</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19"/>
      <w:tr w:rsidR="002C6AA2" w14:paraId="47CBB47C" w14:textId="77777777" w:rsidTr="001E2320">
        <w:trPr>
          <w:jc w:val="center"/>
        </w:trPr>
        <w:tc>
          <w:tcPr>
            <w:tcW w:w="0" w:type="auto"/>
          </w:tcPr>
          <w:p w14:paraId="5BA2C894" w14:textId="6A40F8CA"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29433F28" w:rsidR="002C6AA2" w:rsidRPr="004B65D6" w:rsidRDefault="002C6AA2" w:rsidP="002C6AA2">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2329.5500</w:t>
            </w:r>
            <w:r>
              <w:rPr>
                <w:rFonts w:eastAsiaTheme="minorEastAsia" w:hint="eastAsia"/>
                <w:sz w:val="22"/>
                <w:szCs w:val="22"/>
                <w:lang w:eastAsia="zh-CN"/>
              </w:rPr>
              <w:sym w:font="Symbol" w:char="F0B1"/>
            </w:r>
            <w:r>
              <w:rPr>
                <w:rFonts w:eastAsiaTheme="minorEastAsia" w:hint="eastAsia"/>
                <w:sz w:val="22"/>
                <w:szCs w:val="22"/>
                <w:lang w:eastAsia="zh-CN"/>
              </w:rPr>
              <w:t>126.2500</w:t>
            </w:r>
          </w:p>
        </w:tc>
        <w:tc>
          <w:tcPr>
            <w:tcW w:w="0" w:type="auto"/>
          </w:tcPr>
          <w:p w14:paraId="04052BF9" w14:textId="09F7454A" w:rsidR="002C6AA2" w:rsidRPr="004B65D6" w:rsidRDefault="002C6AA2" w:rsidP="002C6AA2">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0.0409</w:t>
            </w:r>
            <w:r w:rsidRPr="0028181B">
              <w:rPr>
                <w:rFonts w:eastAsiaTheme="minorEastAsia" w:hint="eastAsia"/>
                <w:sz w:val="22"/>
                <w:szCs w:val="22"/>
                <w:lang w:eastAsia="zh-CN"/>
              </w:rPr>
              <w:sym w:font="Symbol" w:char="F0B1"/>
            </w:r>
            <w:r>
              <w:rPr>
                <w:rFonts w:eastAsiaTheme="minorEastAsia" w:hint="eastAsia"/>
                <w:sz w:val="22"/>
                <w:szCs w:val="22"/>
                <w:lang w:eastAsia="zh-CN"/>
              </w:rPr>
              <w:t>0.0305</w:t>
            </w:r>
          </w:p>
        </w:tc>
        <w:tc>
          <w:tcPr>
            <w:tcW w:w="0" w:type="auto"/>
          </w:tcPr>
          <w:p w14:paraId="5574AA80" w14:textId="773D4934"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279.4000 ± 175.5000</w:t>
            </w:r>
          </w:p>
        </w:tc>
        <w:tc>
          <w:tcPr>
            <w:tcW w:w="0" w:type="auto"/>
          </w:tcPr>
          <w:p w14:paraId="77BDCF6E" w14:textId="44A57333" w:rsidR="002C6AA2" w:rsidRPr="004B65D6" w:rsidRDefault="001E2320" w:rsidP="002C6AA2">
            <w:pPr>
              <w:pStyle w:val="a3"/>
              <w:spacing w:line="261" w:lineRule="auto"/>
              <w:ind w:right="114"/>
              <w:jc w:val="center"/>
              <w:rPr>
                <w:rFonts w:eastAsiaTheme="minorEastAsia"/>
                <w:sz w:val="22"/>
                <w:szCs w:val="22"/>
                <w:lang w:eastAsia="zh-CN"/>
              </w:rPr>
            </w:pPr>
            <w:r w:rsidRPr="001E2320">
              <w:rPr>
                <w:rFonts w:eastAsiaTheme="minorEastAsia"/>
                <w:sz w:val="22"/>
                <w:szCs w:val="22"/>
                <w:lang w:eastAsia="zh-CN"/>
              </w:rPr>
              <w:t>0.8219 ± 0.0429</w:t>
            </w:r>
          </w:p>
        </w:tc>
      </w:tr>
      <w:tr w:rsidR="002C6AA2" w14:paraId="495030C5" w14:textId="77777777" w:rsidTr="001E2320">
        <w:trPr>
          <w:jc w:val="center"/>
        </w:trPr>
        <w:tc>
          <w:tcPr>
            <w:tcW w:w="0" w:type="auto"/>
          </w:tcPr>
          <w:p w14:paraId="60077459" w14:textId="28A25C23"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2E2225E3"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2143</w:t>
            </w:r>
            <w:r w:rsidRPr="00400599">
              <w:rPr>
                <w:rFonts w:eastAsiaTheme="minorEastAsia" w:hint="eastAsia"/>
                <w:sz w:val="22"/>
                <w:szCs w:val="22"/>
                <w:lang w:eastAsia="zh-CN"/>
              </w:rPr>
              <w:t>.</w:t>
            </w:r>
            <w:r>
              <w:rPr>
                <w:rFonts w:eastAsiaTheme="minorEastAsia" w:hint="eastAsia"/>
                <w:sz w:val="22"/>
                <w:szCs w:val="22"/>
                <w:lang w:eastAsia="zh-CN"/>
              </w:rPr>
              <w:t>24</w:t>
            </w:r>
            <w:r w:rsidRPr="00400599">
              <w:rPr>
                <w:rFonts w:eastAsiaTheme="minorEastAsia" w:hint="eastAsia"/>
                <w:sz w:val="22"/>
                <w:szCs w:val="22"/>
                <w:lang w:eastAsia="zh-CN"/>
              </w:rPr>
              <w:t>00</w:t>
            </w:r>
            <w:r w:rsidRPr="00400599">
              <w:rPr>
                <w:rFonts w:eastAsiaTheme="minorEastAsia" w:hint="eastAsia"/>
                <w:sz w:val="22"/>
                <w:szCs w:val="22"/>
                <w:lang w:eastAsia="zh-CN"/>
              </w:rPr>
              <w:sym w:font="Symbol" w:char="F0B1"/>
            </w:r>
            <w:r>
              <w:rPr>
                <w:rFonts w:eastAsiaTheme="minorEastAsia" w:hint="eastAsia"/>
                <w:sz w:val="22"/>
                <w:szCs w:val="22"/>
                <w:lang w:eastAsia="zh-CN"/>
              </w:rPr>
              <w:t>93.49</w:t>
            </w:r>
            <w:r w:rsidRPr="00400599">
              <w:rPr>
                <w:rFonts w:eastAsiaTheme="minorEastAsia" w:hint="eastAsia"/>
                <w:sz w:val="22"/>
                <w:szCs w:val="22"/>
                <w:lang w:eastAsia="zh-CN"/>
              </w:rPr>
              <w:t>00</w:t>
            </w:r>
          </w:p>
        </w:tc>
        <w:tc>
          <w:tcPr>
            <w:tcW w:w="0" w:type="auto"/>
          </w:tcPr>
          <w:p w14:paraId="4A180370" w14:textId="59DB71A1" w:rsidR="002C6AA2" w:rsidRPr="004B65D6" w:rsidRDefault="00764DB1" w:rsidP="002C6AA2">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0.0108</w:t>
            </w:r>
            <w:r w:rsidR="002C6AA2" w:rsidRPr="0028181B">
              <w:rPr>
                <w:rFonts w:eastAsiaTheme="minorEastAsia" w:hint="eastAsia"/>
                <w:sz w:val="22"/>
                <w:szCs w:val="22"/>
                <w:lang w:eastAsia="zh-CN"/>
              </w:rPr>
              <w:sym w:font="Symbol" w:char="F0B1"/>
            </w:r>
            <w:r>
              <w:rPr>
                <w:rFonts w:eastAsiaTheme="minorEastAsia" w:hint="eastAsia"/>
                <w:sz w:val="22"/>
                <w:szCs w:val="22"/>
                <w:lang w:eastAsia="zh-CN"/>
              </w:rPr>
              <w:t>0.0053</w:t>
            </w:r>
          </w:p>
        </w:tc>
        <w:tc>
          <w:tcPr>
            <w:tcW w:w="0" w:type="auto"/>
          </w:tcPr>
          <w:p w14:paraId="1648CCC9" w14:textId="4B6842DC"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69.3000 ± 10.8000</w:t>
            </w:r>
          </w:p>
        </w:tc>
        <w:tc>
          <w:tcPr>
            <w:tcW w:w="0" w:type="auto"/>
          </w:tcPr>
          <w:p w14:paraId="01E5007B" w14:textId="2799E72C" w:rsidR="002C6AA2" w:rsidRPr="004B65D6" w:rsidRDefault="001E2320" w:rsidP="002C6AA2">
            <w:pPr>
              <w:pStyle w:val="a3"/>
              <w:spacing w:line="261" w:lineRule="auto"/>
              <w:ind w:right="114"/>
              <w:jc w:val="center"/>
              <w:rPr>
                <w:rFonts w:eastAsiaTheme="minorEastAsia"/>
                <w:sz w:val="22"/>
                <w:szCs w:val="22"/>
                <w:lang w:eastAsia="zh-CN"/>
              </w:rPr>
            </w:pPr>
            <w:r w:rsidRPr="001E2320">
              <w:rPr>
                <w:rFonts w:eastAsiaTheme="minorEastAsia"/>
                <w:sz w:val="22"/>
                <w:szCs w:val="22"/>
                <w:lang w:eastAsia="zh-CN"/>
              </w:rPr>
              <w:t>0.8924 ± 0.0376</w:t>
            </w:r>
          </w:p>
        </w:tc>
      </w:tr>
      <w:tr w:rsidR="002C6AA2" w14:paraId="3756195C" w14:textId="77777777" w:rsidTr="001E2320">
        <w:trPr>
          <w:jc w:val="center"/>
        </w:trPr>
        <w:tc>
          <w:tcPr>
            <w:tcW w:w="0" w:type="auto"/>
          </w:tcPr>
          <w:p w14:paraId="071117B6" w14:textId="5FF4B0D9"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34D0483F"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1970</w:t>
            </w:r>
            <w:r w:rsidRPr="00400599">
              <w:rPr>
                <w:rFonts w:eastAsiaTheme="minorEastAsia" w:hint="eastAsia"/>
                <w:sz w:val="22"/>
                <w:szCs w:val="22"/>
                <w:lang w:eastAsia="zh-CN"/>
              </w:rPr>
              <w:t>.</w:t>
            </w:r>
            <w:r>
              <w:rPr>
                <w:rFonts w:eastAsiaTheme="minorEastAsia" w:hint="eastAsia"/>
                <w:sz w:val="22"/>
                <w:szCs w:val="22"/>
                <w:lang w:eastAsia="zh-CN"/>
              </w:rPr>
              <w:t>72</w:t>
            </w:r>
            <w:r w:rsidRPr="00400599">
              <w:rPr>
                <w:rFonts w:eastAsiaTheme="minorEastAsia" w:hint="eastAsia"/>
                <w:sz w:val="22"/>
                <w:szCs w:val="22"/>
                <w:lang w:eastAsia="zh-CN"/>
              </w:rPr>
              <w:t>00</w:t>
            </w:r>
            <w:r w:rsidRPr="00400599">
              <w:rPr>
                <w:rFonts w:eastAsiaTheme="minorEastAsia" w:hint="eastAsia"/>
                <w:sz w:val="22"/>
                <w:szCs w:val="22"/>
                <w:lang w:eastAsia="zh-CN"/>
              </w:rPr>
              <w:sym w:font="Symbol" w:char="F0B1"/>
            </w:r>
            <w:r w:rsidRPr="00400599">
              <w:rPr>
                <w:rFonts w:eastAsiaTheme="minorEastAsia" w:hint="eastAsia"/>
                <w:sz w:val="22"/>
                <w:szCs w:val="22"/>
                <w:lang w:eastAsia="zh-CN"/>
              </w:rPr>
              <w:t>1</w:t>
            </w:r>
            <w:r>
              <w:rPr>
                <w:rFonts w:eastAsiaTheme="minorEastAsia" w:hint="eastAsia"/>
                <w:sz w:val="22"/>
                <w:szCs w:val="22"/>
                <w:lang w:eastAsia="zh-CN"/>
              </w:rPr>
              <w:t>9.94</w:t>
            </w:r>
            <w:r w:rsidRPr="00400599">
              <w:rPr>
                <w:rFonts w:eastAsiaTheme="minorEastAsia" w:hint="eastAsia"/>
                <w:sz w:val="22"/>
                <w:szCs w:val="22"/>
                <w:lang w:eastAsia="zh-CN"/>
              </w:rPr>
              <w:t>00</w:t>
            </w:r>
          </w:p>
        </w:tc>
        <w:tc>
          <w:tcPr>
            <w:tcW w:w="0" w:type="auto"/>
          </w:tcPr>
          <w:p w14:paraId="3BD41394" w14:textId="7B0015F6"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0.1629 ± 0.3143</w:t>
            </w:r>
          </w:p>
        </w:tc>
        <w:tc>
          <w:tcPr>
            <w:tcW w:w="0" w:type="auto"/>
          </w:tcPr>
          <w:p w14:paraId="51FFF858" w14:textId="2186BA2C"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3846.6000 ± 99.7000</w:t>
            </w:r>
          </w:p>
        </w:tc>
        <w:tc>
          <w:tcPr>
            <w:tcW w:w="0" w:type="auto"/>
          </w:tcPr>
          <w:p w14:paraId="63E7312B" w14:textId="258078AC" w:rsidR="002C6AA2" w:rsidRPr="004B65D6" w:rsidRDefault="001E2320" w:rsidP="002C6AA2">
            <w:pPr>
              <w:pStyle w:val="a3"/>
              <w:spacing w:line="261" w:lineRule="auto"/>
              <w:ind w:right="114"/>
              <w:jc w:val="center"/>
              <w:rPr>
                <w:rFonts w:eastAsiaTheme="minorEastAsia"/>
                <w:sz w:val="22"/>
                <w:szCs w:val="22"/>
                <w:lang w:eastAsia="zh-CN"/>
              </w:rPr>
            </w:pPr>
            <w:r w:rsidRPr="001E2320">
              <w:rPr>
                <w:rFonts w:eastAsiaTheme="minorEastAsia"/>
                <w:sz w:val="22"/>
                <w:szCs w:val="22"/>
                <w:lang w:eastAsia="zh-CN"/>
              </w:rPr>
              <w:t>0.9689 ± 0.0098</w:t>
            </w:r>
          </w:p>
        </w:tc>
      </w:tr>
      <w:tr w:rsidR="002C6AA2" w14:paraId="71290646" w14:textId="77777777" w:rsidTr="001E2320">
        <w:trPr>
          <w:jc w:val="center"/>
        </w:trPr>
        <w:tc>
          <w:tcPr>
            <w:tcW w:w="0" w:type="auto"/>
          </w:tcPr>
          <w:p w14:paraId="3D5F71AF" w14:textId="75BC1B02" w:rsidR="002C6AA2" w:rsidRPr="004B65D6" w:rsidRDefault="002C6AA2" w:rsidP="002C6AA2">
            <w:pPr>
              <w:pStyle w:val="a3"/>
              <w:spacing w:line="261" w:lineRule="auto"/>
              <w:ind w:right="114"/>
              <w:jc w:val="center"/>
              <w:rPr>
                <w:rFonts w:eastAsiaTheme="minorEastAsia"/>
                <w:sz w:val="22"/>
                <w:szCs w:val="22"/>
                <w:lang w:eastAsia="zh-CN"/>
              </w:rPr>
            </w:pPr>
            <w:r w:rsidRPr="002C6AA2">
              <w:rPr>
                <w:rFonts w:eastAsiaTheme="minorEastAsia"/>
                <w:sz w:val="22"/>
                <w:szCs w:val="22"/>
                <w:lang w:eastAsia="zh-CN"/>
              </w:rPr>
              <w:t>Informed RRT*</w:t>
            </w:r>
          </w:p>
        </w:tc>
        <w:tc>
          <w:tcPr>
            <w:tcW w:w="0" w:type="auto"/>
          </w:tcPr>
          <w:p w14:paraId="11992C68" w14:textId="5C1B33A1"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2320.6000</w:t>
            </w:r>
            <w:r w:rsidRPr="00400599">
              <w:rPr>
                <w:rFonts w:eastAsiaTheme="minorEastAsia" w:hint="eastAsia"/>
                <w:sz w:val="22"/>
                <w:szCs w:val="22"/>
                <w:lang w:eastAsia="zh-CN"/>
              </w:rPr>
              <w:sym w:font="Symbol" w:char="F0B1"/>
            </w:r>
            <w:r w:rsidRPr="00400599">
              <w:rPr>
                <w:rFonts w:eastAsiaTheme="minorEastAsia" w:hint="eastAsia"/>
                <w:sz w:val="22"/>
                <w:szCs w:val="22"/>
                <w:lang w:eastAsia="zh-CN"/>
              </w:rPr>
              <w:t>126.2500</w:t>
            </w:r>
          </w:p>
        </w:tc>
        <w:tc>
          <w:tcPr>
            <w:tcW w:w="0" w:type="auto"/>
          </w:tcPr>
          <w:p w14:paraId="3C493F7D" w14:textId="538B5136"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0.0981 ± 0.0381</w:t>
            </w:r>
          </w:p>
        </w:tc>
        <w:tc>
          <w:tcPr>
            <w:tcW w:w="0" w:type="auto"/>
          </w:tcPr>
          <w:p w14:paraId="6115709B" w14:textId="4250C911"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3808.4000 ± 110.5000</w:t>
            </w:r>
          </w:p>
        </w:tc>
        <w:tc>
          <w:tcPr>
            <w:tcW w:w="0" w:type="auto"/>
          </w:tcPr>
          <w:p w14:paraId="0E8DCE1E" w14:textId="073ED530" w:rsidR="002C6AA2" w:rsidRPr="004B65D6" w:rsidRDefault="001E2320" w:rsidP="002C6AA2">
            <w:pPr>
              <w:pStyle w:val="a3"/>
              <w:spacing w:line="261" w:lineRule="auto"/>
              <w:ind w:right="114"/>
              <w:jc w:val="center"/>
              <w:rPr>
                <w:rFonts w:eastAsiaTheme="minorEastAsia"/>
                <w:sz w:val="22"/>
                <w:szCs w:val="22"/>
                <w:lang w:eastAsia="zh-CN"/>
              </w:rPr>
            </w:pPr>
            <w:r w:rsidRPr="001E2320">
              <w:rPr>
                <w:rFonts w:eastAsiaTheme="minorEastAsia"/>
                <w:sz w:val="22"/>
                <w:szCs w:val="22"/>
                <w:lang w:eastAsia="zh-CN"/>
              </w:rPr>
              <w:t>0.8243 ± 0.0355</w:t>
            </w:r>
          </w:p>
        </w:tc>
      </w:tr>
      <w:tr w:rsidR="001E2320" w14:paraId="7A017402" w14:textId="77777777" w:rsidTr="001E2320">
        <w:trPr>
          <w:jc w:val="center"/>
        </w:trPr>
        <w:tc>
          <w:tcPr>
            <w:tcW w:w="0" w:type="auto"/>
          </w:tcPr>
          <w:p w14:paraId="0CAE9DD4" w14:textId="23DBD25F" w:rsidR="002C6AA2" w:rsidRPr="004B65D6" w:rsidRDefault="002C6AA2" w:rsidP="002C6AA2">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Pr>
          <w:p w14:paraId="21E98B89" w14:textId="38F621DF" w:rsidR="002C6AA2" w:rsidRPr="004B65D6" w:rsidRDefault="002C6AA2" w:rsidP="002C6AA2">
            <w:pPr>
              <w:pStyle w:val="a3"/>
              <w:spacing w:line="261" w:lineRule="auto"/>
              <w:ind w:right="114"/>
              <w:jc w:val="center"/>
              <w:rPr>
                <w:rFonts w:eastAsiaTheme="minorEastAsia"/>
                <w:sz w:val="22"/>
                <w:szCs w:val="22"/>
                <w:lang w:eastAsia="zh-CN"/>
              </w:rPr>
            </w:pPr>
            <w:r w:rsidRPr="00400599">
              <w:rPr>
                <w:rFonts w:eastAsiaTheme="minorEastAsia" w:hint="eastAsia"/>
                <w:sz w:val="22"/>
                <w:szCs w:val="22"/>
                <w:lang w:eastAsia="zh-CN"/>
              </w:rPr>
              <w:t>2</w:t>
            </w:r>
            <w:r>
              <w:rPr>
                <w:rFonts w:eastAsiaTheme="minorEastAsia" w:hint="eastAsia"/>
                <w:sz w:val="22"/>
                <w:szCs w:val="22"/>
                <w:lang w:eastAsia="zh-CN"/>
              </w:rPr>
              <w:t>0</w:t>
            </w:r>
            <w:r w:rsidR="00D441A6">
              <w:rPr>
                <w:rFonts w:eastAsiaTheme="minorEastAsia" w:hint="eastAsia"/>
                <w:sz w:val="22"/>
                <w:szCs w:val="22"/>
                <w:lang w:eastAsia="zh-CN"/>
              </w:rPr>
              <w:t>49</w:t>
            </w:r>
            <w:r>
              <w:rPr>
                <w:rFonts w:eastAsiaTheme="minorEastAsia" w:hint="eastAsia"/>
                <w:sz w:val="22"/>
                <w:szCs w:val="22"/>
                <w:lang w:eastAsia="zh-CN"/>
              </w:rPr>
              <w:t>.0900</w:t>
            </w:r>
            <w:r w:rsidRPr="00400599">
              <w:rPr>
                <w:rFonts w:eastAsiaTheme="minorEastAsia" w:hint="eastAsia"/>
                <w:sz w:val="22"/>
                <w:szCs w:val="22"/>
                <w:lang w:eastAsia="zh-CN"/>
              </w:rPr>
              <w:sym w:font="Symbol" w:char="F0B1"/>
            </w:r>
            <w:r>
              <w:rPr>
                <w:rFonts w:eastAsiaTheme="minorEastAsia" w:hint="eastAsia"/>
                <w:sz w:val="22"/>
                <w:szCs w:val="22"/>
                <w:lang w:eastAsia="zh-CN"/>
              </w:rPr>
              <w:t>57.53</w:t>
            </w:r>
            <w:r w:rsidRPr="00400599">
              <w:rPr>
                <w:rFonts w:eastAsiaTheme="minorEastAsia" w:hint="eastAsia"/>
                <w:sz w:val="22"/>
                <w:szCs w:val="22"/>
                <w:lang w:eastAsia="zh-CN"/>
              </w:rPr>
              <w:t>00</w:t>
            </w:r>
          </w:p>
        </w:tc>
        <w:tc>
          <w:tcPr>
            <w:tcW w:w="0" w:type="auto"/>
          </w:tcPr>
          <w:p w14:paraId="179ABF1E" w14:textId="34A3225C"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0.0345 ± 0.0124</w:t>
            </w:r>
          </w:p>
        </w:tc>
        <w:tc>
          <w:tcPr>
            <w:tcW w:w="0" w:type="auto"/>
          </w:tcPr>
          <w:p w14:paraId="26A2AC27" w14:textId="76CCE590" w:rsidR="002C6AA2" w:rsidRPr="004B65D6" w:rsidRDefault="00764DB1" w:rsidP="002C6AA2">
            <w:pPr>
              <w:pStyle w:val="a3"/>
              <w:spacing w:line="261" w:lineRule="auto"/>
              <w:ind w:right="114"/>
              <w:jc w:val="center"/>
              <w:rPr>
                <w:rFonts w:eastAsiaTheme="minorEastAsia"/>
                <w:sz w:val="22"/>
                <w:szCs w:val="22"/>
                <w:lang w:eastAsia="zh-CN"/>
              </w:rPr>
            </w:pPr>
            <w:r w:rsidRPr="00764DB1">
              <w:rPr>
                <w:rFonts w:eastAsiaTheme="minorEastAsia"/>
                <w:sz w:val="22"/>
                <w:szCs w:val="22"/>
                <w:lang w:eastAsia="zh-CN"/>
              </w:rPr>
              <w:t>20</w:t>
            </w:r>
            <w:r w:rsidR="00B24DAB">
              <w:rPr>
                <w:rFonts w:eastAsiaTheme="minorEastAsia" w:hint="eastAsia"/>
                <w:sz w:val="22"/>
                <w:szCs w:val="22"/>
                <w:lang w:eastAsia="zh-CN"/>
              </w:rPr>
              <w:t>9</w:t>
            </w:r>
            <w:r w:rsidRPr="00764DB1">
              <w:rPr>
                <w:rFonts w:eastAsiaTheme="minorEastAsia"/>
                <w:sz w:val="22"/>
                <w:szCs w:val="22"/>
                <w:lang w:eastAsia="zh-CN"/>
              </w:rPr>
              <w:t>.6000 ± 36.5000</w:t>
            </w:r>
          </w:p>
        </w:tc>
        <w:tc>
          <w:tcPr>
            <w:tcW w:w="0" w:type="auto"/>
          </w:tcPr>
          <w:p w14:paraId="49B32E3B" w14:textId="6D2E72BE" w:rsidR="002C6AA2" w:rsidRPr="004B65D6" w:rsidRDefault="001E2320" w:rsidP="002C6AA2">
            <w:pPr>
              <w:pStyle w:val="a3"/>
              <w:spacing w:line="261" w:lineRule="auto"/>
              <w:ind w:right="114"/>
              <w:jc w:val="center"/>
              <w:rPr>
                <w:rFonts w:eastAsiaTheme="minorEastAsia"/>
                <w:sz w:val="22"/>
                <w:szCs w:val="22"/>
                <w:lang w:eastAsia="zh-CN"/>
              </w:rPr>
            </w:pPr>
            <w:r w:rsidRPr="001E2320">
              <w:rPr>
                <w:rFonts w:eastAsiaTheme="minorEastAsia"/>
                <w:sz w:val="22"/>
                <w:szCs w:val="22"/>
                <w:lang w:eastAsia="zh-CN"/>
              </w:rPr>
              <w:t>0.9553 ± 0.0265</w:t>
            </w:r>
          </w:p>
        </w:tc>
      </w:tr>
      <w:tr w:rsidR="002C6AA2" w14:paraId="2A687EB4" w14:textId="77777777" w:rsidTr="001E2320">
        <w:trPr>
          <w:jc w:val="center"/>
        </w:trPr>
        <w:tc>
          <w:tcPr>
            <w:tcW w:w="0" w:type="auto"/>
            <w:tcBorders>
              <w:bottom w:val="single" w:sz="6" w:space="0" w:color="auto"/>
            </w:tcBorders>
          </w:tcPr>
          <w:p w14:paraId="7CAF72BA" w14:textId="5814DF6D" w:rsidR="002C6AA2" w:rsidRDefault="002C6AA2" w:rsidP="002C6AA2">
            <w:pPr>
              <w:pStyle w:val="a3"/>
              <w:spacing w:line="261" w:lineRule="auto"/>
              <w:ind w:right="114"/>
              <w:rPr>
                <w:rFonts w:eastAsiaTheme="minorEastAsia" w:hint="eastAsia"/>
                <w:sz w:val="22"/>
                <w:szCs w:val="22"/>
                <w:lang w:eastAsia="zh-CN"/>
              </w:rPr>
            </w:pPr>
            <w:r>
              <w:rPr>
                <w:rFonts w:eastAsiaTheme="minorEastAsia" w:hint="eastAsia"/>
                <w:sz w:val="22"/>
                <w:szCs w:val="22"/>
                <w:lang w:eastAsia="zh-CN"/>
              </w:rPr>
              <w:t>Dynamic-RRT</w:t>
            </w:r>
          </w:p>
        </w:tc>
        <w:tc>
          <w:tcPr>
            <w:tcW w:w="0" w:type="auto"/>
            <w:tcBorders>
              <w:bottom w:val="single" w:sz="6" w:space="0" w:color="auto"/>
            </w:tcBorders>
          </w:tcPr>
          <w:p w14:paraId="71D14A98" w14:textId="4CC34671" w:rsidR="002C6AA2" w:rsidRDefault="002C6AA2" w:rsidP="002C6AA2">
            <w:pPr>
              <w:pStyle w:val="a3"/>
              <w:spacing w:line="261" w:lineRule="auto"/>
              <w:ind w:right="114"/>
              <w:jc w:val="center"/>
              <w:rPr>
                <w:rFonts w:eastAsiaTheme="minorEastAsia" w:hint="eastAsia"/>
                <w:sz w:val="22"/>
                <w:szCs w:val="22"/>
                <w:lang w:eastAsia="zh-CN"/>
              </w:rPr>
            </w:pPr>
            <w:r w:rsidRPr="00400599">
              <w:rPr>
                <w:rFonts w:eastAsiaTheme="minorEastAsia" w:hint="eastAsia"/>
                <w:sz w:val="22"/>
                <w:szCs w:val="22"/>
                <w:lang w:eastAsia="zh-CN"/>
              </w:rPr>
              <w:t>2</w:t>
            </w:r>
            <w:r>
              <w:rPr>
                <w:rFonts w:eastAsiaTheme="minorEastAsia" w:hint="eastAsia"/>
                <w:sz w:val="22"/>
                <w:szCs w:val="22"/>
                <w:lang w:eastAsia="zh-CN"/>
              </w:rPr>
              <w:t>288</w:t>
            </w:r>
            <w:r w:rsidRPr="00400599">
              <w:rPr>
                <w:rFonts w:eastAsiaTheme="minorEastAsia" w:hint="eastAsia"/>
                <w:sz w:val="22"/>
                <w:szCs w:val="22"/>
                <w:lang w:eastAsia="zh-CN"/>
              </w:rPr>
              <w:t>.</w:t>
            </w:r>
            <w:r>
              <w:rPr>
                <w:rFonts w:eastAsiaTheme="minorEastAsia" w:hint="eastAsia"/>
                <w:sz w:val="22"/>
                <w:szCs w:val="22"/>
                <w:lang w:eastAsia="zh-CN"/>
              </w:rPr>
              <w:t>13</w:t>
            </w:r>
            <w:r w:rsidRPr="00400599">
              <w:rPr>
                <w:rFonts w:eastAsiaTheme="minorEastAsia" w:hint="eastAsia"/>
                <w:sz w:val="22"/>
                <w:szCs w:val="22"/>
                <w:lang w:eastAsia="zh-CN"/>
              </w:rPr>
              <w:t>00</w:t>
            </w:r>
            <w:r w:rsidRPr="00400599">
              <w:rPr>
                <w:rFonts w:eastAsiaTheme="minorEastAsia" w:hint="eastAsia"/>
                <w:sz w:val="22"/>
                <w:szCs w:val="22"/>
                <w:lang w:eastAsia="zh-CN"/>
              </w:rPr>
              <w:sym w:font="Symbol" w:char="F0B1"/>
            </w:r>
            <w:r w:rsidRPr="00400599">
              <w:rPr>
                <w:rFonts w:eastAsiaTheme="minorEastAsia" w:hint="eastAsia"/>
                <w:sz w:val="22"/>
                <w:szCs w:val="22"/>
                <w:lang w:eastAsia="zh-CN"/>
              </w:rPr>
              <w:t>1</w:t>
            </w:r>
            <w:r>
              <w:rPr>
                <w:rFonts w:eastAsiaTheme="minorEastAsia" w:hint="eastAsia"/>
                <w:sz w:val="22"/>
                <w:szCs w:val="22"/>
                <w:lang w:eastAsia="zh-CN"/>
              </w:rPr>
              <w:t>3</w:t>
            </w:r>
            <w:r w:rsidRPr="00400599">
              <w:rPr>
                <w:rFonts w:eastAsiaTheme="minorEastAsia" w:hint="eastAsia"/>
                <w:sz w:val="22"/>
                <w:szCs w:val="22"/>
                <w:lang w:eastAsia="zh-CN"/>
              </w:rPr>
              <w:t>6.</w:t>
            </w:r>
            <w:r>
              <w:rPr>
                <w:rFonts w:eastAsiaTheme="minorEastAsia" w:hint="eastAsia"/>
                <w:sz w:val="22"/>
                <w:szCs w:val="22"/>
                <w:lang w:eastAsia="zh-CN"/>
              </w:rPr>
              <w:t>02</w:t>
            </w:r>
            <w:r w:rsidRPr="00400599">
              <w:rPr>
                <w:rFonts w:eastAsiaTheme="minorEastAsia" w:hint="eastAsia"/>
                <w:sz w:val="22"/>
                <w:szCs w:val="22"/>
                <w:lang w:eastAsia="zh-CN"/>
              </w:rPr>
              <w:t>00</w:t>
            </w:r>
          </w:p>
        </w:tc>
        <w:tc>
          <w:tcPr>
            <w:tcW w:w="0" w:type="auto"/>
            <w:tcBorders>
              <w:bottom w:val="single" w:sz="6" w:space="0" w:color="auto"/>
            </w:tcBorders>
          </w:tcPr>
          <w:p w14:paraId="0527A155" w14:textId="13E04CFA" w:rsidR="002C6AA2" w:rsidRDefault="00764DB1" w:rsidP="002C6AA2">
            <w:pPr>
              <w:pStyle w:val="a3"/>
              <w:spacing w:line="261" w:lineRule="auto"/>
              <w:ind w:right="114"/>
              <w:jc w:val="center"/>
              <w:rPr>
                <w:rFonts w:eastAsiaTheme="minorEastAsia" w:hint="eastAsia"/>
                <w:sz w:val="22"/>
                <w:szCs w:val="22"/>
                <w:lang w:eastAsia="zh-CN"/>
              </w:rPr>
            </w:pPr>
            <w:r w:rsidRPr="00764DB1">
              <w:rPr>
                <w:rFonts w:eastAsiaTheme="minorEastAsia"/>
                <w:sz w:val="22"/>
                <w:szCs w:val="22"/>
                <w:lang w:eastAsia="zh-CN"/>
              </w:rPr>
              <w:t>0.0414 ± 0.0384</w:t>
            </w:r>
          </w:p>
        </w:tc>
        <w:tc>
          <w:tcPr>
            <w:tcW w:w="0" w:type="auto"/>
            <w:tcBorders>
              <w:bottom w:val="single" w:sz="6" w:space="0" w:color="auto"/>
            </w:tcBorders>
          </w:tcPr>
          <w:p w14:paraId="5C64F3F2" w14:textId="3493BE8E" w:rsidR="002C6AA2" w:rsidRDefault="00764DB1" w:rsidP="002C6AA2">
            <w:pPr>
              <w:pStyle w:val="a3"/>
              <w:spacing w:line="261" w:lineRule="auto"/>
              <w:ind w:right="114"/>
              <w:jc w:val="center"/>
              <w:rPr>
                <w:rFonts w:eastAsiaTheme="minorEastAsia" w:hint="eastAsia"/>
                <w:sz w:val="22"/>
                <w:szCs w:val="22"/>
                <w:lang w:eastAsia="zh-CN"/>
              </w:rPr>
            </w:pPr>
            <w:r w:rsidRPr="00764DB1">
              <w:rPr>
                <w:rFonts w:eastAsiaTheme="minorEastAsia"/>
                <w:sz w:val="22"/>
                <w:szCs w:val="22"/>
                <w:lang w:eastAsia="zh-CN"/>
              </w:rPr>
              <w:t>281.3000 ± 160.2000</w:t>
            </w:r>
          </w:p>
        </w:tc>
        <w:commentRangeEnd w:id="218"/>
        <w:tc>
          <w:tcPr>
            <w:tcW w:w="0" w:type="auto"/>
            <w:tcBorders>
              <w:bottom w:val="single" w:sz="6" w:space="0" w:color="auto"/>
            </w:tcBorders>
          </w:tcPr>
          <w:p w14:paraId="27EF825A" w14:textId="3D8F5997" w:rsidR="002C6AA2" w:rsidRDefault="001E2320" w:rsidP="002C6AA2">
            <w:pPr>
              <w:pStyle w:val="a3"/>
              <w:spacing w:line="261" w:lineRule="auto"/>
              <w:ind w:right="114"/>
              <w:jc w:val="center"/>
              <w:rPr>
                <w:rFonts w:eastAsiaTheme="minorEastAsia" w:hint="eastAsia"/>
                <w:sz w:val="22"/>
                <w:szCs w:val="22"/>
                <w:lang w:eastAsia="zh-CN"/>
              </w:rPr>
            </w:pPr>
            <w:r w:rsidRPr="001E2320">
              <w:rPr>
                <w:rStyle w:val="af0"/>
                <w:rFonts w:eastAsiaTheme="minorEastAsia"/>
                <w:sz w:val="22"/>
                <w:szCs w:val="22"/>
                <w:lang w:eastAsia="zh-CN"/>
              </w:rPr>
              <w:commentReference w:id="218"/>
            </w:r>
            <w:r w:rsidRPr="001E2320">
              <w:rPr>
                <w:rFonts w:eastAsiaTheme="minorEastAsia"/>
                <w:sz w:val="22"/>
                <w:szCs w:val="22"/>
                <w:lang w:eastAsia="zh-CN"/>
              </w:rPr>
              <w:t>0.8372 ± 0.0468</w:t>
            </w:r>
          </w:p>
        </w:tc>
      </w:tr>
    </w:tbl>
    <w:p w14:paraId="119F0F8B" w14:textId="46753621" w:rsidR="00F00EDA" w:rsidRPr="00F00EDA" w:rsidRDefault="00F00EDA" w:rsidP="00F00EDA">
      <w:pPr>
        <w:ind w:firstLineChars="200" w:firstLine="440"/>
        <w:rPr>
          <w:rFonts w:eastAsiaTheme="minorEastAsia"/>
          <w:lang w:eastAsia="zh-CN"/>
        </w:rPr>
      </w:pPr>
      <w:r w:rsidRPr="00F00EDA">
        <w:rPr>
          <w:rFonts w:eastAsiaTheme="minorEastAsia"/>
          <w:lang w:eastAsia="zh-CN"/>
        </w:rPr>
        <w:t>在二维与三维不同障碍密度的典型场景中，以相同环境配置与计算预算为约束，对</w:t>
      </w:r>
      <w:r w:rsidRPr="00F00EDA">
        <w:rPr>
          <w:rFonts w:eastAsiaTheme="minorEastAsia"/>
          <w:lang w:eastAsia="zh-CN"/>
        </w:rPr>
        <w:t>SC-RRT</w:t>
      </w:r>
      <w:r w:rsidRPr="00F00EDA">
        <w:rPr>
          <w:rFonts w:eastAsiaTheme="minorEastAsia"/>
          <w:lang w:eastAsia="zh-CN"/>
        </w:rPr>
        <w:t>与</w:t>
      </w:r>
      <w:r w:rsidRPr="00F00EDA">
        <w:rPr>
          <w:rFonts w:eastAsiaTheme="minorEastAsia"/>
          <w:lang w:eastAsia="zh-CN"/>
        </w:rPr>
        <w:t>RRT</w:t>
      </w:r>
      <w:r w:rsidRPr="00F00EDA">
        <w:rPr>
          <w:rFonts w:eastAsiaTheme="minorEastAsia"/>
          <w:lang w:eastAsia="zh-CN"/>
        </w:rPr>
        <w:t>、</w:t>
      </w:r>
      <w:r w:rsidRPr="00F00EDA">
        <w:rPr>
          <w:rFonts w:eastAsiaTheme="minorEastAsia"/>
          <w:lang w:eastAsia="zh-CN"/>
        </w:rPr>
        <w:t>RRT-Connect</w:t>
      </w:r>
      <w:r w:rsidRPr="00F00EDA">
        <w:rPr>
          <w:rFonts w:eastAsiaTheme="minorEastAsia"/>
          <w:lang w:eastAsia="zh-CN"/>
        </w:rPr>
        <w:t>、</w:t>
      </w:r>
      <w:r w:rsidRPr="00F00EDA">
        <w:rPr>
          <w:rFonts w:eastAsiaTheme="minorEastAsia"/>
          <w:lang w:eastAsia="zh-CN"/>
        </w:rPr>
        <w:t>RRT*</w:t>
      </w:r>
      <w:r w:rsidRPr="00F00EDA">
        <w:rPr>
          <w:rFonts w:eastAsiaTheme="minorEastAsia"/>
          <w:lang w:eastAsia="zh-CN"/>
        </w:rPr>
        <w:t>、</w:t>
      </w:r>
      <w:r w:rsidRPr="00F00EDA">
        <w:rPr>
          <w:rFonts w:eastAsiaTheme="minorEastAsia"/>
          <w:lang w:eastAsia="zh-CN"/>
        </w:rPr>
        <w:t>Informed RRT*</w:t>
      </w:r>
      <w:r w:rsidRPr="00F00EDA">
        <w:rPr>
          <w:rFonts w:eastAsiaTheme="minorEastAsia"/>
          <w:lang w:eastAsia="zh-CN"/>
        </w:rPr>
        <w:t>及</w:t>
      </w:r>
      <w:r w:rsidRPr="00F00EDA">
        <w:rPr>
          <w:rFonts w:eastAsiaTheme="minorEastAsia"/>
          <w:lang w:eastAsia="zh-CN"/>
        </w:rPr>
        <w:t>Dynamic-RRT</w:t>
      </w:r>
      <w:r w:rsidRPr="00F00EDA">
        <w:rPr>
          <w:rFonts w:eastAsiaTheme="minorEastAsia"/>
          <w:lang w:eastAsia="zh-CN"/>
        </w:rPr>
        <w:t>等主流算法展开系统性对比，结果</w:t>
      </w:r>
      <w:r>
        <w:rPr>
          <w:rFonts w:eastAsiaTheme="minorEastAsia" w:hint="eastAsia"/>
          <w:lang w:eastAsia="zh-CN"/>
        </w:rPr>
        <w:t>如</w:t>
      </w:r>
      <w:r w:rsidRPr="00F00EDA">
        <w:rPr>
          <w:rFonts w:eastAsiaTheme="minorEastAsia"/>
          <w:lang w:eastAsia="zh-CN"/>
        </w:rPr>
        <w:t>Table 2</w:t>
      </w:r>
      <w:r>
        <w:rPr>
          <w:rFonts w:eastAsiaTheme="minorEastAsia" w:hint="eastAsia"/>
          <w:lang w:eastAsia="zh-CN"/>
        </w:rPr>
        <w:t>所示</w:t>
      </w:r>
      <w:r w:rsidRPr="00F00EDA">
        <w:rPr>
          <w:rFonts w:eastAsiaTheme="minorEastAsia"/>
          <w:lang w:eastAsia="zh-CN"/>
        </w:rPr>
        <w:t>。总体而言，</w:t>
      </w:r>
      <w:r w:rsidRPr="00F00EDA">
        <w:rPr>
          <w:rFonts w:eastAsiaTheme="minorEastAsia"/>
          <w:lang w:eastAsia="zh-CN"/>
        </w:rPr>
        <w:t>Dynamic-RRT</w:t>
      </w:r>
      <w:r w:rsidRPr="00F00EDA">
        <w:rPr>
          <w:rFonts w:eastAsiaTheme="minorEastAsia"/>
          <w:lang w:eastAsia="zh-CN"/>
        </w:rPr>
        <w:t>的渐进最优性依赖充足的时间</w:t>
      </w:r>
      <w:r>
        <w:rPr>
          <w:rFonts w:eastAsiaTheme="minorEastAsia" w:hint="eastAsia"/>
          <w:lang w:eastAsia="zh-CN"/>
        </w:rPr>
        <w:t>才能</w:t>
      </w:r>
      <w:r w:rsidRPr="00F00EDA">
        <w:rPr>
          <w:rFonts w:eastAsiaTheme="minorEastAsia"/>
          <w:lang w:eastAsia="zh-CN"/>
        </w:rPr>
        <w:t>充分</w:t>
      </w:r>
      <w:r>
        <w:rPr>
          <w:rFonts w:eastAsiaTheme="minorEastAsia" w:hint="eastAsia"/>
          <w:lang w:eastAsia="zh-CN"/>
        </w:rPr>
        <w:t>发挥</w:t>
      </w:r>
      <w:r w:rsidRPr="00F00EDA">
        <w:rPr>
          <w:rFonts w:eastAsiaTheme="minorEastAsia"/>
          <w:lang w:eastAsia="zh-CN"/>
        </w:rPr>
        <w:t>，在实时性要求较高的场景下存在明显局限；而当随机采样节点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rand</m:t>
            </m:r>
          </m:sub>
        </m:sSub>
      </m:oMath>
      <w:r w:rsidRPr="00F00EDA">
        <w:rPr>
          <w:rFonts w:eastAsiaTheme="minorEastAsia"/>
          <w:lang w:eastAsia="zh-CN"/>
        </w:rPr>
        <w:t>的概率分布偏向目标方向时，其路径长度与效率指标虽有所改善，但提升幅度有限。相比之下，</w:t>
      </w:r>
      <w:r w:rsidRPr="00F00EDA">
        <w:rPr>
          <w:rFonts w:eastAsiaTheme="minorEastAsia"/>
          <w:lang w:eastAsia="zh-CN"/>
        </w:rPr>
        <w:t>SC-RRT</w:t>
      </w:r>
      <w:r w:rsidRPr="00F00EDA">
        <w:rPr>
          <w:rFonts w:eastAsiaTheme="minorEastAsia"/>
          <w:lang w:eastAsia="zh-CN"/>
        </w:rPr>
        <w:t>凭借在线自适应调节机制（</w:t>
      </w:r>
      <w:r w:rsidRPr="00F00EDA">
        <w:rPr>
          <w:rFonts w:eastAsiaTheme="minorEastAsia"/>
          <w:lang w:eastAsia="zh-CN"/>
        </w:rPr>
        <w:t>SSFOR</w:t>
      </w:r>
      <w:r w:rsidRPr="00F00EDA">
        <w:rPr>
          <w:rFonts w:eastAsiaTheme="minorEastAsia"/>
          <w:lang w:eastAsia="zh-CN"/>
        </w:rPr>
        <w:t>），在保持相近路径长度的前提下，显著压缩了收敛时间与采样规模，综合实时性能明显优于</w:t>
      </w:r>
      <w:r w:rsidRPr="00F00EDA">
        <w:rPr>
          <w:rFonts w:eastAsiaTheme="minorEastAsia"/>
          <w:lang w:eastAsia="zh-CN"/>
        </w:rPr>
        <w:t>Dynamic-RRT</w:t>
      </w:r>
      <w:r w:rsidRPr="00F00EDA">
        <w:rPr>
          <w:rFonts w:eastAsiaTheme="minorEastAsia"/>
          <w:lang w:eastAsia="zh-CN"/>
        </w:rPr>
        <w:t>。</w:t>
      </w:r>
      <w:r w:rsidRPr="00F00EDA">
        <w:rPr>
          <w:rFonts w:eastAsiaTheme="minorEastAsia"/>
          <w:lang w:eastAsia="zh-CN"/>
        </w:rPr>
        <w:t xml:space="preserve"> </w:t>
      </w:r>
    </w:p>
    <w:p w14:paraId="1E240CE2" w14:textId="4B4D68F6" w:rsidR="00F00EDA" w:rsidRPr="00F00EDA" w:rsidRDefault="00F00EDA" w:rsidP="00F00EDA">
      <w:pPr>
        <w:ind w:firstLineChars="200" w:firstLine="440"/>
        <w:rPr>
          <w:rFonts w:eastAsiaTheme="minorEastAsia"/>
          <w:lang w:eastAsia="zh-CN"/>
        </w:rPr>
      </w:pPr>
      <w:r w:rsidRPr="00F00EDA">
        <w:rPr>
          <w:rFonts w:eastAsiaTheme="minorEastAsia"/>
          <w:lang w:eastAsia="zh-CN"/>
        </w:rPr>
        <w:t>在路径质量方面，</w:t>
      </w:r>
      <w:r w:rsidRPr="00F00EDA">
        <w:rPr>
          <w:rFonts w:eastAsiaTheme="minorEastAsia"/>
          <w:lang w:eastAsia="zh-CN"/>
        </w:rPr>
        <w:t>SC-RRT</w:t>
      </w:r>
      <w:r w:rsidRPr="00F00EDA">
        <w:rPr>
          <w:rFonts w:eastAsiaTheme="minorEastAsia"/>
          <w:lang w:eastAsia="zh-CN"/>
        </w:rPr>
        <w:t>表现突出。其平均路径长度为</w:t>
      </w:r>
      <w:r w:rsidRPr="00F00EDA">
        <w:rPr>
          <w:rFonts w:eastAsiaTheme="minorEastAsia"/>
          <w:lang w:eastAsia="zh-CN"/>
        </w:rPr>
        <w:t>2049.09 mm</w:t>
      </w:r>
      <w:r w:rsidRPr="00F00EDA">
        <w:rPr>
          <w:rFonts w:eastAsiaTheme="minorEastAsia"/>
          <w:lang w:eastAsia="zh-CN"/>
        </w:rPr>
        <w:t>，较</w:t>
      </w:r>
      <w:r w:rsidRPr="00F00EDA">
        <w:rPr>
          <w:rFonts w:eastAsiaTheme="minorEastAsia"/>
          <w:lang w:eastAsia="zh-CN"/>
        </w:rPr>
        <w:t>Dynamic-RRT</w:t>
      </w:r>
      <w:r w:rsidRPr="00F00EDA">
        <w:rPr>
          <w:rFonts w:eastAsiaTheme="minorEastAsia"/>
          <w:lang w:eastAsia="zh-CN"/>
        </w:rPr>
        <w:t>缩短约</w:t>
      </w:r>
      <w:r w:rsidRPr="00F00EDA">
        <w:rPr>
          <w:rFonts w:eastAsiaTheme="minorEastAsia"/>
          <w:lang w:eastAsia="zh-CN"/>
        </w:rPr>
        <w:t>10.5%</w:t>
      </w:r>
      <w:r w:rsidRPr="00F00EDA">
        <w:rPr>
          <w:rFonts w:eastAsiaTheme="minorEastAsia"/>
          <w:lang w:eastAsia="zh-CN"/>
        </w:rPr>
        <w:t>，与渐进最优的</w:t>
      </w:r>
      <w:r w:rsidRPr="00F00EDA">
        <w:rPr>
          <w:rFonts w:eastAsiaTheme="minorEastAsia"/>
          <w:lang w:eastAsia="zh-CN"/>
        </w:rPr>
        <w:t>RRT</w:t>
      </w:r>
      <w:r w:rsidRPr="00F00EDA">
        <w:rPr>
          <w:rFonts w:eastAsiaTheme="minorEastAsia"/>
          <w:lang w:eastAsia="zh-CN"/>
        </w:rPr>
        <w:t>相差仅</w:t>
      </w:r>
      <w:r w:rsidRPr="00F00EDA">
        <w:rPr>
          <w:rFonts w:eastAsiaTheme="minorEastAsia"/>
          <w:lang w:eastAsia="zh-CN"/>
        </w:rPr>
        <w:t>4.0%</w:t>
      </w:r>
      <w:r w:rsidRPr="00F00EDA">
        <w:rPr>
          <w:rFonts w:eastAsiaTheme="minorEastAsia"/>
          <w:lang w:eastAsia="zh-CN"/>
        </w:rPr>
        <w:t>，却以极低的计算代价实现了接近最优的路径质量。尤为值得关注的是，</w:t>
      </w:r>
      <w:r w:rsidRPr="00F00EDA">
        <w:rPr>
          <w:rFonts w:eastAsiaTheme="minorEastAsia"/>
          <w:lang w:eastAsia="zh-CN"/>
        </w:rPr>
        <w:t>SC-RRT</w:t>
      </w:r>
      <w:r w:rsidRPr="00F00EDA">
        <w:rPr>
          <w:rFonts w:eastAsiaTheme="minorEastAsia"/>
          <w:lang w:eastAsia="zh-CN"/>
        </w:rPr>
        <w:t>的路径效率指标达到</w:t>
      </w:r>
      <w:r w:rsidRPr="00F00EDA">
        <w:rPr>
          <w:rFonts w:eastAsiaTheme="minorEastAsia"/>
          <w:lang w:eastAsia="zh-CN"/>
        </w:rPr>
        <w:t>0.9553</w:t>
      </w:r>
      <w:r w:rsidRPr="00F00EDA">
        <w:rPr>
          <w:rFonts w:eastAsiaTheme="minorEastAsia"/>
          <w:lang w:eastAsia="zh-CN"/>
        </w:rPr>
        <w:t>，在所有对比算法中位居次席，仅略低于</w:t>
      </w:r>
      <w:r w:rsidRPr="00F00EDA">
        <w:rPr>
          <w:rFonts w:eastAsiaTheme="minorEastAsia"/>
          <w:lang w:eastAsia="zh-CN"/>
        </w:rPr>
        <w:t>RRT</w:t>
      </w:r>
      <w:bookmarkStart w:id="220" w:name="OLE_LINK16"/>
      <w:r w:rsidR="00020B27">
        <w:rPr>
          <w:rFonts w:eastAsiaTheme="minorEastAsia" w:hint="eastAsia"/>
          <w:lang w:eastAsia="zh-CN"/>
        </w:rPr>
        <w:t>的</w:t>
      </w:r>
      <w:bookmarkEnd w:id="220"/>
      <w:r w:rsidRPr="00F00EDA">
        <w:rPr>
          <w:rFonts w:eastAsiaTheme="minorEastAsia"/>
          <w:lang w:eastAsia="zh-CN"/>
        </w:rPr>
        <w:t>0.9689</w:t>
      </w:r>
      <w:r w:rsidRPr="00F00EDA">
        <w:rPr>
          <w:rFonts w:eastAsiaTheme="minorEastAsia"/>
          <w:lang w:eastAsia="zh-CN"/>
        </w:rPr>
        <w:t>，逼近理论上限，表明</w:t>
      </w:r>
      <w:r w:rsidRPr="00F00EDA">
        <w:rPr>
          <w:rFonts w:eastAsiaTheme="minorEastAsia"/>
          <w:lang w:eastAsia="zh-CN"/>
        </w:rPr>
        <w:t>ADCS</w:t>
      </w:r>
      <w:r w:rsidRPr="00F00EDA">
        <w:rPr>
          <w:rFonts w:eastAsiaTheme="minorEastAsia"/>
          <w:lang w:eastAsia="zh-CN"/>
        </w:rPr>
        <w:t>紧凑采样机制所生成的路径在几何形态上高度趋近直线，冗余绕行得到有效抑制。</w:t>
      </w:r>
    </w:p>
    <w:p w14:paraId="680EF538" w14:textId="45CF4B8C" w:rsidR="00F00EDA" w:rsidRPr="00F00EDA" w:rsidRDefault="00F00EDA" w:rsidP="00F00EDA">
      <w:pPr>
        <w:ind w:firstLineChars="200" w:firstLine="440"/>
        <w:rPr>
          <w:rFonts w:eastAsiaTheme="minorEastAsia"/>
          <w:lang w:eastAsia="zh-CN"/>
        </w:rPr>
      </w:pPr>
      <w:r w:rsidRPr="00F00EDA">
        <w:rPr>
          <w:rFonts w:eastAsiaTheme="minorEastAsia"/>
          <w:lang w:eastAsia="zh-CN"/>
        </w:rPr>
        <w:t>在计算效率方面，</w:t>
      </w:r>
      <w:r w:rsidRPr="00F00EDA">
        <w:rPr>
          <w:rFonts w:eastAsiaTheme="minorEastAsia"/>
          <w:lang w:eastAsia="zh-CN"/>
        </w:rPr>
        <w:t>SC-RRT</w:t>
      </w:r>
      <w:r w:rsidRPr="00F00EDA">
        <w:rPr>
          <w:rFonts w:eastAsiaTheme="minorEastAsia"/>
          <w:lang w:eastAsia="zh-CN"/>
        </w:rPr>
        <w:t>的平均收敛时间为</w:t>
      </w:r>
      <w:r w:rsidRPr="00F00EDA">
        <w:rPr>
          <w:rFonts w:eastAsiaTheme="minorEastAsia"/>
          <w:lang w:eastAsia="zh-CN"/>
        </w:rPr>
        <w:t>0.0345 s</w:t>
      </w:r>
      <w:r w:rsidRPr="00F00EDA">
        <w:rPr>
          <w:rFonts w:eastAsiaTheme="minorEastAsia"/>
          <w:lang w:eastAsia="zh-CN"/>
        </w:rPr>
        <w:t>，节点消耗仅为</w:t>
      </w:r>
      <w:r w:rsidRPr="00F00EDA">
        <w:rPr>
          <w:rFonts w:eastAsiaTheme="minorEastAsia"/>
          <w:lang w:eastAsia="zh-CN"/>
        </w:rPr>
        <w:t>209.6</w:t>
      </w:r>
      <w:r w:rsidRPr="00F00EDA">
        <w:rPr>
          <w:rFonts w:eastAsiaTheme="minorEastAsia"/>
          <w:lang w:eastAsia="zh-CN"/>
        </w:rPr>
        <w:t>个，与</w:t>
      </w:r>
      <w:r w:rsidRPr="00F00EDA">
        <w:rPr>
          <w:rFonts w:eastAsiaTheme="minorEastAsia"/>
          <w:lang w:eastAsia="zh-CN"/>
        </w:rPr>
        <w:t>RRT</w:t>
      </w:r>
      <w:r w:rsidRPr="00F00EDA">
        <w:rPr>
          <w:rFonts w:eastAsiaTheme="minorEastAsia"/>
          <w:lang w:eastAsia="zh-CN"/>
        </w:rPr>
        <w:t>、</w:t>
      </w:r>
      <w:r w:rsidRPr="00F00EDA">
        <w:rPr>
          <w:rFonts w:eastAsiaTheme="minorEastAsia"/>
          <w:lang w:eastAsia="zh-CN"/>
        </w:rPr>
        <w:t>RRT-Connect</w:t>
      </w:r>
      <w:r w:rsidRPr="00F00EDA">
        <w:rPr>
          <w:rFonts w:eastAsiaTheme="minorEastAsia"/>
          <w:lang w:eastAsia="zh-CN"/>
        </w:rPr>
        <w:t>处于同一数量级，展现出优异的实时响应能力。而</w:t>
      </w:r>
      <w:r w:rsidRPr="00F00EDA">
        <w:rPr>
          <w:rFonts w:eastAsiaTheme="minorEastAsia"/>
          <w:lang w:eastAsia="zh-CN"/>
        </w:rPr>
        <w:t>RRT*</w:t>
      </w:r>
      <w:r w:rsidRPr="00F00EDA">
        <w:rPr>
          <w:rFonts w:eastAsiaTheme="minorEastAsia"/>
          <w:lang w:eastAsia="zh-CN"/>
        </w:rPr>
        <w:t>虽保证渐进最优，但其节点数高达</w:t>
      </w:r>
      <w:r w:rsidRPr="00F00EDA">
        <w:rPr>
          <w:rFonts w:eastAsiaTheme="minorEastAsia"/>
          <w:lang w:eastAsia="zh-CN"/>
        </w:rPr>
        <w:t>3846.6</w:t>
      </w:r>
      <w:r w:rsidRPr="00F00EDA">
        <w:rPr>
          <w:rFonts w:eastAsiaTheme="minorEastAsia"/>
          <w:lang w:eastAsia="zh-CN"/>
        </w:rPr>
        <w:t>个，收敛时间达</w:t>
      </w:r>
      <w:r w:rsidRPr="00F00EDA">
        <w:rPr>
          <w:rFonts w:eastAsiaTheme="minorEastAsia"/>
          <w:lang w:eastAsia="zh-CN"/>
        </w:rPr>
        <w:t>0.1629 s</w:t>
      </w:r>
      <w:r w:rsidRPr="00F00EDA">
        <w:rPr>
          <w:rFonts w:eastAsiaTheme="minorEastAsia"/>
          <w:lang w:eastAsia="zh-CN"/>
        </w:rPr>
        <w:t>，</w:t>
      </w:r>
      <w:r w:rsidRPr="00F00EDA">
        <w:rPr>
          <w:rFonts w:eastAsiaTheme="minorEastAsia"/>
          <w:lang w:eastAsia="zh-CN"/>
        </w:rPr>
        <w:t>SC-RRT</w:t>
      </w:r>
      <w:r w:rsidRPr="00F00EDA">
        <w:rPr>
          <w:rFonts w:eastAsiaTheme="minorEastAsia"/>
          <w:lang w:eastAsia="zh-CN"/>
        </w:rPr>
        <w:t>相对其实现了</w:t>
      </w:r>
      <w:r w:rsidR="007027EE">
        <w:rPr>
          <w:rFonts w:eastAsiaTheme="minorEastAsia" w:hint="eastAsia"/>
          <w:lang w:eastAsia="zh-CN"/>
        </w:rPr>
        <w:t>近</w:t>
      </w:r>
      <w:r w:rsidR="007027EE">
        <w:rPr>
          <w:rFonts w:eastAsiaTheme="minorEastAsia" w:hint="eastAsia"/>
          <w:lang w:eastAsia="zh-CN"/>
        </w:rPr>
        <w:t>4.7</w:t>
      </w:r>
      <w:r w:rsidRPr="00F00EDA">
        <w:rPr>
          <w:rFonts w:eastAsiaTheme="minorEastAsia"/>
          <w:lang w:eastAsia="zh-CN"/>
        </w:rPr>
        <w:t>倍的提速，在时间敏感型任务中优势尤为显著。</w:t>
      </w:r>
    </w:p>
    <w:p w14:paraId="17F63D34" w14:textId="452D71F5" w:rsidR="00741F9C" w:rsidRPr="00F00EDA" w:rsidRDefault="00F00EDA" w:rsidP="00F00EDA">
      <w:pPr>
        <w:ind w:firstLineChars="200" w:firstLine="440"/>
        <w:rPr>
          <w:rFonts w:eastAsiaTheme="minorEastAsia" w:hint="eastAsia"/>
          <w:lang w:eastAsia="zh-CN"/>
        </w:rPr>
      </w:pPr>
      <w:r w:rsidRPr="00F00EDA">
        <w:rPr>
          <w:rFonts w:eastAsiaTheme="minorEastAsia"/>
          <w:lang w:eastAsia="zh-CN"/>
        </w:rPr>
        <w:t>路径稳定性方面，</w:t>
      </w:r>
      <w:r w:rsidRPr="00F00EDA">
        <w:rPr>
          <w:rFonts w:eastAsiaTheme="minorEastAsia"/>
          <w:lang w:eastAsia="zh-CN"/>
        </w:rPr>
        <w:t>SC-RRT</w:t>
      </w:r>
      <w:r w:rsidRPr="00F00EDA">
        <w:rPr>
          <w:rFonts w:eastAsiaTheme="minorEastAsia"/>
          <w:lang w:eastAsia="zh-CN"/>
        </w:rPr>
        <w:t>的路径长度标准差仅为</w:t>
      </w:r>
      <w:r w:rsidRPr="00F00EDA">
        <w:rPr>
          <w:rFonts w:eastAsiaTheme="minorEastAsia"/>
          <w:lang w:eastAsia="zh-CN"/>
        </w:rPr>
        <w:t>±57.53 mm</w:t>
      </w:r>
      <w:r w:rsidRPr="00F00EDA">
        <w:rPr>
          <w:rFonts w:eastAsiaTheme="minorEastAsia"/>
          <w:lang w:eastAsia="zh-CN"/>
        </w:rPr>
        <w:t>，远低于</w:t>
      </w:r>
      <w:r w:rsidRPr="00F00EDA">
        <w:rPr>
          <w:rFonts w:eastAsiaTheme="minorEastAsia"/>
          <w:lang w:eastAsia="zh-CN"/>
        </w:rPr>
        <w:t>RRT</w:t>
      </w:r>
      <w:r w:rsidR="00020B27">
        <w:rPr>
          <w:rFonts w:eastAsiaTheme="minorEastAsia" w:hint="eastAsia"/>
          <w:lang w:eastAsia="zh-CN"/>
        </w:rPr>
        <w:t>的</w:t>
      </w:r>
      <w:r w:rsidRPr="00F00EDA">
        <w:rPr>
          <w:rFonts w:eastAsiaTheme="minorEastAsia"/>
          <w:lang w:eastAsia="zh-CN"/>
        </w:rPr>
        <w:t>±126.25 mm</w:t>
      </w:r>
      <w:r w:rsidRPr="00F00EDA">
        <w:rPr>
          <w:rFonts w:eastAsiaTheme="minorEastAsia"/>
          <w:lang w:eastAsia="zh-CN"/>
        </w:rPr>
        <w:t>及</w:t>
      </w:r>
      <w:r w:rsidRPr="00F00EDA">
        <w:rPr>
          <w:rFonts w:eastAsiaTheme="minorEastAsia"/>
          <w:lang w:eastAsia="zh-CN"/>
        </w:rPr>
        <w:t>Dynamic-RRT</w:t>
      </w:r>
      <w:r w:rsidR="00020B27">
        <w:rPr>
          <w:rFonts w:eastAsiaTheme="minorEastAsia" w:hint="eastAsia"/>
          <w:lang w:eastAsia="zh-CN"/>
        </w:rPr>
        <w:t>的</w:t>
      </w:r>
      <w:r w:rsidRPr="00F00EDA">
        <w:rPr>
          <w:rFonts w:eastAsiaTheme="minorEastAsia"/>
          <w:lang w:eastAsia="zh-CN"/>
        </w:rPr>
        <w:t>±136.02 mm</w:t>
      </w:r>
      <w:r w:rsidRPr="00F00EDA">
        <w:rPr>
          <w:rFonts w:eastAsiaTheme="minorEastAsia"/>
          <w:lang w:eastAsia="zh-CN"/>
        </w:rPr>
        <w:t>，规划结果的一致性与可重复性显著更优。综上，</w:t>
      </w:r>
      <w:r w:rsidRPr="00F00EDA">
        <w:rPr>
          <w:rFonts w:eastAsiaTheme="minorEastAsia"/>
          <w:lang w:eastAsia="zh-CN"/>
        </w:rPr>
        <w:t>SC-RRT</w:t>
      </w:r>
      <w:r w:rsidRPr="00F00EDA">
        <w:rPr>
          <w:rFonts w:eastAsiaTheme="minorEastAsia"/>
          <w:lang w:eastAsia="zh-CN"/>
        </w:rPr>
        <w:t>在路径质量、计算效率与规划稳定性之间实现了最优综合平衡，并在二维与三维不同障碍密度场景下均保持稳定收敛</w:t>
      </w:r>
      <w:r w:rsidR="00E4282E">
        <w:rPr>
          <w:rFonts w:eastAsiaTheme="minorEastAsia" w:hint="eastAsia"/>
          <w:lang w:eastAsia="zh-CN"/>
        </w:rPr>
        <w:t>和良好可扩展性</w:t>
      </w:r>
      <w:r w:rsidRPr="00F00EDA">
        <w:rPr>
          <w:rFonts w:eastAsiaTheme="minorEastAsia"/>
          <w:lang w:eastAsia="zh-CN"/>
        </w:rPr>
        <w:t>，展现出良好的泛化能力与工程实用价值。</w:t>
      </w:r>
    </w:p>
    <w:p w14:paraId="29951D7D" w14:textId="11A17C06" w:rsidR="00765799" w:rsidRPr="005D13D5" w:rsidRDefault="003E5195" w:rsidP="00473433">
      <w:pPr>
        <w:pStyle w:val="11"/>
        <w:numPr>
          <w:ilvl w:val="0"/>
          <w:numId w:val="5"/>
        </w:numPr>
        <w:tabs>
          <w:tab w:val="left" w:pos="474"/>
        </w:tabs>
        <w:spacing w:before="109"/>
        <w:ind w:left="255" w:hanging="255"/>
        <w:rPr>
          <w:spacing w:val="-2"/>
          <w:w w:val="110"/>
        </w:rPr>
      </w:pPr>
      <w:r w:rsidRPr="005D13D5">
        <w:rPr>
          <w:spacing w:val="-2"/>
          <w:w w:val="110"/>
        </w:rPr>
        <w:t>Conclusion</w:t>
      </w:r>
    </w:p>
    <w:p w14:paraId="3921943E" w14:textId="26C70AE6" w:rsidR="000827BC" w:rsidRDefault="000827BC" w:rsidP="00765D0D">
      <w:pPr>
        <w:ind w:firstLineChars="200" w:firstLine="440"/>
        <w:jc w:val="both"/>
        <w:rPr>
          <w:rFonts w:eastAsiaTheme="minorEastAsia"/>
          <w:lang w:eastAsia="zh-CN"/>
        </w:rPr>
      </w:pPr>
      <w:bookmarkStart w:id="221"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r w:rsidR="007041A9">
        <w:rPr>
          <w:rFonts w:eastAsiaTheme="minorEastAsia" w:hint="eastAsia"/>
          <w:lang w:eastAsia="zh-CN"/>
        </w:rPr>
        <w:t>。</w:t>
      </w:r>
    </w:p>
    <w:p w14:paraId="70D7DAB3" w14:textId="257CA1B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4A8CA3F" w:rsidR="000827BC" w:rsidRPr="000827BC" w:rsidRDefault="000827BC" w:rsidP="007041A9">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00B30D4E" w:rsidRPr="00B30D4E">
        <w:rPr>
          <w:rFonts w:eastAsiaTheme="minorEastAsia"/>
          <w:lang w:eastAsia="zh-CN"/>
        </w:rPr>
        <w:t>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r w:rsidR="00B652BF">
        <w:rPr>
          <w:rFonts w:eastAsiaTheme="minorEastAsia" w:hint="eastAsia"/>
          <w:lang w:eastAsia="zh-CN"/>
        </w:rPr>
        <w:t>证明了</w:t>
      </w:r>
      <w:r w:rsidR="002E0934" w:rsidRPr="000827BC">
        <w:rPr>
          <w:rFonts w:eastAsiaTheme="minorEastAsia"/>
          <w:lang w:eastAsia="zh-CN"/>
        </w:rPr>
        <w:t>自适应非对称双椭球约束采样</w:t>
      </w:r>
      <w:r w:rsidR="007041A9" w:rsidRPr="007041A9">
        <w:rPr>
          <w:rFonts w:eastAsiaTheme="minorEastAsia" w:hint="eastAsia"/>
          <w:lang w:eastAsia="zh-CN"/>
        </w:rPr>
        <w:t>策略与在线约束反馈调节的结合是提升采样式规划算法综合性能的有效途径。</w:t>
      </w:r>
      <w:r w:rsidR="00B652BF" w:rsidRPr="00B652BF">
        <w:rPr>
          <w:rFonts w:eastAsiaTheme="minorEastAsia"/>
          <w:lang w:eastAsia="zh-CN"/>
        </w:rPr>
        <w:t>为同类采样式规划算法突破代价估计偏差敏感性提供了可推广的建模范式。</w:t>
      </w:r>
      <w:r w:rsidR="00B652BF" w:rsidRPr="00B652BF">
        <w:rPr>
          <w:rFonts w:eastAsiaTheme="minorEastAsia"/>
          <w:lang w:eastAsia="zh-CN"/>
        </w:rPr>
        <w:t>SC-RRT</w:t>
      </w:r>
      <w:r w:rsidR="00B652BF" w:rsidRPr="00B652BF">
        <w:rPr>
          <w:rFonts w:eastAsiaTheme="minorEastAsia"/>
          <w:lang w:eastAsia="zh-CN"/>
        </w:rPr>
        <w:t>继承了</w:t>
      </w:r>
      <w:r w:rsidR="00B652BF" w:rsidRPr="00B652BF">
        <w:rPr>
          <w:rFonts w:eastAsiaTheme="minorEastAsia"/>
          <w:lang w:eastAsia="zh-CN"/>
        </w:rPr>
        <w:t>Informed RRT*</w:t>
      </w:r>
      <w:r w:rsidR="00B652BF" w:rsidRPr="00B652BF">
        <w:rPr>
          <w:rFonts w:eastAsiaTheme="minorEastAsia"/>
          <w:lang w:eastAsia="zh-CN"/>
        </w:rPr>
        <w:t>的概率完备性，并在渐进最优性框架下通过双向扩展与动态约束调节进一步加速收敛，理论性质与工程效率得到协同保障</w:t>
      </w:r>
      <w:r w:rsidR="00B652BF">
        <w:rPr>
          <w:rFonts w:eastAsiaTheme="minorEastAsia" w:hint="eastAsia"/>
          <w:lang w:eastAsia="zh-CN"/>
        </w:rPr>
        <w:t>。</w:t>
      </w:r>
    </w:p>
    <w:bookmarkEnd w:id="221"/>
    <w:p w14:paraId="4C9C8C33" w14:textId="1DAD9F9C" w:rsidR="0076352E" w:rsidRPr="002E0934" w:rsidRDefault="0076352E" w:rsidP="00DB3660">
      <w:pPr>
        <w:ind w:firstLineChars="200" w:firstLine="440"/>
        <w:jc w:val="both"/>
        <w:rPr>
          <w:rFonts w:eastAsiaTheme="minorEastAsia"/>
          <w:lang w:eastAsia="zh-CN"/>
        </w:rPr>
        <w:sectPr w:rsidR="0076352E" w:rsidRPr="002E0934" w:rsidSect="00927F8F">
          <w:footerReference w:type="even" r:id="rId39"/>
          <w:footerReference w:type="default" r:id="rId40"/>
          <w:type w:val="continuous"/>
          <w:pgSz w:w="11910" w:h="15820"/>
          <w:pgMar w:top="540" w:right="900" w:bottom="1120" w:left="800" w:header="616" w:footer="939" w:gutter="0"/>
          <w:cols w:space="708"/>
        </w:sectPr>
      </w:pP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0FDF57AF" w:rsidR="0076352E" w:rsidRPr="00A175A7" w:rsidRDefault="00821371">
      <w:pPr>
        <w:spacing w:before="91" w:line="244" w:lineRule="auto"/>
        <w:ind w:left="220" w:right="44"/>
        <w:jc w:val="both"/>
        <w:rPr>
          <w:spacing w:val="-2"/>
          <w:sz w:val="17"/>
        </w:rPr>
      </w:pPr>
      <w:r>
        <w:rPr>
          <w:rFonts w:ascii="Arial"/>
          <w:b/>
          <w:spacing w:val="-6"/>
          <w:sz w:val="17"/>
          <w:lang w:eastAsia="zh-CN"/>
        </w:rPr>
        <w:t>Authors' Contributions</w:t>
      </w:r>
      <w:r>
        <w:rPr>
          <w:rFonts w:ascii="Arial"/>
          <w:b/>
          <w:spacing w:val="16"/>
          <w:sz w:val="17"/>
          <w:lang w:eastAsia="zh-CN"/>
        </w:rPr>
        <w:t xml:space="preserve"> </w:t>
      </w:r>
      <w:r w:rsidR="00A175A7" w:rsidRPr="00A175A7">
        <w:rPr>
          <w:spacing w:val="-2"/>
          <w:sz w:val="17"/>
        </w:rPr>
        <w:t>All authors contributed to the conception and design of the study. Xingyu Guo wrote the manuscript and performed the research. Technical support was provided by Muchun Fan, Feng Hong, and Jianyu Zheng. Valuable comments on manuscript revision were provided by Hongyu Gao. Prof. Yan Wu provided guidance for manuscript writing. All authors have read and approved the final manuscript.</w:t>
      </w:r>
    </w:p>
    <w:p w14:paraId="375ED3DC" w14:textId="77777777" w:rsidR="0076352E" w:rsidRDefault="0076352E">
      <w:pPr>
        <w:pStyle w:val="a3"/>
        <w:spacing w:before="7"/>
        <w:rPr>
          <w:sz w:val="17"/>
          <w:lang w:eastAsia="zh-CN"/>
        </w:rPr>
      </w:pPr>
    </w:p>
    <w:p w14:paraId="30BC1AC1" w14:textId="3AB60A6E" w:rsidR="0076352E" w:rsidRDefault="00821371" w:rsidP="00AA18B3">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sidR="00AA18B3" w:rsidRPr="00AA18B3">
        <w:rPr>
          <w:spacing w:val="-2"/>
          <w:sz w:val="17"/>
        </w:rPr>
        <w:t>This work has no funding support.</w:t>
      </w:r>
    </w:p>
    <w:p w14:paraId="3B5B266B" w14:textId="5E2ED4E1"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sidR="00AA18B3" w:rsidRPr="00AA18B3">
        <w:rPr>
          <w:spacing w:val="-2"/>
          <w:sz w:val="17"/>
        </w:rPr>
        <w:t>The source code in this paper is not publicly available.</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046FFA6C" w:rsidR="0076352E" w:rsidRDefault="0031089B" w:rsidP="0031089B">
      <w:pPr>
        <w:pStyle w:val="a3"/>
        <w:tabs>
          <w:tab w:val="left" w:pos="3350"/>
        </w:tabs>
        <w:spacing w:before="8"/>
        <w:rPr>
          <w:sz w:val="17"/>
        </w:rPr>
      </w:pPr>
      <w:r>
        <w:rPr>
          <w:sz w:val="17"/>
        </w:rPr>
        <w:tab/>
      </w: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22" w:name="References"/>
      <w:bookmarkEnd w:id="222"/>
      <w:r>
        <w:rPr>
          <w:spacing w:val="-2"/>
          <w:w w:val="105"/>
        </w:rPr>
        <w:t>References</w:t>
      </w:r>
    </w:p>
    <w:p w14:paraId="659E0E67" w14:textId="0A68585B" w:rsidR="0076352E" w:rsidRPr="0070223A" w:rsidRDefault="0070223A" w:rsidP="00753A35">
      <w:pPr>
        <w:pStyle w:val="a6"/>
        <w:numPr>
          <w:ilvl w:val="0"/>
          <w:numId w:val="1"/>
        </w:numPr>
        <w:tabs>
          <w:tab w:val="left" w:pos="561"/>
        </w:tabs>
        <w:spacing w:before="0"/>
        <w:ind w:left="266" w:hanging="266"/>
        <w:jc w:val="left"/>
        <w:rPr>
          <w:sz w:val="17"/>
        </w:rPr>
      </w:pPr>
      <w:bookmarkStart w:id="223" w:name="_bookmark25"/>
      <w:bookmarkStart w:id="224" w:name="_Ref223801121"/>
      <w:bookmarkEnd w:id="223"/>
      <w:r w:rsidRPr="0070223A">
        <w:rPr>
          <w:sz w:val="17"/>
        </w:rPr>
        <w:t>Zhong R Y, Xu X, Klotz E, et al. Intelligent manufacturing in the context of industry 4.0: A review[J]. Engineering, 2017, 3(5): 616–630.</w:t>
      </w:r>
      <w:bookmarkEnd w:id="224"/>
    </w:p>
    <w:p w14:paraId="0692AD69" w14:textId="2A8CE94D" w:rsidR="00753A35" w:rsidRPr="0070223A" w:rsidRDefault="00753A35" w:rsidP="00753A35">
      <w:pPr>
        <w:pStyle w:val="a6"/>
        <w:numPr>
          <w:ilvl w:val="0"/>
          <w:numId w:val="1"/>
        </w:numPr>
        <w:tabs>
          <w:tab w:val="left" w:pos="561"/>
        </w:tabs>
        <w:spacing w:before="0"/>
        <w:ind w:left="266" w:hanging="266"/>
        <w:jc w:val="left"/>
        <w:rPr>
          <w:sz w:val="17"/>
        </w:rPr>
      </w:pPr>
      <w:r w:rsidRPr="0070223A">
        <w:rPr>
          <w:sz w:val="17"/>
        </w:rPr>
        <w:t>W</w:t>
      </w:r>
      <w:r w:rsidR="001B4F9F" w:rsidRPr="0070223A">
        <w:rPr>
          <w:sz w:val="17"/>
        </w:rPr>
        <w:t>irtz J, Patterson P G, Kunz W H, et al. Brave new world: Service robots in the frontline[J]. Journal of Service Management, 2018, 29(5): 907–931.</w:t>
      </w:r>
    </w:p>
    <w:p w14:paraId="6CFC7EEA" w14:textId="3C5189E3" w:rsidR="001B4F9F" w:rsidRPr="0070223A" w:rsidRDefault="0070223A" w:rsidP="00753A35">
      <w:pPr>
        <w:pStyle w:val="a6"/>
        <w:numPr>
          <w:ilvl w:val="0"/>
          <w:numId w:val="1"/>
        </w:numPr>
        <w:tabs>
          <w:tab w:val="left" w:pos="561"/>
        </w:tabs>
        <w:spacing w:before="0"/>
        <w:ind w:left="266" w:hanging="266"/>
        <w:jc w:val="left"/>
        <w:rPr>
          <w:sz w:val="17"/>
        </w:rPr>
      </w:pPr>
      <w:r w:rsidRPr="0070223A">
        <w:rPr>
          <w:sz w:val="17"/>
        </w:rPr>
        <w:t>Ajoudani A, Zanchettin A M, Ivaldi S, et al. Progress and prospects of the human-robot collaboration[J]. Autonomous Robots, 2018, 42(5): 957–975.</w:t>
      </w:r>
    </w:p>
    <w:p w14:paraId="715E8203" w14:textId="3523C68F" w:rsidR="0076352E" w:rsidRPr="00586AE8" w:rsidRDefault="0070223A" w:rsidP="001B4F9F">
      <w:pPr>
        <w:pStyle w:val="a6"/>
        <w:numPr>
          <w:ilvl w:val="0"/>
          <w:numId w:val="1"/>
        </w:numPr>
        <w:tabs>
          <w:tab w:val="left" w:pos="561"/>
        </w:tabs>
        <w:spacing w:before="0"/>
        <w:ind w:left="266" w:hanging="266"/>
        <w:jc w:val="left"/>
        <w:rPr>
          <w:sz w:val="17"/>
        </w:rPr>
      </w:pPr>
      <w:bookmarkStart w:id="225" w:name="_Ref223786922"/>
      <w:r w:rsidRPr="0070223A">
        <w:rPr>
          <w:sz w:val="17"/>
        </w:rPr>
        <w:t xml:space="preserve">Villani V, Pini F, Leali F, et al. Survey on human-robot collaboration in industrial settings: Safety, intuitive interfaces and applications[J]. Mechatronics, </w:t>
      </w:r>
      <w:r w:rsidRPr="00586AE8">
        <w:rPr>
          <w:sz w:val="17"/>
        </w:rPr>
        <w:t>2018, 55: 248–266</w:t>
      </w:r>
      <w:r w:rsidR="001B4F9F" w:rsidRPr="00586AE8">
        <w:rPr>
          <w:sz w:val="17"/>
        </w:rPr>
        <w:t>.</w:t>
      </w:r>
      <w:bookmarkEnd w:id="225"/>
    </w:p>
    <w:p w14:paraId="77967A0A" w14:textId="1C3F5697" w:rsidR="00212262" w:rsidRPr="00586AE8" w:rsidRDefault="00212262" w:rsidP="001B4F9F">
      <w:pPr>
        <w:pStyle w:val="a6"/>
        <w:numPr>
          <w:ilvl w:val="0"/>
          <w:numId w:val="1"/>
        </w:numPr>
        <w:tabs>
          <w:tab w:val="left" w:pos="561"/>
        </w:tabs>
        <w:spacing w:before="0"/>
        <w:ind w:left="266" w:hanging="266"/>
        <w:jc w:val="left"/>
        <w:rPr>
          <w:sz w:val="17"/>
        </w:rPr>
      </w:pPr>
      <w:bookmarkStart w:id="226" w:name="_Ref223788011"/>
      <w:r w:rsidRPr="00586AE8">
        <w:rPr>
          <w:sz w:val="17"/>
        </w:rPr>
        <w:t>Elbanhawi M, Simic M. Sampling-based robot motion planning: A review[J]. IEEE Access, 2014, 2: 56–77.</w:t>
      </w:r>
      <w:bookmarkEnd w:id="226"/>
    </w:p>
    <w:p w14:paraId="6897B921" w14:textId="77777777" w:rsidR="0070223A" w:rsidRPr="00586AE8" w:rsidRDefault="0070223A" w:rsidP="001B4F9F">
      <w:pPr>
        <w:pStyle w:val="a6"/>
        <w:numPr>
          <w:ilvl w:val="0"/>
          <w:numId w:val="1"/>
        </w:numPr>
        <w:tabs>
          <w:tab w:val="left" w:pos="561"/>
        </w:tabs>
        <w:spacing w:before="0"/>
        <w:ind w:left="266" w:hanging="266"/>
        <w:jc w:val="left"/>
        <w:rPr>
          <w:sz w:val="17"/>
        </w:rPr>
      </w:pPr>
      <w:bookmarkStart w:id="227" w:name="_Ref223788013"/>
      <w:r w:rsidRPr="00586AE8">
        <w:rPr>
          <w:sz w:val="17"/>
        </w:rPr>
        <w:t xml:space="preserve">Karaman S, Frazzoli E. Sampling-based algorithms for optimal motion planning[J]. International Journal of Robotics Research, 2011, 30(7): 846–894. </w:t>
      </w:r>
    </w:p>
    <w:p w14:paraId="657727B1" w14:textId="77777777" w:rsidR="0070223A" w:rsidRPr="00586AE8" w:rsidRDefault="0070223A" w:rsidP="001B4F9F">
      <w:pPr>
        <w:pStyle w:val="a6"/>
        <w:numPr>
          <w:ilvl w:val="0"/>
          <w:numId w:val="1"/>
        </w:numPr>
        <w:tabs>
          <w:tab w:val="left" w:pos="561"/>
        </w:tabs>
        <w:spacing w:before="0"/>
        <w:ind w:left="266" w:hanging="266"/>
        <w:jc w:val="left"/>
        <w:rPr>
          <w:sz w:val="17"/>
        </w:rPr>
      </w:pPr>
      <w:bookmarkStart w:id="228" w:name="_Ref223801137"/>
      <w:bookmarkStart w:id="229" w:name="_Ref223788118"/>
      <w:bookmarkEnd w:id="227"/>
      <w:r w:rsidRPr="00586AE8">
        <w:rPr>
          <w:sz w:val="17"/>
        </w:rPr>
        <w:t>Mac T T, Copot C, Tran D T, et al. Heuristic approaches in robot path planning: A survey[J]. Robotics and Autonomous Systems, 2016, 86: 13–28.</w:t>
      </w:r>
      <w:bookmarkEnd w:id="228"/>
      <w:r w:rsidRPr="00586AE8">
        <w:rPr>
          <w:sz w:val="17"/>
        </w:rPr>
        <w:t xml:space="preserve"> </w:t>
      </w:r>
    </w:p>
    <w:p w14:paraId="09811D7B" w14:textId="77777777" w:rsidR="0070223A" w:rsidRPr="00586AE8" w:rsidRDefault="0070223A" w:rsidP="001B4F9F">
      <w:pPr>
        <w:pStyle w:val="a6"/>
        <w:numPr>
          <w:ilvl w:val="0"/>
          <w:numId w:val="1"/>
        </w:numPr>
        <w:tabs>
          <w:tab w:val="left" w:pos="561"/>
        </w:tabs>
        <w:spacing w:before="0"/>
        <w:ind w:left="266" w:hanging="266"/>
        <w:jc w:val="left"/>
        <w:rPr>
          <w:sz w:val="17"/>
        </w:rPr>
      </w:pPr>
      <w:bookmarkStart w:id="230" w:name="_Ref223801156"/>
      <w:bookmarkStart w:id="231" w:name="_Ref223790244"/>
      <w:bookmarkEnd w:id="229"/>
      <w:r w:rsidRPr="00586AE8">
        <w:rPr>
          <w:sz w:val="17"/>
        </w:rPr>
        <w:t>LaValle S M. Planning Algorithms[M]. Cambridge: Cambridge University Press, 2006. ISBN: 978-0-521-86205-9.</w:t>
      </w:r>
      <w:bookmarkEnd w:id="230"/>
      <w:r w:rsidRPr="00586AE8">
        <w:rPr>
          <w:sz w:val="17"/>
        </w:rPr>
        <w:t xml:space="preserve"> </w:t>
      </w:r>
    </w:p>
    <w:p w14:paraId="00F7ACE8" w14:textId="41C75CB5" w:rsidR="0070223A" w:rsidRPr="00586AE8" w:rsidRDefault="0070223A" w:rsidP="001B4F9F">
      <w:pPr>
        <w:pStyle w:val="a6"/>
        <w:numPr>
          <w:ilvl w:val="0"/>
          <w:numId w:val="1"/>
        </w:numPr>
        <w:tabs>
          <w:tab w:val="left" w:pos="561"/>
        </w:tabs>
        <w:spacing w:before="0"/>
        <w:ind w:left="266" w:hanging="266"/>
        <w:jc w:val="left"/>
        <w:rPr>
          <w:sz w:val="17"/>
        </w:rPr>
      </w:pPr>
      <w:bookmarkStart w:id="232" w:name="_Ref223801157"/>
      <w:r w:rsidRPr="00586AE8">
        <w:rPr>
          <w:sz w:val="17"/>
        </w:rPr>
        <w:t>Latombe J C. Robot Motion Planning[M]. Boston, MA: Springer, 1991. ISBN: 978-0-7923-9129-1.</w:t>
      </w:r>
      <w:bookmarkEnd w:id="232"/>
    </w:p>
    <w:p w14:paraId="2D42D9C4" w14:textId="0BC1164C" w:rsidR="008D16A4" w:rsidRPr="00586AE8" w:rsidRDefault="006B35C3" w:rsidP="001B4F9F">
      <w:pPr>
        <w:pStyle w:val="a6"/>
        <w:numPr>
          <w:ilvl w:val="0"/>
          <w:numId w:val="1"/>
        </w:numPr>
        <w:tabs>
          <w:tab w:val="left" w:pos="561"/>
        </w:tabs>
        <w:spacing w:before="0"/>
        <w:ind w:left="266" w:hanging="266"/>
        <w:jc w:val="left"/>
        <w:rPr>
          <w:sz w:val="17"/>
        </w:rPr>
      </w:pPr>
      <w:bookmarkStart w:id="233" w:name="_Ref224485128"/>
      <w:r w:rsidRPr="00586AE8">
        <w:rPr>
          <w:sz w:val="17"/>
        </w:rPr>
        <w:t>Kingston Z, Moll M, Kavraki L E. Sampling-based methods for motion planning with constraints[J]. Annual Review of Control, Robotics, and Autonomous Systems, 2018, 1: 159–185.</w:t>
      </w:r>
      <w:bookmarkEnd w:id="231"/>
      <w:bookmarkEnd w:id="233"/>
    </w:p>
    <w:p w14:paraId="44881D42" w14:textId="23656E01" w:rsidR="006B35C3" w:rsidRPr="00586AE8" w:rsidRDefault="006B35C3" w:rsidP="001B4F9F">
      <w:pPr>
        <w:pStyle w:val="a6"/>
        <w:numPr>
          <w:ilvl w:val="0"/>
          <w:numId w:val="1"/>
        </w:numPr>
        <w:tabs>
          <w:tab w:val="left" w:pos="561"/>
        </w:tabs>
        <w:spacing w:before="0"/>
        <w:ind w:left="266" w:hanging="266"/>
        <w:jc w:val="left"/>
        <w:rPr>
          <w:sz w:val="17"/>
        </w:rPr>
      </w:pPr>
      <w:bookmarkStart w:id="234" w:name="_Ref223790271"/>
      <w:r w:rsidRPr="00586AE8">
        <w:rPr>
          <w:sz w:val="17"/>
        </w:rPr>
        <w:t>Mohanan M G, Salgoankar A. A survey of robotic motion planning in dynamic environments[J]. Robotics and Autonomous Systems, 2018, 100: 171–185.</w:t>
      </w:r>
      <w:bookmarkEnd w:id="234"/>
    </w:p>
    <w:p w14:paraId="6960DA30" w14:textId="6B11259B" w:rsidR="006B35C3" w:rsidRPr="00586AE8" w:rsidRDefault="006B35C3" w:rsidP="001B4F9F">
      <w:pPr>
        <w:pStyle w:val="a6"/>
        <w:numPr>
          <w:ilvl w:val="0"/>
          <w:numId w:val="1"/>
        </w:numPr>
        <w:tabs>
          <w:tab w:val="left" w:pos="561"/>
        </w:tabs>
        <w:spacing w:before="0"/>
        <w:ind w:left="266" w:hanging="266"/>
        <w:jc w:val="left"/>
        <w:rPr>
          <w:sz w:val="17"/>
        </w:rPr>
      </w:pPr>
      <w:bookmarkStart w:id="235" w:name="_Ref223801187"/>
      <w:r w:rsidRPr="00586AE8">
        <w:rPr>
          <w:sz w:val="17"/>
        </w:rPr>
        <w:t>Aggarwal S, Kumar N. Path planning techniques for unmanned aerial vehicles: A review, solutions, and challenges[J]. Computer Communications, 2020, 149: 270–299.</w:t>
      </w:r>
      <w:bookmarkEnd w:id="235"/>
    </w:p>
    <w:p w14:paraId="14D2533B" w14:textId="35859B07" w:rsidR="0070223A" w:rsidRPr="00586AE8" w:rsidRDefault="0070223A" w:rsidP="001B4F9F">
      <w:pPr>
        <w:pStyle w:val="a6"/>
        <w:numPr>
          <w:ilvl w:val="0"/>
          <w:numId w:val="1"/>
        </w:numPr>
        <w:tabs>
          <w:tab w:val="left" w:pos="561"/>
        </w:tabs>
        <w:spacing w:before="0"/>
        <w:ind w:left="266" w:hanging="266"/>
        <w:jc w:val="left"/>
        <w:rPr>
          <w:sz w:val="17"/>
        </w:rPr>
      </w:pPr>
      <w:bookmarkStart w:id="236" w:name="_Ref223801245"/>
      <w:r w:rsidRPr="00586AE8">
        <w:rPr>
          <w:sz w:val="17"/>
        </w:rPr>
        <w:t>LaValle S M. Rapidly-exploring random trees: A new tool for path planning[R]. TR 98-11, Computer Science Department, Iowa State University, 1998.</w:t>
      </w:r>
      <w:bookmarkEnd w:id="236"/>
    </w:p>
    <w:p w14:paraId="7D5A86FC" w14:textId="1C65034A" w:rsidR="006B35C3" w:rsidRPr="00586AE8" w:rsidRDefault="006B35C3" w:rsidP="001B4F9F">
      <w:pPr>
        <w:pStyle w:val="a6"/>
        <w:numPr>
          <w:ilvl w:val="0"/>
          <w:numId w:val="1"/>
        </w:numPr>
        <w:tabs>
          <w:tab w:val="left" w:pos="561"/>
        </w:tabs>
        <w:spacing w:before="0"/>
        <w:ind w:left="266" w:hanging="266"/>
        <w:jc w:val="left"/>
        <w:rPr>
          <w:sz w:val="17"/>
        </w:rPr>
      </w:pPr>
      <w:bookmarkStart w:id="237" w:name="_Ref223790300"/>
      <w:r w:rsidRPr="00586AE8">
        <w:rPr>
          <w:sz w:val="17"/>
        </w:rPr>
        <w:t>LaValle S M, Kuffner J J. Randomized kinodynamic planning[J]. International Journal of Robotics Research, 2001, 20(5): 378–400.</w:t>
      </w:r>
      <w:bookmarkEnd w:id="237"/>
    </w:p>
    <w:p w14:paraId="60D81118" w14:textId="6CF15D95" w:rsidR="006B35C3" w:rsidRPr="00586AE8" w:rsidRDefault="006B35C3" w:rsidP="001B4F9F">
      <w:pPr>
        <w:pStyle w:val="a6"/>
        <w:numPr>
          <w:ilvl w:val="0"/>
          <w:numId w:val="1"/>
        </w:numPr>
        <w:tabs>
          <w:tab w:val="left" w:pos="561"/>
        </w:tabs>
        <w:spacing w:before="0"/>
        <w:ind w:left="266" w:hanging="266"/>
        <w:jc w:val="left"/>
        <w:rPr>
          <w:sz w:val="17"/>
        </w:rPr>
      </w:pPr>
      <w:bookmarkStart w:id="238" w:name="_Ref223801271"/>
      <w:r w:rsidRPr="00586AE8">
        <w:rPr>
          <w:sz w:val="17"/>
        </w:rPr>
        <w:t>Kuffner J J, LaValle S M. RRT-Connect: An efficient approach to single-query path planning[C]. Proceedings of IEEE International Conference on Robotics and Automation (ICRA), San Francisco, CA, USA: IEEE, 2000: 995–1001.</w:t>
      </w:r>
      <w:bookmarkEnd w:id="238"/>
    </w:p>
    <w:p w14:paraId="385F87DB" w14:textId="5C5AE657" w:rsidR="006B35C3" w:rsidRPr="00586AE8" w:rsidRDefault="006B35C3" w:rsidP="001B4F9F">
      <w:pPr>
        <w:pStyle w:val="a6"/>
        <w:numPr>
          <w:ilvl w:val="0"/>
          <w:numId w:val="1"/>
        </w:numPr>
        <w:tabs>
          <w:tab w:val="left" w:pos="561"/>
        </w:tabs>
        <w:spacing w:before="0"/>
        <w:ind w:left="266" w:hanging="266"/>
        <w:jc w:val="left"/>
        <w:rPr>
          <w:sz w:val="17"/>
        </w:rPr>
      </w:pPr>
      <w:bookmarkStart w:id="239" w:name="_Ref223790301"/>
      <w:r w:rsidRPr="00586AE8">
        <w:rPr>
          <w:sz w:val="17"/>
        </w:rPr>
        <w:t>Gammell J D, Barfoot T D, Srinivasa S S. Asymptotically optimal sampling-based motion planning methods[J]. Annual Review of Control, Robotics, and Autonomous Systems, 2021, 4: 295–318.</w:t>
      </w:r>
      <w:bookmarkEnd w:id="239"/>
    </w:p>
    <w:p w14:paraId="6D566352" w14:textId="001094BF" w:rsidR="006B35C3" w:rsidRPr="00586AE8" w:rsidRDefault="006B35C3" w:rsidP="001B4F9F">
      <w:pPr>
        <w:pStyle w:val="a6"/>
        <w:numPr>
          <w:ilvl w:val="0"/>
          <w:numId w:val="1"/>
        </w:numPr>
        <w:tabs>
          <w:tab w:val="left" w:pos="561"/>
        </w:tabs>
        <w:spacing w:before="0"/>
        <w:ind w:left="266" w:hanging="266"/>
        <w:jc w:val="left"/>
        <w:rPr>
          <w:sz w:val="17"/>
        </w:rPr>
      </w:pPr>
      <w:bookmarkStart w:id="240" w:name="_Ref223790404"/>
      <w:r w:rsidRPr="00586AE8">
        <w:rPr>
          <w:sz w:val="17"/>
        </w:rPr>
        <w:t>Qureshi A H, Ayaz Y. Intelligent bidirectional rapidly-exploring random trees for optimal motion planning in complex cluttered environments[J]. Robotics and Autonomous Systems, 2016, 68: 1–11.</w:t>
      </w:r>
      <w:bookmarkEnd w:id="240"/>
    </w:p>
    <w:p w14:paraId="142C9520" w14:textId="3F71A3AF" w:rsidR="006B35C3" w:rsidRPr="00586AE8" w:rsidRDefault="006B35C3" w:rsidP="001B4F9F">
      <w:pPr>
        <w:pStyle w:val="a6"/>
        <w:numPr>
          <w:ilvl w:val="0"/>
          <w:numId w:val="1"/>
        </w:numPr>
        <w:tabs>
          <w:tab w:val="left" w:pos="561"/>
        </w:tabs>
        <w:spacing w:before="0"/>
        <w:ind w:left="266" w:hanging="266"/>
        <w:jc w:val="left"/>
        <w:rPr>
          <w:sz w:val="17"/>
        </w:rPr>
      </w:pPr>
      <w:bookmarkStart w:id="241" w:name="_Ref223790405"/>
      <w:r w:rsidRPr="00586AE8">
        <w:rPr>
          <w:sz w:val="17"/>
        </w:rPr>
        <w:t>Ding J, Zhou Y, Huang X, et al. An improved RRT* algorithm for robot path planning based on path expansion heuristic sampling[J]. Journal of Computational Science, 2023, 67: 101904.</w:t>
      </w:r>
      <w:bookmarkEnd w:id="241"/>
    </w:p>
    <w:p w14:paraId="0EB4BAC4" w14:textId="349DA873" w:rsidR="0070223A" w:rsidRPr="00AE62CE" w:rsidRDefault="0070223A" w:rsidP="001B4F9F">
      <w:pPr>
        <w:pStyle w:val="a6"/>
        <w:numPr>
          <w:ilvl w:val="0"/>
          <w:numId w:val="1"/>
        </w:numPr>
        <w:tabs>
          <w:tab w:val="left" w:pos="561"/>
        </w:tabs>
        <w:spacing w:before="0"/>
        <w:ind w:left="266" w:hanging="266"/>
        <w:jc w:val="left"/>
        <w:rPr>
          <w:sz w:val="17"/>
        </w:rPr>
      </w:pPr>
      <w:bookmarkStart w:id="242" w:name="_Ref223790551"/>
      <w:bookmarkStart w:id="243" w:name="_Ref223801376"/>
      <w:r w:rsidRPr="00586AE8">
        <w:rPr>
          <w:sz w:val="17"/>
        </w:rPr>
        <w:t>Li B, Chen B. An adaptive rapidly-exploring random tree[J]. IEEE/CAA Journal of Automatica Sinica, 2022, 9(2): 283–294.</w:t>
      </w:r>
      <w:bookmarkEnd w:id="243"/>
    </w:p>
    <w:p w14:paraId="1FB04A82" w14:textId="47A93965" w:rsidR="00AE62CE" w:rsidRPr="00AE62CE" w:rsidRDefault="00AE62CE" w:rsidP="00AE62CE">
      <w:pPr>
        <w:pStyle w:val="a6"/>
        <w:numPr>
          <w:ilvl w:val="0"/>
          <w:numId w:val="1"/>
        </w:numPr>
        <w:tabs>
          <w:tab w:val="left" w:pos="561"/>
        </w:tabs>
        <w:spacing w:before="0"/>
        <w:ind w:left="266" w:hanging="266"/>
        <w:jc w:val="left"/>
        <w:rPr>
          <w:rFonts w:hint="eastAsia"/>
          <w:sz w:val="17"/>
        </w:rPr>
      </w:pPr>
      <w:bookmarkStart w:id="244" w:name="_Ref223801366"/>
      <w:r w:rsidRPr="00586AE8">
        <w:rPr>
          <w:sz w:val="17"/>
        </w:rPr>
        <w:t>Noreen I, Khan A, Habib Z. Optimal path planning using RRT* based approaches: A survey and future directions[J]. International Journal of Advanced Computer Science and Applications, 2016, 7(11): 97–107. DOI: 10.14569/IJACSA.2016.071114</w:t>
      </w:r>
      <w:bookmarkEnd w:id="244"/>
      <w:r w:rsidRPr="00586AE8">
        <w:rPr>
          <w:sz w:val="17"/>
        </w:rPr>
        <w:t xml:space="preserve"> </w:t>
      </w:r>
    </w:p>
    <w:p w14:paraId="4A37AE4E" w14:textId="75BA2366" w:rsidR="006B35C3" w:rsidRPr="00586AE8" w:rsidRDefault="006B35C3" w:rsidP="001B4F9F">
      <w:pPr>
        <w:pStyle w:val="a6"/>
        <w:numPr>
          <w:ilvl w:val="0"/>
          <w:numId w:val="1"/>
        </w:numPr>
        <w:tabs>
          <w:tab w:val="left" w:pos="561"/>
        </w:tabs>
        <w:spacing w:before="0"/>
        <w:ind w:left="266" w:hanging="266"/>
        <w:jc w:val="left"/>
        <w:rPr>
          <w:sz w:val="17"/>
        </w:rPr>
      </w:pPr>
      <w:bookmarkStart w:id="245" w:name="_Ref223801399"/>
      <w:r w:rsidRPr="00586AE8">
        <w:rPr>
          <w:sz w:val="17"/>
        </w:rPr>
        <w:t>Huang Z, Gao Y, Guo J, et al. An adaptive bidirectional quick optimal rapidly-exploring random tree algorithm for path planning[J]. Engineering Applications of Artificial Intelligence, 2024, 133: 108072.</w:t>
      </w:r>
      <w:bookmarkEnd w:id="242"/>
      <w:bookmarkEnd w:id="245"/>
    </w:p>
    <w:p w14:paraId="2FAD995D" w14:textId="24A902E9" w:rsidR="006B35C3" w:rsidRPr="00586AE8" w:rsidRDefault="006B35C3" w:rsidP="001B4F9F">
      <w:pPr>
        <w:pStyle w:val="a6"/>
        <w:numPr>
          <w:ilvl w:val="0"/>
          <w:numId w:val="1"/>
        </w:numPr>
        <w:tabs>
          <w:tab w:val="left" w:pos="561"/>
        </w:tabs>
        <w:spacing w:before="0"/>
        <w:ind w:left="266" w:hanging="266"/>
        <w:jc w:val="left"/>
        <w:rPr>
          <w:sz w:val="17"/>
        </w:rPr>
      </w:pPr>
      <w:bookmarkStart w:id="246" w:name="_Ref223790586"/>
      <w:r w:rsidRPr="00586AE8">
        <w:rPr>
          <w:sz w:val="17"/>
        </w:rPr>
        <w:t>Tahirovic A, Ferizbegovic M. Rapidly-exploring random vines (RRV) for motion planning in configuration spaces with narrow passages[C]. Proceedings of IEEE International Conference on Robotics and Automation (ICRA), Brisbane, QLD, Australia: IEEE, 2018: 7055–7062.</w:t>
      </w:r>
      <w:bookmarkEnd w:id="246"/>
    </w:p>
    <w:p w14:paraId="7939BCF0" w14:textId="6A932A3E" w:rsidR="006B35C3" w:rsidRPr="00586AE8" w:rsidRDefault="006B35C3" w:rsidP="001B4F9F">
      <w:pPr>
        <w:pStyle w:val="a6"/>
        <w:numPr>
          <w:ilvl w:val="0"/>
          <w:numId w:val="1"/>
        </w:numPr>
        <w:tabs>
          <w:tab w:val="left" w:pos="561"/>
        </w:tabs>
        <w:spacing w:before="0"/>
        <w:ind w:left="266" w:hanging="266"/>
        <w:jc w:val="left"/>
        <w:rPr>
          <w:sz w:val="17"/>
        </w:rPr>
      </w:pPr>
      <w:bookmarkStart w:id="247" w:name="_Ref223791415"/>
      <w:r w:rsidRPr="00586AE8">
        <w:rPr>
          <w:sz w:val="17"/>
        </w:rPr>
        <w:t>Gammell J D, Srinivasa S S, Barfoot T D. Informed RRT*: Optimal sampling-based path planning focused via direct sampling of an admissible ellipsoidal heuristic[C]. Proceedings of IEEE/RSJ International Conference on Intelligent Robots and Systems (IROS), Chicago, IL, USA: IEEE, 2014: 2997–3004.</w:t>
      </w:r>
      <w:bookmarkEnd w:id="247"/>
    </w:p>
    <w:p w14:paraId="38B0E746" w14:textId="6DEC378F" w:rsidR="006B35C3" w:rsidRPr="002E58B7" w:rsidRDefault="006B35C3" w:rsidP="001B4F9F">
      <w:pPr>
        <w:pStyle w:val="a6"/>
        <w:numPr>
          <w:ilvl w:val="0"/>
          <w:numId w:val="1"/>
        </w:numPr>
        <w:tabs>
          <w:tab w:val="left" w:pos="561"/>
        </w:tabs>
        <w:spacing w:before="0"/>
        <w:ind w:left="266" w:hanging="266"/>
        <w:jc w:val="left"/>
        <w:rPr>
          <w:sz w:val="17"/>
        </w:rPr>
      </w:pPr>
      <w:bookmarkStart w:id="248" w:name="_Ref223791416"/>
      <w:r w:rsidRPr="00586AE8">
        <w:rPr>
          <w:sz w:val="17"/>
        </w:rPr>
        <w:t>Gammell J D, Srinivasa S S, Barfoot T D. Informed sampling for asymptotically optimal path planning[J]. IEEE Transactions on Robotics, 2018, 34(4): 966–984.</w:t>
      </w:r>
      <w:bookmarkEnd w:id="248"/>
    </w:p>
    <w:p w14:paraId="3461DAF8" w14:textId="08DA5EF0" w:rsidR="002E58B7" w:rsidRPr="002E58B7" w:rsidRDefault="002E58B7" w:rsidP="002E58B7">
      <w:pPr>
        <w:pStyle w:val="a6"/>
        <w:numPr>
          <w:ilvl w:val="0"/>
          <w:numId w:val="1"/>
        </w:numPr>
        <w:tabs>
          <w:tab w:val="left" w:pos="561"/>
        </w:tabs>
        <w:spacing w:before="0"/>
        <w:ind w:left="266" w:hanging="266"/>
        <w:jc w:val="left"/>
        <w:rPr>
          <w:rFonts w:hint="eastAsia"/>
          <w:sz w:val="17"/>
        </w:rPr>
      </w:pPr>
      <w:bookmarkStart w:id="249" w:name="_Ref223790273"/>
      <w:r w:rsidRPr="00586AE8">
        <w:rPr>
          <w:sz w:val="17"/>
        </w:rPr>
        <w:t>Gammell J D, Srinivasa S S, Barfoot T D. Batch informed trees (BIT*): Sampling-based optimal planning via the heuristically guided search of implicit random geometric graphs[C]. Proceedings of IEEE International Conference on Robotics and Automation (ICRA), Seattle, WA, USA: IEEE, 2015: 3067–3074.</w:t>
      </w:r>
      <w:bookmarkEnd w:id="249"/>
    </w:p>
    <w:p w14:paraId="0A28150F" w14:textId="43F30DFA" w:rsidR="0070223A" w:rsidRPr="00586AE8" w:rsidRDefault="0070223A" w:rsidP="001B4F9F">
      <w:pPr>
        <w:pStyle w:val="a6"/>
        <w:numPr>
          <w:ilvl w:val="0"/>
          <w:numId w:val="1"/>
        </w:numPr>
        <w:tabs>
          <w:tab w:val="left" w:pos="561"/>
        </w:tabs>
        <w:spacing w:before="0"/>
        <w:ind w:left="266" w:hanging="266"/>
        <w:jc w:val="left"/>
        <w:rPr>
          <w:sz w:val="17"/>
        </w:rPr>
      </w:pPr>
      <w:bookmarkStart w:id="250" w:name="_Ref223801612"/>
      <w:r w:rsidRPr="00586AE8">
        <w:rPr>
          <w:sz w:val="17"/>
        </w:rPr>
        <w:t xml:space="preserve">Gammell J D, Barfoot T D, Srinivasa S S. Batch Informed Trees (BIT*): Informed asymptotically optimal anytime search[J]. International </w:t>
      </w:r>
      <w:r w:rsidRPr="00586AE8">
        <w:rPr>
          <w:sz w:val="17"/>
        </w:rPr>
        <w:lastRenderedPageBreak/>
        <w:t>Journal of Robotics Research, 2020, 39(5): 543–567. DOI: 10.1177/0278364919890396</w:t>
      </w:r>
      <w:bookmarkEnd w:id="250"/>
    </w:p>
    <w:p w14:paraId="75E2D279" w14:textId="61E65CFF" w:rsidR="006B35C3" w:rsidRPr="00586AE8" w:rsidRDefault="006B35C3" w:rsidP="001B4F9F">
      <w:pPr>
        <w:pStyle w:val="a6"/>
        <w:numPr>
          <w:ilvl w:val="0"/>
          <w:numId w:val="1"/>
        </w:numPr>
        <w:tabs>
          <w:tab w:val="left" w:pos="561"/>
        </w:tabs>
        <w:spacing w:before="0"/>
        <w:ind w:left="266" w:hanging="266"/>
        <w:jc w:val="left"/>
        <w:rPr>
          <w:sz w:val="17"/>
        </w:rPr>
      </w:pPr>
      <w:bookmarkStart w:id="251" w:name="_Ref223791442"/>
      <w:r w:rsidRPr="00586AE8">
        <w:rPr>
          <w:sz w:val="17"/>
        </w:rPr>
        <w:t>Yuan L, Zhao J, Li W, et al. Improved informed-RRT* based path planning and trajectory optimization for mobile robots[J]. International Journal of Precision Engineering and Manufacturing, 2023, 24(3): 469–482.</w:t>
      </w:r>
      <w:bookmarkEnd w:id="251"/>
    </w:p>
    <w:p w14:paraId="32BD8B39" w14:textId="69946A20" w:rsidR="006B35C3" w:rsidRPr="00586AE8" w:rsidRDefault="006B35C3" w:rsidP="001B4F9F">
      <w:pPr>
        <w:pStyle w:val="a6"/>
        <w:numPr>
          <w:ilvl w:val="0"/>
          <w:numId w:val="1"/>
        </w:numPr>
        <w:tabs>
          <w:tab w:val="left" w:pos="561"/>
        </w:tabs>
        <w:spacing w:before="0"/>
        <w:ind w:left="266" w:hanging="266"/>
        <w:jc w:val="left"/>
        <w:rPr>
          <w:sz w:val="17"/>
        </w:rPr>
      </w:pPr>
      <w:bookmarkStart w:id="252" w:name="_Ref223791448"/>
      <w:r w:rsidRPr="00586AE8">
        <w:rPr>
          <w:sz w:val="17"/>
        </w:rPr>
        <w:t>Zeng Z, Chang Y. ABF-RRT*: Bidirectional fast optimal rapidly-exploring random tree via adaptive sampling of a permissible hyper-ellipsoid[J]. Journal of King Saud University - Computer and Information Sciences, 2025, 37(3): 101882.</w:t>
      </w:r>
      <w:bookmarkEnd w:id="252"/>
    </w:p>
    <w:p w14:paraId="50EB3D67" w14:textId="13625DBD" w:rsidR="001B4F9F" w:rsidRPr="00586AE8"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253" w:name="_Ref223791494"/>
      <w:r w:rsidRPr="00586AE8">
        <w:rPr>
          <w:sz w:val="17"/>
        </w:rPr>
        <w:t>Zhao P, Chang Y, Wu W, et al. Dynamic RRT: Fast feasible path planning in randomly distributed obstacle environments[J]. Journal of Intelligent &amp; Robotic Systems, 2023, 109(1): 18.</w:t>
      </w:r>
      <w:bookmarkEnd w:id="253"/>
    </w:p>
    <w:p w14:paraId="294AE291" w14:textId="5219B43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54" w:name="_Ref223812078"/>
      <w:r w:rsidRPr="00406AE7">
        <w:rPr>
          <w:rFonts w:eastAsiaTheme="minorEastAsia"/>
          <w:sz w:val="17"/>
          <w:lang w:eastAsia="zh-CN"/>
        </w:rPr>
        <w:t>Deb K, Pratap A, Agarwal S, et al. A fast and elitist multiobjective genetic algorithm: NSGA-II[J]. IEEE Transactions on Evolutionary Computation, 2002, 6(2): 182–197. DOI: 10.1109/4235.996017</w:t>
      </w:r>
      <w:bookmarkEnd w:id="254"/>
    </w:p>
    <w:p w14:paraId="23D6F1C7" w14:textId="63D1927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55" w:name="_Ref223812940"/>
      <w:r w:rsidRPr="00406AE7">
        <w:rPr>
          <w:rFonts w:eastAsiaTheme="minorEastAsia"/>
          <w:sz w:val="17"/>
          <w:lang w:eastAsia="zh-CN"/>
        </w:rPr>
        <w:t>Choset H, Lynch K M, Hutchinson S, et al. Principles of Robot Motion: Theory, Algorithms, and Implementations[M]. Cambridge, MA: MIT Press, 2005. ISBN: 978-0-262-03327-5.</w:t>
      </w:r>
      <w:bookmarkEnd w:id="255"/>
    </w:p>
    <w:p w14:paraId="4A234AED" w14:textId="28B0D135" w:rsidR="00EE0C51" w:rsidRDefault="00EE0C51" w:rsidP="00031269">
      <w:pPr>
        <w:pStyle w:val="a6"/>
        <w:numPr>
          <w:ilvl w:val="0"/>
          <w:numId w:val="1"/>
        </w:numPr>
        <w:tabs>
          <w:tab w:val="left" w:pos="561"/>
        </w:tabs>
        <w:spacing w:before="0"/>
        <w:ind w:left="266" w:hanging="266"/>
        <w:jc w:val="left"/>
        <w:rPr>
          <w:rFonts w:eastAsiaTheme="minorEastAsia"/>
          <w:sz w:val="17"/>
          <w:lang w:eastAsia="zh-CN"/>
        </w:rPr>
      </w:pPr>
      <w:bookmarkStart w:id="256" w:name="_Ref224507149"/>
      <w:r w:rsidRPr="00EE0C51">
        <w:rPr>
          <w:rFonts w:eastAsiaTheme="minorEastAsia"/>
          <w:sz w:val="17"/>
          <w:lang w:eastAsia="zh-CN"/>
        </w:rPr>
        <w:t>Lynch K M, Park F C. Modern Robotics: Mechanics, Planning, and Control[M]. Cambridge: Cambridge University Press, 2017. ISBN: 978-1-107-15630-2. DOI: 10.1017/9781316661239</w:t>
      </w:r>
      <w:bookmarkEnd w:id="256"/>
    </w:p>
    <w:p w14:paraId="34FCEB85" w14:textId="5B217CE9"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57" w:name="_Ref223814085"/>
      <w:r w:rsidRPr="00406AE7">
        <w:rPr>
          <w:rFonts w:eastAsiaTheme="minorEastAsia"/>
          <w:sz w:val="17"/>
          <w:lang w:eastAsia="zh-CN"/>
        </w:rPr>
        <w:t>Kavraki L E, Švestka P, Latombe J C, et al. Probabilistic roadmaps for path planning in high-dimensional configuration spaces[J]. IEEE Transactions on Robotics and Automation, 1996, 12(4): 566–580. DOI: 10.1109/70.508439</w:t>
      </w:r>
      <w:bookmarkEnd w:id="257"/>
    </w:p>
    <w:p w14:paraId="7B2BDA3E" w14:textId="66101002"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58" w:name="_Ref223814284"/>
      <w:r w:rsidRPr="00406AE7">
        <w:rPr>
          <w:rFonts w:eastAsiaTheme="minorEastAsia"/>
          <w:sz w:val="17"/>
          <w:lang w:eastAsia="zh-CN"/>
        </w:rPr>
        <w:t>Ravankar A, Ravankar A A, Kobayashi Y, et al. Path smoothing techniques in robot navigation: State-of-the-art, current and future challenges[J]. Sensors, 2018, 18(9): 3170. DOI: 10.3390/s18093170</w:t>
      </w:r>
      <w:bookmarkEnd w:id="258"/>
    </w:p>
    <w:p w14:paraId="09824BED" w14:textId="563286A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59" w:name="_Ref223814286"/>
      <w:r w:rsidRPr="00406AE7">
        <w:rPr>
          <w:rFonts w:eastAsiaTheme="minorEastAsia"/>
          <w:sz w:val="17"/>
          <w:lang w:eastAsia="zh-CN"/>
        </w:rPr>
        <w:t>Yang K, Sukkarieh S. An analytical continuous-curvature path-smoothing algorithm[J]. IEEE Transactions on Robotics, 2010, 26(3): 561–568. DOI: 10.1109/TRO.2010.2042990</w:t>
      </w:r>
      <w:bookmarkEnd w:id="259"/>
    </w:p>
    <w:p w14:paraId="751189A7" w14:textId="04D5F7E5"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60" w:name="_Ref223815176"/>
      <w:r w:rsidRPr="00406AE7">
        <w:rPr>
          <w:rFonts w:eastAsiaTheme="minorEastAsia"/>
          <w:sz w:val="17"/>
          <w:lang w:eastAsia="zh-CN"/>
        </w:rPr>
        <w:t>Nasir J, Islam F, Malik U, et al. RRT*-SMART: A rapid convergence implementation of RRT*[J]. International Journal of Advanced Robotic Systems, 2013, 10(7): 299. DOI: 10.5772/56718</w:t>
      </w:r>
      <w:bookmarkEnd w:id="260"/>
    </w:p>
    <w:p w14:paraId="53681FF9" w14:textId="6C18EC2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61" w:name="_Ref223815184"/>
      <w:r w:rsidRPr="00406AE7">
        <w:rPr>
          <w:rFonts w:eastAsiaTheme="minorEastAsia"/>
          <w:sz w:val="17"/>
          <w:lang w:eastAsia="zh-CN"/>
        </w:rPr>
        <w:t>Janson L, Schmerling E, Clark A, et al. Fast marching tree: A fast marching sampling-based method for optimal motion planning in many dimensions[J]. International Journal of Robotics Research, 2015, 34(7): 883–921. DOI: 10.1177/0278364915577958</w:t>
      </w:r>
      <w:bookmarkEnd w:id="261"/>
    </w:p>
    <w:p w14:paraId="6AF65E0F" w14:textId="670F95E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62" w:name="_Ref223815190"/>
      <w:r w:rsidRPr="00406AE7">
        <w:rPr>
          <w:rFonts w:eastAsiaTheme="minorEastAsia"/>
          <w:sz w:val="17"/>
          <w:lang w:eastAsia="zh-CN"/>
        </w:rPr>
        <w:t>Salzman O, Halperin D. Asymptotically near-optimal RRT for fast, high-quality motion planning[J]. IEEE Transactions on Robotics, 2016, 32(3): 473–483. DOI: 10.1109/TRO.2016.2539377</w:t>
      </w:r>
      <w:bookmarkEnd w:id="262"/>
    </w:p>
    <w:p w14:paraId="1C9A176E" w14:textId="00B3FA80"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63" w:name="_Ref223815199"/>
      <w:r w:rsidRPr="00406AE7">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263"/>
    </w:p>
    <w:p w14:paraId="09D3F966" w14:textId="2886F8AE"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64" w:name="_Ref223815201"/>
      <w:r w:rsidRPr="00406AE7">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264"/>
    </w:p>
    <w:p w14:paraId="755AEB47" w14:textId="3814A457" w:rsidR="00406AE7" w:rsidRPr="00A11D27" w:rsidRDefault="00406AE7" w:rsidP="00A11D27">
      <w:pPr>
        <w:pStyle w:val="a6"/>
        <w:numPr>
          <w:ilvl w:val="0"/>
          <w:numId w:val="1"/>
        </w:numPr>
        <w:tabs>
          <w:tab w:val="left" w:pos="561"/>
        </w:tabs>
        <w:spacing w:before="0"/>
        <w:ind w:left="266" w:hanging="266"/>
        <w:jc w:val="left"/>
        <w:rPr>
          <w:rFonts w:eastAsiaTheme="minorEastAsia" w:hint="eastAsia"/>
          <w:sz w:val="17"/>
          <w:lang w:eastAsia="zh-CN"/>
        </w:rPr>
      </w:pPr>
      <w:bookmarkStart w:id="265" w:name="_Ref223815219"/>
      <w:r w:rsidRPr="00406AE7">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265"/>
    </w:p>
    <w:p w14:paraId="5AEC35F0" w14:textId="26F2BA2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Strub M P, Gammell J D. Adaptively informed trees (AIT*) and effort informed trees (EIT*): Asymmetric bidirectional sampling-based path planning[J]. International Journal of Robotics Research, 2022, 41(4): 390–417. DOI: 10.1177/02783649211069572</w:t>
      </w:r>
    </w:p>
    <w:p w14:paraId="6810F049" w14:textId="0FE5DFF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Otte M, Frazzoli E. RRTX: Asymptotically optimal single-query sampling-based motion planning with quick replanning[J]. International Journal of Robotics Research, 2016, 35(7): 797–822. DOI: 10.1177/0278364915594679</w:t>
      </w:r>
    </w:p>
    <w:p w14:paraId="3129D034" w14:textId="6DBF55D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Ichter B, Harrison J, Pavone M. Learning sampling distributions for robot motion planning[C]. Proceedings of IEEE International Conference on Robotics and Automation (ICRA), Brisbane, Australia: IEEE, 2018: 7087–7094. DOI: 10.1109/ICRA.2018.8460730</w:t>
      </w:r>
    </w:p>
    <w:p w14:paraId="4ADDD695" w14:textId="00B9B5CC" w:rsidR="00031269" w:rsidRPr="00AA18B3" w:rsidRDefault="00406AE7" w:rsidP="00031269">
      <w:pPr>
        <w:pStyle w:val="a6"/>
        <w:numPr>
          <w:ilvl w:val="0"/>
          <w:numId w:val="1"/>
        </w:numPr>
        <w:tabs>
          <w:tab w:val="left" w:pos="561"/>
        </w:tabs>
        <w:spacing w:before="0"/>
        <w:ind w:left="266" w:hanging="266"/>
        <w:jc w:val="left"/>
        <w:rPr>
          <w:rFonts w:eastAsiaTheme="minorEastAsia" w:hint="eastAsia"/>
          <w:sz w:val="17"/>
          <w:lang w:eastAsia="zh-CN"/>
        </w:rPr>
      </w:pPr>
      <w:r w:rsidRPr="00406AE7">
        <w:rPr>
          <w:rFonts w:eastAsiaTheme="minorEastAsia"/>
          <w:sz w:val="17"/>
          <w:lang w:eastAsia="zh-CN"/>
        </w:rPr>
        <w:t>Paden B, Čáp M, Yong S Z, et al. A survey of motion planning and control techniques adopted in self-driving vehicles[J]. IEEE Transactions on Intelligent Vehicles, 2016, 1(1): 33–55. DOI: 10.1109/TIV.2016.2578706</w:t>
      </w:r>
    </w:p>
    <w:sectPr w:rsidR="00031269" w:rsidRPr="00AA18B3"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3"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21"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22"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218" w:author="兴雨 郭" w:date="2026-03-05T22:15:00Z" w:initials="兴郭">
    <w:p w14:paraId="1D378A69" w14:textId="77777777" w:rsidR="00423F8B" w:rsidRDefault="00423F8B" w:rsidP="00423F8B">
      <w:pPr>
        <w:pStyle w:val="af1"/>
      </w:pPr>
      <w:r>
        <w:rPr>
          <w:rStyle w:val="af0"/>
        </w:rPr>
        <w:annotationRef/>
      </w:r>
      <w:r>
        <w:rPr>
          <w:rFonts w:hint="eastAsia"/>
        </w:rPr>
        <w:t>改柱状图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4EF970B9" w15:done="0"/>
  <w15:commentEx w15:paraId="3987D273" w15:done="0"/>
  <w15:commentEx w15:paraId="2AA14FFF" w15:paraIdParent="3987D273" w15:done="0"/>
  <w15:commentEx w15:paraId="1D378A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6C38E967" w16cex:dateUtc="2026-01-24T10:31:00Z"/>
  <w16cex:commentExtensible w16cex:durableId="6100B4CC" w16cex:dateUtc="2026-03-01T06:02:00Z"/>
  <w16cex:commentExtensible w16cex:durableId="6A963604" w16cex:dateUtc="2026-03-01T06:02:00Z"/>
  <w16cex:commentExtensible w16cex:durableId="103E79A3" w16cex:dateUtc="2026-03-05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4EF970B9" w16cid:durableId="6C38E967"/>
  <w16cid:commentId w16cid:paraId="3987D273" w16cid:durableId="6100B4CC"/>
  <w16cid:commentId w16cid:paraId="2AA14FFF" w16cid:durableId="6A963604"/>
  <w16cid:commentId w16cid:paraId="1D378A69" w16cid:durableId="103E79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9D48" w14:textId="77777777" w:rsidR="002B3524" w:rsidRDefault="002B3524">
      <w:r>
        <w:separator/>
      </w:r>
    </w:p>
  </w:endnote>
  <w:endnote w:type="continuationSeparator" w:id="0">
    <w:p w14:paraId="342E95E6" w14:textId="77777777" w:rsidR="002B3524" w:rsidRDefault="002B3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FD78" w14:textId="77777777" w:rsidR="002B3524" w:rsidRDefault="002B3524">
      <w:r>
        <w:separator/>
      </w:r>
    </w:p>
  </w:footnote>
  <w:footnote w:type="continuationSeparator" w:id="0">
    <w:p w14:paraId="4E960602" w14:textId="77777777" w:rsidR="002B3524" w:rsidRDefault="002B35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0DCE"/>
    <w:rsid w:val="00003510"/>
    <w:rsid w:val="0000600D"/>
    <w:rsid w:val="00010807"/>
    <w:rsid w:val="00016377"/>
    <w:rsid w:val="000169A0"/>
    <w:rsid w:val="00020B27"/>
    <w:rsid w:val="00021530"/>
    <w:rsid w:val="000243D2"/>
    <w:rsid w:val="00030326"/>
    <w:rsid w:val="00030EF5"/>
    <w:rsid w:val="00031269"/>
    <w:rsid w:val="00034DCB"/>
    <w:rsid w:val="00043ED5"/>
    <w:rsid w:val="00046DC6"/>
    <w:rsid w:val="00062CA0"/>
    <w:rsid w:val="000660B7"/>
    <w:rsid w:val="00072951"/>
    <w:rsid w:val="00073A1F"/>
    <w:rsid w:val="00075690"/>
    <w:rsid w:val="00076339"/>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1FD2"/>
    <w:rsid w:val="001324AF"/>
    <w:rsid w:val="0013518F"/>
    <w:rsid w:val="00137855"/>
    <w:rsid w:val="00140366"/>
    <w:rsid w:val="00141159"/>
    <w:rsid w:val="001428A7"/>
    <w:rsid w:val="001434C3"/>
    <w:rsid w:val="00145B2A"/>
    <w:rsid w:val="001524F1"/>
    <w:rsid w:val="001576E1"/>
    <w:rsid w:val="00161549"/>
    <w:rsid w:val="00164ADD"/>
    <w:rsid w:val="00171B66"/>
    <w:rsid w:val="00172F09"/>
    <w:rsid w:val="001755C7"/>
    <w:rsid w:val="00177590"/>
    <w:rsid w:val="00177716"/>
    <w:rsid w:val="001804A6"/>
    <w:rsid w:val="0018517D"/>
    <w:rsid w:val="00187605"/>
    <w:rsid w:val="00193E04"/>
    <w:rsid w:val="001943AB"/>
    <w:rsid w:val="001954C1"/>
    <w:rsid w:val="001957F9"/>
    <w:rsid w:val="001A2F5B"/>
    <w:rsid w:val="001A4B2E"/>
    <w:rsid w:val="001A4B8A"/>
    <w:rsid w:val="001A56BC"/>
    <w:rsid w:val="001A616E"/>
    <w:rsid w:val="001B4D3B"/>
    <w:rsid w:val="001B4F9F"/>
    <w:rsid w:val="001D1F27"/>
    <w:rsid w:val="001D5941"/>
    <w:rsid w:val="001D7809"/>
    <w:rsid w:val="001E061A"/>
    <w:rsid w:val="001E2320"/>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3524"/>
    <w:rsid w:val="002B5079"/>
    <w:rsid w:val="002C1900"/>
    <w:rsid w:val="002C6AA2"/>
    <w:rsid w:val="002D2EF8"/>
    <w:rsid w:val="002D7F58"/>
    <w:rsid w:val="002E0934"/>
    <w:rsid w:val="002E4138"/>
    <w:rsid w:val="002E4920"/>
    <w:rsid w:val="002E58B7"/>
    <w:rsid w:val="002E7826"/>
    <w:rsid w:val="002F4125"/>
    <w:rsid w:val="002F5541"/>
    <w:rsid w:val="002F7A37"/>
    <w:rsid w:val="00301E6D"/>
    <w:rsid w:val="00302F26"/>
    <w:rsid w:val="00304232"/>
    <w:rsid w:val="0031089B"/>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3F8E"/>
    <w:rsid w:val="003C5C75"/>
    <w:rsid w:val="003C64F5"/>
    <w:rsid w:val="003D03C8"/>
    <w:rsid w:val="003D326E"/>
    <w:rsid w:val="003E21FA"/>
    <w:rsid w:val="003E4579"/>
    <w:rsid w:val="003E5195"/>
    <w:rsid w:val="003E60C6"/>
    <w:rsid w:val="003F0D72"/>
    <w:rsid w:val="003F108D"/>
    <w:rsid w:val="003F1FF8"/>
    <w:rsid w:val="00400724"/>
    <w:rsid w:val="00400C60"/>
    <w:rsid w:val="00401299"/>
    <w:rsid w:val="00404C06"/>
    <w:rsid w:val="004054AA"/>
    <w:rsid w:val="00405D96"/>
    <w:rsid w:val="00406AE7"/>
    <w:rsid w:val="00406D1D"/>
    <w:rsid w:val="0041204E"/>
    <w:rsid w:val="00412275"/>
    <w:rsid w:val="0041269A"/>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7BEA"/>
    <w:rsid w:val="004C09F3"/>
    <w:rsid w:val="004C1B70"/>
    <w:rsid w:val="004C7D00"/>
    <w:rsid w:val="004E0916"/>
    <w:rsid w:val="004E1DC7"/>
    <w:rsid w:val="004E6E0E"/>
    <w:rsid w:val="004E6E3E"/>
    <w:rsid w:val="004F1626"/>
    <w:rsid w:val="004F2CF9"/>
    <w:rsid w:val="004F41E8"/>
    <w:rsid w:val="004F52CB"/>
    <w:rsid w:val="004F5E5B"/>
    <w:rsid w:val="005003D7"/>
    <w:rsid w:val="00500B1D"/>
    <w:rsid w:val="00501A1F"/>
    <w:rsid w:val="00501C9A"/>
    <w:rsid w:val="00502E6C"/>
    <w:rsid w:val="005037EC"/>
    <w:rsid w:val="00510981"/>
    <w:rsid w:val="00513660"/>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2B15"/>
    <w:rsid w:val="0056381C"/>
    <w:rsid w:val="0056385D"/>
    <w:rsid w:val="00564820"/>
    <w:rsid w:val="00570532"/>
    <w:rsid w:val="00571D26"/>
    <w:rsid w:val="0058335E"/>
    <w:rsid w:val="00586AE8"/>
    <w:rsid w:val="00587CA2"/>
    <w:rsid w:val="0059054C"/>
    <w:rsid w:val="00591A1E"/>
    <w:rsid w:val="0059698D"/>
    <w:rsid w:val="005A3A2C"/>
    <w:rsid w:val="005A778F"/>
    <w:rsid w:val="005B2540"/>
    <w:rsid w:val="005B360B"/>
    <w:rsid w:val="005B4146"/>
    <w:rsid w:val="005B7F8E"/>
    <w:rsid w:val="005C06E6"/>
    <w:rsid w:val="005C265B"/>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2A72"/>
    <w:rsid w:val="006632E0"/>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E211E"/>
    <w:rsid w:val="006E2FDC"/>
    <w:rsid w:val="006E3D83"/>
    <w:rsid w:val="006E74E6"/>
    <w:rsid w:val="006F0C15"/>
    <w:rsid w:val="006F3810"/>
    <w:rsid w:val="006F645F"/>
    <w:rsid w:val="0070223A"/>
    <w:rsid w:val="007027EE"/>
    <w:rsid w:val="007038ED"/>
    <w:rsid w:val="007041A9"/>
    <w:rsid w:val="00704758"/>
    <w:rsid w:val="00707A1A"/>
    <w:rsid w:val="0071103C"/>
    <w:rsid w:val="00714B2E"/>
    <w:rsid w:val="007208B0"/>
    <w:rsid w:val="00724B6B"/>
    <w:rsid w:val="00725E82"/>
    <w:rsid w:val="007302FB"/>
    <w:rsid w:val="00731D0A"/>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4DB1"/>
    <w:rsid w:val="00765799"/>
    <w:rsid w:val="00765D0D"/>
    <w:rsid w:val="007675FE"/>
    <w:rsid w:val="007731F0"/>
    <w:rsid w:val="0077352B"/>
    <w:rsid w:val="00773628"/>
    <w:rsid w:val="007757F1"/>
    <w:rsid w:val="0077586D"/>
    <w:rsid w:val="00777782"/>
    <w:rsid w:val="007854B2"/>
    <w:rsid w:val="007866FA"/>
    <w:rsid w:val="00791326"/>
    <w:rsid w:val="007933E9"/>
    <w:rsid w:val="007A2D8D"/>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3939"/>
    <w:rsid w:val="008058CB"/>
    <w:rsid w:val="00812A0A"/>
    <w:rsid w:val="008135C1"/>
    <w:rsid w:val="00821371"/>
    <w:rsid w:val="00821F49"/>
    <w:rsid w:val="0082206A"/>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76E46"/>
    <w:rsid w:val="00892236"/>
    <w:rsid w:val="00892ADF"/>
    <w:rsid w:val="008A2120"/>
    <w:rsid w:val="008A2AD5"/>
    <w:rsid w:val="008A6428"/>
    <w:rsid w:val="008A6998"/>
    <w:rsid w:val="008A7862"/>
    <w:rsid w:val="008A7AF5"/>
    <w:rsid w:val="008B080C"/>
    <w:rsid w:val="008B1380"/>
    <w:rsid w:val="008B2119"/>
    <w:rsid w:val="008B7C60"/>
    <w:rsid w:val="008C00C5"/>
    <w:rsid w:val="008C0E4F"/>
    <w:rsid w:val="008C2804"/>
    <w:rsid w:val="008C3361"/>
    <w:rsid w:val="008C7350"/>
    <w:rsid w:val="008D16A4"/>
    <w:rsid w:val="008D459E"/>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3797"/>
    <w:rsid w:val="009751E5"/>
    <w:rsid w:val="00986E33"/>
    <w:rsid w:val="009871F7"/>
    <w:rsid w:val="0099170D"/>
    <w:rsid w:val="00993056"/>
    <w:rsid w:val="009974CC"/>
    <w:rsid w:val="009A0EEE"/>
    <w:rsid w:val="009A462D"/>
    <w:rsid w:val="009A4FC4"/>
    <w:rsid w:val="009A5D4E"/>
    <w:rsid w:val="009B14D1"/>
    <w:rsid w:val="009B7A07"/>
    <w:rsid w:val="009B7B0D"/>
    <w:rsid w:val="009B7CDF"/>
    <w:rsid w:val="009C2F73"/>
    <w:rsid w:val="009C3CFF"/>
    <w:rsid w:val="009D1158"/>
    <w:rsid w:val="009D5C7B"/>
    <w:rsid w:val="009E2745"/>
    <w:rsid w:val="009E349A"/>
    <w:rsid w:val="009E6202"/>
    <w:rsid w:val="009F0B8F"/>
    <w:rsid w:val="009F3873"/>
    <w:rsid w:val="009F4587"/>
    <w:rsid w:val="009F4B14"/>
    <w:rsid w:val="009F502E"/>
    <w:rsid w:val="009F6DFC"/>
    <w:rsid w:val="00A008C3"/>
    <w:rsid w:val="00A00A93"/>
    <w:rsid w:val="00A030F8"/>
    <w:rsid w:val="00A11D27"/>
    <w:rsid w:val="00A175A7"/>
    <w:rsid w:val="00A243BA"/>
    <w:rsid w:val="00A249F9"/>
    <w:rsid w:val="00A2555F"/>
    <w:rsid w:val="00A314C2"/>
    <w:rsid w:val="00A3273F"/>
    <w:rsid w:val="00A32805"/>
    <w:rsid w:val="00A35680"/>
    <w:rsid w:val="00A37489"/>
    <w:rsid w:val="00A40569"/>
    <w:rsid w:val="00A54FC6"/>
    <w:rsid w:val="00A563EF"/>
    <w:rsid w:val="00A605B8"/>
    <w:rsid w:val="00A7173D"/>
    <w:rsid w:val="00A725EC"/>
    <w:rsid w:val="00A73294"/>
    <w:rsid w:val="00A81A1C"/>
    <w:rsid w:val="00A857B7"/>
    <w:rsid w:val="00A869F1"/>
    <w:rsid w:val="00A90051"/>
    <w:rsid w:val="00A91B19"/>
    <w:rsid w:val="00A95A7C"/>
    <w:rsid w:val="00A96B94"/>
    <w:rsid w:val="00AA18B3"/>
    <w:rsid w:val="00AA33EC"/>
    <w:rsid w:val="00AA51A2"/>
    <w:rsid w:val="00AA61F1"/>
    <w:rsid w:val="00AB6DFD"/>
    <w:rsid w:val="00AB741E"/>
    <w:rsid w:val="00AB7926"/>
    <w:rsid w:val="00AB79B2"/>
    <w:rsid w:val="00AC0861"/>
    <w:rsid w:val="00AC7B14"/>
    <w:rsid w:val="00AD6015"/>
    <w:rsid w:val="00AD6E4F"/>
    <w:rsid w:val="00AE0D08"/>
    <w:rsid w:val="00AE1B70"/>
    <w:rsid w:val="00AE62CE"/>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24DAB"/>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08C7"/>
    <w:rsid w:val="00B61A9B"/>
    <w:rsid w:val="00B639BF"/>
    <w:rsid w:val="00B652BF"/>
    <w:rsid w:val="00B670EB"/>
    <w:rsid w:val="00B7131E"/>
    <w:rsid w:val="00B726C7"/>
    <w:rsid w:val="00B72BE0"/>
    <w:rsid w:val="00B72E86"/>
    <w:rsid w:val="00B86D5E"/>
    <w:rsid w:val="00B907FC"/>
    <w:rsid w:val="00B91ED4"/>
    <w:rsid w:val="00B9456E"/>
    <w:rsid w:val="00B95694"/>
    <w:rsid w:val="00B97B75"/>
    <w:rsid w:val="00BA46AC"/>
    <w:rsid w:val="00BA5297"/>
    <w:rsid w:val="00BA53B7"/>
    <w:rsid w:val="00BA5A26"/>
    <w:rsid w:val="00BA5BEF"/>
    <w:rsid w:val="00BC0928"/>
    <w:rsid w:val="00BC0B5E"/>
    <w:rsid w:val="00BC572B"/>
    <w:rsid w:val="00BD0B1E"/>
    <w:rsid w:val="00BD2749"/>
    <w:rsid w:val="00BE4223"/>
    <w:rsid w:val="00BE486D"/>
    <w:rsid w:val="00BF4D83"/>
    <w:rsid w:val="00C074A3"/>
    <w:rsid w:val="00C14E28"/>
    <w:rsid w:val="00C14EA2"/>
    <w:rsid w:val="00C238F7"/>
    <w:rsid w:val="00C24F20"/>
    <w:rsid w:val="00C25CE3"/>
    <w:rsid w:val="00C276F1"/>
    <w:rsid w:val="00C306A8"/>
    <w:rsid w:val="00C3084F"/>
    <w:rsid w:val="00C31875"/>
    <w:rsid w:val="00C333A8"/>
    <w:rsid w:val="00C34120"/>
    <w:rsid w:val="00C351EE"/>
    <w:rsid w:val="00C4187B"/>
    <w:rsid w:val="00C51129"/>
    <w:rsid w:val="00C51A05"/>
    <w:rsid w:val="00C53B0D"/>
    <w:rsid w:val="00C61B30"/>
    <w:rsid w:val="00C64B99"/>
    <w:rsid w:val="00C64EE4"/>
    <w:rsid w:val="00C670C9"/>
    <w:rsid w:val="00C709A8"/>
    <w:rsid w:val="00C7142B"/>
    <w:rsid w:val="00C76A6C"/>
    <w:rsid w:val="00C771B3"/>
    <w:rsid w:val="00C81A74"/>
    <w:rsid w:val="00C82E82"/>
    <w:rsid w:val="00C864CE"/>
    <w:rsid w:val="00C86BDE"/>
    <w:rsid w:val="00C95B0B"/>
    <w:rsid w:val="00C97A55"/>
    <w:rsid w:val="00CA2C58"/>
    <w:rsid w:val="00CA385A"/>
    <w:rsid w:val="00CA77F4"/>
    <w:rsid w:val="00CB0636"/>
    <w:rsid w:val="00CB517F"/>
    <w:rsid w:val="00CB57AD"/>
    <w:rsid w:val="00CB7A28"/>
    <w:rsid w:val="00CC3DCA"/>
    <w:rsid w:val="00CC49C4"/>
    <w:rsid w:val="00CD32BD"/>
    <w:rsid w:val="00CD3BF9"/>
    <w:rsid w:val="00CD4364"/>
    <w:rsid w:val="00CD5C3D"/>
    <w:rsid w:val="00CE2275"/>
    <w:rsid w:val="00CE42D9"/>
    <w:rsid w:val="00CE5984"/>
    <w:rsid w:val="00CE6A47"/>
    <w:rsid w:val="00CF1264"/>
    <w:rsid w:val="00CF1614"/>
    <w:rsid w:val="00CF2A08"/>
    <w:rsid w:val="00D00985"/>
    <w:rsid w:val="00D04ADF"/>
    <w:rsid w:val="00D06B81"/>
    <w:rsid w:val="00D10D02"/>
    <w:rsid w:val="00D1328A"/>
    <w:rsid w:val="00D203F5"/>
    <w:rsid w:val="00D20546"/>
    <w:rsid w:val="00D2099D"/>
    <w:rsid w:val="00D2366C"/>
    <w:rsid w:val="00D246F3"/>
    <w:rsid w:val="00D3098C"/>
    <w:rsid w:val="00D35E0D"/>
    <w:rsid w:val="00D3756B"/>
    <w:rsid w:val="00D43DA0"/>
    <w:rsid w:val="00D441A6"/>
    <w:rsid w:val="00D443C8"/>
    <w:rsid w:val="00D4484B"/>
    <w:rsid w:val="00D44BDA"/>
    <w:rsid w:val="00D52A9B"/>
    <w:rsid w:val="00D54C39"/>
    <w:rsid w:val="00D560A4"/>
    <w:rsid w:val="00D64098"/>
    <w:rsid w:val="00D64821"/>
    <w:rsid w:val="00D66F69"/>
    <w:rsid w:val="00D70C74"/>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5CE0"/>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DA1"/>
    <w:rsid w:val="00E225FF"/>
    <w:rsid w:val="00E22CE9"/>
    <w:rsid w:val="00E239F4"/>
    <w:rsid w:val="00E31FFB"/>
    <w:rsid w:val="00E325BC"/>
    <w:rsid w:val="00E34696"/>
    <w:rsid w:val="00E34F27"/>
    <w:rsid w:val="00E403A1"/>
    <w:rsid w:val="00E40572"/>
    <w:rsid w:val="00E413C2"/>
    <w:rsid w:val="00E4282E"/>
    <w:rsid w:val="00E43F83"/>
    <w:rsid w:val="00E4440F"/>
    <w:rsid w:val="00E4750A"/>
    <w:rsid w:val="00E47A49"/>
    <w:rsid w:val="00E5095E"/>
    <w:rsid w:val="00E64207"/>
    <w:rsid w:val="00E64922"/>
    <w:rsid w:val="00E66D53"/>
    <w:rsid w:val="00E71032"/>
    <w:rsid w:val="00E7351A"/>
    <w:rsid w:val="00E73D63"/>
    <w:rsid w:val="00E75E8B"/>
    <w:rsid w:val="00E76CBF"/>
    <w:rsid w:val="00E81936"/>
    <w:rsid w:val="00E83297"/>
    <w:rsid w:val="00E85857"/>
    <w:rsid w:val="00E906AE"/>
    <w:rsid w:val="00E92570"/>
    <w:rsid w:val="00E9478D"/>
    <w:rsid w:val="00E94B71"/>
    <w:rsid w:val="00E95A3E"/>
    <w:rsid w:val="00E97F44"/>
    <w:rsid w:val="00EA01BF"/>
    <w:rsid w:val="00EA36C3"/>
    <w:rsid w:val="00EA4856"/>
    <w:rsid w:val="00EA49D7"/>
    <w:rsid w:val="00EA5219"/>
    <w:rsid w:val="00EA69D0"/>
    <w:rsid w:val="00EB0124"/>
    <w:rsid w:val="00EB108E"/>
    <w:rsid w:val="00EB5A69"/>
    <w:rsid w:val="00EC4E46"/>
    <w:rsid w:val="00EC525B"/>
    <w:rsid w:val="00ED5C9A"/>
    <w:rsid w:val="00ED66E7"/>
    <w:rsid w:val="00EE0C51"/>
    <w:rsid w:val="00EE2B6A"/>
    <w:rsid w:val="00EE4FA8"/>
    <w:rsid w:val="00EF0836"/>
    <w:rsid w:val="00EF0E31"/>
    <w:rsid w:val="00EF11A0"/>
    <w:rsid w:val="00EF1601"/>
    <w:rsid w:val="00EF1E59"/>
    <w:rsid w:val="00EF5B1C"/>
    <w:rsid w:val="00F00EDA"/>
    <w:rsid w:val="00F01560"/>
    <w:rsid w:val="00F0747F"/>
    <w:rsid w:val="00F07A53"/>
    <w:rsid w:val="00F101CC"/>
    <w:rsid w:val="00F1577C"/>
    <w:rsid w:val="00F24FA8"/>
    <w:rsid w:val="00F3051E"/>
    <w:rsid w:val="00F30F56"/>
    <w:rsid w:val="00F31502"/>
    <w:rsid w:val="00F319D5"/>
    <w:rsid w:val="00F32F52"/>
    <w:rsid w:val="00F35CF3"/>
    <w:rsid w:val="00F40F4C"/>
    <w:rsid w:val="00F519E7"/>
    <w:rsid w:val="00F54D9B"/>
    <w:rsid w:val="00F627E0"/>
    <w:rsid w:val="00F64E64"/>
    <w:rsid w:val="00F6786D"/>
    <w:rsid w:val="00F70A1A"/>
    <w:rsid w:val="00F73764"/>
    <w:rsid w:val="00F73EA3"/>
    <w:rsid w:val="00F75FC0"/>
    <w:rsid w:val="00F770A3"/>
    <w:rsid w:val="00F80E34"/>
    <w:rsid w:val="00F824EB"/>
    <w:rsid w:val="00F85AB7"/>
    <w:rsid w:val="00F90519"/>
    <w:rsid w:val="00F9332E"/>
    <w:rsid w:val="00F94C6D"/>
    <w:rsid w:val="00F961C9"/>
    <w:rsid w:val="00FA1390"/>
    <w:rsid w:val="00FA220F"/>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footer" Target="footer3.xml"/><Relationship Id="rId21" Type="http://schemas.openxmlformats.org/officeDocument/2006/relationships/oleObject" Target="embeddings/oleObject3.bin"/><Relationship Id="rId34" Type="http://schemas.openxmlformats.org/officeDocument/2006/relationships/image" Target="media/image11.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7.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0.wmf"/><Relationship Id="rId37" Type="http://schemas.openxmlformats.org/officeDocument/2006/relationships/image" Target="media/image14.jpe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8.wmf"/><Relationship Id="rId30" Type="http://schemas.openxmlformats.org/officeDocument/2006/relationships/image" Target="media/image9.wmf"/><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4446</TotalTime>
  <Pages>12</Pages>
  <Words>3111</Words>
  <Characters>17733</Characters>
  <Application>Microsoft Office Word</Application>
  <DocSecurity>0</DocSecurity>
  <Lines>147</Lines>
  <Paragraphs>41</Paragraphs>
  <ScaleCrop>false</ScaleCrop>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92</cp:revision>
  <cp:lastPrinted>2025-12-01T13:09:00Z</cp:lastPrinted>
  <dcterms:created xsi:type="dcterms:W3CDTF">2026-03-02T15:35:00Z</dcterms:created>
  <dcterms:modified xsi:type="dcterms:W3CDTF">2026-03-15T15:19:00Z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