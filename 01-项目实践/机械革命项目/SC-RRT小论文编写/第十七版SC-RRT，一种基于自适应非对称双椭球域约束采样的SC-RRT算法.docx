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D707186" w:rsidR="00851DC5" w:rsidRPr="00851DC5" w:rsidRDefault="000D7B58">
      <w:pPr>
        <w:pStyle w:val="a5"/>
        <w:spacing w:line="235" w:lineRule="auto"/>
        <w:rPr>
          <w:rFonts w:eastAsiaTheme="minorEastAsia"/>
          <w:color w:val="EE0000"/>
          <w:lang w:eastAsia="zh-CN"/>
        </w:rPr>
      </w:pPr>
      <w:r w:rsidRPr="000D7B58">
        <w:rPr>
          <w:rFonts w:eastAsiaTheme="minorEastAsia"/>
          <w:color w:val="EE0000"/>
          <w:lang w:eastAsia="zh-CN"/>
        </w:rPr>
        <w:t>基于自适应</w:t>
      </w:r>
      <w:ins w:id="1" w:author="兴雨 郭" w:date="2026-02-05T22:01:00Z">
        <w:r w:rsidR="008E3093" w:rsidRPr="008E3093">
          <w:rPr>
            <w:rFonts w:eastAsiaTheme="minorEastAsia"/>
            <w:color w:val="EE0000"/>
            <w:lang w:eastAsia="zh-CN"/>
          </w:rPr>
          <w:t>非对称双椭球域</w:t>
        </w:r>
      </w:ins>
      <w:del w:id="2"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3" w:name="Abstract"/>
      <w:bookmarkEnd w:id="3"/>
      <w:r>
        <w:rPr>
          <w:spacing w:val="-2"/>
          <w:w w:val="105"/>
          <w:lang w:eastAsia="zh-CN"/>
        </w:rPr>
        <w:t>Abstract</w:t>
      </w:r>
    </w:p>
    <w:p w14:paraId="494C23B2" w14:textId="5DF05586" w:rsidR="00DE2AA3" w:rsidRDefault="00AE1B70" w:rsidP="00AE1B70">
      <w:pPr>
        <w:pStyle w:val="a3"/>
        <w:spacing w:before="9" w:line="261" w:lineRule="auto"/>
        <w:ind w:left="220" w:right="110" w:firstLine="500"/>
        <w:jc w:val="both"/>
        <w:rPr>
          <w:rFonts w:eastAsiaTheme="minorEastAsia"/>
          <w:sz w:val="22"/>
          <w:szCs w:val="22"/>
          <w:lang w:eastAsia="zh-CN"/>
        </w:rPr>
      </w:pPr>
      <w:bookmarkStart w:id="4"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5"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6" w:author="兴雨 郭" w:date="2026-02-05T22:53:00Z" w16du:dateUtc="2026-02-05T14:53:00Z">
        <w:r w:rsidR="00B4474A" w:rsidRPr="00B4474A" w:rsidDel="00DA32EB">
          <w:rPr>
            <w:rFonts w:eastAsiaTheme="minorEastAsia"/>
            <w:sz w:val="22"/>
            <w:szCs w:val="22"/>
            <w:lang w:eastAsia="zh-CN"/>
          </w:rPr>
          <w:delText>双向</w:delText>
        </w:r>
      </w:del>
      <w:ins w:id="7" w:author="兴雨 郭" w:date="2026-02-05T22:53:00Z">
        <w:r w:rsidR="00DA32EB" w:rsidRPr="00DA32EB">
          <w:rPr>
            <w:rFonts w:eastAsiaTheme="minorEastAsia"/>
            <w:sz w:val="22"/>
            <w:szCs w:val="22"/>
            <w:lang w:eastAsia="zh-CN"/>
          </w:rPr>
          <w:t>非对称双椭球</w:t>
        </w:r>
      </w:ins>
      <w:ins w:id="8" w:author="兴雨 郭" w:date="2026-02-05T22:54:00Z" w16du:dateUtc="2026-02-05T14:54:00Z">
        <w:r w:rsidRPr="00B4474A">
          <w:rPr>
            <w:rFonts w:eastAsiaTheme="minorEastAsia"/>
            <w:sz w:val="22"/>
            <w:szCs w:val="22"/>
            <w:lang w:eastAsia="zh-CN"/>
          </w:rPr>
          <w:t>约束</w:t>
        </w:r>
      </w:ins>
      <w:del w:id="9" w:author="兴雨 郭" w:date="2026-02-05T22:53:00Z" w16du:dateUtc="2026-02-05T14:53:00Z">
        <w:r w:rsidR="00B4474A" w:rsidRPr="00B4474A" w:rsidDel="00DA32EB">
          <w:rPr>
            <w:rFonts w:eastAsiaTheme="minorEastAsia"/>
            <w:sz w:val="22"/>
            <w:szCs w:val="22"/>
            <w:lang w:eastAsia="zh-CN"/>
          </w:rPr>
          <w:delText>超椭球体</w:delText>
        </w:r>
      </w:del>
      <w:del w:id="10"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1" w:author="兴雨 郭" w:date="2026-02-05T22:19:00Z">
        <w:r w:rsidRPr="00C238F7">
          <w:rPr>
            <w:rFonts w:eastAsiaTheme="minorEastAsia"/>
            <w:sz w:val="22"/>
            <w:szCs w:val="22"/>
            <w:lang w:eastAsia="zh-CN"/>
          </w:rPr>
          <w:t>Adaptive Dual-Ellipsoid Constrained Sampling</w:t>
        </w:r>
      </w:ins>
      <w:ins w:id="12" w:author="兴雨 郭" w:date="2026-02-05T22:19:00Z" w16du:dateUtc="2026-02-05T14:19:00Z">
        <w:r>
          <w:rPr>
            <w:rFonts w:eastAsiaTheme="minorEastAsia" w:hint="eastAsia"/>
            <w:sz w:val="22"/>
            <w:szCs w:val="22"/>
            <w:lang w:eastAsia="zh-CN"/>
          </w:rPr>
          <w:t>-</w:t>
        </w:r>
      </w:ins>
      <w:ins w:id="13"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4"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5"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7421E9">
        <w:rPr>
          <w:rFonts w:eastAsiaTheme="minorEastAsia" w:hint="eastAsia"/>
          <w:sz w:val="22"/>
          <w:szCs w:val="22"/>
          <w:lang w:eastAsia="zh-CN"/>
        </w:rPr>
        <w:t>）</w:t>
      </w:r>
      <w:r w:rsidR="00CA2C58">
        <w:rPr>
          <w:rFonts w:eastAsiaTheme="minorEastAsia" w:hint="eastAsia"/>
          <w:sz w:val="22"/>
          <w:szCs w:val="22"/>
          <w:lang w:eastAsia="zh-CN"/>
        </w:rPr>
        <w:t>，</w:t>
      </w:r>
      <w:ins w:id="16"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7"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18"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9"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0"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构建随搜索进程实时演化的知情采样子集，使采样密度在全局探索空间与局部约束区域间自适应分配，有效抑制了冗余扩展并维持了搜索的连续性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1"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4"/>
        <w:r w:rsidR="00405D96" w:rsidDel="006039D1">
          <w:rPr>
            <w:rFonts w:eastAsiaTheme="minorEastAsia" w:hint="eastAsia"/>
            <w:sz w:val="22"/>
            <w:szCs w:val="22"/>
            <w:lang w:eastAsia="zh-CN"/>
          </w:rPr>
          <w:delText>结合</w:delText>
        </w:r>
        <w:commentRangeStart w:id="22"/>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2"/>
        <w:r w:rsidR="006039D1" w:rsidDel="006039D1">
          <w:rPr>
            <w:rStyle w:val="af0"/>
            <w:rFonts w:eastAsiaTheme="minorEastAsia"/>
            <w:sz w:val="22"/>
            <w:szCs w:val="22"/>
            <w:lang w:eastAsia="zh-CN"/>
          </w:rPr>
          <w:commentReference w:id="22"/>
        </w:r>
      </w:del>
    </w:p>
    <w:p w14:paraId="716C9C77" w14:textId="22ECA308" w:rsidR="00C53B0D" w:rsidRDefault="00B4474A" w:rsidP="00FB5B7C">
      <w:pPr>
        <w:pStyle w:val="a3"/>
        <w:spacing w:before="9" w:line="261" w:lineRule="auto"/>
        <w:ind w:left="220" w:right="110" w:firstLine="500"/>
        <w:jc w:val="both"/>
        <w:rPr>
          <w:rFonts w:eastAsiaTheme="minorEastAsia" w:hint="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r w:rsidR="00FB5B7C" w:rsidRPr="00AE1B70">
        <w:rPr>
          <w:rFonts w:eastAsiaTheme="minorEastAsia"/>
          <w:sz w:val="22"/>
          <w:szCs w:val="22"/>
          <w:lang w:eastAsia="zh-CN"/>
        </w:rPr>
        <w:t>路径</w:t>
      </w:r>
      <w:r w:rsidR="00FB5B7C">
        <w:rPr>
          <w:rFonts w:eastAsiaTheme="minorEastAsia" w:hint="eastAsia"/>
          <w:sz w:val="22"/>
          <w:szCs w:val="22"/>
          <w:lang w:eastAsia="zh-CN"/>
        </w:rPr>
        <w:t>平滑度提升约</w:t>
      </w:r>
      <w:r w:rsidR="00FB5B7C">
        <w:rPr>
          <w:rFonts w:eastAsiaTheme="minorEastAsia" w:hint="eastAsia"/>
          <w:sz w:val="22"/>
          <w:szCs w:val="22"/>
          <w:lang w:eastAsia="zh-CN"/>
        </w:rPr>
        <w:t>79%</w:t>
      </w:r>
      <w:r w:rsidR="00FB5B7C">
        <w:rPr>
          <w:rFonts w:eastAsiaTheme="minorEastAsia" w:hint="eastAsia"/>
          <w:sz w:val="22"/>
          <w:szCs w:val="22"/>
          <w:lang w:eastAsia="zh-CN"/>
        </w:rPr>
        <w:t>，</w:t>
      </w:r>
      <w:r w:rsidR="00FB5B7C" w:rsidRPr="00FB5B7C">
        <w:rPr>
          <w:rFonts w:eastAsiaTheme="minorEastAsia"/>
          <w:sz w:val="22"/>
          <w:szCs w:val="22"/>
          <w:lang w:eastAsia="zh-CN"/>
        </w:rPr>
        <w:t>相比</w:t>
      </w:r>
      <w:r w:rsidR="00FB5B7C" w:rsidRPr="00FB5B7C">
        <w:rPr>
          <w:rFonts w:eastAsiaTheme="minorEastAsia"/>
          <w:sz w:val="22"/>
          <w:szCs w:val="22"/>
          <w:lang w:eastAsia="zh-CN"/>
        </w:rPr>
        <w:t>RRT*</w:t>
      </w:r>
      <w:r w:rsidR="00FB5B7C" w:rsidRPr="00FB5B7C">
        <w:rPr>
          <w:rFonts w:eastAsiaTheme="minorEastAsia"/>
          <w:sz w:val="22"/>
          <w:szCs w:val="22"/>
          <w:lang w:eastAsia="zh-CN"/>
        </w:rPr>
        <w:t>算法，</w:t>
      </w:r>
      <w:r w:rsidR="00FB5B7C" w:rsidRPr="00FB5B7C">
        <w:rPr>
          <w:rFonts w:eastAsiaTheme="minorEastAsia"/>
          <w:sz w:val="22"/>
          <w:szCs w:val="22"/>
          <w:lang w:eastAsia="zh-CN"/>
        </w:rPr>
        <w:t>SC-RRT</w:t>
      </w:r>
      <w:r w:rsidR="00FB5B7C" w:rsidRPr="00FB5B7C">
        <w:rPr>
          <w:rFonts w:eastAsiaTheme="minorEastAsia"/>
          <w:sz w:val="22"/>
          <w:szCs w:val="22"/>
          <w:lang w:eastAsia="zh-CN"/>
        </w:rPr>
        <w:t>在获得更优路径质量的同时规划耗时缩短超过两个数量级。</w:t>
      </w:r>
      <w:del w:id="23" w:author="兴雨 郭" w:date="2026-02-01T23:54:00Z" w16du:dateUtc="2026-02-01T15:54:00Z">
        <w:r w:rsidR="005C6027" w:rsidRPr="005C6027" w:rsidDel="006039D1">
          <w:rPr>
            <w:rFonts w:eastAsiaTheme="minorEastAsia"/>
            <w:sz w:val="22"/>
            <w:szCs w:val="22"/>
            <w:lang w:eastAsia="zh-CN"/>
          </w:rPr>
          <w:delText>结果表明，</w:delText>
        </w:r>
      </w:del>
      <w:r w:rsidR="00FB5B7C" w:rsidRPr="00FB5B7C">
        <w:rPr>
          <w:rFonts w:eastAsiaTheme="minorEastAsia"/>
          <w:sz w:val="22"/>
          <w:szCs w:val="22"/>
          <w:lang w:eastAsia="zh-CN"/>
        </w:rPr>
        <w:t>实验结果表明，</w:t>
      </w:r>
      <w:r w:rsidR="00FB5B7C" w:rsidRPr="00FB5B7C">
        <w:rPr>
          <w:rFonts w:eastAsiaTheme="minorEastAsia"/>
          <w:sz w:val="22"/>
          <w:szCs w:val="22"/>
          <w:lang w:eastAsia="zh-CN"/>
        </w:rPr>
        <w:t>SC-RRT</w:t>
      </w:r>
      <w:r w:rsidR="00FB5B7C" w:rsidRPr="00FB5B7C">
        <w:rPr>
          <w:rFonts w:eastAsiaTheme="minorEastAsia"/>
          <w:sz w:val="22"/>
          <w:szCs w:val="22"/>
          <w:lang w:eastAsia="zh-CN"/>
        </w:rPr>
        <w:t>能够在保持搜索完整性的同时有效抑制无效探索，使搜索树具备更稳定的扩展行为与更强的环境适应能力</w:t>
      </w:r>
      <w:r w:rsidR="005C6027" w:rsidRPr="005C6027">
        <w:rPr>
          <w:rFonts w:eastAsiaTheme="minorEastAsia"/>
          <w:sz w:val="22"/>
          <w:szCs w:val="22"/>
          <w:lang w:eastAsia="zh-CN"/>
        </w:rPr>
        <w:t>。</w:t>
      </w:r>
      <w:bookmarkEnd w:id="4"/>
    </w:p>
    <w:p w14:paraId="2636E0FA" w14:textId="77777777" w:rsidR="00C53B0D" w:rsidRPr="00FB5B7C" w:rsidRDefault="00C53B0D" w:rsidP="00DE28E5">
      <w:pPr>
        <w:pStyle w:val="a3"/>
        <w:spacing w:before="9" w:line="261" w:lineRule="auto"/>
        <w:ind w:left="220" w:right="110" w:firstLine="500"/>
        <w:jc w:val="both"/>
        <w:rPr>
          <w:rFonts w:eastAsiaTheme="minorEastAsia"/>
          <w:sz w:val="22"/>
          <w:szCs w:val="22"/>
          <w:lang w:eastAsia="zh-CN"/>
        </w:rPr>
      </w:pPr>
    </w:p>
    <w:p w14:paraId="72F8C716" w14:textId="17CDEC87"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w:t>
      </w:r>
      <w:r w:rsidR="009F6DFC">
        <w:rPr>
          <w:rFonts w:ascii="宋体" w:eastAsia="宋体" w:hAnsi="宋体" w:cs="宋体" w:hint="eastAsia"/>
          <w:spacing w:val="-2"/>
          <w:lang w:eastAsia="zh-CN"/>
        </w:rPr>
        <w:t>、</w:t>
      </w:r>
      <w:r w:rsidR="009F6DFC" w:rsidRPr="00F35CF3">
        <w:rPr>
          <w:rFonts w:ascii="宋体" w:eastAsia="宋体" w:hAnsi="宋体" w:cs="宋体" w:hint="eastAsia"/>
          <w:spacing w:val="-2"/>
          <w:lang w:eastAsia="zh-CN"/>
        </w:rPr>
        <w:t>自适应、</w:t>
      </w:r>
      <w:r w:rsidR="00F35CF3" w:rsidRPr="00F35CF3">
        <w:rPr>
          <w:rFonts w:ascii="宋体" w:eastAsia="宋体" w:hAnsi="宋体" w:cs="宋体" w:hint="eastAsia"/>
          <w:spacing w:val="-2"/>
          <w:lang w:eastAsia="zh-CN"/>
        </w:rPr>
        <w:t>路径规划</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6FECAB2F" w14:textId="77777777" w:rsidR="005B4146" w:rsidRPr="00571D26" w:rsidDel="00043ED5" w:rsidRDefault="005B4146">
      <w:pPr>
        <w:rPr>
          <w:del w:id="24" w:author="兴雨 郭" w:date="2026-02-05T23:02:00Z" w16du:dateUtc="2026-02-05T15:02:00Z"/>
          <w:rFonts w:eastAsiaTheme="minorEastAsia"/>
          <w:sz w:val="19"/>
          <w:lang w:eastAsia="zh-CN"/>
        </w:rPr>
      </w:pPr>
    </w:p>
    <w:p w14:paraId="28BAB929" w14:textId="77777777" w:rsidR="00DE28E5" w:rsidDel="00043ED5" w:rsidRDefault="00DE28E5">
      <w:pPr>
        <w:rPr>
          <w:del w:id="25" w:author="兴雨 郭" w:date="2026-02-05T23:02:00Z" w16du:dateUtc="2026-02-05T15:02:00Z"/>
          <w:rFonts w:eastAsiaTheme="minorEastAsia"/>
          <w:sz w:val="19"/>
          <w:lang w:eastAsia="zh-CN"/>
        </w:rPr>
      </w:pPr>
    </w:p>
    <w:p w14:paraId="1AAC563F" w14:textId="77777777" w:rsidR="00DE28E5" w:rsidRDefault="00DE28E5">
      <w:pPr>
        <w:rPr>
          <w:rFonts w:eastAsiaTheme="minorEastAsia"/>
          <w:sz w:val="19"/>
          <w:lang w:eastAsia="zh-CN"/>
        </w:rPr>
      </w:pPr>
    </w:p>
    <w:p w14:paraId="2831DCA0" w14:textId="4DE6FBAE" w:rsidR="00DE28E5" w:rsidRPr="00DE28E5" w:rsidDel="00043ED5" w:rsidRDefault="00DE28E5">
      <w:pPr>
        <w:rPr>
          <w:del w:id="26" w:author="兴雨 郭" w:date="2026-02-05T23:02:00Z" w16du:dateUtc="2026-02-05T15:02:00Z"/>
          <w:rFonts w:eastAsiaTheme="minorEastAsia"/>
          <w:sz w:val="19"/>
          <w:lang w:eastAsia="zh-CN"/>
        </w:rPr>
        <w:sectPr w:rsidR="00DE28E5" w:rsidRPr="00DE28E5" w:rsidDel="00043ED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27" w:name="1_Introduction"/>
      <w:bookmarkEnd w:id="27"/>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28" w:name="OLE_LINK11"/>
      <w:bookmarkStart w:id="29"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0"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1" w:author="兴雨 郭" w:date="2026-02-05T21:19:00Z">
        <w:r w:rsidR="00076339" w:rsidRPr="00076339">
          <w:rPr>
            <w:rFonts w:eastAsiaTheme="minorEastAsia"/>
            <w:lang w:eastAsia="zh-CN"/>
          </w:rPr>
          <w:t>规划路径几何不够平滑</w:t>
        </w:r>
      </w:ins>
      <w:del w:id="32"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25C7D3A3"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3" w:author="兴雨 郭" w:date="2026-02-05T20:59:00Z">
        <w:r w:rsidR="00B2070E" w:rsidRPr="00B2070E">
          <w:rPr>
            <w:rFonts w:eastAsiaTheme="minorEastAsia"/>
            <w:lang w:eastAsia="zh-CN"/>
          </w:rPr>
          <w:t>改进双向搜索框架与采样引导机制来提升收敛效率</w:t>
        </w:r>
      </w:ins>
      <w:del w:id="34" w:author="兴雨 郭" w:date="2026-02-05T20:59:00Z" w16du:dateUtc="2026-02-05T12:59:00Z">
        <w:r w:rsidRPr="003C1621" w:rsidDel="00B2070E">
          <w:rPr>
            <w:rFonts w:eastAsiaTheme="minorEastAsia"/>
            <w:lang w:eastAsia="zh-CN"/>
          </w:rPr>
          <w:delText>引入多策略协同的双向扩展机制来提升搜索效率</w:delText>
        </w:r>
      </w:del>
      <w:ins w:id="35" w:author="兴雨 郭" w:date="2026-02-05T20:59:00Z" w16du:dateUtc="2026-02-05T12:59:00Z">
        <w:r w:rsidR="00B2070E" w:rsidRPr="00E4440F">
          <w:rPr>
            <w:rFonts w:eastAsiaTheme="minorEastAsia"/>
            <w:lang w:eastAsia="zh-CN"/>
          </w:rPr>
          <w:t>，</w:t>
        </w:r>
      </w:ins>
      <w:del w:id="36" w:author="兴雨 郭" w:date="2026-02-05T20:59:00Z" w16du:dateUtc="2026-02-05T12:59:00Z">
        <w:r w:rsidRPr="003C1621" w:rsidDel="00B2070E">
          <w:rPr>
            <w:rFonts w:eastAsiaTheme="minorEastAsia"/>
            <w:lang w:eastAsia="zh-CN"/>
          </w:rPr>
          <w:delText>。</w:delText>
        </w:r>
      </w:del>
      <w:ins w:id="37"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38" w:author="兴雨 郭" w:date="2026-02-05T21:02:00Z">
        <w:r w:rsidR="00B2070E" w:rsidRPr="00B2070E">
          <w:rPr>
            <w:rFonts w:eastAsiaTheme="minorEastAsia"/>
            <w:lang w:eastAsia="zh-CN"/>
          </w:rPr>
          <w:t xml:space="preserve">Li </w:t>
        </w:r>
        <w:r w:rsidR="00B2070E" w:rsidRPr="00B2070E">
          <w:rPr>
            <w:rFonts w:eastAsiaTheme="minorEastAsia"/>
            <w:lang w:eastAsia="zh-CN"/>
          </w:rPr>
          <w:t>和</w:t>
        </w:r>
        <w:r w:rsidR="00B2070E" w:rsidRPr="00B2070E">
          <w:rPr>
            <w:rFonts w:eastAsiaTheme="minorEastAsia"/>
            <w:lang w:eastAsia="zh-CN"/>
          </w:rPr>
          <w:t xml:space="preserve"> Chen</w:t>
        </w:r>
        <w:r w:rsidR="00B2070E" w:rsidRPr="00B2070E">
          <w:rPr>
            <w:rFonts w:eastAsiaTheme="minorEastAsia"/>
            <w:lang w:eastAsia="zh-CN"/>
          </w:rPr>
          <w:t>（</w:t>
        </w:r>
        <w:r w:rsidR="00B2070E" w:rsidRPr="00B2070E">
          <w:rPr>
            <w:rFonts w:eastAsiaTheme="minorEastAsia"/>
            <w:lang w:eastAsia="zh-CN"/>
          </w:rPr>
          <w:t>2022</w:t>
        </w:r>
        <w:r w:rsidR="00B2070E" w:rsidRPr="00B2070E">
          <w:rPr>
            <w:rFonts w:eastAsiaTheme="minorEastAsia"/>
            <w:lang w:eastAsia="zh-CN"/>
          </w:rPr>
          <w:t>）提出的</w:t>
        </w:r>
        <w:r w:rsidR="00B2070E" w:rsidRPr="00B2070E">
          <w:rPr>
            <w:rFonts w:eastAsiaTheme="minorEastAsia"/>
            <w:lang w:eastAsia="zh-CN"/>
          </w:rPr>
          <w:t xml:space="preserve"> ARRT-Connect </w:t>
        </w:r>
        <w:r w:rsidR="00B2070E" w:rsidRPr="00B2070E">
          <w:rPr>
            <w:rFonts w:eastAsiaTheme="minorEastAsia"/>
            <w:lang w:eastAsia="zh-CN"/>
          </w:rPr>
          <w:t>进一步依据</w:t>
        </w:r>
        <w:r w:rsidR="00B2070E" w:rsidRPr="00B2070E">
          <w:rPr>
            <w:rFonts w:eastAsiaTheme="minorEastAsia" w:hint="eastAsia"/>
            <w:color w:val="EE0000"/>
            <w:lang w:eastAsia="zh-CN"/>
            <w:rPrChange w:id="39" w:author="兴雨 郭" w:date="2026-02-05T21:05:00Z" w16du:dateUtc="2026-02-05T13:05:00Z">
              <w:rPr>
                <w:rFonts w:eastAsiaTheme="minorEastAsia" w:hint="eastAsia"/>
                <w:lang w:eastAsia="zh-CN"/>
              </w:rPr>
            </w:rPrChange>
          </w:rPr>
          <w:t>对偶树探索</w:t>
        </w:r>
        <w:r w:rsidR="00B2070E" w:rsidRPr="00B2070E">
          <w:rPr>
            <w:rFonts w:eastAsiaTheme="minorEastAsia"/>
            <w:lang w:eastAsia="zh-CN"/>
          </w:rPr>
          <w:t>得到的未勘探区域规模自适应调整抽样策略，并融合</w:t>
        </w:r>
        <w:r w:rsidR="00B2070E" w:rsidRPr="00B2070E">
          <w:rPr>
            <w:rFonts w:eastAsiaTheme="minorEastAsia"/>
            <w:lang w:eastAsia="zh-CN"/>
          </w:rPr>
          <w:t xml:space="preserve"> Tahirovic </w:t>
        </w:r>
        <w:r w:rsidR="00B2070E" w:rsidRPr="00B2070E">
          <w:rPr>
            <w:rFonts w:eastAsiaTheme="minorEastAsia"/>
            <w:lang w:eastAsia="zh-CN"/>
          </w:rPr>
          <w:t>和</w:t>
        </w:r>
        <w:r w:rsidR="00B2070E" w:rsidRPr="00B2070E">
          <w:rPr>
            <w:rFonts w:eastAsiaTheme="minorEastAsia"/>
            <w:lang w:eastAsia="zh-CN"/>
          </w:rPr>
          <w:t xml:space="preserve"> Ferizbegovic</w:t>
        </w:r>
        <w:r w:rsidR="00B2070E" w:rsidRPr="00B2070E">
          <w:rPr>
            <w:rFonts w:eastAsiaTheme="minorEastAsia"/>
            <w:lang w:eastAsia="zh-CN"/>
          </w:rPr>
          <w:t>（</w:t>
        </w:r>
        <w:r w:rsidR="00B2070E" w:rsidRPr="00B2070E">
          <w:rPr>
            <w:rFonts w:eastAsiaTheme="minorEastAsia"/>
            <w:lang w:eastAsia="zh-CN"/>
          </w:rPr>
          <w:t>2018</w:t>
        </w:r>
        <w:r w:rsidR="00B2070E" w:rsidRPr="00B2070E">
          <w:rPr>
            <w:rFonts w:eastAsiaTheme="minorEastAsia"/>
            <w:lang w:eastAsia="zh-CN"/>
          </w:rPr>
          <w:t>）在</w:t>
        </w:r>
        <w:r w:rsidR="00B2070E" w:rsidRPr="00B2070E">
          <w:rPr>
            <w:rFonts w:eastAsiaTheme="minorEastAsia"/>
            <w:lang w:eastAsia="zh-CN"/>
          </w:rPr>
          <w:t xml:space="preserve"> RRV </w:t>
        </w:r>
        <w:r w:rsidR="00B2070E" w:rsidRPr="00B2070E">
          <w:rPr>
            <w:rFonts w:eastAsiaTheme="minorEastAsia"/>
            <w:lang w:eastAsia="zh-CN"/>
          </w:rPr>
          <w:t>中使用的主成分分析（</w:t>
        </w:r>
        <w:r w:rsidR="00B2070E" w:rsidRPr="00B2070E">
          <w:rPr>
            <w:rFonts w:eastAsiaTheme="minorEastAsia"/>
            <w:lang w:eastAsia="zh-CN"/>
          </w:rPr>
          <w:t>PCA</w:t>
        </w:r>
        <w:r w:rsidR="00B2070E" w:rsidRPr="00B2070E">
          <w:rPr>
            <w:rFonts w:eastAsiaTheme="minorEastAsia"/>
            <w:lang w:eastAsia="zh-CN"/>
          </w:rPr>
          <w:t>）思想，以强化树在</w:t>
        </w:r>
        <w:r w:rsidR="00B2070E" w:rsidRPr="00B2070E">
          <w:rPr>
            <w:rFonts w:eastAsiaTheme="minorEastAsia"/>
            <w:lang w:eastAsia="zh-CN"/>
          </w:rPr>
          <w:t>“</w:t>
        </w:r>
        <w:r w:rsidR="00B2070E" w:rsidRPr="00B2070E">
          <w:rPr>
            <w:rFonts w:eastAsiaTheme="minorEastAsia"/>
            <w:lang w:eastAsia="zh-CN"/>
          </w:rPr>
          <w:t>细长可行走廊</w:t>
        </w:r>
        <w:r w:rsidR="00B2070E" w:rsidRPr="00B2070E">
          <w:rPr>
            <w:rFonts w:eastAsiaTheme="minorEastAsia"/>
            <w:lang w:eastAsia="zh-CN"/>
          </w:rPr>
          <w:t>”</w:t>
        </w:r>
        <w:r w:rsidR="00B2070E" w:rsidRPr="00B2070E">
          <w:rPr>
            <w:rFonts w:eastAsiaTheme="minorEastAsia"/>
            <w:lang w:eastAsia="zh-CN"/>
          </w:rPr>
          <w:t>内的方向性生长，从而加快狭窄环境中的探索与连通。</w:t>
        </w:r>
      </w:ins>
      <w:del w:id="40" w:author="兴雨 郭" w:date="2026-02-05T21:02:00Z" w16du:dateUtc="2026-02-05T13:02:00Z">
        <w:r w:rsidDel="00B2070E">
          <w:rPr>
            <w:rFonts w:eastAsiaTheme="minorEastAsia" w:hint="eastAsia"/>
            <w:lang w:eastAsia="zh-CN"/>
          </w:rPr>
          <w:delText>例如，</w:delText>
        </w:r>
        <w:commentRangeStart w:id="41"/>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2" w:name="OLE_LINK3"/>
        <w:r w:rsidR="00491CA9" w:rsidRPr="00491CA9" w:rsidDel="00B2070E">
          <w:rPr>
            <w:rFonts w:eastAsiaTheme="minorEastAsia"/>
            <w:lang w:eastAsia="zh-CN"/>
          </w:rPr>
          <w:delText>MS-BI-RRT*</w:delText>
        </w:r>
        <w:bookmarkEnd w:id="42"/>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1"/>
        <w:r w:rsidR="00B2070E" w:rsidRPr="003C1621" w:rsidDel="00B2070E">
          <w:rPr>
            <w:rStyle w:val="af0"/>
            <w:rFonts w:eastAsiaTheme="minorEastAsia"/>
            <w:sz w:val="22"/>
            <w:szCs w:val="22"/>
            <w:lang w:eastAsia="zh-CN"/>
          </w:rPr>
          <w:commentReference w:id="41"/>
        </w:r>
      </w:del>
      <w:r w:rsidRPr="003C1621">
        <w:rPr>
          <w:rFonts w:eastAsiaTheme="minorEastAsia"/>
          <w:lang w:eastAsia="zh-CN"/>
        </w:rPr>
        <w:t>然而，</w:t>
      </w:r>
      <w:ins w:id="43" w:author="兴雨 郭" w:date="2026-02-05T21:13:00Z">
        <w:r w:rsidR="00746DBA" w:rsidRPr="00746DBA">
          <w:rPr>
            <w:rFonts w:eastAsiaTheme="minorEastAsia"/>
            <w:lang w:eastAsia="zh-CN"/>
          </w:rPr>
          <w:t>上述方法总体仍以快速获得可行解为目标</w:t>
        </w:r>
      </w:ins>
      <w:del w:id="44" w:author="兴雨 郭" w:date="2026-02-05T21:13:00Z" w16du:dateUtc="2026-02-05T13:13:00Z">
        <w:r w:rsidRPr="003C1621" w:rsidDel="00746DBA">
          <w:rPr>
            <w:rFonts w:eastAsiaTheme="minorEastAsia"/>
            <w:lang w:eastAsia="zh-CN"/>
          </w:rPr>
          <w:delText>上述方法</w:delText>
        </w:r>
      </w:del>
      <w:ins w:id="45" w:author="兴雨 郭" w:date="2026-02-05T21:02:00Z">
        <w:r w:rsidR="00B2070E" w:rsidRPr="00B2070E">
          <w:rPr>
            <w:rFonts w:eastAsiaTheme="minorEastAsia"/>
            <w:lang w:eastAsia="zh-CN"/>
          </w:rPr>
          <w:t>，缺乏对</w:t>
        </w:r>
      </w:ins>
      <w:ins w:id="46" w:author="兴雨 郭" w:date="2026-02-05T21:14:00Z" w16du:dateUtc="2026-02-05T13:14:00Z">
        <w:r w:rsidR="00746DBA">
          <w:rPr>
            <w:rFonts w:eastAsiaTheme="minorEastAsia" w:hint="eastAsia"/>
            <w:lang w:eastAsia="zh-CN"/>
          </w:rPr>
          <w:t>路径</w:t>
        </w:r>
      </w:ins>
      <w:ins w:id="47" w:author="兴雨 郭" w:date="2026-02-05T21:02:00Z">
        <w:r w:rsidR="00B2070E" w:rsidRPr="00B2070E">
          <w:rPr>
            <w:rFonts w:eastAsiaTheme="minorEastAsia"/>
            <w:lang w:eastAsia="zh-CN"/>
          </w:rPr>
          <w:t>代价的渐进优化，</w:t>
        </w:r>
      </w:ins>
      <w:ins w:id="48" w:author="兴雨 郭" w:date="2026-02-05T21:14:00Z" w16du:dateUtc="2026-02-05T13:14:00Z">
        <w:r w:rsidR="00746DBA">
          <w:rPr>
            <w:rFonts w:eastAsiaTheme="minorEastAsia" w:hint="eastAsia"/>
            <w:lang w:eastAsia="zh-CN"/>
          </w:rPr>
          <w:t>因而</w:t>
        </w:r>
      </w:ins>
      <w:ins w:id="49" w:author="兴雨 郭" w:date="2026-02-05T21:02:00Z">
        <w:r w:rsidR="00B2070E" w:rsidRPr="00746DBA">
          <w:rPr>
            <w:rFonts w:eastAsiaTheme="minorEastAsia" w:hint="eastAsia"/>
            <w:color w:val="EE0000"/>
            <w:lang w:eastAsia="zh-CN"/>
            <w:rPrChange w:id="50" w:author="兴雨 郭" w:date="2026-02-05T21:12:00Z" w16du:dateUtc="2026-02-05T13:12:00Z">
              <w:rPr>
                <w:rFonts w:eastAsiaTheme="minorEastAsia" w:hint="eastAsia"/>
                <w:lang w:eastAsia="zh-CN"/>
              </w:rPr>
            </w:rPrChange>
          </w:rPr>
          <w:t>难以保证路径</w:t>
        </w:r>
        <w:r w:rsidR="00B2070E" w:rsidRPr="00B2070E">
          <w:rPr>
            <w:rFonts w:eastAsiaTheme="minorEastAsia"/>
            <w:lang w:eastAsia="zh-CN"/>
          </w:rPr>
          <w:t>最优性</w:t>
        </w:r>
      </w:ins>
      <w:del w:id="51"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2"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3"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4"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55"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56" w:author="兴雨 郭" w:date="2026-02-05T21:15:00Z" w16du:dateUtc="2026-02-05T13:15:00Z">
        <w:r w:rsidRPr="003C1621" w:rsidDel="00746DBA">
          <w:rPr>
            <w:rFonts w:eastAsiaTheme="minorEastAsia" w:hint="eastAsia"/>
            <w:lang w:eastAsia="zh-CN"/>
          </w:rPr>
          <w:delText>情况</w:delText>
        </w:r>
      </w:del>
      <w:ins w:id="57" w:author="兴雨 郭" w:date="2026-02-05T21:15:00Z" w16du:dateUtc="2026-02-05T13:15:00Z">
        <w:r w:rsidR="00746DBA">
          <w:rPr>
            <w:rFonts w:eastAsiaTheme="minorEastAsia" w:hint="eastAsia"/>
            <w:lang w:eastAsia="zh-CN"/>
          </w:rPr>
          <w:t>环境</w:t>
        </w:r>
      </w:ins>
      <w:del w:id="58" w:author="兴雨 郭" w:date="2026-02-05T21:15:00Z" w16du:dateUtc="2026-02-05T13:15:00Z">
        <w:r w:rsidRPr="003C1621" w:rsidDel="00746DBA">
          <w:rPr>
            <w:rFonts w:eastAsiaTheme="minorEastAsia"/>
            <w:lang w:eastAsia="zh-CN"/>
          </w:rPr>
          <w:delText>下</w:delText>
        </w:r>
      </w:del>
      <w:ins w:id="59"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0"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hint="eastAsia"/>
          <w:color w:val="EE0000"/>
          <w:lang w:eastAsia="zh-CN"/>
          <w:rPrChange w:id="61" w:author="兴雨 郭" w:date="2026-02-05T21:13:00Z" w16du:dateUtc="2026-02-05T13:13:00Z">
            <w:rPr>
              <w:rFonts w:eastAsiaTheme="minorEastAsia" w:hint="eastAsia"/>
              <w:lang w:eastAsia="zh-CN"/>
            </w:rPr>
          </w:rPrChange>
        </w:rPr>
        <w:t>产生大量冗余采</w:t>
      </w:r>
      <w:r w:rsidRPr="003C1621">
        <w:rPr>
          <w:rFonts w:eastAsiaTheme="minorEastAsia"/>
          <w:lang w:eastAsia="zh-CN"/>
        </w:rPr>
        <w:t>样点，</w:t>
      </w:r>
      <w:del w:id="62"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3"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4" w:author="兴雨 郭" w:date="2026-02-05T21:03:00Z">
        <w:r w:rsidRPr="00B2070E">
          <w:rPr>
            <w:rFonts w:eastAsiaTheme="minorEastAsia"/>
            <w:color w:val="FFFFFF" w:themeColor="background1"/>
            <w:highlight w:val="red"/>
            <w:lang w:eastAsia="zh-CN"/>
          </w:rPr>
          <w:t>为兼顾快速规划与</w:t>
        </w:r>
      </w:ins>
      <w:ins w:id="65" w:author="兴雨 郭" w:date="2026-02-05T21:17:00Z">
        <w:r w:rsidR="00746DBA" w:rsidRPr="00746DBA">
          <w:rPr>
            <w:rFonts w:eastAsiaTheme="minorEastAsia"/>
            <w:color w:val="FFFFFF" w:themeColor="background1"/>
            <w:highlight w:val="red"/>
            <w:lang w:eastAsia="zh-CN"/>
          </w:rPr>
          <w:t>路径质量</w:t>
        </w:r>
      </w:ins>
      <w:ins w:id="66"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67"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68"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69"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0" w:author="兴雨 郭" w:date="2026-02-05T21:20:00Z" w16du:dateUtc="2026-02-05T13:20:00Z">
        <w:r w:rsidR="00076339" w:rsidRPr="00076339">
          <w:rPr>
            <w:rFonts w:eastAsiaTheme="minorEastAsia"/>
            <w:lang w:eastAsia="zh-CN"/>
          </w:rPr>
          <w:t>知情子集</w:t>
        </w:r>
      </w:ins>
      <w:del w:id="71"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2"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3" w:author="兴雨 郭" w:date="2026-02-05T21:20:00Z">
        <w:r w:rsidR="00076339" w:rsidRPr="00076339">
          <w:rPr>
            <w:rFonts w:eastAsiaTheme="minorEastAsia"/>
            <w:lang w:eastAsia="zh-CN"/>
          </w:rPr>
          <w:t>知情子集可能过早收缩</w:t>
        </w:r>
      </w:ins>
      <w:del w:id="74"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75" w:author="兴雨 郭" w:date="2026-02-05T21:21:00Z">
        <w:r w:rsidR="00076339" w:rsidRPr="00076339">
          <w:rPr>
            <w:rFonts w:eastAsiaTheme="minorEastAsia"/>
            <w:lang w:eastAsia="zh-CN"/>
          </w:rPr>
          <w:t>削弱对可行域的覆盖与探索性，进而增加错失更优解甚至可行解的风险</w:t>
        </w:r>
      </w:ins>
      <w:del w:id="76"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77"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78"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28"/>
    <w:p w14:paraId="749A7D92" w14:textId="1EBAA183"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79" w:author="兴雨 郭" w:date="2026-02-05T21:37:00Z">
        <w:r w:rsidR="003C0C48" w:rsidRPr="00113D2A">
          <w:rPr>
            <w:rFonts w:eastAsiaTheme="minorEastAsia"/>
            <w:sz w:val="20"/>
            <w:szCs w:val="20"/>
            <w:lang w:eastAsia="zh-CN"/>
          </w:rPr>
          <w:t>现有改进方法在效率与最优性之间仍存在明显权衡</w:t>
        </w:r>
      </w:ins>
      <w:ins w:id="80" w:author="兴雨 郭" w:date="2026-02-05T21:42:00Z" w16du:dateUtc="2026-02-05T13:42:00Z">
        <w:r w:rsidR="004A3542" w:rsidRPr="00113D2A">
          <w:rPr>
            <w:rFonts w:eastAsiaTheme="minorEastAsia" w:hint="eastAsia"/>
            <w:sz w:val="20"/>
            <w:szCs w:val="20"/>
            <w:lang w:eastAsia="zh-CN"/>
          </w:rPr>
          <w:t>：</w:t>
        </w:r>
      </w:ins>
      <w:ins w:id="81" w:author="兴雨 郭" w:date="2026-02-05T21:42:00Z">
        <w:r w:rsidR="004A3542" w:rsidRPr="00113D2A">
          <w:rPr>
            <w:rFonts w:eastAsiaTheme="minorEastAsia"/>
            <w:sz w:val="20"/>
            <w:szCs w:val="20"/>
            <w:lang w:eastAsia="zh-CN"/>
          </w:rPr>
          <w:t>采样引导与双向连通策略虽可加速获得可行解，但通常缺乏渐进最优保证</w:t>
        </w:r>
      </w:ins>
      <w:ins w:id="82" w:author="兴雨 郭" w:date="2026-02-05T21:43:00Z" w16du:dateUtc="2026-02-05T13:43:00Z">
        <w:r w:rsidR="004A3542" w:rsidRPr="00113D2A">
          <w:rPr>
            <w:rFonts w:eastAsiaTheme="minorEastAsia" w:hint="eastAsia"/>
            <w:sz w:val="20"/>
            <w:szCs w:val="20"/>
            <w:lang w:eastAsia="zh-CN"/>
          </w:rPr>
          <w:t>，</w:t>
        </w:r>
      </w:ins>
      <w:ins w:id="83"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84" w:author="兴雨 郭" w:date="2026-02-05T21:54:00Z">
        <w:r w:rsidR="008E3093" w:rsidRPr="00113D2A">
          <w:rPr>
            <w:rFonts w:eastAsiaTheme="minorEastAsia"/>
            <w:sz w:val="20"/>
            <w:szCs w:val="20"/>
            <w:lang w:eastAsia="zh-CN"/>
          </w:rPr>
          <w:t>约束域多为静态或弱自适应形式</w:t>
        </w:r>
      </w:ins>
      <w:ins w:id="85" w:author="兴雨 郭" w:date="2026-02-05T21:54:00Z" w16du:dateUtc="2026-02-05T13:54:00Z">
        <w:r w:rsidR="008E3093" w:rsidRPr="00113D2A">
          <w:rPr>
            <w:rFonts w:eastAsiaTheme="minorEastAsia" w:hint="eastAsia"/>
            <w:sz w:val="20"/>
            <w:szCs w:val="20"/>
            <w:lang w:eastAsia="zh-CN"/>
          </w:rPr>
          <w:t>，</w:t>
        </w:r>
      </w:ins>
      <w:ins w:id="86"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87" w:author="兴雨 郭" w:date="2026-02-05T21:43:00Z">
        <w:r w:rsidR="004A3542" w:rsidRPr="00113D2A">
          <w:rPr>
            <w:rFonts w:eastAsiaTheme="minorEastAsia"/>
            <w:sz w:val="20"/>
            <w:szCs w:val="20"/>
            <w:lang w:eastAsia="zh-CN"/>
          </w:rPr>
          <w:t>。</w:t>
        </w:r>
      </w:ins>
      <w:del w:id="88" w:author="兴雨 郭" w:date="2026-02-05T21:43:00Z" w16du:dateUtc="2026-02-05T13:43:00Z">
        <w:r w:rsidRPr="00113D2A" w:rsidDel="004A3542">
          <w:rPr>
            <w:rFonts w:eastAsiaTheme="minorEastAsia"/>
            <w:sz w:val="20"/>
            <w:szCs w:val="20"/>
            <w:lang w:eastAsia="zh-CN"/>
          </w:rPr>
          <w:delText>现有方法</w:delText>
        </w:r>
      </w:del>
      <w:del w:id="89"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90" w:author="兴雨 郭" w:date="2026-02-05T21:43:00Z" w16du:dateUtc="2026-02-05T13:43:00Z">
        <w:r w:rsidRPr="00113D2A" w:rsidDel="004A3542">
          <w:rPr>
            <w:rFonts w:eastAsiaTheme="minorEastAsia"/>
            <w:sz w:val="20"/>
            <w:szCs w:val="20"/>
            <w:lang w:eastAsia="zh-CN"/>
          </w:rPr>
          <w:delText>，难以在复杂</w:delText>
        </w:r>
      </w:del>
      <w:del w:id="91" w:author="兴雨 郭" w:date="2026-02-05T21:07:00Z" w16du:dateUtc="2026-02-05T13:07:00Z">
        <w:r w:rsidRPr="00113D2A" w:rsidDel="00B2070E">
          <w:rPr>
            <w:rFonts w:eastAsiaTheme="minorEastAsia"/>
            <w:sz w:val="20"/>
            <w:szCs w:val="20"/>
            <w:lang w:eastAsia="zh-CN"/>
          </w:rPr>
          <w:delText>随机障碍物</w:delText>
        </w:r>
      </w:del>
      <w:del w:id="92" w:author="兴雨 郭" w:date="2026-02-05T21:43:00Z" w16du:dateUtc="2026-02-05T13:43:00Z">
        <w:r w:rsidRPr="00113D2A" w:rsidDel="004A3542">
          <w:rPr>
            <w:rFonts w:eastAsiaTheme="minorEastAsia"/>
            <w:sz w:val="20"/>
            <w:szCs w:val="20"/>
            <w:lang w:eastAsia="zh-CN"/>
          </w:rPr>
          <w:delText>环境中同时实现快速收敛、最优路径与</w:delText>
        </w:r>
      </w:del>
      <w:del w:id="93" w:author="兴雨 郭" w:date="2026-02-05T21:36:00Z" w16du:dateUtc="2026-02-05T13:36:00Z">
        <w:r w:rsidRPr="00113D2A" w:rsidDel="003C0C48">
          <w:rPr>
            <w:rFonts w:eastAsiaTheme="minorEastAsia"/>
            <w:sz w:val="20"/>
            <w:szCs w:val="20"/>
            <w:lang w:eastAsia="zh-CN"/>
          </w:rPr>
          <w:delText>动态可行性</w:delText>
        </w:r>
      </w:del>
      <w:del w:id="94" w:author="兴雨 郭" w:date="2026-02-05T21:37:00Z" w16du:dateUtc="2026-02-05T13:37:00Z">
        <w:r w:rsidRPr="00113D2A" w:rsidDel="003C0C48">
          <w:rPr>
            <w:rFonts w:eastAsiaTheme="minorEastAsia"/>
            <w:sz w:val="20"/>
            <w:szCs w:val="20"/>
            <w:lang w:eastAsia="zh-CN"/>
          </w:rPr>
          <w:delText>的系统性</w:delText>
        </w:r>
      </w:del>
      <w:del w:id="95" w:author="兴雨 郭" w:date="2026-02-05T21:43:00Z" w16du:dateUtc="2026-02-05T13:43:00Z">
        <w:r w:rsidRPr="00113D2A" w:rsidDel="004A3542">
          <w:rPr>
            <w:rFonts w:eastAsiaTheme="minorEastAsia"/>
            <w:sz w:val="20"/>
            <w:szCs w:val="20"/>
            <w:lang w:eastAsia="zh-CN"/>
          </w:rPr>
          <w:delText>统一。</w:delText>
        </w:r>
      </w:del>
    </w:p>
    <w:p w14:paraId="5FCAA120" w14:textId="05B617A4" w:rsidR="00DE28E5" w:rsidDel="003C0C48" w:rsidRDefault="00431043" w:rsidP="00925A8F">
      <w:pPr>
        <w:spacing w:line="262" w:lineRule="auto"/>
        <w:ind w:firstLineChars="400" w:firstLine="880"/>
        <w:jc w:val="both"/>
        <w:rPr>
          <w:del w:id="96"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97" w:author="兴雨 郭" w:date="2026-02-05T22:53:00Z">
        <w:r w:rsidR="00DA32EB" w:rsidRPr="00DA32EB">
          <w:rPr>
            <w:rFonts w:eastAsiaTheme="minorEastAsia"/>
            <w:lang w:eastAsia="zh-CN"/>
          </w:rPr>
          <w:t>非对称双椭球</w:t>
        </w:r>
      </w:ins>
      <w:del w:id="98"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99"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100" w:author="兴雨 郭" w:date="2026-02-05T21:54:00Z" w16du:dateUtc="2026-02-05T13:54:00Z">
        <w:r w:rsidRPr="009A462D" w:rsidDel="008E3093">
          <w:rPr>
            <w:rFonts w:eastAsiaTheme="minorEastAsia"/>
            <w:lang w:eastAsia="zh-CN"/>
          </w:rPr>
          <w:delText>该</w:delText>
        </w:r>
      </w:del>
      <w:del w:id="101"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102"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3" w:author="兴雨 郭" w:date="2026-02-05T21:55:00Z">
        <w:r w:rsidR="008E3093" w:rsidRPr="008E3093">
          <w:rPr>
            <w:rFonts w:eastAsiaTheme="minorEastAsia"/>
            <w:lang w:eastAsia="zh-CN"/>
          </w:rPr>
          <w:t>构造起点侧与目标侧可独立伸缩的</w:t>
        </w:r>
      </w:ins>
      <w:ins w:id="104" w:author="兴雨 郭" w:date="2026-02-05T22:03:00Z">
        <w:r w:rsidR="008E3093" w:rsidRPr="008E3093">
          <w:rPr>
            <w:rFonts w:eastAsiaTheme="minorEastAsia"/>
            <w:lang w:eastAsia="zh-CN"/>
          </w:rPr>
          <w:t>非对称双椭球域</w:t>
        </w:r>
      </w:ins>
      <w:ins w:id="105"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106" w:author="兴雨 郭" w:date="2026-02-05T21:55:00Z" w16du:dateUtc="2026-02-05T13:55:00Z">
        <w:r w:rsidR="008E3093" w:rsidRPr="008E3093">
          <w:rPr>
            <w:rFonts w:eastAsiaTheme="minorEastAsia" w:hint="eastAsia"/>
            <w:lang w:eastAsia="zh-CN"/>
            <w:rPrChange w:id="107" w:author="兴雨 郭" w:date="2026-02-05T22:00:00Z" w16du:dateUtc="2026-02-05T14:00:00Z">
              <w:rPr>
                <w:rFonts w:eastAsiaTheme="minorEastAsia" w:hint="eastAsia"/>
                <w:b/>
                <w:bCs/>
                <w:lang w:eastAsia="zh-CN"/>
              </w:rPr>
            </w:rPrChange>
          </w:rPr>
          <w:t>，</w:t>
        </w:r>
      </w:ins>
      <w:ins w:id="108" w:author="兴雨 郭" w:date="2026-02-05T22:24:00Z" w16du:dateUtc="2026-02-05T14:24:00Z">
        <w:r w:rsidR="009021F6">
          <w:rPr>
            <w:rFonts w:eastAsiaTheme="minorEastAsia" w:hint="eastAsia"/>
            <w:lang w:eastAsia="zh-CN"/>
          </w:rPr>
          <w:t>其</w:t>
        </w:r>
      </w:ins>
      <w:ins w:id="109" w:author="兴雨 郭" w:date="2026-02-05T21:56:00Z">
        <w:r w:rsidR="008E3093" w:rsidRPr="008E3093">
          <w:rPr>
            <w:rFonts w:eastAsiaTheme="minorEastAsia" w:hint="eastAsia"/>
            <w:lang w:eastAsia="zh-CN"/>
            <w:rPrChange w:id="110" w:author="兴雨 郭" w:date="2026-02-05T22:00:00Z" w16du:dateUtc="2026-02-05T14:00:00Z">
              <w:rPr>
                <w:rFonts w:eastAsiaTheme="minorEastAsia" w:hint="eastAsia"/>
                <w:b/>
                <w:bCs/>
                <w:lang w:eastAsia="zh-CN"/>
              </w:rPr>
            </w:rPrChange>
          </w:rPr>
          <w:t>以当前最优路径代价及其历史演化为反馈，</w:t>
        </w:r>
      </w:ins>
      <w:ins w:id="111" w:author="兴雨 郭" w:date="2026-02-05T21:57:00Z" w16du:dateUtc="2026-02-05T13:57:00Z">
        <w:r w:rsidR="008E3093" w:rsidRPr="00686BC8">
          <w:rPr>
            <w:rFonts w:eastAsiaTheme="minorEastAsia"/>
            <w:lang w:eastAsia="zh-CN"/>
          </w:rPr>
          <w:t>自适应</w:t>
        </w:r>
      </w:ins>
      <w:ins w:id="112" w:author="兴雨 郭" w:date="2026-02-05T21:56:00Z">
        <w:r w:rsidR="008E3093" w:rsidRPr="008E3093">
          <w:rPr>
            <w:rFonts w:eastAsiaTheme="minorEastAsia" w:hint="eastAsia"/>
            <w:lang w:eastAsia="zh-CN"/>
            <w:rPrChange w:id="113" w:author="兴雨 郭" w:date="2026-02-05T22:00:00Z" w16du:dateUtc="2026-02-05T14:00:00Z">
              <w:rPr>
                <w:rFonts w:eastAsiaTheme="minorEastAsia" w:hint="eastAsia"/>
                <w:b/>
                <w:bCs/>
                <w:lang w:eastAsia="zh-CN"/>
              </w:rPr>
            </w:rPrChange>
          </w:rPr>
          <w:t>调节超椭球</w:t>
        </w:r>
      </w:ins>
      <w:del w:id="114" w:author="兴雨 郭" w:date="2026-02-05T21:57:00Z" w16du:dateUtc="2026-02-05T13:57:00Z">
        <w:r w:rsidR="0023461D" w:rsidDel="008E3093">
          <w:rPr>
            <w:rFonts w:eastAsiaTheme="minorEastAsia" w:hint="eastAsia"/>
            <w:lang w:eastAsia="zh-CN"/>
          </w:rPr>
          <w:delText>根据</w:delText>
        </w:r>
      </w:del>
      <w:del w:id="115" w:author="兴雨 郭" w:date="2026-02-04T20:39:00Z" w16du:dateUtc="2026-02-04T12:39:00Z">
        <w:r w:rsidR="0023461D" w:rsidDel="009D5C7B">
          <w:rPr>
            <w:rFonts w:eastAsiaTheme="minorEastAsia" w:hint="eastAsia"/>
            <w:lang w:eastAsia="zh-CN"/>
          </w:rPr>
          <w:delText>双树的</w:delText>
        </w:r>
      </w:del>
      <w:del w:id="116"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17" w:author="兴雨 郭" w:date="2026-02-05T21:38:00Z">
        <w:r w:rsidR="003C0C48" w:rsidRPr="003C0C48">
          <w:rPr>
            <w:rFonts w:eastAsiaTheme="minorEastAsia"/>
            <w:lang w:eastAsia="zh-CN"/>
          </w:rPr>
          <w:t>体知情子集的尺度</w:t>
        </w:r>
      </w:ins>
      <w:del w:id="118"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19" w:author="兴雨 郭" w:date="2026-02-05T21:09:00Z" w16du:dateUtc="2026-02-05T13:09:00Z">
        <w:r w:rsidR="00746DBA" w:rsidRPr="00686BC8">
          <w:rPr>
            <w:rFonts w:eastAsiaTheme="minorEastAsia"/>
            <w:lang w:eastAsia="zh-CN"/>
          </w:rPr>
          <w:t>，</w:t>
        </w:r>
      </w:ins>
      <w:ins w:id="120"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变体为基线开展对比实验，从首次可行解时间、路径代价、节点规模与规划稳定性等指标对上述机制的有效性进行系统评估。</w:t>
      </w:r>
      <w:del w:id="121" w:author="兴雨 郭" w:date="2026-02-05T21:38:00Z" w16du:dateUtc="2026-02-05T13:38:00Z">
        <w:r w:rsidR="00686BC8" w:rsidRPr="00686BC8" w:rsidDel="003C0C48">
          <w:rPr>
            <w:rFonts w:eastAsiaTheme="minorEastAsia"/>
            <w:lang w:eastAsia="zh-CN"/>
          </w:rPr>
          <w:delText>实现对全局搜索方向的精准引导</w:delText>
        </w:r>
      </w:del>
      <w:del w:id="122" w:author="兴雨 郭" w:date="2026-02-05T21:39:00Z" w16du:dateUtc="2026-02-05T13:39:00Z">
        <w:r w:rsidR="00686BC8" w:rsidRPr="00686BC8" w:rsidDel="003C0C48">
          <w:rPr>
            <w:rFonts w:eastAsiaTheme="minorEastAsia"/>
            <w:lang w:eastAsia="zh-CN"/>
          </w:rPr>
          <w:delText>，</w:delText>
        </w:r>
      </w:del>
      <w:del w:id="123" w:author="兴雨 郭" w:date="2026-02-04T20:39:00Z" w16du:dateUtc="2026-02-04T12:39:00Z">
        <w:r w:rsidR="00686BC8" w:rsidRPr="00686BC8" w:rsidDel="009D5C7B">
          <w:rPr>
            <w:rFonts w:eastAsiaTheme="minorEastAsia"/>
            <w:lang w:eastAsia="zh-CN"/>
          </w:rPr>
          <w:delText>同时结合</w:delText>
        </w:r>
      </w:del>
      <w:del w:id="124" w:author="兴雨 郭" w:date="2026-02-05T22:00:00Z" w16du:dateUtc="2026-02-05T14:00:00Z">
        <w:r w:rsidR="00686BC8" w:rsidRPr="00686BC8" w:rsidDel="008E3093">
          <w:rPr>
            <w:rFonts w:eastAsiaTheme="minorEastAsia"/>
            <w:lang w:eastAsia="zh-CN"/>
          </w:rPr>
          <w:delText>双向树协同扩展与</w:delText>
        </w:r>
      </w:del>
      <w:del w:id="125" w:author="兴雨 郭" w:date="2026-02-05T21:39:00Z" w16du:dateUtc="2026-02-05T13:39:00Z">
        <w:r w:rsidR="00686BC8" w:rsidRPr="00686BC8" w:rsidDel="003C0C48">
          <w:rPr>
            <w:rFonts w:eastAsiaTheme="minorEastAsia"/>
            <w:lang w:eastAsia="zh-CN"/>
          </w:rPr>
          <w:delText>多目标代价优化</w:delText>
        </w:r>
      </w:del>
      <w:del w:id="126" w:author="兴雨 郭" w:date="2026-02-05T22:00:00Z" w16du:dateUtc="2026-02-05T14:00:00Z">
        <w:r w:rsidR="00686BC8" w:rsidRPr="00686BC8" w:rsidDel="008E3093">
          <w:rPr>
            <w:rFonts w:eastAsiaTheme="minorEastAsia"/>
            <w:lang w:eastAsia="zh-CN"/>
          </w:rPr>
          <w:delText>，</w:delText>
        </w:r>
      </w:del>
      <w:del w:id="127" w:author="兴雨 郭" w:date="2026-02-05T21:09:00Z" w16du:dateUtc="2026-02-05T13:09:00Z">
        <w:r w:rsidR="0023461D" w:rsidDel="00746DBA">
          <w:rPr>
            <w:rFonts w:eastAsiaTheme="minorEastAsia" w:hint="eastAsia"/>
            <w:lang w:eastAsia="zh-CN"/>
          </w:rPr>
          <w:delText>于</w:delText>
        </w:r>
      </w:del>
      <w:del w:id="128" w:author="兴雨 郭" w:date="2026-02-05T21:50:00Z" w16du:dateUtc="2026-02-05T13:50:00Z">
        <w:r w:rsidR="00686BC8" w:rsidRPr="00686BC8" w:rsidDel="004A3542">
          <w:rPr>
            <w:rFonts w:eastAsiaTheme="minorEastAsia"/>
            <w:lang w:eastAsia="zh-CN"/>
          </w:rPr>
          <w:delText>快速收敛与路径质量之间建立动态平衡机制</w:delText>
        </w:r>
      </w:del>
      <w:del w:id="129" w:author="兴雨 郭" w:date="2026-02-05T21:10:00Z" w16du:dateUtc="2026-02-05T13:10:00Z">
        <w:r w:rsidR="00686BC8" w:rsidRPr="00686BC8" w:rsidDel="00746DBA">
          <w:rPr>
            <w:rFonts w:eastAsiaTheme="minorEastAsia"/>
            <w:lang w:eastAsia="zh-CN"/>
          </w:rPr>
          <w:delText>。算法无需依赖初始路径即可启动约束采样，</w:delText>
        </w:r>
      </w:del>
      <w:del w:id="130" w:author="兴雨 郭" w:date="2026-02-05T21:50:00Z" w16du:dateUtc="2026-02-05T13:50:00Z">
        <w:r w:rsidR="00686BC8" w:rsidRPr="00686BC8" w:rsidDel="004A3542">
          <w:rPr>
            <w:rFonts w:eastAsiaTheme="minorEastAsia"/>
            <w:lang w:eastAsia="zh-CN"/>
          </w:rPr>
          <w:delText>有效减少冗余节点生成，</w:delText>
        </w:r>
      </w:del>
      <w:del w:id="131" w:author="兴雨 郭" w:date="2026-02-04T20:40:00Z" w16du:dateUtc="2026-02-04T12:40:00Z">
        <w:r w:rsidR="00686BC8" w:rsidRPr="00686BC8" w:rsidDel="009D5C7B">
          <w:rPr>
            <w:rFonts w:eastAsiaTheme="minorEastAsia"/>
            <w:lang w:eastAsia="zh-CN"/>
          </w:rPr>
          <w:delText>同时</w:delText>
        </w:r>
      </w:del>
      <w:del w:id="132" w:author="兴雨 郭" w:date="2026-02-05T21:41:00Z" w16du:dateUtc="2026-02-05T13:41:00Z">
        <w:r w:rsidR="00686BC8" w:rsidRPr="00686BC8" w:rsidDel="003C0C48">
          <w:rPr>
            <w:rFonts w:eastAsiaTheme="minorEastAsia"/>
            <w:lang w:eastAsia="zh-CN"/>
          </w:rPr>
          <w:delText>通过</w:delText>
        </w:r>
      </w:del>
      <w:del w:id="133" w:author="兴雨 郭" w:date="2026-02-05T21:50:00Z" w16du:dateUtc="2026-02-05T13:50:00Z">
        <w:r w:rsidR="00686BC8" w:rsidRPr="00686BC8" w:rsidDel="004A3542">
          <w:rPr>
            <w:rFonts w:eastAsiaTheme="minorEastAsia"/>
            <w:lang w:eastAsia="zh-CN"/>
          </w:rPr>
          <w:delText>双向树连接策略提升全局探索效率，适用于</w:delText>
        </w:r>
      </w:del>
      <w:del w:id="134" w:author="兴雨 郭" w:date="2026-02-04T20:40:00Z" w16du:dateUtc="2026-02-04T12:40:00Z">
        <w:r w:rsidR="00686BC8" w:rsidRPr="00686BC8" w:rsidDel="009D5C7B">
          <w:rPr>
            <w:rFonts w:eastAsiaTheme="minorEastAsia"/>
            <w:lang w:eastAsia="zh-CN"/>
          </w:rPr>
          <w:delText>处理随机</w:delText>
        </w:r>
      </w:del>
      <w:del w:id="135" w:author="兴雨 郭" w:date="2026-02-05T21:50:00Z" w16du:dateUtc="2026-02-05T13:50:00Z">
        <w:r w:rsidR="00686BC8" w:rsidRPr="00686BC8" w:rsidDel="004A3542">
          <w:rPr>
            <w:rFonts w:eastAsiaTheme="minorEastAsia"/>
            <w:lang w:eastAsia="zh-CN"/>
          </w:rPr>
          <w:delText>障碍物分布</w:delText>
        </w:r>
      </w:del>
      <w:del w:id="136" w:author="兴雨 郭" w:date="2026-02-04T20:40:00Z" w16du:dateUtc="2026-02-04T12:40:00Z">
        <w:r w:rsidR="00686BC8" w:rsidRPr="00686BC8" w:rsidDel="009D5C7B">
          <w:rPr>
            <w:rFonts w:eastAsiaTheme="minorEastAsia"/>
            <w:lang w:eastAsia="zh-CN"/>
          </w:rPr>
          <w:delText>的</w:delText>
        </w:r>
      </w:del>
      <w:del w:id="137" w:author="兴雨 郭" w:date="2026-02-05T21:50:00Z" w16du:dateUtc="2026-02-05T13:50:00Z">
        <w:r w:rsidR="00686BC8" w:rsidRPr="00686BC8" w:rsidDel="004A3542">
          <w:rPr>
            <w:rFonts w:eastAsiaTheme="minorEastAsia"/>
            <w:lang w:eastAsia="zh-CN"/>
          </w:rPr>
          <w:delText>复杂场景。</w:delText>
        </w:r>
      </w:del>
    </w:p>
    <w:bookmarkEnd w:id="29"/>
    <w:p w14:paraId="02EDACF2" w14:textId="77777777" w:rsidR="00746DBA" w:rsidRDefault="00746DBA" w:rsidP="00925A8F">
      <w:pPr>
        <w:pStyle w:val="a3"/>
        <w:spacing w:before="7"/>
        <w:ind w:firstLineChars="400" w:firstLine="440"/>
        <w:jc w:val="both"/>
        <w:rPr>
          <w:ins w:id="138" w:author="兴雨 郭" w:date="2026-02-05T21:17:00Z" w16du:dateUtc="2026-02-05T13:17:00Z"/>
          <w:rFonts w:eastAsiaTheme="minorEastAsia"/>
          <w:sz w:val="11"/>
          <w:lang w:eastAsia="zh-CN"/>
        </w:rPr>
      </w:pPr>
    </w:p>
    <w:p w14:paraId="33D06F03" w14:textId="7858D4EE"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48CAABF0" w14:textId="553BBCEB" w:rsidR="0076352E" w:rsidRPr="003136D7" w:rsidRDefault="00821371" w:rsidP="003136D7">
      <w:pPr>
        <w:spacing w:before="81" w:line="244" w:lineRule="auto"/>
        <w:ind w:left="503" w:right="2292" w:hanging="297"/>
        <w:jc w:val="both"/>
        <w:rPr>
          <w:rFonts w:eastAsiaTheme="minor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t>A</w:t>
      </w:r>
      <w:r w:rsidRPr="00FE21FE">
        <w:rPr>
          <w:spacing w:val="-2"/>
          <w:w w:val="110"/>
        </w:rPr>
        <w:t>lgorithm statement</w:t>
      </w:r>
      <w:bookmarkStart w:id="139"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lastRenderedPageBreak/>
        <w:t>问题提出</w:t>
      </w:r>
      <w:bookmarkStart w:id="140" w:name="OLE_LINK2"/>
      <w:bookmarkEnd w:id="139"/>
    </w:p>
    <w:p w14:paraId="4AB5B61A" w14:textId="20BE9FE2" w:rsidR="00C97A55" w:rsidRPr="00B61A9B" w:rsidRDefault="005C488F">
      <w:pPr>
        <w:ind w:firstLineChars="200" w:firstLine="440"/>
        <w:jc w:val="both"/>
        <w:rPr>
          <w:rFonts w:eastAsiaTheme="minorEastAsia"/>
          <w:color w:val="000000" w:themeColor="text1"/>
          <w:lang w:eastAsia="zh-CN"/>
        </w:rPr>
        <w:pPrChange w:id="141" w:author="兴雨 郭" w:date="2026-02-04T20:43:00Z" w16du:dateUtc="2026-02-04T12:43:00Z">
          <w:pPr>
            <w:ind w:firstLineChars="200" w:firstLine="440"/>
          </w:pPr>
        </w:pPrChange>
      </w:pPr>
      <w:bookmarkStart w:id="142" w:name="OLE_LINK9"/>
      <w:r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Pr="00C864CE">
        <w:rPr>
          <w:rFonts w:eastAsiaTheme="minorEastAsia"/>
          <w:color w:val="000000" w:themeColor="text1"/>
          <w:highlight w:val="yellow"/>
          <w:lang w:eastAsia="zh-CN"/>
        </w:rPr>
        <w:t>提出一种</w:t>
      </w:r>
      <w:ins w:id="143" w:author="兴雨 郭" w:date="2026-02-05T22:04:00Z" w16du:dateUtc="2026-02-05T14:04:00Z">
        <w:r w:rsidR="00871EFB" w:rsidRPr="008E3093">
          <w:rPr>
            <w:rFonts w:eastAsiaTheme="minorEastAsia"/>
            <w:lang w:eastAsia="zh-CN"/>
          </w:rPr>
          <w:t>非对称双椭球域</w:t>
        </w:r>
      </w:ins>
      <w:del w:id="144"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45"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46"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47"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48" w:author="兴雨 郭" w:date="2026-02-04T20:47:00Z" w16du:dateUtc="2026-02-04T12:47:00Z">
        <w:r w:rsidDel="00F770A3">
          <w:rPr>
            <w:rFonts w:eastAsiaTheme="minorEastAsia" w:hint="eastAsia"/>
            <w:color w:val="000000" w:themeColor="text1"/>
            <w:lang w:eastAsia="zh-CN"/>
          </w:rPr>
          <w:delText>。</w:delText>
        </w:r>
      </w:del>
      <w:del w:id="149" w:author="兴雨 郭" w:date="2026-02-04T20:45:00Z" w16du:dateUtc="2026-02-04T12:45:00Z">
        <w:r w:rsidR="00B11BEA" w:rsidRPr="00B11BEA" w:rsidDel="00F40F4C">
          <w:rPr>
            <w:rFonts w:eastAsiaTheme="minorEastAsia"/>
            <w:color w:val="000000" w:themeColor="text1"/>
            <w:lang w:eastAsia="zh-CN"/>
          </w:rPr>
          <w:delText>为</w:delText>
        </w:r>
      </w:del>
      <w:del w:id="150"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5pt;height:21.75pt" o:ole="">
              <v:imagedata r:id="rId17" o:title=""/>
            </v:shape>
            <o:OLEObject Type="Embed" ProgID="Equation.DSMT4" ShapeID="_x0000_i1025" DrawAspect="Content" ObjectID="_1833828874" r:id="rId18"/>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52A87957">
            <v:shape id="_x0000_i1026" type="#_x0000_t75" style="width:22.45pt;height:21.75pt" o:ole="">
              <v:imagedata r:id="rId19" o:title=""/>
            </v:shape>
            <o:OLEObject Type="Embed" ProgID="Equation.DSMT4" ShapeID="_x0000_i1026" DrawAspect="Content" ObjectID="_1833828875" r:id="rId20"/>
          </w:object>
        </w:r>
        <w:r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51" w:author="兴雨 郭" w:date="2026-02-04T20:47:00Z" w16du:dateUtc="2026-02-04T12:47:00Z">
        <w:r w:rsidR="00F770A3">
          <w:rPr>
            <w:rFonts w:eastAsiaTheme="minorEastAsia" w:hint="eastAsia"/>
            <w:color w:val="000000" w:themeColor="text1"/>
            <w:lang w:eastAsia="zh-CN"/>
          </w:rPr>
          <w:t>，</w:t>
        </w:r>
      </w:ins>
      <w:del w:id="152"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53"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54" w:author="兴雨 郭" w:date="2026-02-04T20:42:00Z" w16du:dateUtc="2026-02-04T12:42:00Z">
        <w:r w:rsidR="009D5C7B">
          <w:rPr>
            <w:rFonts w:eastAsiaTheme="minorEastAsia" w:hint="eastAsia"/>
            <w:color w:val="000000" w:themeColor="text1"/>
            <w:lang w:eastAsia="zh-CN"/>
          </w:rPr>
          <w:t>算法</w:t>
        </w:r>
      </w:ins>
      <w:del w:id="155"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r w:rsidR="00C97A55" w:rsidRPr="00C97A55">
        <w:rPr>
          <w:rFonts w:eastAsiaTheme="minorEastAsia" w:hint="eastAsia"/>
          <w:color w:val="000000" w:themeColor="text1"/>
          <w:lang w:eastAsia="zh-CN"/>
        </w:rPr>
        <w:t>。</w:t>
      </w:r>
      <w:bookmarkEnd w:id="142"/>
    </w:p>
    <w:p w14:paraId="4C098A8D" w14:textId="3C3DF0CF" w:rsidR="007854B2" w:rsidRDefault="007854B2" w:rsidP="001D7809">
      <w:pPr>
        <w:pStyle w:val="a6"/>
        <w:spacing w:line="300" w:lineRule="auto"/>
        <w:ind w:left="473" w:firstLine="0"/>
        <w:jc w:val="center"/>
        <w:rPr>
          <w:rFonts w:eastAsiaTheme="minorEastAsia"/>
          <w:lang w:eastAsia="zh-CN"/>
        </w:rPr>
      </w:pPr>
      <w:r>
        <w:rPr>
          <w:noProof/>
        </w:rPr>
        <w:drawing>
          <wp:inline distT="0" distB="0" distL="0" distR="0" wp14:anchorId="2F4C0CA4" wp14:editId="46FADB5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21"/>
                    <a:stretch>
                      <a:fillRect/>
                    </a:stretch>
                  </pic:blipFill>
                  <pic:spPr>
                    <a:xfrm>
                      <a:off x="0" y="0"/>
                      <a:ext cx="5879594" cy="3198361"/>
                    </a:xfrm>
                    <a:prstGeom prst="rect">
                      <a:avLst/>
                    </a:prstGeom>
                  </pic:spPr>
                </pic:pic>
              </a:graphicData>
            </a:graphic>
          </wp:inline>
        </w:drawing>
      </w:r>
    </w:p>
    <w:p w14:paraId="07EEA07C" w14:textId="3105F15F"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56"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57"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58"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3289C24F" w14:textId="18C3657C" w:rsidR="00E5095E" w:rsidRDefault="00E31FFB" w:rsidP="00E5095E">
      <w:pPr>
        <w:spacing w:line="300" w:lineRule="auto"/>
        <w:ind w:firstLine="486"/>
        <w:jc w:val="both"/>
        <w:rPr>
          <w:rFonts w:eastAsiaTheme="minorEastAsia"/>
          <w:color w:val="000000" w:themeColor="text1"/>
          <w:lang w:eastAsia="zh-CN"/>
        </w:rPr>
      </w:pPr>
      <w:r w:rsidRPr="00E31FFB">
        <w:rPr>
          <w:rFonts w:eastAsiaTheme="minorEastAsia"/>
          <w:color w:val="000000" w:themeColor="text1"/>
          <w:lang w:eastAsia="zh-CN"/>
        </w:rPr>
        <w:t>为构建路径规划问题的数学模型，定义工作空</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，将空间划分为无碰撞区域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sidRPr="00E31FFB">
        <w:rPr>
          <w:rFonts w:eastAsiaTheme="minorEastAsia"/>
          <w:color w:val="000000" w:themeColor="text1"/>
          <w:lang w:eastAsia="zh-CN"/>
        </w:rPr>
        <w:t>与障碍区域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Π</m:t>
        </m:r>
      </m:oMath>
      <w:r w:rsidRPr="00E31FFB">
        <w:rPr>
          <w:rFonts w:eastAsiaTheme="minorEastAsia"/>
          <w:color w:val="000000" w:themeColor="text1"/>
          <w:lang w:eastAsia="zh-CN"/>
        </w:rPr>
        <w:t>表示所有路径的集合，</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Π</m:t>
            </m:r>
          </m:e>
          <m:sub>
            <m:r>
              <m:rPr>
                <m:nor/>
              </m:rPr>
              <w:rPr>
                <w:rFonts w:eastAsiaTheme="minorEastAsia"/>
                <w:color w:val="000000" w:themeColor="text1"/>
                <w:lang w:eastAsia="zh-CN"/>
              </w:rPr>
              <m:t>free</m:t>
            </m:r>
          </m:sub>
        </m:sSub>
      </m:oMath>
      <w:r w:rsidRPr="00E31FFB">
        <w:rPr>
          <w:rFonts w:eastAsiaTheme="minorEastAsia"/>
          <w:color w:val="000000" w:themeColor="text1"/>
          <w:lang w:eastAsia="zh-CN"/>
        </w:rPr>
        <w:t>表示所有无碰撞路径的集合。</w:t>
      </w:r>
      <w:r w:rsidR="00E5095E" w:rsidRPr="00E31FFB">
        <w:rPr>
          <w:rFonts w:eastAsiaTheme="minorEastAsia"/>
          <w:color w:val="000000" w:themeColor="text1"/>
          <w:lang w:eastAsia="zh-CN"/>
        </w:rPr>
        <w:t>为便于讨论，以下主要基于工作空间展开，但所有论述同样适用于构型空间。</w:t>
      </w:r>
    </w:p>
    <w:p w14:paraId="022412FA" w14:textId="5570CFB3" w:rsidR="00E31FFB" w:rsidRDefault="00E31FFB" w:rsidP="00E5095E">
      <w:pPr>
        <w:spacing w:line="300" w:lineRule="auto"/>
        <w:jc w:val="both"/>
        <w:rPr>
          <w:rFonts w:eastAsiaTheme="minorEastAsia"/>
          <w:color w:val="000000" w:themeColor="text1"/>
          <w:lang w:eastAsia="zh-CN"/>
        </w:rPr>
      </w:pPr>
    </w:p>
    <w:p w14:paraId="6A193288" w14:textId="55004AD4" w:rsidR="00021530" w:rsidRPr="00021530" w:rsidRDefault="00E5095E" w:rsidP="00021530">
      <w:pPr>
        <w:spacing w:line="300" w:lineRule="auto"/>
        <w:ind w:firstLine="486"/>
        <w:jc w:val="both"/>
        <w:rPr>
          <w:rFonts w:eastAsiaTheme="minorEastAsia"/>
          <w:color w:val="000000" w:themeColor="text1"/>
          <w:lang w:eastAsia="zh-CN"/>
        </w:rPr>
      </w:pPr>
      <w:r>
        <w:rPr>
          <w:rFonts w:eastAsiaTheme="minorEastAsia" w:hint="eastAsia"/>
          <w:color w:val="000000" w:themeColor="text1"/>
          <w:lang w:eastAsia="zh-CN"/>
        </w:rPr>
        <w:t>SC-RRT</w:t>
      </w:r>
      <w:r>
        <w:rPr>
          <w:rFonts w:eastAsiaTheme="minorEastAsia" w:hint="eastAsia"/>
          <w:color w:val="000000" w:themeColor="text1"/>
          <w:lang w:eastAsia="zh-CN"/>
        </w:rPr>
        <w:t>算法从</w:t>
      </w:r>
      <w:r w:rsidR="00E97F44" w:rsidRPr="00E97F44">
        <w:rPr>
          <w:rFonts w:eastAsiaTheme="minorEastAsia"/>
          <w:color w:val="000000" w:themeColor="text1"/>
          <w:lang w:eastAsia="zh-CN"/>
        </w:rPr>
        <w:t>起点</w:t>
      </w:r>
      <w:r w:rsidR="00E97F44"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00E97F44" w:rsidRPr="00E97F44">
        <w:rPr>
          <w:rFonts w:eastAsiaTheme="minorEastAsia"/>
          <w:color w:val="000000" w:themeColor="text1"/>
          <w:lang w:eastAsia="zh-CN"/>
        </w:rPr>
        <w:t>、终点</w:t>
      </w:r>
      <w:r w:rsidR="00E97F44"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Pr>
          <w:rFonts w:eastAsiaTheme="minorEastAsia" w:hint="eastAsia"/>
          <w:color w:val="000000" w:themeColor="text1"/>
          <w:lang w:eastAsia="zh-CN"/>
        </w:rPr>
        <w:t>分别构建两颗随机树</w:t>
      </w:r>
      <w:ins w:id="159" w:author="兴雨 郭" w:date="2026-02-04T20:46:00Z" w16du:dateUtc="2026-02-04T12:46:00Z">
        <w:r w:rsidR="001428A7" w:rsidRPr="001428A7">
          <w:rPr>
            <w:rFonts w:hint="eastAsia"/>
            <w:position w:val="-12"/>
          </w:rPr>
          <w:object w:dxaOrig="340" w:dyaOrig="360" w14:anchorId="20C6DAEB">
            <v:shape id="_x0000_i1027" type="#_x0000_t75" style="width:16.4pt;height:17.8pt" o:ole="">
              <v:imagedata r:id="rId22" o:title=""/>
            </v:shape>
            <o:OLEObject Type="Embed" ProgID="Equation.DSMT4" ShapeID="_x0000_i1027" DrawAspect="Content" ObjectID="_1833828876" r:id="rId23"/>
          </w:object>
        </w:r>
      </w:ins>
      <w:r w:rsidR="001428A7">
        <w:rPr>
          <w:rFonts w:eastAsiaTheme="minorEastAsia" w:hint="eastAsia"/>
          <w:lang w:eastAsia="zh-CN"/>
        </w:rPr>
        <w:t>、</w:t>
      </w:r>
      <w:ins w:id="160" w:author="兴雨 郭" w:date="2026-02-04T20:46:00Z" w16du:dateUtc="2026-02-04T12:46:00Z">
        <w:r w:rsidR="001428A7" w:rsidRPr="001428A7">
          <w:rPr>
            <w:rFonts w:hint="eastAsia"/>
            <w:position w:val="-12"/>
          </w:rPr>
          <w:object w:dxaOrig="340" w:dyaOrig="360" w14:anchorId="3E380A04">
            <v:shape id="_x0000_i1028" type="#_x0000_t75" style="width:16.4pt;height:17.8pt" o:ole="">
              <v:imagedata r:id="rId24" o:title=""/>
            </v:shape>
            <o:OLEObject Type="Embed" ProgID="Equation.DSMT4" ShapeID="_x0000_i1028" DrawAspect="Content" ObjectID="_1833828877" r:id="rId25"/>
          </w:object>
        </w:r>
      </w:ins>
      <w:r>
        <w:rPr>
          <w:rFonts w:eastAsiaTheme="minorEastAsia" w:hint="eastAsia"/>
          <w:color w:val="000000" w:themeColor="text1"/>
          <w:lang w:eastAsia="zh-CN"/>
        </w:rPr>
        <w:t>并引入动态</w:t>
      </w:r>
      <w:r w:rsidR="00E97F44" w:rsidRPr="00E97F44">
        <w:rPr>
          <w:rFonts w:eastAsiaTheme="minorEastAsia"/>
          <w:color w:val="000000" w:themeColor="text1"/>
          <w:lang w:eastAsia="zh-CN"/>
        </w:rPr>
        <w:t>中介点</w:t>
      </w:r>
      <w:r w:rsidR="00E97F44"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meet</m:t>
            </m:r>
          </m:sub>
        </m:sSub>
      </m:oMath>
      <w:r w:rsidR="00E73D63">
        <w:rPr>
          <w:rFonts w:eastAsiaTheme="minorEastAsia" w:hint="eastAsia"/>
          <w:color w:val="000000" w:themeColor="text1"/>
          <w:lang w:eastAsia="zh-CN"/>
        </w:rPr>
        <w:t>，将全局搜索</w:t>
      </w:r>
      <w:ins w:id="161" w:author="兴雨 郭" w:date="2026-02-04T20:43:00Z" w16du:dateUtc="2026-02-04T12:43:00Z">
        <w:r w:rsidR="00F40F4C" w:rsidRPr="00A869F1">
          <w:rPr>
            <w:rFonts w:eastAsiaTheme="minorEastAsia" w:hint="eastAsia"/>
            <w:color w:val="000000" w:themeColor="text1"/>
            <w:lang w:eastAsia="zh-CN"/>
          </w:rPr>
          <w:t>解耦</w:t>
        </w:r>
      </w:ins>
      <w:del w:id="162" w:author="兴雨 郭" w:date="2026-02-04T20:43:00Z" w16du:dateUtc="2026-02-04T12:43:00Z">
        <w:r w:rsidR="00E73D63" w:rsidDel="00F40F4C">
          <w:rPr>
            <w:rFonts w:eastAsiaTheme="minorEastAsia" w:hint="eastAsia"/>
            <w:color w:val="000000" w:themeColor="text1"/>
            <w:lang w:eastAsia="zh-CN"/>
          </w:rPr>
          <w:delText>分解</w:delText>
        </w:r>
      </w:del>
      <w:r w:rsidR="00E73D63">
        <w:rPr>
          <w:rFonts w:eastAsiaTheme="minorEastAsia" w:hint="eastAsia"/>
          <w:color w:val="000000" w:themeColor="text1"/>
          <w:lang w:eastAsia="zh-CN"/>
        </w:rPr>
        <w:t>为</w:t>
      </w:r>
      <w:r w:rsidR="00E73D63" w:rsidRPr="00E97F44">
        <w:rPr>
          <w:rFonts w:eastAsiaTheme="minorEastAsia"/>
          <w:color w:val="000000" w:themeColor="text1"/>
          <w:lang w:eastAsia="zh-CN"/>
        </w:rPr>
        <w:t xml:space="preserve"> </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起点</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中介点</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和</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终点</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中介点</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的</w:t>
      </w:r>
      <w:r>
        <w:rPr>
          <w:rFonts w:eastAsiaTheme="minorEastAsia" w:hint="eastAsia"/>
          <w:color w:val="000000" w:themeColor="text1"/>
          <w:lang w:eastAsia="zh-CN"/>
        </w:rPr>
        <w:t>两个子问题</w:t>
      </w:r>
      <w:ins w:id="163" w:author="兴雨 郭" w:date="2026-02-04T20:44:00Z" w16du:dateUtc="2026-02-04T12:44:00Z">
        <w:r w:rsidR="00F40F4C">
          <w:rPr>
            <w:rFonts w:eastAsiaTheme="minorEastAsia" w:hint="eastAsia"/>
            <w:color w:val="000000" w:themeColor="text1"/>
            <w:lang w:eastAsia="zh-CN"/>
          </w:rPr>
          <w:t>，其定义见式</w:t>
        </w:r>
      </w:ins>
      <w:ins w:id="164" w:author="兴雨 郭" w:date="2026-02-04T20:45:00Z" w16du:dateUtc="2026-02-04T12:45:00Z">
        <w:r w:rsidR="00F40F4C">
          <w:rPr>
            <w:rFonts w:eastAsiaTheme="minorEastAsia" w:hint="eastAsia"/>
            <w:color w:val="000000" w:themeColor="text1"/>
            <w:lang w:eastAsia="zh-CN"/>
          </w:rPr>
          <w:t>1</w:t>
        </w:r>
      </w:ins>
      <w:r w:rsidR="00E73D63">
        <w:rPr>
          <w:rFonts w:eastAsiaTheme="minorEastAsia" w:hint="eastAsia"/>
          <w:color w:val="000000" w:themeColor="text1"/>
          <w:lang w:eastAsia="zh-CN"/>
        </w:rPr>
        <w:t>。</w:t>
      </w:r>
      <w:r>
        <w:rPr>
          <w:rFonts w:eastAsiaTheme="minorEastAsia" w:hint="eastAsia"/>
          <w:color w:val="000000" w:themeColor="text1"/>
          <w:lang w:eastAsia="zh-CN"/>
        </w:rPr>
        <w:t>其中</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meet</m:t>
            </m:r>
          </m:sub>
        </m:sSub>
      </m:oMath>
      <w:r>
        <w:rPr>
          <w:rFonts w:eastAsiaTheme="minorEastAsia" w:hint="eastAsia"/>
          <w:color w:val="000000" w:themeColor="text1"/>
          <w:lang w:eastAsia="zh-CN"/>
        </w:rPr>
        <w:t>基于双树搜索状态在线更新</w:t>
      </w:r>
      <w:r w:rsidR="001428A7">
        <w:rPr>
          <w:rFonts w:eastAsiaTheme="minorEastAsia" w:hint="eastAsia"/>
          <w:color w:val="000000" w:themeColor="text1"/>
          <w:lang w:eastAsia="zh-CN"/>
        </w:rPr>
        <w:t>。</w:t>
      </w:r>
      <w:r w:rsidR="00E97F44" w:rsidRPr="00E97F44">
        <w:rPr>
          <w:rFonts w:eastAsiaTheme="minorEastAsia"/>
          <w:color w:val="000000" w:themeColor="text1"/>
          <w:lang w:eastAsia="zh-CN"/>
        </w:rPr>
        <w:t>与传统单一静态</w:t>
      </w:r>
      <w:r w:rsidR="00021530" w:rsidRPr="00021530">
        <w:rPr>
          <w:rFonts w:eastAsiaTheme="minorEastAsia"/>
          <w:color w:val="000000" w:themeColor="text1"/>
          <w:lang w:eastAsia="zh-CN"/>
        </w:rPr>
        <w:t>椭球</w:t>
      </w:r>
      <w:r w:rsidR="00E97F44" w:rsidRPr="00E97F44">
        <w:rPr>
          <w:rFonts w:eastAsiaTheme="minorEastAsia"/>
          <w:color w:val="000000" w:themeColor="text1"/>
          <w:lang w:eastAsia="zh-CN"/>
        </w:rPr>
        <w:t>不同，本文所构建的超椭球体并非固定形状，</w:t>
      </w:r>
      <w:r w:rsidR="00021530">
        <w:rPr>
          <w:rFonts w:eastAsiaTheme="minorEastAsia" w:hint="eastAsia"/>
          <w:color w:val="000000" w:themeColor="text1"/>
          <w:lang w:eastAsia="zh-CN"/>
        </w:rPr>
        <w:t>其</w:t>
      </w:r>
      <w:r w:rsidR="00021530" w:rsidRPr="00021530">
        <w:rPr>
          <w:rFonts w:eastAsiaTheme="minorEastAsia"/>
          <w:color w:val="000000" w:themeColor="text1"/>
          <w:lang w:eastAsia="zh-CN"/>
        </w:rPr>
        <w:t>参数随路径代价改进与中介点迁移更新</w:t>
      </w:r>
      <w:r w:rsidR="00021530">
        <w:rPr>
          <w:rFonts w:eastAsiaTheme="minorEastAsia" w:hint="eastAsia"/>
          <w:color w:val="000000" w:themeColor="text1"/>
          <w:lang w:eastAsia="zh-CN"/>
        </w:rPr>
        <w:t>，</w:t>
      </w:r>
      <w:r w:rsidR="001428A7">
        <w:rPr>
          <w:rFonts w:eastAsiaTheme="minorEastAsia" w:hint="eastAsia"/>
          <w:color w:val="000000" w:themeColor="text1"/>
          <w:lang w:eastAsia="zh-CN"/>
        </w:rPr>
        <w:t>以</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meet</m:t>
            </m:r>
          </m:sub>
        </m:sSub>
      </m:oMath>
      <w:r w:rsidR="001428A7">
        <w:rPr>
          <w:rFonts w:eastAsiaTheme="minorEastAsia" w:hint="eastAsia"/>
          <w:color w:val="000000" w:themeColor="text1"/>
          <w:lang w:eastAsia="zh-CN"/>
        </w:rPr>
        <w:t>为桥梁，</w:t>
      </w:r>
      <w:r w:rsidR="00E97F44" w:rsidRPr="00E97F44">
        <w:rPr>
          <w:rFonts w:eastAsiaTheme="minorEastAsia"/>
          <w:color w:val="000000" w:themeColor="text1"/>
          <w:lang w:eastAsia="zh-CN"/>
        </w:rPr>
        <w:t>根据搜索过程中的路径代价变化与扩展状态自适应地进行伸缩</w:t>
      </w:r>
      <w:ins w:id="165" w:author="兴雨 郭" w:date="2026-02-04T20:46:00Z" w16du:dateUtc="2026-02-04T12:46:00Z">
        <w:r w:rsidR="00F770A3">
          <w:rPr>
            <w:rFonts w:eastAsiaTheme="minorEastAsia" w:hint="eastAsia"/>
            <w:color w:val="000000" w:themeColor="text1"/>
            <w:lang w:eastAsia="zh-CN"/>
          </w:rPr>
          <w:t>，</w:t>
        </w:r>
      </w:ins>
      <w:r w:rsidR="00021530">
        <w:rPr>
          <w:rFonts w:eastAsiaTheme="minorEastAsia" w:hint="eastAsia"/>
          <w:color w:val="000000" w:themeColor="text1"/>
          <w:lang w:eastAsia="zh-CN"/>
        </w:rPr>
        <w:t>在</w:t>
      </w:r>
      <w:ins w:id="166" w:author="兴雨 郭" w:date="2026-02-04T20:46:00Z" w16du:dateUtc="2026-02-04T12:46:00Z">
        <w:r w:rsidR="00F770A3" w:rsidRPr="00B72E86">
          <w:rPr>
            <w:rFonts w:eastAsiaTheme="minorEastAsia"/>
            <w:color w:val="000000" w:themeColor="text1"/>
            <w:lang w:eastAsia="zh-CN"/>
          </w:rPr>
          <w:t>起点侧与目标</w:t>
        </w:r>
        <w:r w:rsidR="00F770A3" w:rsidRPr="00B72E86">
          <w:rPr>
            <w:rFonts w:eastAsiaTheme="minorEastAsia" w:hint="eastAsia"/>
            <w:color w:val="000000" w:themeColor="text1"/>
            <w:lang w:eastAsia="zh-CN"/>
          </w:rPr>
          <w:t>点</w:t>
        </w:r>
        <w:r w:rsidR="00F770A3" w:rsidRPr="00B72E86">
          <w:rPr>
            <w:rFonts w:eastAsiaTheme="minorEastAsia"/>
            <w:color w:val="000000" w:themeColor="text1"/>
            <w:lang w:eastAsia="zh-CN"/>
          </w:rPr>
          <w:t>侧</w:t>
        </w:r>
        <w:r w:rsidR="00021530">
          <w:rPr>
            <w:rFonts w:eastAsiaTheme="minorEastAsia" w:hint="eastAsia"/>
            <w:color w:val="000000" w:themeColor="text1"/>
            <w:lang w:eastAsia="zh-CN"/>
          </w:rPr>
          <w:t>分别在</w:t>
        </w:r>
      </w:ins>
      <w:r w:rsidR="00021530" w:rsidRPr="00021530">
        <w:rPr>
          <w:rFonts w:eastAsiaTheme="minorEastAsia" w:hint="eastAsia"/>
          <w:color w:val="000000" w:themeColor="text1"/>
          <w:lang w:eastAsia="zh-CN"/>
        </w:rPr>
        <w:t>构建超椭球体采样约束</w:t>
      </w:r>
      <w:r w:rsidR="00021530">
        <w:rPr>
          <w:rFonts w:eastAsiaTheme="minorEastAsia" w:hint="eastAsia"/>
          <w:color w:val="000000" w:themeColor="text1"/>
          <w:lang w:eastAsia="zh-CN"/>
        </w:rPr>
        <w:t>，</w:t>
      </w:r>
      <w:del w:id="167" w:author="兴雨 郭" w:date="2026-02-04T20:47:00Z" w16du:dateUtc="2026-02-04T12:47:00Z">
        <w:r w:rsidR="00E97F44" w:rsidRPr="00E97F44" w:rsidDel="00F770A3">
          <w:rPr>
            <w:rFonts w:eastAsiaTheme="minorEastAsia"/>
            <w:color w:val="000000" w:themeColor="text1"/>
            <w:lang w:eastAsia="zh-CN"/>
          </w:rPr>
          <w:delText>从而在</w:delText>
        </w:r>
      </w:del>
      <w:r w:rsidR="00E97F44" w:rsidRPr="00E97F44">
        <w:rPr>
          <w:rFonts w:eastAsiaTheme="minorEastAsia"/>
          <w:color w:val="000000" w:themeColor="text1"/>
          <w:lang w:eastAsia="zh-CN"/>
        </w:rPr>
        <w:t>保证潜在最优路径覆盖性的同时，</w:t>
      </w:r>
      <w:r w:rsidR="00E97F44" w:rsidRPr="00E97F44">
        <w:rPr>
          <w:rFonts w:eastAsiaTheme="minorEastAsia"/>
          <w:color w:val="000000" w:themeColor="text1"/>
          <w:highlight w:val="red"/>
          <w:lang w:eastAsia="zh-CN"/>
        </w:rPr>
        <w:t>持续压缩</w:t>
      </w:r>
      <w:r w:rsidR="00E97F44" w:rsidRPr="00E97F44">
        <w:rPr>
          <w:rFonts w:eastAsiaTheme="minorEastAsia"/>
          <w:color w:val="000000" w:themeColor="text1"/>
          <w:lang w:eastAsia="zh-CN"/>
        </w:rPr>
        <w:t>无效采样区域</w:t>
      </w:r>
      <w:del w:id="168" w:author="兴雨 郭" w:date="2026-02-04T20:48:00Z" w16du:dateUtc="2026-02-04T12:48:00Z">
        <w:r w:rsidR="00681EBC" w:rsidDel="00F770A3">
          <w:rPr>
            <w:rFonts w:eastAsiaTheme="minorEastAsia" w:hint="eastAsia"/>
            <w:color w:val="000000" w:themeColor="text1"/>
            <w:lang w:eastAsia="zh-CN"/>
          </w:rPr>
          <w:delText>，具体实现</w:delText>
        </w:r>
      </w:del>
      <w:ins w:id="169" w:author="兴雨 郭" w:date="2026-02-04T20:48:00Z" w16du:dateUtc="2026-02-04T12:48:00Z">
        <w:r w:rsidR="00F770A3" w:rsidRPr="00B72E86">
          <w:rPr>
            <w:rFonts w:eastAsiaTheme="minorEastAsia" w:hint="eastAsia"/>
            <w:color w:val="000000" w:themeColor="text1"/>
            <w:lang w:eastAsia="zh-CN"/>
          </w:rPr>
          <w:t>。</w:t>
        </w:r>
      </w:ins>
      <w:del w:id="170" w:author="兴雨 郭" w:date="2026-02-04T20:48:00Z" w16du:dateUtc="2026-02-04T12:48:00Z">
        <w:r w:rsidR="00681EBC" w:rsidDel="00F770A3">
          <w:rPr>
            <w:rFonts w:eastAsiaTheme="minorEastAsia" w:hint="eastAsia"/>
            <w:color w:val="000000" w:themeColor="text1"/>
            <w:lang w:eastAsia="zh-CN"/>
          </w:rPr>
          <w:delText>见伪代码</w:delText>
        </w:r>
        <w:r w:rsidR="00681EBC" w:rsidDel="00F770A3">
          <w:rPr>
            <w:rFonts w:eastAsiaTheme="minorEastAsia" w:hint="eastAsia"/>
            <w:color w:val="000000" w:themeColor="text1"/>
            <w:lang w:eastAsia="zh-CN"/>
          </w:rPr>
          <w:delText>1</w:delText>
        </w:r>
        <w:r w:rsidR="00E97F44" w:rsidRPr="00E97F44" w:rsidDel="00F770A3">
          <w:rPr>
            <w:rFonts w:eastAsiaTheme="minorEastAsia"/>
            <w:color w:val="000000" w:themeColor="text1"/>
            <w:lang w:eastAsia="zh-CN"/>
          </w:rPr>
          <w:delText>。</w:delText>
        </w:r>
      </w:del>
      <w:r w:rsidR="00021530">
        <w:rPr>
          <w:rFonts w:eastAsiaTheme="minorEastAsia" w:hint="eastAsia"/>
          <w:lang w:eastAsia="zh-CN"/>
        </w:rPr>
        <w:t>该采样机制的核心是动态计算超椭球体的约束参数</w:t>
      </w:r>
      <w:r w:rsidR="00021530" w:rsidRPr="00137855">
        <w:rPr>
          <w:rFonts w:eastAsiaTheme="minorEastAsia"/>
          <w:lang w:eastAsia="zh-CN"/>
        </w:rPr>
        <w:t>，</w:t>
      </w:r>
      <w:r w:rsidR="00021530">
        <w:rPr>
          <w:rFonts w:ascii="宋体" w:eastAsia="宋体" w:hAnsi="宋体" w:cs="宋体" w:hint="eastAsia"/>
          <w:lang w:eastAsia="zh-CN"/>
        </w:rPr>
        <w:t>对于任意一个方向，以起点侧为例，</w:t>
      </w:r>
      <w:r w:rsidR="00021530" w:rsidRPr="00137855">
        <w:rPr>
          <w:rFonts w:eastAsiaTheme="minorEastAsia"/>
          <w:lang w:eastAsia="zh-CN"/>
        </w:rPr>
        <w:t>其</w:t>
      </w:r>
      <w:r w:rsidR="00021530">
        <w:rPr>
          <w:rFonts w:eastAsiaTheme="minorEastAsia" w:hint="eastAsia"/>
          <w:lang w:eastAsia="zh-CN"/>
        </w:rPr>
        <w:t>定义</w:t>
      </w:r>
      <w:r w:rsidR="00021530" w:rsidRPr="00137855">
        <w:rPr>
          <w:rFonts w:eastAsiaTheme="minorEastAsia"/>
          <w:lang w:eastAsia="zh-CN"/>
        </w:rPr>
        <w:t>为</w:t>
      </w:r>
      <w:r w:rsidR="00021530" w:rsidRPr="00137855">
        <w:rPr>
          <w:rFonts w:eastAsiaTheme="minorEastAsia" w:hint="eastAsia"/>
          <w:lang w:eastAsia="zh-CN"/>
        </w:rPr>
        <w:t>：</w:t>
      </w:r>
    </w:p>
    <w:p w14:paraId="63B4694A" w14:textId="77777777" w:rsidR="00021530" w:rsidRDefault="00021530" w:rsidP="00021530">
      <w:pPr>
        <w:pStyle w:val="ac"/>
        <w:keepNext/>
        <w:jc w:val="right"/>
      </w:pPr>
      <w:r w:rsidRPr="00043ED5">
        <w:rPr>
          <w:rFonts w:hint="eastAsia"/>
          <w:position w:val="-18"/>
        </w:rPr>
        <w:object w:dxaOrig="8260" w:dyaOrig="520" w14:anchorId="373E0D2B">
          <v:shape id="_x0000_i1029" type="#_x0000_t75" style="width:346.8pt;height:21.75pt" o:ole="">
            <v:imagedata r:id="rId26" o:title=""/>
          </v:shape>
          <o:OLEObject Type="Embed" ProgID="Equation.DSMT4" ShapeID="_x0000_i1029" DrawAspect="Content" ObjectID="_1833828878" r:id="rId27"/>
        </w:object>
      </w:r>
    </w:p>
    <w:p w14:paraId="1B382C94" w14:textId="77777777" w:rsidR="00021530" w:rsidRDefault="00021530" w:rsidP="00021530">
      <w:pPr>
        <w:rPr>
          <w:rFonts w:eastAsiaTheme="minorEastAsia"/>
          <w:lang w:eastAsia="zh-CN"/>
        </w:rPr>
      </w:pPr>
      <w:r>
        <w:rPr>
          <w:rFonts w:eastAsiaTheme="minorEastAsia" w:hint="eastAsia"/>
          <w:lang w:eastAsia="zh-CN"/>
        </w:rPr>
        <w:t>其中</w:t>
      </w:r>
    </w:p>
    <w:p w14:paraId="5512E46F" w14:textId="6985B9E8" w:rsidR="00021530" w:rsidRPr="00500B1D" w:rsidRDefault="00021530" w:rsidP="00021530">
      <w:pPr>
        <w:numPr>
          <w:ilvl w:val="0"/>
          <w:numId w:val="7"/>
        </w:numPr>
        <w:rPr>
          <w:lang w:eastAsia="zh-CN"/>
        </w:rPr>
      </w:pPr>
      <w:r w:rsidRPr="00500B1D">
        <w:rPr>
          <w:rFonts w:hint="eastAsia"/>
          <w:position w:val="-16"/>
        </w:rPr>
        <w:object w:dxaOrig="460" w:dyaOrig="440" w14:anchorId="628C0A9A">
          <v:shape id="_x0000_i1030" type="#_x0000_t75" style="width:22.45pt;height:21.75pt" o:ole="">
            <v:imagedata r:id="rId17" o:title=""/>
          </v:shape>
          <o:OLEObject Type="Embed" ProgID="Equation.DSMT4" ShapeID="_x0000_i1030" DrawAspect="Content" ObjectID="_1833828879" r:id="rId28"/>
        </w:object>
      </w:r>
      <w:r w:rsidRPr="002D2EF8">
        <w:rPr>
          <w:rFonts w:eastAsiaTheme="minorEastAsia" w:hint="eastAsia"/>
          <w:lang w:eastAsia="zh-CN"/>
        </w:rPr>
        <w:t>表</w:t>
      </w:r>
      <w:r w:rsidRPr="00500B1D">
        <w:rPr>
          <w:rFonts w:eastAsiaTheme="minorEastAsia" w:hint="eastAsia"/>
          <w:lang w:eastAsia="zh-CN"/>
        </w:rPr>
        <w:t>示</w:t>
      </w:r>
      <w:r w:rsidRPr="00500B1D">
        <w:rPr>
          <w:rFonts w:eastAsiaTheme="minorEastAsia"/>
          <w:lang w:eastAsia="zh-CN"/>
        </w:rPr>
        <w:t>从起点侧</w:t>
      </w:r>
      <w:r w:rsidRPr="00021530">
        <w:rPr>
          <w:rFonts w:eastAsiaTheme="minorEastAsia"/>
          <w:lang w:eastAsia="zh-CN"/>
        </w:rPr>
        <w:t>经启发式评估的最优总代价估计</w:t>
      </w:r>
      <w:r w:rsidRPr="00500B1D">
        <w:rPr>
          <w:rFonts w:eastAsiaTheme="minorEastAsia"/>
          <w:lang w:eastAsia="zh-CN"/>
        </w:rPr>
        <w:t>；</w:t>
      </w:r>
    </w:p>
    <w:p w14:paraId="50D258C7" w14:textId="25EAA966" w:rsidR="00021530" w:rsidRDefault="00021530" w:rsidP="00021530">
      <w:pPr>
        <w:numPr>
          <w:ilvl w:val="0"/>
          <w:numId w:val="7"/>
        </w:numPr>
        <w:rPr>
          <w:rFonts w:eastAsiaTheme="minorEastAsia"/>
          <w:lang w:eastAsia="zh-CN"/>
        </w:rPr>
      </w:pPr>
      <w:r w:rsidRPr="002D2EF8">
        <w:rPr>
          <w:rFonts w:hint="eastAsia"/>
          <w:position w:val="-12"/>
        </w:rPr>
        <w:object w:dxaOrig="880" w:dyaOrig="360" w14:anchorId="317FA9EF">
          <v:shape id="_x0000_i1031" type="#_x0000_t75" style="width:43.5pt;height:18.2pt" o:ole="">
            <v:imagedata r:id="rId29" o:title=""/>
          </v:shape>
          <o:OLEObject Type="Embed" ProgID="Equation.DSMT4" ShapeID="_x0000_i1031" DrawAspect="Content" ObjectID="_1833828880" r:id="rId30"/>
        </w:object>
      </w:r>
      <w:r w:rsidRPr="002D2EF8">
        <w:rPr>
          <w:rFonts w:ascii="Cambria Math" w:eastAsiaTheme="minorEastAsia" w:hAnsi="Cambria Math" w:hint="eastAsia"/>
          <w:iCs/>
          <w:lang w:eastAsia="zh-CN"/>
        </w:rPr>
        <w:t>是</w:t>
      </w:r>
      <w:r w:rsidRPr="00A35680">
        <w:rPr>
          <w:rFonts w:eastAsiaTheme="minorEastAsia"/>
          <w:lang w:eastAsia="zh-CN"/>
        </w:rPr>
        <w:t>从起点</w:t>
      </w:r>
      <w:r>
        <w:rPr>
          <w:rFonts w:eastAsiaTheme="minorEastAsia" w:hint="eastAsia"/>
          <w:lang w:eastAsia="zh-CN"/>
        </w:rPr>
        <w:t>x</w:t>
      </w:r>
      <w:r w:rsidRPr="00E64207">
        <w:rPr>
          <w:rFonts w:eastAsiaTheme="minorEastAsia" w:hint="eastAsia"/>
          <w:vertAlign w:val="subscript"/>
          <w:lang w:eastAsia="zh-CN"/>
        </w:rPr>
        <w:t>start</w:t>
      </w:r>
      <w:r w:rsidRPr="00A35680">
        <w:rPr>
          <w:rFonts w:eastAsiaTheme="minorEastAsia"/>
          <w:lang w:eastAsia="zh-CN"/>
        </w:rPr>
        <w:t>到节点</w:t>
      </w:r>
      <w:r>
        <w:rPr>
          <w:rFonts w:eastAsiaTheme="minorEastAsia" w:hint="eastAsia"/>
          <w:lang w:eastAsia="zh-CN"/>
        </w:rPr>
        <w:t>x</w:t>
      </w:r>
      <w:r w:rsidRPr="00A35680">
        <w:rPr>
          <w:rFonts w:eastAsiaTheme="minorEastAsia"/>
          <w:lang w:eastAsia="zh-CN"/>
        </w:rPr>
        <w:t>的累积路径代价；</w:t>
      </w:r>
      <w:r>
        <w:rPr>
          <w:rFonts w:eastAsiaTheme="minorEastAsia"/>
          <w:lang w:eastAsia="zh-CN"/>
        </w:rPr>
        <w:t xml:space="preserve"> </w:t>
      </w:r>
    </w:p>
    <w:p w14:paraId="379673B6" w14:textId="2085E19E" w:rsidR="00021530" w:rsidRPr="00021530" w:rsidRDefault="00021530" w:rsidP="00021530">
      <w:pPr>
        <w:numPr>
          <w:ilvl w:val="0"/>
          <w:numId w:val="7"/>
        </w:numPr>
        <w:rPr>
          <w:lang w:eastAsia="zh-CN"/>
        </w:rPr>
      </w:pPr>
      <w:r w:rsidRPr="002D2EF8">
        <w:rPr>
          <w:rFonts w:hint="eastAsia"/>
          <w:position w:val="-12"/>
        </w:rPr>
        <w:object w:dxaOrig="920" w:dyaOrig="360" w14:anchorId="09A7168F">
          <v:shape id="_x0000_i1032" type="#_x0000_t75" style="width:46.7pt;height:18.2pt" o:ole="">
            <v:imagedata r:id="rId31" o:title=""/>
          </v:shape>
          <o:OLEObject Type="Embed" ProgID="Equation.DSMT4" ShapeID="_x0000_i1032" DrawAspect="Content" ObjectID="_1833828881" r:id="rId32"/>
        </w:object>
      </w:r>
      <w:r w:rsidRPr="002D2EF8">
        <w:rPr>
          <w:rFonts w:eastAsiaTheme="minorEastAsia" w:hint="eastAsia"/>
          <w:lang w:eastAsia="zh-CN"/>
        </w:rPr>
        <w:t>是</w:t>
      </w:r>
      <w:r w:rsidRPr="00A35680">
        <w:rPr>
          <w:rFonts w:eastAsiaTheme="minorEastAsia"/>
          <w:lang w:eastAsia="zh-CN"/>
        </w:rPr>
        <w:t>节点</w:t>
      </w:r>
      <w:r>
        <w:rPr>
          <w:rFonts w:eastAsiaTheme="minorEastAsia" w:hint="eastAsia"/>
          <w:lang w:eastAsia="zh-CN"/>
        </w:rPr>
        <w:t>x</w:t>
      </w:r>
      <w:r w:rsidRPr="00A35680">
        <w:rPr>
          <w:rFonts w:eastAsiaTheme="minorEastAsia"/>
          <w:lang w:eastAsia="zh-CN"/>
        </w:rPr>
        <w:t>到中介点</w:t>
      </w:r>
      <w:r>
        <w:rPr>
          <w:rFonts w:eastAsiaTheme="minorEastAsia" w:hint="eastAsia"/>
          <w:lang w:eastAsia="zh-CN"/>
        </w:rPr>
        <w:t>x</w:t>
      </w:r>
      <w:r w:rsidRPr="00246C12">
        <w:rPr>
          <w:rFonts w:eastAsiaTheme="minorEastAsia" w:hint="eastAsia"/>
          <w:vertAlign w:val="subscript"/>
          <w:lang w:eastAsia="zh-CN"/>
        </w:rPr>
        <w:t>m</w:t>
      </w:r>
      <w:r>
        <w:rPr>
          <w:rFonts w:eastAsiaTheme="minorEastAsia" w:hint="eastAsia"/>
          <w:vertAlign w:val="subscript"/>
          <w:lang w:eastAsia="zh-CN"/>
        </w:rPr>
        <w:t>eet</w:t>
      </w:r>
      <w:r w:rsidRPr="00A35680">
        <w:rPr>
          <w:rFonts w:eastAsiaTheme="minorEastAsia"/>
          <w:lang w:eastAsia="zh-CN"/>
        </w:rPr>
        <w:t>的启发式</w:t>
      </w:r>
      <w:r>
        <w:rPr>
          <w:rFonts w:eastAsiaTheme="minorEastAsia" w:hint="eastAsia"/>
          <w:lang w:eastAsia="zh-CN"/>
        </w:rPr>
        <w:t>距离</w:t>
      </w:r>
      <w:r w:rsidRPr="00A35680">
        <w:rPr>
          <w:rFonts w:eastAsiaTheme="minorEastAsia"/>
          <w:lang w:eastAsia="zh-CN"/>
        </w:rPr>
        <w:t>；</w:t>
      </w:r>
    </w:p>
    <w:p w14:paraId="1CC32D58" w14:textId="4E76EE13" w:rsidR="00021530" w:rsidRDefault="00021530" w:rsidP="004F41E8">
      <w:pPr>
        <w:spacing w:line="300" w:lineRule="auto"/>
        <w:ind w:firstLine="720"/>
        <w:jc w:val="both"/>
        <w:rPr>
          <w:rFonts w:eastAsiaTheme="minorEastAsia"/>
          <w:color w:val="000000" w:themeColor="text1"/>
          <w:lang w:eastAsia="zh-CN"/>
        </w:rPr>
      </w:pPr>
      <w:r w:rsidRPr="004F41E8">
        <w:rPr>
          <w:rFonts w:eastAsiaTheme="minorEastAsia" w:hint="eastAsia"/>
          <w:color w:val="000000" w:themeColor="text1"/>
          <w:lang w:eastAsia="zh-CN"/>
        </w:rPr>
        <w:t>且为平衡探索与开发，引入</w:t>
      </w:r>
      <w:r w:rsidRPr="004F41E8">
        <w:rPr>
          <w:rFonts w:eastAsiaTheme="minorEastAsia"/>
          <w:color w:val="000000" w:themeColor="text1"/>
          <w:lang w:eastAsia="zh-CN"/>
        </w:rPr>
        <w:t>基于搜索状态反馈的在线调节机制</w:t>
      </w:r>
      <w:r w:rsidRPr="004F41E8">
        <w:rPr>
          <w:rFonts w:eastAsiaTheme="minorEastAsia" w:hint="eastAsia"/>
          <w:color w:val="000000" w:themeColor="text1"/>
          <w:lang w:eastAsia="zh-CN"/>
        </w:rPr>
        <w:t>进行闭环调节，当路径改进停滞时主动扩大探索范围，而当改进高效时，缩小</w:t>
      </w:r>
      <w:r w:rsidR="004F41E8" w:rsidRPr="004F41E8">
        <w:rPr>
          <w:rFonts w:eastAsiaTheme="minorEastAsia"/>
          <w:color w:val="000000" w:themeColor="text1"/>
          <w:lang w:eastAsia="zh-CN"/>
        </w:rPr>
        <w:t>椭球并提高知情采样比例，强化局部收敛。该机制使采样策略根</w:t>
      </w:r>
      <w:r w:rsidR="004F41E8" w:rsidRPr="004F41E8">
        <w:rPr>
          <w:rFonts w:eastAsiaTheme="minorEastAsia"/>
          <w:color w:val="000000" w:themeColor="text1"/>
          <w:lang w:eastAsia="zh-CN"/>
        </w:rPr>
        <w:lastRenderedPageBreak/>
        <w:t>据搜索进程自适应调整，避免人工参数调优的局限性。</w:t>
      </w:r>
    </w:p>
    <w:p w14:paraId="58C91B4F" w14:textId="77777777" w:rsidR="004F41E8" w:rsidRDefault="004F41E8" w:rsidP="004F41E8">
      <w:pPr>
        <w:spacing w:line="300" w:lineRule="auto"/>
        <w:ind w:firstLine="720"/>
        <w:jc w:val="both"/>
        <w:rPr>
          <w:rFonts w:eastAsiaTheme="minorEastAsia"/>
          <w:color w:val="000000" w:themeColor="text1"/>
          <w:lang w:eastAsia="zh-CN"/>
        </w:rPr>
      </w:pPr>
      <w:r w:rsidRPr="004F41E8">
        <w:rPr>
          <w:rFonts w:eastAsiaTheme="minorEastAsia" w:hint="eastAsia"/>
          <w:color w:val="000000" w:themeColor="text1"/>
          <w:lang w:eastAsia="zh-CN"/>
        </w:rPr>
        <w:t>每次迭代中，</w:t>
      </w:r>
      <w:r>
        <w:rPr>
          <w:rFonts w:eastAsiaTheme="minorEastAsia" w:hint="eastAsia"/>
          <w:color w:val="000000" w:themeColor="text1"/>
          <w:lang w:eastAsia="zh-CN"/>
        </w:rPr>
        <w:t>检查新节点是否可与对树直接连接，否则由对树向新节点方向贪心步进逼近。通过中介点引导，两棵树的生长方向被有效约束，避免无目标扩展与搜索震荡。当双树成功连接后，对拼接路径执行节点重连优化与自适应平滑处理，生成最终可行路径。</w:t>
      </w:r>
      <w:ins w:id="171"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72"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00E97F44" w:rsidRPr="00E97F44">
        <w:rPr>
          <w:rFonts w:eastAsiaTheme="minorEastAsia"/>
          <w:color w:val="000000" w:themeColor="text1"/>
          <w:lang w:eastAsia="zh-CN"/>
        </w:rPr>
        <w:t>。</w:t>
      </w:r>
    </w:p>
    <w:p w14:paraId="62898D36" w14:textId="37447855" w:rsidR="00DC3B50" w:rsidRPr="004F41E8" w:rsidRDefault="00043ED5" w:rsidP="004F41E8">
      <w:pPr>
        <w:spacing w:line="300" w:lineRule="auto"/>
        <w:ind w:firstLine="720"/>
        <w:jc w:val="both"/>
        <w:rPr>
          <w:rFonts w:eastAsiaTheme="minorEastAsia"/>
          <w:color w:val="000000" w:themeColor="text1"/>
          <w:lang w:eastAsia="zh-CN"/>
        </w:rPr>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5D5F448" w14:textId="6BAB0DDD" w:rsidR="002818D8" w:rsidDel="00043ED5" w:rsidRDefault="00B53AAB" w:rsidP="00DC3B50">
      <w:pPr>
        <w:jc w:val="center"/>
        <w:rPr>
          <w:del w:id="173" w:author="兴雨 郭" w:date="2026-02-05T23:03:00Z" w16du:dateUtc="2026-02-05T15:03:00Z"/>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w:t>
      </w:r>
      <w:r w:rsidR="007854B2">
        <w:rPr>
          <w:rFonts w:eastAsiaTheme="minorEastAsia" w:hint="eastAsia"/>
          <w:lang w:eastAsia="zh-CN"/>
        </w:rPr>
        <w:t xml:space="preserve"> </w:t>
      </w:r>
      <w:r w:rsidR="007854B2" w:rsidRPr="00C53B0D">
        <w:rPr>
          <w:rFonts w:eastAsiaTheme="minorEastAsia"/>
          <w:lang w:eastAsia="zh-CN"/>
        </w:rPr>
        <w:t>在线调节机制</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Del="00043ED5" w:rsidRDefault="00DC3B50" w:rsidP="00DC3B50">
      <w:pPr>
        <w:jc w:val="center"/>
        <w:rPr>
          <w:del w:id="174"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75"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76"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stretch>
                        <a:fillRect/>
                      </a:stretch>
                    </pic:blipFill>
                    <pic:spPr>
                      <a:xfrm>
                        <a:off x="0" y="0"/>
                        <a:ext cx="2798338" cy="3899473"/>
                      </a:xfrm>
                      <a:prstGeom prst="rect">
                        <a:avLst/>
                      </a:prstGeom>
                      <a:ln>
                        <a:solidFill>
                          <a:schemeClr val="tx1"/>
                        </a:solidFill>
                      </a:ln>
                    </pic:spPr>
                  </pic:pic>
                </a:graphicData>
              </a:graphic>
            </wp:inline>
          </w:drawing>
        </w:r>
      </w:del>
    </w:p>
    <w:p w14:paraId="730C1782" w14:textId="17DC1824" w:rsidR="00B53AAB" w:rsidRDefault="000E4C16" w:rsidP="00043ED5">
      <w:pPr>
        <w:jc w:val="center"/>
        <w:rPr>
          <w:rFonts w:eastAsiaTheme="minorEastAsia"/>
          <w:sz w:val="21"/>
          <w:szCs w:val="21"/>
          <w:lang w:eastAsia="zh-CN"/>
        </w:rPr>
      </w:pPr>
      <w:moveToRangeStart w:id="177" w:author="兴雨 郭" w:date="2026-02-05T23:03:00Z" w:name="move221225024"/>
      <w:ins w:id="178"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77"/>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79"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180"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181" w:author="兴雨 郭" w:date="2026-02-05T22:04:00Z" w16du:dateUtc="2026-02-05T14:04:00Z">
        <w:r w:rsidR="00871EFB" w:rsidRPr="008E3093">
          <w:rPr>
            <w:rFonts w:eastAsiaTheme="minorEastAsia"/>
            <w:lang w:eastAsia="zh-CN"/>
          </w:rPr>
          <w:t>非对称双椭球域</w:t>
        </w:r>
      </w:ins>
      <w:del w:id="182" w:author="兴雨 郭" w:date="2026-02-05T22:04:00Z" w16du:dateUtc="2026-02-05T14:04:00Z">
        <w:r w:rsidR="002818D8" w:rsidRPr="00833A35" w:rsidDel="00871EFB">
          <w:rPr>
            <w:rFonts w:eastAsiaTheme="minorEastAsia"/>
            <w:sz w:val="21"/>
            <w:szCs w:val="21"/>
            <w:lang w:eastAsia="zh-CN"/>
          </w:rPr>
          <w:delText>非对称超椭球</w:delText>
        </w:r>
      </w:del>
      <w:del w:id="183" w:author="兴雨 郭" w:date="2026-02-05T22:02:00Z" w16du:dateUtc="2026-02-05T14:02:00Z">
        <w:r w:rsidR="002818D8" w:rsidRPr="00833A35" w:rsidDel="008E3093">
          <w:rPr>
            <w:rFonts w:eastAsiaTheme="minorEastAsia"/>
            <w:sz w:val="21"/>
            <w:szCs w:val="21"/>
            <w:lang w:eastAsia="zh-CN"/>
          </w:rPr>
          <w:delText>采样</w:delText>
        </w:r>
      </w:del>
      <w:del w:id="184"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0EB9B38D" w:rsidR="000E4C16" w:rsidRDefault="00E038E7" w:rsidP="000E4C16">
      <w:pPr>
        <w:jc w:val="center"/>
        <w:rPr>
          <w:rFonts w:eastAsiaTheme="minorEastAsia"/>
          <w:sz w:val="21"/>
          <w:szCs w:val="21"/>
          <w:lang w:eastAsia="zh-CN"/>
        </w:rPr>
      </w:pPr>
      <w:r w:rsidRPr="00E038E7">
        <w:rPr>
          <w:rFonts w:eastAsiaTheme="minorEastAsia"/>
          <w:noProof/>
          <w:sz w:val="21"/>
          <w:szCs w:val="21"/>
          <w:lang w:eastAsia="zh-CN"/>
        </w:rPr>
        <w:lastRenderedPageBreak/>
        <w:drawing>
          <wp:inline distT="0" distB="0" distL="0" distR="0" wp14:anchorId="0529E1C6" wp14:editId="1178F925">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5"/>
                    <a:stretch>
                      <a:fillRect/>
                    </a:stretch>
                  </pic:blipFill>
                  <pic:spPr>
                    <a:xfrm>
                      <a:off x="0" y="0"/>
                      <a:ext cx="6483350" cy="4765040"/>
                    </a:xfrm>
                    <a:prstGeom prst="rect">
                      <a:avLst/>
                    </a:prstGeom>
                  </pic:spPr>
                </pic:pic>
              </a:graphicData>
            </a:graphic>
          </wp:inline>
        </w:drawing>
      </w:r>
    </w:p>
    <w:p w14:paraId="46323167" w14:textId="77777777" w:rsidR="000E4C16" w:rsidRPr="00833A35" w:rsidDel="00043ED5" w:rsidRDefault="000E4C16" w:rsidP="000E4C16">
      <w:pPr>
        <w:jc w:val="center"/>
        <w:rPr>
          <w:del w:id="185"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86" w:author="兴雨 郭" w:date="2026-02-05T23:04:00Z" w16du:dateUtc="2026-02-05T15:04:00Z"/>
          <w:rFonts w:eastAsiaTheme="minorEastAsia"/>
          <w:lang w:eastAsia="zh-CN"/>
        </w:rPr>
        <w:pPrChange w:id="187" w:author="兴雨 郭" w:date="2026-02-05T23:04:00Z" w16du:dateUtc="2026-02-05T15:04:00Z">
          <w:pPr>
            <w:pStyle w:val="a6"/>
            <w:ind w:left="720" w:firstLine="0"/>
            <w:jc w:val="center"/>
          </w:pPr>
        </w:pPrChange>
      </w:pPr>
    </w:p>
    <w:p w14:paraId="74F64DD8" w14:textId="3F78AB52" w:rsidR="00DC3B50" w:rsidDel="00043ED5" w:rsidRDefault="00DC3B50">
      <w:pPr>
        <w:rPr>
          <w:del w:id="188" w:author="兴雨 郭" w:date="2026-02-05T23:04:00Z" w16du:dateUtc="2026-02-05T15:04:00Z"/>
          <w:rFonts w:eastAsiaTheme="minorEastAsia"/>
          <w:lang w:eastAsia="zh-CN"/>
        </w:rPr>
        <w:pPrChange w:id="189" w:author="兴雨 郭" w:date="2026-02-05T23:04:00Z" w16du:dateUtc="2026-02-05T15:04:00Z">
          <w:pPr>
            <w:pStyle w:val="a6"/>
            <w:ind w:left="720" w:firstLine="0"/>
            <w:jc w:val="center"/>
          </w:pPr>
        </w:pPrChange>
      </w:pPr>
    </w:p>
    <w:p w14:paraId="5424E693" w14:textId="135150A5" w:rsidR="00DC3B50" w:rsidDel="00043ED5" w:rsidRDefault="00DC3B50">
      <w:pPr>
        <w:rPr>
          <w:del w:id="190" w:author="兴雨 郭" w:date="2026-02-05T23:04:00Z" w16du:dateUtc="2026-02-05T15:04:00Z"/>
          <w:rFonts w:eastAsiaTheme="minorEastAsia"/>
          <w:lang w:eastAsia="zh-CN"/>
        </w:rPr>
        <w:pPrChange w:id="191" w:author="兴雨 郭" w:date="2026-02-05T23:04:00Z" w16du:dateUtc="2026-02-05T15:04:00Z">
          <w:pPr>
            <w:pStyle w:val="a6"/>
            <w:ind w:left="720" w:firstLine="0"/>
            <w:jc w:val="center"/>
          </w:pPr>
        </w:pPrChange>
      </w:pPr>
    </w:p>
    <w:p w14:paraId="0EFC7788" w14:textId="318F73FA" w:rsidR="00DC3B50" w:rsidDel="00043ED5" w:rsidRDefault="00DC3B50">
      <w:pPr>
        <w:rPr>
          <w:del w:id="192" w:author="兴雨 郭" w:date="2026-02-05T23:04:00Z" w16du:dateUtc="2026-02-05T15:04:00Z"/>
          <w:rFonts w:eastAsiaTheme="minorEastAsia"/>
          <w:lang w:eastAsia="zh-CN"/>
        </w:rPr>
        <w:pPrChange w:id="193" w:author="兴雨 郭" w:date="2026-02-05T23:04:00Z" w16du:dateUtc="2026-02-05T15:04:00Z">
          <w:pPr>
            <w:pStyle w:val="a6"/>
            <w:ind w:left="720" w:firstLine="0"/>
            <w:jc w:val="center"/>
          </w:pPr>
        </w:pPrChange>
      </w:pPr>
    </w:p>
    <w:p w14:paraId="52252CEB" w14:textId="676113D6" w:rsidR="00DC3B50" w:rsidDel="00043ED5" w:rsidRDefault="00DC3B50">
      <w:pPr>
        <w:rPr>
          <w:del w:id="194" w:author="兴雨 郭" w:date="2026-02-05T23:04:00Z" w16du:dateUtc="2026-02-05T15:04:00Z"/>
          <w:rFonts w:eastAsiaTheme="minorEastAsia"/>
          <w:lang w:eastAsia="zh-CN"/>
        </w:rPr>
        <w:pPrChange w:id="195" w:author="兴雨 郭" w:date="2026-02-05T23:04:00Z" w16du:dateUtc="2026-02-05T15:04:00Z">
          <w:pPr>
            <w:pStyle w:val="a6"/>
            <w:ind w:left="720" w:firstLine="0"/>
            <w:jc w:val="center"/>
          </w:pPr>
        </w:pPrChange>
      </w:pPr>
    </w:p>
    <w:p w14:paraId="61C84D48" w14:textId="1242E6AA" w:rsidR="00DC3B50" w:rsidDel="00043ED5" w:rsidRDefault="00DC3B50">
      <w:pPr>
        <w:rPr>
          <w:del w:id="196" w:author="兴雨 郭" w:date="2026-02-05T23:04:00Z" w16du:dateUtc="2026-02-05T15:04:00Z"/>
          <w:rFonts w:eastAsiaTheme="minorEastAsia"/>
          <w:lang w:eastAsia="zh-CN"/>
        </w:rPr>
        <w:pPrChange w:id="197" w:author="兴雨 郭" w:date="2026-02-05T23:04:00Z" w16du:dateUtc="2026-02-05T15:04:00Z">
          <w:pPr>
            <w:pStyle w:val="a6"/>
            <w:ind w:left="720" w:firstLine="0"/>
            <w:jc w:val="center"/>
          </w:pPr>
        </w:pPrChange>
      </w:pPr>
    </w:p>
    <w:p w14:paraId="0FCAEC4B" w14:textId="2B97CD25" w:rsidR="00DC3B50" w:rsidDel="00043ED5" w:rsidRDefault="00DC3B50">
      <w:pPr>
        <w:rPr>
          <w:del w:id="198" w:author="兴雨 郭" w:date="2026-02-05T23:04:00Z" w16du:dateUtc="2026-02-05T15:04:00Z"/>
          <w:rFonts w:eastAsiaTheme="minorEastAsia"/>
          <w:lang w:eastAsia="zh-CN"/>
        </w:rPr>
        <w:pPrChange w:id="199" w:author="兴雨 郭" w:date="2026-02-05T23:04:00Z" w16du:dateUtc="2026-02-05T15:04:00Z">
          <w:pPr>
            <w:pStyle w:val="a6"/>
            <w:ind w:left="720" w:firstLine="0"/>
            <w:jc w:val="center"/>
          </w:pPr>
        </w:pPrChange>
      </w:pPr>
    </w:p>
    <w:p w14:paraId="4CECF127" w14:textId="79A5BF8E" w:rsidR="00DC3B50" w:rsidDel="00043ED5" w:rsidRDefault="00DC3B50">
      <w:pPr>
        <w:rPr>
          <w:del w:id="200" w:author="兴雨 郭" w:date="2026-02-05T23:04:00Z" w16du:dateUtc="2026-02-05T15:04:00Z"/>
          <w:rFonts w:eastAsiaTheme="minorEastAsia"/>
          <w:lang w:eastAsia="zh-CN"/>
        </w:rPr>
        <w:pPrChange w:id="201" w:author="兴雨 郭" w:date="2026-02-05T23:04:00Z" w16du:dateUtc="2026-02-05T15:04:00Z">
          <w:pPr>
            <w:pStyle w:val="a6"/>
            <w:ind w:left="720" w:firstLine="0"/>
            <w:jc w:val="center"/>
          </w:pPr>
        </w:pPrChange>
      </w:pPr>
    </w:p>
    <w:p w14:paraId="59E98505" w14:textId="66B2B6DA" w:rsidR="00DC3B50" w:rsidDel="00043ED5" w:rsidRDefault="00DC3B50">
      <w:pPr>
        <w:rPr>
          <w:del w:id="202" w:author="兴雨 郭" w:date="2026-02-05T23:04:00Z" w16du:dateUtc="2026-02-05T15:04:00Z"/>
          <w:rFonts w:eastAsiaTheme="minorEastAsia"/>
          <w:lang w:eastAsia="zh-CN"/>
        </w:rPr>
        <w:pPrChange w:id="203" w:author="兴雨 郭" w:date="2026-02-05T23:04:00Z" w16du:dateUtc="2026-02-05T15:04:00Z">
          <w:pPr>
            <w:pStyle w:val="a6"/>
            <w:ind w:left="720" w:firstLine="0"/>
            <w:jc w:val="center"/>
          </w:pPr>
        </w:pPrChange>
      </w:pPr>
    </w:p>
    <w:p w14:paraId="2E5140F7" w14:textId="711DA43B" w:rsidR="00DC3B50" w:rsidDel="00043ED5" w:rsidRDefault="00DC3B50">
      <w:pPr>
        <w:rPr>
          <w:del w:id="204" w:author="兴雨 郭" w:date="2026-02-05T23:04:00Z" w16du:dateUtc="2026-02-05T15:04:00Z"/>
          <w:rFonts w:eastAsiaTheme="minorEastAsia"/>
          <w:lang w:eastAsia="zh-CN"/>
        </w:rPr>
        <w:pPrChange w:id="205" w:author="兴雨 郭" w:date="2026-02-05T23:04:00Z" w16du:dateUtc="2026-02-05T15:04:00Z">
          <w:pPr>
            <w:pStyle w:val="a6"/>
            <w:ind w:left="720" w:firstLine="0"/>
            <w:jc w:val="center"/>
          </w:pPr>
        </w:pPrChange>
      </w:pPr>
    </w:p>
    <w:p w14:paraId="78847079" w14:textId="19325FE0" w:rsidR="00DC3B50" w:rsidDel="00043ED5" w:rsidRDefault="00DC3B50">
      <w:pPr>
        <w:rPr>
          <w:del w:id="206" w:author="兴雨 郭" w:date="2026-02-05T23:04:00Z" w16du:dateUtc="2026-02-05T15:04:00Z"/>
          <w:rFonts w:eastAsiaTheme="minorEastAsia"/>
          <w:lang w:eastAsia="zh-CN"/>
        </w:rPr>
        <w:pPrChange w:id="207" w:author="兴雨 郭" w:date="2026-02-05T23:04:00Z" w16du:dateUtc="2026-02-05T15:04:00Z">
          <w:pPr>
            <w:pStyle w:val="a6"/>
            <w:ind w:left="720" w:firstLine="0"/>
            <w:jc w:val="center"/>
          </w:pPr>
        </w:pPrChange>
      </w:pPr>
    </w:p>
    <w:p w14:paraId="0A11CC8B" w14:textId="3C94D257" w:rsidR="00DC3B50" w:rsidDel="00043ED5" w:rsidRDefault="00DC3B50">
      <w:pPr>
        <w:rPr>
          <w:del w:id="208" w:author="兴雨 郭" w:date="2026-02-05T23:04:00Z" w16du:dateUtc="2026-02-05T15:04:00Z"/>
          <w:rFonts w:eastAsiaTheme="minorEastAsia"/>
          <w:lang w:eastAsia="zh-CN"/>
        </w:rPr>
        <w:pPrChange w:id="209" w:author="兴雨 郭" w:date="2026-02-05T23:04:00Z" w16du:dateUtc="2026-02-05T15:04:00Z">
          <w:pPr>
            <w:pStyle w:val="a6"/>
            <w:ind w:left="720" w:firstLine="0"/>
            <w:jc w:val="center"/>
          </w:pPr>
        </w:pPrChange>
      </w:pPr>
    </w:p>
    <w:p w14:paraId="304CF5A3" w14:textId="345635C3" w:rsidR="00DC3B50" w:rsidDel="00043ED5" w:rsidRDefault="00DC3B50">
      <w:pPr>
        <w:rPr>
          <w:del w:id="210" w:author="兴雨 郭" w:date="2026-02-05T23:04:00Z" w16du:dateUtc="2026-02-05T15:04:00Z"/>
          <w:rFonts w:eastAsiaTheme="minorEastAsia"/>
          <w:lang w:eastAsia="zh-CN"/>
        </w:rPr>
        <w:pPrChange w:id="211" w:author="兴雨 郭" w:date="2026-02-05T23:04:00Z" w16du:dateUtc="2026-02-05T15:04:00Z">
          <w:pPr>
            <w:pStyle w:val="a6"/>
            <w:ind w:left="720" w:firstLine="0"/>
            <w:jc w:val="center"/>
          </w:pPr>
        </w:pPrChange>
      </w:pPr>
    </w:p>
    <w:p w14:paraId="08F26CF1" w14:textId="6A5951BA" w:rsidR="00DC3B50" w:rsidDel="00043ED5" w:rsidRDefault="00DC3B50">
      <w:pPr>
        <w:rPr>
          <w:del w:id="212" w:author="兴雨 郭" w:date="2026-02-05T23:04:00Z" w16du:dateUtc="2026-02-05T15:04:00Z"/>
          <w:rFonts w:eastAsiaTheme="minorEastAsia"/>
          <w:lang w:eastAsia="zh-CN"/>
        </w:rPr>
        <w:pPrChange w:id="213" w:author="兴雨 郭" w:date="2026-02-05T23:04:00Z" w16du:dateUtc="2026-02-05T15:04:00Z">
          <w:pPr>
            <w:pStyle w:val="a6"/>
            <w:ind w:left="720" w:firstLine="0"/>
            <w:jc w:val="center"/>
          </w:pPr>
        </w:pPrChange>
      </w:pPr>
    </w:p>
    <w:p w14:paraId="4FC5ACFF" w14:textId="7FA14F3E" w:rsidR="00DC3B50" w:rsidDel="00043ED5" w:rsidRDefault="00DC3B50">
      <w:pPr>
        <w:rPr>
          <w:del w:id="214" w:author="兴雨 郭" w:date="2026-02-05T23:04:00Z" w16du:dateUtc="2026-02-05T15:04:00Z"/>
          <w:rFonts w:eastAsiaTheme="minorEastAsia"/>
          <w:lang w:eastAsia="zh-CN"/>
        </w:rPr>
        <w:pPrChange w:id="215" w:author="兴雨 郭" w:date="2026-02-05T23:04:00Z" w16du:dateUtc="2026-02-05T15:04:00Z">
          <w:pPr>
            <w:pStyle w:val="a6"/>
            <w:ind w:left="720" w:firstLine="0"/>
            <w:jc w:val="center"/>
          </w:pPr>
        </w:pPrChange>
      </w:pPr>
    </w:p>
    <w:p w14:paraId="7A1EB4C1" w14:textId="6A69F555" w:rsidR="00DC3B50" w:rsidDel="00043ED5" w:rsidRDefault="00DC3B50">
      <w:pPr>
        <w:rPr>
          <w:del w:id="216" w:author="兴雨 郭" w:date="2026-02-05T23:04:00Z" w16du:dateUtc="2026-02-05T15:04:00Z"/>
          <w:rFonts w:eastAsiaTheme="minorEastAsia"/>
          <w:lang w:eastAsia="zh-CN"/>
        </w:rPr>
        <w:pPrChange w:id="217" w:author="兴雨 郭" w:date="2026-02-05T23:04:00Z" w16du:dateUtc="2026-02-05T15:04:00Z">
          <w:pPr>
            <w:pStyle w:val="a6"/>
            <w:ind w:left="720" w:firstLine="0"/>
            <w:jc w:val="center"/>
          </w:pPr>
        </w:pPrChange>
      </w:pPr>
    </w:p>
    <w:p w14:paraId="07CEAE0B" w14:textId="7DF5A8CC" w:rsidR="00DC3B50" w:rsidDel="00043ED5" w:rsidRDefault="00DC3B50">
      <w:pPr>
        <w:rPr>
          <w:del w:id="218" w:author="兴雨 郭" w:date="2026-02-05T23:04:00Z" w16du:dateUtc="2026-02-05T15:04:00Z"/>
          <w:rFonts w:eastAsiaTheme="minorEastAsia"/>
          <w:lang w:eastAsia="zh-CN"/>
        </w:rPr>
        <w:pPrChange w:id="219" w:author="兴雨 郭" w:date="2026-02-05T23:04:00Z" w16du:dateUtc="2026-02-05T15:04:00Z">
          <w:pPr>
            <w:pStyle w:val="a6"/>
            <w:ind w:left="720" w:firstLine="0"/>
            <w:jc w:val="center"/>
          </w:pPr>
        </w:pPrChange>
      </w:pPr>
    </w:p>
    <w:p w14:paraId="1AF17F00" w14:textId="791FA742" w:rsidR="00DC3B50" w:rsidDel="00043ED5" w:rsidRDefault="00DC3B50">
      <w:pPr>
        <w:rPr>
          <w:del w:id="220" w:author="兴雨 郭" w:date="2026-02-05T23:04:00Z" w16du:dateUtc="2026-02-05T15:04:00Z"/>
          <w:rFonts w:eastAsiaTheme="minorEastAsia"/>
          <w:lang w:eastAsia="zh-CN"/>
        </w:rPr>
        <w:pPrChange w:id="221" w:author="兴雨 郭" w:date="2026-02-05T23:04:00Z" w16du:dateUtc="2026-02-05T15:04:00Z">
          <w:pPr>
            <w:pStyle w:val="a6"/>
            <w:ind w:left="720" w:firstLine="0"/>
            <w:jc w:val="center"/>
          </w:pPr>
        </w:pPrChange>
      </w:pPr>
    </w:p>
    <w:p w14:paraId="086B0CEE" w14:textId="4E608AD5" w:rsidR="00DC3B50" w:rsidDel="00043ED5" w:rsidRDefault="00DC3B50">
      <w:pPr>
        <w:rPr>
          <w:del w:id="222" w:author="兴雨 郭" w:date="2026-02-05T23:04:00Z" w16du:dateUtc="2026-02-05T15:04:00Z"/>
          <w:rFonts w:eastAsiaTheme="minorEastAsia"/>
          <w:lang w:eastAsia="zh-CN"/>
        </w:rPr>
        <w:pPrChange w:id="223" w:author="兴雨 郭" w:date="2026-02-05T23:04:00Z" w16du:dateUtc="2026-02-05T15:04:00Z">
          <w:pPr>
            <w:pStyle w:val="a6"/>
            <w:ind w:left="720" w:firstLine="0"/>
            <w:jc w:val="center"/>
          </w:pPr>
        </w:pPrChange>
      </w:pPr>
    </w:p>
    <w:p w14:paraId="42B80F81" w14:textId="68BAF0F5" w:rsidR="00DC3B50" w:rsidDel="00043ED5" w:rsidRDefault="00DC3B50">
      <w:pPr>
        <w:rPr>
          <w:del w:id="224" w:author="兴雨 郭" w:date="2026-02-05T23:04:00Z" w16du:dateUtc="2026-02-05T15:04:00Z"/>
          <w:rFonts w:eastAsiaTheme="minorEastAsia"/>
          <w:lang w:eastAsia="zh-CN"/>
        </w:rPr>
        <w:pPrChange w:id="225"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26" w:author="兴雨 郭" w:date="2026-02-01T23:46:00Z" w16du:dateUtc="2026-02-01T15:46:00Z"/>
          <w:rFonts w:eastAsiaTheme="minorEastAsia"/>
          <w:lang w:eastAsia="zh-CN"/>
          <w:rPrChange w:id="227" w:author="兴雨 郭" w:date="2026-02-01T23:45:00Z" w16du:dateUtc="2026-02-01T15:45:00Z">
            <w:rPr>
              <w:del w:id="228" w:author="兴雨 郭" w:date="2026-02-01T23:46:00Z" w16du:dateUtc="2026-02-01T15:46:00Z"/>
              <w:rFonts w:eastAsiaTheme="minorEastAsia"/>
              <w:u w:val="words"/>
              <w:lang w:eastAsia="zh-CN"/>
            </w:rPr>
          </w:rPrChange>
        </w:rPr>
        <w:pPrChange w:id="229" w:author="兴雨 郭" w:date="2026-02-01T23:45:00Z" w16du:dateUtc="2026-02-01T15:45:00Z">
          <w:pPr>
            <w:pStyle w:val="a6"/>
            <w:ind w:left="720" w:firstLine="0"/>
            <w:jc w:val="center"/>
          </w:pPr>
        </w:pPrChange>
      </w:pPr>
      <w:del w:id="230" w:author="兴雨 郭" w:date="2026-02-01T23:46:00Z" w16du:dateUtc="2026-02-01T15:46:00Z">
        <w:r w:rsidRPr="00DC3B50" w:rsidDel="00DC3B50">
          <w:rPr>
            <w:rFonts w:eastAsiaTheme="minorEastAsia" w:hint="eastAsia"/>
            <w:lang w:eastAsia="zh-CN"/>
            <w:rPrChange w:id="231"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32"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40"/>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33"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0D3BC6EC">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6"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34"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35" w:author="兴雨 郭" w:date="2026-02-04T22:30:00Z" w16du:dateUtc="2026-02-04T14:30:00Z">
        <w:r>
          <w:rPr>
            <w:rFonts w:eastAsiaTheme="minorEastAsia" w:hint="eastAsia"/>
            <w:lang w:eastAsia="zh-CN"/>
          </w:rPr>
          <w:t>配置</w:t>
        </w:r>
      </w:ins>
      <w:del w:id="236"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37" w:author="兴雨 郭" w:date="2026-02-04T22:30:00Z" w16du:dateUtc="2026-02-04T14:30:00Z">
        <w:r>
          <w:rPr>
            <w:rFonts w:eastAsiaTheme="minorEastAsia" w:hint="eastAsia"/>
            <w:lang w:eastAsia="zh-CN"/>
          </w:rPr>
          <w:t>见表</w:t>
        </w:r>
        <w:r>
          <w:rPr>
            <w:rFonts w:eastAsiaTheme="minorEastAsia" w:hint="eastAsia"/>
            <w:lang w:eastAsia="zh-CN"/>
          </w:rPr>
          <w:t>1</w:t>
        </w:r>
      </w:ins>
      <w:del w:id="238"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39"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40" w:author="兴雨 郭" w:date="2026-02-05T23:02:00Z" w16du:dateUtc="2026-02-05T15:02:00Z">
          <w:pPr>
            <w:pStyle w:val="11"/>
            <w:tabs>
              <w:tab w:val="left" w:pos="487"/>
            </w:tabs>
            <w:spacing w:before="109"/>
          </w:pPr>
        </w:pPrChange>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241" w:name="2_Problem_statement_and_notation"/>
      <w:bookmarkEnd w:id="241"/>
      <w:r w:rsidRPr="009F4587">
        <w:rPr>
          <w:rFonts w:ascii="Times New Roman" w:eastAsia="宋体" w:hAnsi="Times New Roman" w:cs="Times New Roman"/>
          <w:spacing w:val="-2"/>
          <w:w w:val="110"/>
        </w:rPr>
        <w:t>Simulation</w:t>
      </w:r>
      <w:bookmarkStart w:id="242" w:name="OLE_LINK21"/>
    </w:p>
    <w:bookmarkEnd w:id="242"/>
    <w:p w14:paraId="4E5117F1" w14:textId="030347B2"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43" w:name="OLE_LINK14"/>
      <w:r w:rsidRPr="004B65D6">
        <w:rPr>
          <w:rFonts w:eastAsiaTheme="minorEastAsia" w:hint="eastAsia"/>
          <w:sz w:val="22"/>
          <w:szCs w:val="22"/>
          <w:lang w:eastAsia="zh-CN"/>
        </w:rPr>
        <w:t>Table 1</w:t>
      </w:r>
      <w:bookmarkEnd w:id="243"/>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4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4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0981FB44" w:rsidR="000E4C16" w:rsidDel="009A5D4E" w:rsidRDefault="000E4C16" w:rsidP="000E4C16">
      <w:pPr>
        <w:ind w:firstLineChars="200" w:firstLine="440"/>
        <w:jc w:val="both"/>
        <w:rPr>
          <w:del w:id="245" w:author="兴雨 郭" w:date="2026-02-04T22:11:00Z" w16du:dateUtc="2026-02-04T14:11:00Z"/>
          <w:rFonts w:eastAsiaTheme="minorEastAsia"/>
          <w:lang w:eastAsia="zh-CN"/>
        </w:rPr>
      </w:pPr>
      <w:r w:rsidRPr="00916166">
        <w:rPr>
          <w:rFonts w:eastAsiaTheme="minorEastAsia" w:hint="eastAsia"/>
          <w:lang w:eastAsia="zh-CN"/>
        </w:rPr>
        <w:t>据对路径规划的过往研究中，选取了几个</w:t>
      </w:r>
      <w:ins w:id="246" w:author="兴雨 郭" w:date="2026-02-04T22:09:00Z" w16du:dateUtc="2026-02-04T14:09:00Z">
        <w:r>
          <w:rPr>
            <w:rFonts w:eastAsiaTheme="minorEastAsia" w:hint="eastAsia"/>
            <w:lang w:eastAsia="zh-CN"/>
          </w:rPr>
          <w:t>相对前沿</w:t>
        </w:r>
      </w:ins>
      <w:del w:id="247"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248" w:author="兴雨 郭" w:date="2026-02-04T22:09:00Z" w16du:dateUtc="2026-02-04T14:09:00Z">
        <w:r>
          <w:rPr>
            <w:rFonts w:eastAsiaTheme="minorEastAsia" w:hint="eastAsia"/>
            <w:lang w:eastAsia="zh-CN"/>
          </w:rPr>
          <w:t>路径规划</w:t>
        </w:r>
      </w:ins>
      <w:del w:id="249"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250"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251"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52"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253" w:author="兴雨 郭" w:date="2026-02-04T22:10:00Z" w16du:dateUtc="2026-02-04T14:10:00Z">
        <w:r w:rsidDel="009A5D4E">
          <w:rPr>
            <w:rFonts w:eastAsiaTheme="minorEastAsia" w:hint="eastAsia"/>
            <w:lang w:eastAsia="zh-CN"/>
          </w:rPr>
          <w:delText>我们</w:delText>
        </w:r>
      </w:del>
      <w:del w:id="254"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55" w:author="兴雨 郭" w:date="2026-02-04T22:10:00Z" w16du:dateUtc="2026-02-04T14:10:00Z">
        <w:r w:rsidDel="009A5D4E">
          <w:rPr>
            <w:rFonts w:eastAsiaTheme="minorEastAsia" w:hint="eastAsia"/>
            <w:lang w:eastAsia="zh-CN"/>
          </w:rPr>
          <w:delText>了</w:delText>
        </w:r>
      </w:del>
      <w:ins w:id="256" w:author="兴雨 郭" w:date="2026-02-04T22:11:00Z" w16du:dateUtc="2026-02-04T14:11:00Z">
        <w:r>
          <w:rPr>
            <w:rFonts w:eastAsiaTheme="minorEastAsia" w:hint="eastAsia"/>
            <w:lang w:eastAsia="zh-CN"/>
          </w:rPr>
          <w:t>5</w:t>
        </w:r>
      </w:ins>
      <w:del w:id="257"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29B7722A" w14:textId="53029C4F" w:rsidR="00EF1601" w:rsidRDefault="000E4C16" w:rsidP="008A7AF5">
      <w:pPr>
        <w:ind w:firstLineChars="200" w:firstLine="440"/>
        <w:rPr>
          <w:rFonts w:eastAsiaTheme="minorEastAsia"/>
          <w:lang w:eastAsia="zh-CN"/>
        </w:rPr>
      </w:pPr>
      <w:ins w:id="258" w:author="兴雨 郭" w:date="2026-02-04T22:11:00Z" w16du:dateUtc="2026-02-04T14:11:00Z">
        <w:r>
          <w:rPr>
            <w:rFonts w:eastAsiaTheme="minorEastAsia" w:hint="eastAsia"/>
            <w:lang w:eastAsia="zh-CN"/>
          </w:rPr>
          <w:t>通过对</w:t>
        </w:r>
      </w:ins>
      <w:del w:id="259"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260" w:author="兴雨 郭" w:date="2026-02-04T22:11:00Z" w16du:dateUtc="2026-02-04T14:11:00Z">
        <w:r>
          <w:rPr>
            <w:rFonts w:eastAsiaTheme="minorEastAsia" w:hint="eastAsia"/>
            <w:lang w:eastAsia="zh-CN"/>
          </w:rPr>
          <w:t>Dynamic-RRT</w:t>
        </w:r>
      </w:ins>
      <w:del w:id="261"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262" w:author="兴雨 郭" w:date="2026-02-04T22:11:00Z" w16du:dateUtc="2026-02-04T14:11:00Z">
        <w:r w:rsidRPr="00916166" w:rsidDel="009A5D4E">
          <w:rPr>
            <w:rFonts w:eastAsiaTheme="minorEastAsia" w:hint="eastAsia"/>
            <w:lang w:eastAsia="zh-CN"/>
          </w:rPr>
          <w:delText>及其变体的</w:delText>
        </w:r>
      </w:del>
      <w:ins w:id="263"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264"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265" w:author="兴雨 郭" w:date="2026-02-04T22:12:00Z" w16du:dateUtc="2026-02-04T14:12:00Z">
        <w:r>
          <w:rPr>
            <w:rFonts w:eastAsiaTheme="minorEastAsia" w:hint="eastAsia"/>
            <w:lang w:eastAsia="zh-CN"/>
          </w:rPr>
          <w:t>从表</w:t>
        </w:r>
        <w:r>
          <w:rPr>
            <w:rFonts w:eastAsiaTheme="minorEastAsia" w:hint="eastAsia"/>
            <w:lang w:eastAsia="zh-CN"/>
          </w:rPr>
          <w:t>3</w:t>
        </w:r>
      </w:ins>
      <w:del w:id="266"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267"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268"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269" w:author="兴雨 郭" w:date="2026-02-04T22:12:00Z" w16du:dateUtc="2026-02-04T14:12:00Z">
        <w:r>
          <w:rPr>
            <w:rFonts w:eastAsiaTheme="minorEastAsia" w:hint="eastAsia"/>
            <w:lang w:eastAsia="zh-CN"/>
          </w:rPr>
          <w:t>能逐步</w:t>
        </w:r>
      </w:ins>
      <w:del w:id="270"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271" w:author="兴雨 郭" w:date="2026-02-04T22:13:00Z" w16du:dateUtc="2026-02-04T14:13:00Z">
        <w:r>
          <w:rPr>
            <w:rFonts w:eastAsiaTheme="minorEastAsia" w:hint="eastAsia"/>
            <w:lang w:eastAsia="zh-CN"/>
          </w:rPr>
          <w:t>x</w:t>
        </w:r>
      </w:ins>
      <w:del w:id="272"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273"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00D814C2">
        <w:rPr>
          <w:rFonts w:eastAsiaTheme="minorEastAsia" w:hint="eastAsia"/>
          <w:lang w:eastAsia="zh-CN"/>
        </w:rPr>
        <w:t>凭借</w:t>
      </w:r>
      <w:r w:rsidR="00D814C2" w:rsidRPr="00C53B0D">
        <w:rPr>
          <w:rFonts w:eastAsiaTheme="minorEastAsia"/>
          <w:lang w:eastAsia="zh-CN"/>
        </w:rPr>
        <w:t>在线调节机制</w:t>
      </w:r>
      <w:r w:rsidR="00D814C2">
        <w:rPr>
          <w:rFonts w:eastAsiaTheme="minorEastAsia" w:hint="eastAsia"/>
          <w:lang w:eastAsia="zh-CN"/>
        </w:rPr>
        <w:t>（</w:t>
      </w:r>
      <w:r w:rsidR="00D814C2" w:rsidRPr="007421E9">
        <w:rPr>
          <w:rFonts w:eastAsiaTheme="minorEastAsia"/>
          <w:lang w:eastAsia="zh-CN"/>
        </w:rPr>
        <w:t>Search State Feedback-Based Online Regulation</w:t>
      </w:r>
      <w:r w:rsidR="00D814C2">
        <w:rPr>
          <w:rFonts w:eastAsiaTheme="minorEastAsia" w:hint="eastAsia"/>
          <w:lang w:eastAsia="zh-CN"/>
        </w:rPr>
        <w:t>）</w:t>
      </w:r>
      <w:del w:id="274"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w:t>
      </w:r>
      <w:r w:rsidR="00D814C2" w:rsidRPr="00916166">
        <w:rPr>
          <w:rFonts w:eastAsiaTheme="minorEastAsia" w:hint="eastAsia"/>
          <w:lang w:eastAsia="zh-CN"/>
        </w:rPr>
        <w:t>的路径</w:t>
      </w:r>
      <w:r w:rsidRPr="00916166">
        <w:rPr>
          <w:rFonts w:eastAsiaTheme="minorEastAsia" w:hint="eastAsia"/>
          <w:lang w:eastAsia="zh-CN"/>
        </w:rPr>
        <w:t>收敛时间</w:t>
      </w:r>
      <w:ins w:id="275"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276" w:author="兴雨 郭" w:date="2026-02-04T22:15:00Z" w16du:dateUtc="2026-02-04T14:15:00Z">
        <w:r>
          <w:rPr>
            <w:rFonts w:eastAsiaTheme="minorEastAsia" w:hint="eastAsia"/>
            <w:lang w:eastAsia="zh-CN"/>
          </w:rPr>
          <w:t>Dynamic-</w:t>
        </w:r>
      </w:ins>
      <w:r w:rsidRPr="00916166">
        <w:rPr>
          <w:rFonts w:eastAsiaTheme="minorEastAsia"/>
          <w:lang w:eastAsia="zh-CN"/>
        </w:rPr>
        <w:t>RRT</w:t>
      </w:r>
      <w:ins w:id="277" w:author="兴雨 郭" w:date="2026-02-04T22:15:00Z" w16du:dateUtc="2026-02-04T14:15:00Z">
        <w:r>
          <w:rPr>
            <w:rFonts w:eastAsiaTheme="minorEastAsia" w:hint="eastAsia"/>
            <w:lang w:eastAsia="zh-CN"/>
          </w:rPr>
          <w:t>算法</w:t>
        </w:r>
      </w:ins>
      <w:del w:id="278"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w:t>
      </w:r>
      <w:ins w:id="279" w:author="兴雨 郭" w:date="2026-02-04T22:15:00Z" w16du:dateUtc="2026-02-04T14:15:00Z">
        <w:r>
          <w:rPr>
            <w:rFonts w:eastAsiaTheme="minorEastAsia" w:hint="eastAsia"/>
            <w:lang w:eastAsia="zh-CN"/>
          </w:rPr>
          <w:t>实验证明</w:t>
        </w:r>
      </w:ins>
      <w:del w:id="280"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281"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282"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283"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284" w:author="兴雨 郭" w:date="2026-02-04T22:16:00Z" w16du:dateUtc="2026-02-04T14:16:00Z">
        <w:r w:rsidRPr="00916166" w:rsidDel="009A5D4E">
          <w:rPr>
            <w:rFonts w:eastAsiaTheme="minorEastAsia" w:hint="eastAsia"/>
            <w:lang w:eastAsia="zh-CN"/>
          </w:rPr>
          <w:delText>Dynamic RRT</w:delText>
        </w:r>
      </w:del>
      <w:ins w:id="285"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286" w:author="兴雨 郭" w:date="2026-02-04T22:17:00Z" w16du:dateUtc="2026-02-04T14:17:00Z">
        <w:r>
          <w:rPr>
            <w:rFonts w:eastAsiaTheme="minorEastAsia" w:hint="eastAsia"/>
            <w:lang w:eastAsia="zh-CN"/>
          </w:rPr>
          <w:t>Dynamic-RRT</w:t>
        </w:r>
      </w:ins>
      <w:del w:id="287"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288" w:author="兴雨 郭" w:date="2026-02-04T22:17:00Z" w16du:dateUtc="2026-02-04T14:17:00Z">
        <w:r>
          <w:rPr>
            <w:rFonts w:eastAsiaTheme="minorEastAsia" w:hint="eastAsia"/>
            <w:lang w:eastAsia="zh-CN"/>
          </w:rPr>
          <w:t>。</w:t>
        </w:r>
      </w:ins>
    </w:p>
    <w:p w14:paraId="50377955" w14:textId="09867B43" w:rsidR="00EF1601" w:rsidRDefault="000E4C16" w:rsidP="00EF1601">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289"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290" w:author="兴雨 郭" w:date="2026-02-04T22:29:00Z" w16du:dateUtc="2026-02-04T14:29:00Z">
        <w:r w:rsidR="00EF1601" w:rsidRPr="00FD572D" w:rsidDel="00C95B0B">
          <w:rPr>
            <w:rFonts w:eastAsiaTheme="minorEastAsia"/>
            <w:lang w:eastAsia="zh-CN"/>
          </w:rPr>
          <w:delText>(Kp,Ki,Kd)=</w:delText>
        </w:r>
      </w:del>
      <w:ins w:id="291" w:author="兴雨 郭" w:date="2026-02-04T22:28:00Z" w16du:dateUtc="2026-02-04T14:28:00Z">
        <w:r w:rsidR="00EF1601">
          <w:rPr>
            <w:rFonts w:eastAsiaTheme="minorEastAsia" w:hint="eastAsia"/>
            <w:lang w:eastAsia="zh-CN"/>
          </w:rPr>
          <w:t>（</w:t>
        </w:r>
      </w:ins>
      <w:del w:id="292"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293"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4F8C9127" w14:textId="77777777" w:rsidR="00272662" w:rsidRDefault="00272662" w:rsidP="00272662">
      <w:pPr>
        <w:pStyle w:val="a3"/>
        <w:spacing w:line="261" w:lineRule="auto"/>
        <w:ind w:right="114" w:firstLine="360"/>
        <w:jc w:val="center"/>
        <w:rPr>
          <w:rFonts w:eastAsiaTheme="minorEastAsia"/>
          <w:sz w:val="22"/>
          <w:szCs w:val="22"/>
          <w:lang w:eastAsia="zh-CN"/>
        </w:rPr>
      </w:pPr>
    </w:p>
    <w:p w14:paraId="234F9A29" w14:textId="77777777" w:rsidR="00272662" w:rsidRDefault="00272662" w:rsidP="00272662">
      <w:pPr>
        <w:pStyle w:val="a3"/>
        <w:spacing w:line="261" w:lineRule="auto"/>
        <w:ind w:right="114" w:firstLine="360"/>
        <w:jc w:val="center"/>
        <w:rPr>
          <w:rFonts w:eastAsiaTheme="minorEastAsia"/>
          <w:sz w:val="22"/>
          <w:szCs w:val="22"/>
          <w:lang w:eastAsia="zh-CN"/>
        </w:rPr>
      </w:pPr>
    </w:p>
    <w:p w14:paraId="210D31FF" w14:textId="77777777" w:rsidR="00272662" w:rsidRDefault="00272662" w:rsidP="00272662">
      <w:pPr>
        <w:pStyle w:val="a3"/>
        <w:spacing w:line="261" w:lineRule="auto"/>
        <w:ind w:right="114" w:firstLine="360"/>
        <w:jc w:val="center"/>
        <w:rPr>
          <w:rFonts w:eastAsiaTheme="minorEastAsia"/>
          <w:sz w:val="22"/>
          <w:szCs w:val="22"/>
          <w:lang w:eastAsia="zh-CN"/>
        </w:rPr>
      </w:pPr>
    </w:p>
    <w:p w14:paraId="4DA9049E" w14:textId="77777777" w:rsidR="00272662" w:rsidRDefault="00272662" w:rsidP="00272662">
      <w:pPr>
        <w:pStyle w:val="a3"/>
        <w:spacing w:line="261" w:lineRule="auto"/>
        <w:ind w:right="114" w:firstLine="360"/>
        <w:jc w:val="center"/>
        <w:rPr>
          <w:rFonts w:eastAsiaTheme="minorEastAsia"/>
          <w:sz w:val="22"/>
          <w:szCs w:val="22"/>
          <w:lang w:eastAsia="zh-CN"/>
        </w:rPr>
      </w:pPr>
    </w:p>
    <w:p w14:paraId="4D2C9BC0" w14:textId="1243C9FF" w:rsidR="00272662" w:rsidRPr="004B65D6" w:rsidRDefault="00272662" w:rsidP="00272662">
      <w:pPr>
        <w:pStyle w:val="a3"/>
        <w:spacing w:line="261" w:lineRule="auto"/>
        <w:ind w:right="114" w:firstLine="360"/>
        <w:jc w:val="center"/>
        <w:rPr>
          <w:rFonts w:eastAsiaTheme="minorEastAsia" w:hint="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58"/>
        <w:gridCol w:w="1834"/>
        <w:gridCol w:w="1394"/>
        <w:gridCol w:w="1693"/>
      </w:tblGrid>
      <w:tr w:rsidR="00272662" w14:paraId="0A0780AC" w14:textId="77777777" w:rsidTr="00272662">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hint="eastAsia"/>
                <w:sz w:val="22"/>
                <w:szCs w:val="22"/>
                <w:lang w:eastAsia="zh-CN"/>
              </w:rPr>
            </w:pPr>
            <w:r w:rsidRPr="00272662">
              <w:rPr>
                <w:rFonts w:eastAsiaTheme="minorEastAsia"/>
                <w:sz w:val="22"/>
                <w:szCs w:val="22"/>
                <w:lang w:eastAsia="zh-CN"/>
              </w:rPr>
              <w:lastRenderedPageBreak/>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3D0AA3F9"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Planning Time /s</w:t>
            </w:r>
          </w:p>
        </w:tc>
        <w:tc>
          <w:tcPr>
            <w:tcW w:w="0" w:type="auto"/>
            <w:tcBorders>
              <w:top w:val="single" w:sz="6" w:space="0" w:color="auto"/>
              <w:bottom w:val="single" w:sz="12" w:space="0" w:color="auto"/>
            </w:tcBorders>
          </w:tcPr>
          <w:p w14:paraId="11F1987F" w14:textId="6653B77D"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Smoothness</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tr w:rsidR="00272662" w14:paraId="47CBB47C" w14:textId="77777777" w:rsidTr="00272662">
        <w:trPr>
          <w:jc w:val="center"/>
        </w:trPr>
        <w:tc>
          <w:tcPr>
            <w:tcW w:w="0" w:type="auto"/>
          </w:tcPr>
          <w:p w14:paraId="5BA2C894" w14:textId="6A40F8CA"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RRT</w:t>
            </w:r>
          </w:p>
        </w:tc>
        <w:tc>
          <w:tcPr>
            <w:tcW w:w="0" w:type="auto"/>
          </w:tcPr>
          <w:p w14:paraId="0EF5BA9F" w14:textId="5F64A956"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2583.74</w:t>
            </w:r>
          </w:p>
        </w:tc>
        <w:tc>
          <w:tcPr>
            <w:tcW w:w="0" w:type="auto"/>
          </w:tcPr>
          <w:p w14:paraId="04052BF9" w14:textId="06CA293E"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0.054</w:t>
            </w:r>
          </w:p>
        </w:tc>
        <w:tc>
          <w:tcPr>
            <w:tcW w:w="0" w:type="auto"/>
          </w:tcPr>
          <w:p w14:paraId="5574AA80" w14:textId="42E0A7BB"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0.4919</w:t>
            </w:r>
          </w:p>
        </w:tc>
        <w:tc>
          <w:tcPr>
            <w:tcW w:w="0" w:type="auto"/>
          </w:tcPr>
          <w:p w14:paraId="77BDCF6E" w14:textId="462A4BF3"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0.8217</w:t>
            </w:r>
          </w:p>
        </w:tc>
      </w:tr>
      <w:tr w:rsidR="00272662" w14:paraId="495030C5" w14:textId="77777777" w:rsidTr="00272662">
        <w:trPr>
          <w:jc w:val="center"/>
        </w:trPr>
        <w:tc>
          <w:tcPr>
            <w:tcW w:w="0" w:type="auto"/>
          </w:tcPr>
          <w:p w14:paraId="60077459" w14:textId="28A25C23"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RRT-connect</w:t>
            </w:r>
          </w:p>
        </w:tc>
        <w:tc>
          <w:tcPr>
            <w:tcW w:w="0" w:type="auto"/>
          </w:tcPr>
          <w:p w14:paraId="19075A18" w14:textId="19760BBD"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2216.33</w:t>
            </w:r>
          </w:p>
        </w:tc>
        <w:tc>
          <w:tcPr>
            <w:tcW w:w="0" w:type="auto"/>
          </w:tcPr>
          <w:p w14:paraId="4A180370" w14:textId="5C08E9FE"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0.029</w:t>
            </w:r>
          </w:p>
        </w:tc>
        <w:tc>
          <w:tcPr>
            <w:tcW w:w="0" w:type="auto"/>
          </w:tcPr>
          <w:p w14:paraId="1648CCC9" w14:textId="7254EB6F"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0.4487</w:t>
            </w:r>
          </w:p>
        </w:tc>
        <w:tc>
          <w:tcPr>
            <w:tcW w:w="0" w:type="auto"/>
          </w:tcPr>
          <w:p w14:paraId="01E5007B" w14:textId="4E135A28"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0.9579</w:t>
            </w:r>
          </w:p>
        </w:tc>
      </w:tr>
      <w:tr w:rsidR="00272662" w14:paraId="3756195C" w14:textId="77777777" w:rsidTr="00272662">
        <w:trPr>
          <w:jc w:val="center"/>
        </w:trPr>
        <w:tc>
          <w:tcPr>
            <w:tcW w:w="0" w:type="auto"/>
          </w:tcPr>
          <w:p w14:paraId="071117B6" w14:textId="5FF4B0D9"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RRT*</w:t>
            </w:r>
          </w:p>
        </w:tc>
        <w:tc>
          <w:tcPr>
            <w:tcW w:w="0" w:type="auto"/>
          </w:tcPr>
          <w:p w14:paraId="35C759FD" w14:textId="6A65882D"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2241.20</w:t>
            </w:r>
          </w:p>
        </w:tc>
        <w:tc>
          <w:tcPr>
            <w:tcW w:w="0" w:type="auto"/>
          </w:tcPr>
          <w:p w14:paraId="3BD41394" w14:textId="1F922707"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15.843</w:t>
            </w:r>
          </w:p>
        </w:tc>
        <w:tc>
          <w:tcPr>
            <w:tcW w:w="0" w:type="auto"/>
          </w:tcPr>
          <w:p w14:paraId="51FFF858" w14:textId="5D65E330"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0.3225</w:t>
            </w:r>
          </w:p>
        </w:tc>
        <w:tc>
          <w:tcPr>
            <w:tcW w:w="0" w:type="auto"/>
          </w:tcPr>
          <w:p w14:paraId="63E7312B" w14:textId="2C34982E"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0.9495</w:t>
            </w:r>
          </w:p>
        </w:tc>
      </w:tr>
      <w:tr w:rsidR="00272662" w14:paraId="71290646" w14:textId="77777777" w:rsidTr="00272662">
        <w:trPr>
          <w:jc w:val="center"/>
        </w:trPr>
        <w:tc>
          <w:tcPr>
            <w:tcW w:w="0" w:type="auto"/>
          </w:tcPr>
          <w:p w14:paraId="3D5F71AF" w14:textId="7F3A8873"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Dynamic-RRT</w:t>
            </w:r>
          </w:p>
        </w:tc>
        <w:tc>
          <w:tcPr>
            <w:tcW w:w="0" w:type="auto"/>
          </w:tcPr>
          <w:p w14:paraId="11992C68" w14:textId="5928434D"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2440.14</w:t>
            </w:r>
          </w:p>
        </w:tc>
        <w:tc>
          <w:tcPr>
            <w:tcW w:w="0" w:type="auto"/>
          </w:tcPr>
          <w:p w14:paraId="3C493F7D" w14:textId="5FA64DB0"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0.111</w:t>
            </w:r>
          </w:p>
        </w:tc>
        <w:tc>
          <w:tcPr>
            <w:tcW w:w="0" w:type="auto"/>
          </w:tcPr>
          <w:p w14:paraId="6115709B" w14:textId="77CD7C6F"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0.4639</w:t>
            </w:r>
          </w:p>
        </w:tc>
        <w:tc>
          <w:tcPr>
            <w:tcW w:w="0" w:type="auto"/>
          </w:tcPr>
          <w:p w14:paraId="0E8DCE1E" w14:textId="62452C8A"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0.8696</w:t>
            </w:r>
          </w:p>
        </w:tc>
      </w:tr>
      <w:tr w:rsidR="00272662" w14:paraId="7A017402" w14:textId="77777777" w:rsidTr="00953D4C">
        <w:trPr>
          <w:jc w:val="center"/>
        </w:trPr>
        <w:tc>
          <w:tcPr>
            <w:tcW w:w="0" w:type="auto"/>
            <w:tcBorders>
              <w:bottom w:val="single" w:sz="6" w:space="0" w:color="auto"/>
            </w:tcBorders>
          </w:tcPr>
          <w:p w14:paraId="0CAE9DD4" w14:textId="23DBD25F"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21E98B89" w14:textId="6CECC97D"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2132.33</w:t>
            </w:r>
          </w:p>
        </w:tc>
        <w:tc>
          <w:tcPr>
            <w:tcW w:w="0" w:type="auto"/>
            <w:tcBorders>
              <w:bottom w:val="single" w:sz="6" w:space="0" w:color="auto"/>
            </w:tcBorders>
          </w:tcPr>
          <w:p w14:paraId="179ABF1E" w14:textId="6FF21AB0"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0.071</w:t>
            </w:r>
          </w:p>
        </w:tc>
        <w:tc>
          <w:tcPr>
            <w:tcW w:w="0" w:type="auto"/>
            <w:tcBorders>
              <w:bottom w:val="single" w:sz="6" w:space="0" w:color="auto"/>
            </w:tcBorders>
          </w:tcPr>
          <w:p w14:paraId="26A2AC27" w14:textId="57552335"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0.0883</w:t>
            </w:r>
          </w:p>
        </w:tc>
        <w:tc>
          <w:tcPr>
            <w:tcW w:w="0" w:type="auto"/>
            <w:tcBorders>
              <w:bottom w:val="single" w:sz="6" w:space="0" w:color="auto"/>
            </w:tcBorders>
          </w:tcPr>
          <w:p w14:paraId="49B32E3B" w14:textId="05B44017" w:rsidR="00272662" w:rsidRPr="004B65D6" w:rsidRDefault="00272662" w:rsidP="00953D4C">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0.9956</w:t>
            </w:r>
          </w:p>
        </w:tc>
      </w:tr>
    </w:tbl>
    <w:p w14:paraId="39B5BED6" w14:textId="08055917" w:rsidR="00510981" w:rsidRDefault="002B1EDD" w:rsidP="00272662">
      <w:pPr>
        <w:ind w:firstLineChars="200" w:firstLine="440"/>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EF1601" w:rsidRDefault="003E5195" w:rsidP="00EF1601">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3921943E" w14:textId="77777777" w:rsidR="000827BC" w:rsidRDefault="000827BC" w:rsidP="00765D0D">
      <w:pPr>
        <w:ind w:firstLineChars="200" w:firstLine="440"/>
        <w:jc w:val="both"/>
        <w:rPr>
          <w:rFonts w:eastAsiaTheme="minorEastAsia"/>
          <w:lang w:eastAsia="zh-CN"/>
        </w:rPr>
      </w:pPr>
      <w:bookmarkStart w:id="294"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p>
    <w:p w14:paraId="70D7DAB3" w14:textId="77777777"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其一，自适应非对称双椭球约束采样（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04E4AF4C"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其二，基于搜索状态反馈的在线调节机制（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7E8A5C62" w:rsidR="000827BC" w:rsidRPr="000827BC" w:rsidRDefault="000827BC" w:rsidP="000827BC">
      <w:pPr>
        <w:ind w:firstLineChars="200" w:firstLine="440"/>
        <w:jc w:val="both"/>
        <w:rPr>
          <w:rFonts w:eastAsiaTheme="minorEastAsia" w:hint="eastAsia"/>
          <w:lang w:eastAsia="zh-CN"/>
        </w:rPr>
      </w:pPr>
      <w:r w:rsidRPr="000827BC">
        <w:rPr>
          <w:rFonts w:eastAsiaTheme="minorEastAsia"/>
          <w:lang w:eastAsia="zh-CN"/>
        </w:rPr>
        <w:t>在二维与三维不同障碍密度的典型场景中，以相同环境配置与计算预算为约束，</w:t>
      </w:r>
      <w:r w:rsidRPr="000827BC">
        <w:rPr>
          <w:rFonts w:eastAsiaTheme="minorEastAsia"/>
          <w:lang w:eastAsia="zh-CN"/>
        </w:rPr>
        <w:t>SC-RRT</w:t>
      </w:r>
      <w:r w:rsidR="00B30D4E" w:rsidRPr="00B30D4E">
        <w:rPr>
          <w:rFonts w:eastAsiaTheme="minorEastAsia"/>
          <w:lang w:eastAsia="zh-CN"/>
        </w:rPr>
        <w:t>对</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Dynamic-RRT</w:t>
      </w:r>
      <w:r w:rsidR="00B30D4E" w:rsidRPr="00B30D4E">
        <w:rPr>
          <w:rFonts w:eastAsiaTheme="minorEastAsia"/>
          <w:lang w:eastAsia="zh-CN"/>
        </w:rPr>
        <w:t>四种基线算法进行了系统对比。实验结果表明，</w:t>
      </w:r>
      <w:r w:rsidR="00B30D4E" w:rsidRPr="00B30D4E">
        <w:rPr>
          <w:rFonts w:eastAsiaTheme="minorEastAsia"/>
          <w:lang w:eastAsia="zh-CN"/>
        </w:rPr>
        <w:t>SC-RRT</w:t>
      </w:r>
      <w:r w:rsidR="00B30D4E" w:rsidRPr="00B30D4E">
        <w:rPr>
          <w:rFonts w:eastAsiaTheme="minorEastAsia"/>
          <w:lang w:eastAsia="zh-CN"/>
        </w:rPr>
        <w:t>在路径质量、规划效率与路径平滑性三个维度上均取得了综合最优表现。具体而言：在路径质量方面，</w:t>
      </w:r>
      <w:r w:rsidR="00B30D4E" w:rsidRPr="00B30D4E">
        <w:rPr>
          <w:rFonts w:eastAsiaTheme="minorEastAsia"/>
          <w:lang w:eastAsia="zh-CN"/>
        </w:rPr>
        <w:t>SC-RRT</w:t>
      </w:r>
      <w:r w:rsidR="00B30D4E" w:rsidRPr="00B30D4E">
        <w:rPr>
          <w:rFonts w:eastAsiaTheme="minorEastAsia"/>
          <w:lang w:eastAsia="zh-CN"/>
        </w:rPr>
        <w:t>的平均路径长度为</w:t>
      </w:r>
      <m:oMath>
        <m:r>
          <w:rPr>
            <w:rFonts w:ascii="Cambria Math" w:eastAsiaTheme="minorEastAsia" w:hAnsi="Cambria Math"/>
            <w:lang w:eastAsia="zh-CN"/>
          </w:rPr>
          <m:t>2132.33</m:t>
        </m:r>
        <m:r>
          <m:rPr>
            <m:nor/>
          </m:rPr>
          <w:rPr>
            <w:rFonts w:eastAsiaTheme="minorEastAsia"/>
            <w:lang w:eastAsia="zh-CN"/>
          </w:rPr>
          <m:t> mm</m:t>
        </m:r>
      </m:oMath>
      <w:r w:rsidR="00B30D4E" w:rsidRPr="00B30D4E">
        <w:rPr>
          <w:rFonts w:eastAsiaTheme="minorEastAsia"/>
          <w:lang w:eastAsia="zh-CN"/>
        </w:rPr>
        <w:t>，较</w:t>
      </w:r>
      <w:r w:rsidR="00B30D4E" w:rsidRPr="00B30D4E">
        <w:rPr>
          <w:rFonts w:eastAsiaTheme="minorEastAsia"/>
          <w:lang w:eastAsia="zh-CN"/>
        </w:rPr>
        <w:t>Dynamic-RRT</w:t>
      </w:r>
      <w:r w:rsidR="00B30D4E" w:rsidRPr="00B30D4E">
        <w:rPr>
          <w:rFonts w:eastAsiaTheme="minorEastAsia"/>
          <w:lang w:eastAsia="zh-CN"/>
        </w:rPr>
        <w:t>缩短约</w:t>
      </w:r>
      <m:oMath>
        <m:r>
          <w:rPr>
            <w:rFonts w:ascii="Cambria Math" w:eastAsiaTheme="minorEastAsia" w:hAnsi="Cambria Math"/>
            <w:lang w:eastAsia="zh-CN"/>
          </w:rPr>
          <m:t>12.6%</m:t>
        </m:r>
      </m:oMath>
      <w:r w:rsidR="00B30D4E" w:rsidRPr="00B30D4E">
        <w:rPr>
          <w:rFonts w:eastAsiaTheme="minorEastAsia"/>
          <w:lang w:eastAsia="zh-CN"/>
        </w:rPr>
        <w:t>，较</w:t>
      </w:r>
      <w:r w:rsidR="00B30D4E" w:rsidRPr="00B30D4E">
        <w:rPr>
          <w:rFonts w:eastAsiaTheme="minorEastAsia"/>
          <w:lang w:eastAsia="zh-CN"/>
        </w:rPr>
        <w:t>RRT*</w:t>
      </w:r>
      <w:r w:rsidR="00B30D4E" w:rsidRPr="00B30D4E">
        <w:rPr>
          <w:rFonts w:eastAsiaTheme="minorEastAsia"/>
          <w:lang w:eastAsia="zh-CN"/>
        </w:rPr>
        <w:t>缩短约</w:t>
      </w:r>
      <m:oMath>
        <m:r>
          <w:rPr>
            <w:rFonts w:ascii="Cambria Math" w:eastAsiaTheme="minorEastAsia" w:hAnsi="Cambria Math"/>
            <w:lang w:eastAsia="zh-CN"/>
          </w:rPr>
          <m:t>4.9%</m:t>
        </m:r>
      </m:oMath>
      <w:r w:rsidR="00B30D4E" w:rsidRPr="00B30D4E">
        <w:rPr>
          <w:rFonts w:eastAsiaTheme="minorEastAsia"/>
          <w:lang w:eastAsia="zh-CN"/>
        </w:rPr>
        <w:t>，路径效率（直线距离与实际路径长度之比）达到</w:t>
      </w:r>
      <m:oMath>
        <m:r>
          <w:rPr>
            <w:rFonts w:ascii="Cambria Math" w:eastAsiaTheme="minorEastAsia" w:hAnsi="Cambria Math"/>
            <w:lang w:eastAsia="zh-CN"/>
          </w:rPr>
          <m:t>0.9956</m:t>
        </m:r>
      </m:oMath>
      <w:r w:rsidR="00B30D4E" w:rsidRPr="00B30D4E">
        <w:rPr>
          <w:rFonts w:eastAsiaTheme="minorEastAsia"/>
          <w:lang w:eastAsia="zh-CN"/>
        </w:rPr>
        <w:t>，在所有对比算法中最接近理论最优值；在规划效率方面，</w:t>
      </w:r>
      <w:r w:rsidR="00B30D4E" w:rsidRPr="00B30D4E">
        <w:rPr>
          <w:rFonts w:eastAsiaTheme="minorEastAsia"/>
          <w:lang w:eastAsia="zh-CN"/>
        </w:rPr>
        <w:t>SC-RRT</w:t>
      </w:r>
      <w:r w:rsidR="00B30D4E" w:rsidRPr="00B30D4E">
        <w:rPr>
          <w:rFonts w:eastAsiaTheme="minorEastAsia"/>
          <w:lang w:eastAsia="zh-CN"/>
        </w:rPr>
        <w:t>的平均规划时间为</w:t>
      </w:r>
      <m:oMath>
        <m:r>
          <w:rPr>
            <w:rFonts w:ascii="Cambria Math" w:eastAsiaTheme="minorEastAsia" w:hAnsi="Cambria Math"/>
            <w:lang w:eastAsia="zh-CN"/>
          </w:rPr>
          <m:t>0.071</m:t>
        </m:r>
        <m:r>
          <m:rPr>
            <m:nor/>
          </m:rPr>
          <w:rPr>
            <w:rFonts w:eastAsiaTheme="minorEastAsia"/>
            <w:lang w:eastAsia="zh-CN"/>
          </w:rPr>
          <m:t> s</m:t>
        </m:r>
      </m:oMath>
      <w:r w:rsidR="00B30D4E" w:rsidRPr="00B30D4E">
        <w:rPr>
          <w:rFonts w:eastAsiaTheme="minorEastAsia"/>
          <w:lang w:eastAsia="zh-CN"/>
        </w:rPr>
        <w:t>，与</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0.054</m:t>
        </m:r>
        <m:r>
          <m:rPr>
            <m:nor/>
          </m:rPr>
          <w:rPr>
            <w:rFonts w:eastAsiaTheme="minorEastAsia"/>
            <w:lang w:eastAsia="zh-CN"/>
          </w:rPr>
          <m:t> s</m:t>
        </m:r>
      </m:oMath>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m:oMath>
        <m:r>
          <w:rPr>
            <w:rFonts w:ascii="Cambria Math" w:eastAsiaTheme="minorEastAsia" w:hAnsi="Cambria Math"/>
            <w:lang w:eastAsia="zh-CN"/>
          </w:rPr>
          <m:t>0.029</m:t>
        </m:r>
        <m:r>
          <m:rPr>
            <m:nor/>
          </m:rPr>
          <w:rPr>
            <w:rFonts w:eastAsiaTheme="minorEastAsia"/>
            <w:lang w:eastAsia="zh-CN"/>
          </w:rPr>
          <m:t> s</m:t>
        </m:r>
      </m:oMath>
      <w:r w:rsidR="00B30D4E" w:rsidRPr="00B30D4E">
        <w:rPr>
          <w:rFonts w:eastAsiaTheme="minorEastAsia"/>
          <w:lang w:eastAsia="zh-CN"/>
        </w:rPr>
        <w:t>）处于同一数量级，同时比</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15.843</m:t>
        </m:r>
        <m:r>
          <m:rPr>
            <m:nor/>
          </m:rPr>
          <w:rPr>
            <w:rFonts w:eastAsiaTheme="minorEastAsia"/>
            <w:lang w:eastAsia="zh-CN"/>
          </w:rPr>
          <m:t> s</m:t>
        </m:r>
      </m:oMath>
      <w:r w:rsidR="00B30D4E" w:rsidRPr="00B30D4E">
        <w:rPr>
          <w:rFonts w:eastAsiaTheme="minorEastAsia"/>
          <w:lang w:eastAsia="zh-CN"/>
        </w:rPr>
        <w:t>）快逾两个数量级；在路径平滑性方面，</w:t>
      </w:r>
      <w:r w:rsidR="00B30D4E" w:rsidRPr="00B30D4E">
        <w:rPr>
          <w:rFonts w:eastAsiaTheme="minorEastAsia"/>
          <w:lang w:eastAsia="zh-CN"/>
        </w:rPr>
        <w:t>SC-RRT</w:t>
      </w:r>
      <w:r w:rsidR="00B30D4E" w:rsidRPr="00B30D4E">
        <w:rPr>
          <w:rFonts w:eastAsiaTheme="minorEastAsia"/>
          <w:lang w:eastAsia="zh-CN"/>
        </w:rPr>
        <w:t>的平滑度指标（转角序列标准差）为</w:t>
      </w:r>
      <m:oMath>
        <m:r>
          <w:rPr>
            <w:rFonts w:ascii="Cambria Math" w:eastAsiaTheme="minorEastAsia" w:hAnsi="Cambria Math"/>
            <w:lang w:eastAsia="zh-CN"/>
          </w:rPr>
          <m:t>0.0883</m:t>
        </m:r>
        <m:r>
          <m:rPr>
            <m:nor/>
          </m:rPr>
          <w:rPr>
            <w:rFonts w:eastAsiaTheme="minorEastAsia"/>
            <w:lang w:eastAsia="zh-CN"/>
          </w:rPr>
          <m:t> rad</m:t>
        </m:r>
      </m:oMath>
      <w:r w:rsidR="00B30D4E" w:rsidRPr="00B30D4E">
        <w:rPr>
          <w:rFonts w:eastAsiaTheme="minorEastAsia"/>
          <w:lang w:eastAsia="zh-CN"/>
        </w:rPr>
        <w:t>，较</w:t>
      </w:r>
      <w:r w:rsidR="00B30D4E" w:rsidRPr="00B30D4E">
        <w:rPr>
          <w:rFonts w:eastAsiaTheme="minorEastAsia"/>
          <w:lang w:eastAsia="zh-CN"/>
        </w:rPr>
        <w:t>Dynamic-RRT</w:t>
      </w:r>
      <w:r w:rsidR="00B30D4E" w:rsidRPr="00B30D4E">
        <w:rPr>
          <w:rFonts w:eastAsiaTheme="minorEastAsia"/>
          <w:lang w:eastAsia="zh-CN"/>
        </w:rPr>
        <w:t>（</w:t>
      </w:r>
      <m:oMath>
        <m:r>
          <w:rPr>
            <w:rFonts w:ascii="Cambria Math" w:eastAsiaTheme="minorEastAsia" w:hAnsi="Cambria Math"/>
            <w:lang w:eastAsia="zh-CN"/>
          </w:rPr>
          <m:t>0.4639</m:t>
        </m:r>
        <m:r>
          <m:rPr>
            <m:nor/>
          </m:rPr>
          <w:rPr>
            <w:rFonts w:eastAsiaTheme="minorEastAsia"/>
            <w:lang w:eastAsia="zh-CN"/>
          </w:rPr>
          <m:t> rad</m:t>
        </m:r>
      </m:oMath>
      <w:r w:rsidR="00B30D4E" w:rsidRPr="00B30D4E">
        <w:rPr>
          <w:rFonts w:eastAsiaTheme="minorEastAsia"/>
          <w:lang w:eastAsia="zh-CN"/>
        </w:rPr>
        <w:t>）降低</w:t>
      </w:r>
      <m:oMath>
        <m:r>
          <w:rPr>
            <w:rFonts w:ascii="Cambria Math" w:eastAsiaTheme="minorEastAsia" w:hAnsi="Cambria Math"/>
            <w:lang w:eastAsia="zh-CN"/>
          </w:rPr>
          <m:t>81.0%</m:t>
        </m:r>
      </m:oMath>
      <w:r w:rsidR="00B30D4E" w:rsidRPr="00B30D4E">
        <w:rPr>
          <w:rFonts w:eastAsiaTheme="minorEastAsia"/>
          <w:lang w:eastAsia="zh-CN"/>
        </w:rPr>
        <w:t>，较</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0.3225</m:t>
        </m:r>
        <m:r>
          <m:rPr>
            <m:nor/>
          </m:rPr>
          <w:rPr>
            <w:rFonts w:eastAsiaTheme="minorEastAsia"/>
            <w:lang w:eastAsia="zh-CN"/>
          </w:rPr>
          <m:t> rad</m:t>
        </m:r>
      </m:oMath>
      <w:r w:rsidR="00B30D4E" w:rsidRPr="00B30D4E">
        <w:rPr>
          <w:rFonts w:eastAsiaTheme="minorEastAsia"/>
          <w:lang w:eastAsia="zh-CN"/>
        </w:rPr>
        <w:t>）降低</w:t>
      </w:r>
      <m:oMath>
        <m:r>
          <w:rPr>
            <w:rFonts w:ascii="Cambria Math" w:eastAsiaTheme="minorEastAsia" w:hAnsi="Cambria Math"/>
            <w:lang w:eastAsia="zh-CN"/>
          </w:rPr>
          <m:t>72.6%</m:t>
        </m:r>
      </m:oMath>
      <w:r w:rsidR="00B30D4E" w:rsidRPr="00B30D4E">
        <w:rPr>
          <w:rFonts w:eastAsiaTheme="minorEastAsia"/>
          <w:lang w:eastAsia="zh-CN"/>
        </w:rPr>
        <w:t>，平均转角仅为</w:t>
      </w:r>
      <m:oMath>
        <m:r>
          <w:rPr>
            <w:rFonts w:ascii="Cambria Math" w:eastAsiaTheme="minorEastAsia" w:hAnsi="Cambria Math"/>
            <w:lang w:eastAsia="zh-CN"/>
          </w:rPr>
          <m:t>5.49</m:t>
        </m:r>
      </m:oMath>
      <w:r w:rsidR="00B30D4E" w:rsidRPr="00B30D4E">
        <w:rPr>
          <w:rFonts w:eastAsiaTheme="minorEastAsia"/>
          <w:lang w:eastAsia="zh-CN"/>
        </w:rPr>
        <w:t>，远低于</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34.38</m:t>
        </m:r>
      </m:oMath>
      <w:r w:rsidR="00B30D4E" w:rsidRPr="00B30D4E">
        <w:rPr>
          <w:rFonts w:eastAsiaTheme="minorEastAsia"/>
          <w:lang w:eastAsia="zh-CN"/>
        </w:rPr>
        <w:t>）和</w:t>
      </w:r>
      <w:r w:rsidR="00B30D4E" w:rsidRPr="00B30D4E">
        <w:rPr>
          <w:rFonts w:eastAsiaTheme="minorEastAsia"/>
          <w:lang w:eastAsia="zh-CN"/>
        </w:rPr>
        <w:t>Dynamic-RRT</w:t>
      </w:r>
      <w:r w:rsidR="00B30D4E" w:rsidRPr="00B30D4E">
        <w:rPr>
          <w:rFonts w:eastAsiaTheme="minorEastAsia"/>
          <w:lang w:eastAsia="zh-CN"/>
        </w:rPr>
        <w:t>（</w:t>
      </w:r>
      <m:oMath>
        <m:r>
          <w:rPr>
            <w:rFonts w:ascii="Cambria Math" w:eastAsiaTheme="minorEastAsia" w:hAnsi="Cambria Math"/>
            <w:lang w:eastAsia="zh-CN"/>
          </w:rPr>
          <m:t>34.01</m:t>
        </m:r>
      </m:oMath>
      <w:r w:rsidR="00B30D4E" w:rsidRPr="00B30D4E">
        <w:rPr>
          <w:rFonts w:eastAsiaTheme="minorEastAsia"/>
          <w:lang w:eastAsia="zh-CN"/>
        </w:rPr>
        <w:t>）。此外，</w:t>
      </w:r>
      <w:r w:rsidR="00B30D4E" w:rsidRPr="00B30D4E">
        <w:rPr>
          <w:rFonts w:eastAsiaTheme="minorEastAsia"/>
          <w:lang w:eastAsia="zh-CN"/>
        </w:rPr>
        <w:t>SC-RRT</w:t>
      </w:r>
      <w:r w:rsidR="00B30D4E" w:rsidRPr="00B30D4E">
        <w:rPr>
          <w:rFonts w:eastAsiaTheme="minorEastAsia"/>
          <w:lang w:eastAsia="zh-CN"/>
        </w:rPr>
        <w:t>路径的平均安全间隙达</w:t>
      </w:r>
      <m:oMath>
        <m:r>
          <w:rPr>
            <w:rFonts w:ascii="Cambria Math" w:eastAsiaTheme="minorEastAsia" w:hAnsi="Cambria Math"/>
            <w:lang w:eastAsia="zh-CN"/>
          </w:rPr>
          <m:t>56.92</m:t>
        </m:r>
        <m:r>
          <m:rPr>
            <m:nor/>
          </m:rPr>
          <w:rPr>
            <w:rFonts w:eastAsiaTheme="minorEastAsia"/>
            <w:lang w:eastAsia="zh-CN"/>
          </w:rPr>
          <m:t> mm</m:t>
        </m:r>
      </m:oMath>
      <w:r w:rsidR="00B30D4E" w:rsidRPr="00B30D4E">
        <w:rPr>
          <w:rFonts w:eastAsiaTheme="minorEastAsia"/>
          <w:lang w:eastAsia="zh-CN"/>
        </w:rPr>
        <w:t>，体现了</w:t>
      </w:r>
      <w:r w:rsidR="00B30D4E" w:rsidRPr="00B30D4E">
        <w:rPr>
          <w:rFonts w:eastAsiaTheme="minorEastAsia"/>
          <w:lang w:eastAsia="zh-CN"/>
        </w:rPr>
        <w:t>ADCS</w:t>
      </w:r>
      <w:r w:rsidR="00B30D4E" w:rsidRPr="00B30D4E">
        <w:rPr>
          <w:rFonts w:eastAsiaTheme="minorEastAsia"/>
          <w:lang w:eastAsia="zh-CN"/>
        </w:rPr>
        <w:t>机制在缩小采样域的同时对障碍物间距的隐式保持能力。在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p>
    <w:p w14:paraId="10FEFB31" w14:textId="5425AE0E"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尽管如此，当前工作仍存在一定局限性。当前代价函数仅优化欧氏路径长度，未直接考虑曲率约束或能量消耗等运动学指标；此外，路径后处理平滑模块引入的非线性变形在个别情况下可能增加路径长度，其与上游规划质量的耦合效应尚未进行完整的理论刻画。</w:t>
      </w:r>
    </w:p>
    <w:p w14:paraId="4C9C8C33" w14:textId="7640F8E5" w:rsidR="0076352E" w:rsidRPr="00510981" w:rsidRDefault="000827BC" w:rsidP="009B7A07">
      <w:pPr>
        <w:ind w:firstLineChars="200" w:firstLine="440"/>
        <w:jc w:val="both"/>
        <w:rPr>
          <w:rFonts w:eastAsiaTheme="minorEastAsia"/>
          <w:lang w:eastAsia="zh-CN"/>
        </w:rPr>
        <w:sectPr w:rsidR="0076352E" w:rsidRPr="00510981" w:rsidSect="00927F8F">
          <w:footerReference w:type="even" r:id="rId38"/>
          <w:footerReference w:type="default" r:id="rId39"/>
          <w:type w:val="continuous"/>
          <w:pgSz w:w="11910" w:h="15820"/>
          <w:pgMar w:top="540" w:right="900" w:bottom="1120" w:left="800" w:header="616" w:footer="939" w:gutter="0"/>
          <w:cols w:space="708"/>
        </w:sectPr>
      </w:pPr>
      <w:r w:rsidRPr="000827BC">
        <w:rPr>
          <w:rFonts w:eastAsiaTheme="minorEastAsia"/>
          <w:lang w:eastAsia="zh-CN"/>
        </w:rPr>
        <w:t>未来研究将在以下方向展开：（</w:t>
      </w:r>
      <w:r w:rsidRPr="000827BC">
        <w:rPr>
          <w:rFonts w:eastAsiaTheme="minorEastAsia"/>
          <w:lang w:eastAsia="zh-CN"/>
        </w:rPr>
        <w:t>1</w:t>
      </w:r>
      <w:r w:rsidRPr="000827BC">
        <w:rPr>
          <w:rFonts w:eastAsiaTheme="minorEastAsia"/>
          <w:lang w:eastAsia="zh-CN"/>
        </w:rPr>
        <w:t>）将代价函数推广至曲率惩罚、能量感知等非欧式目标，使</w:t>
      </w:r>
      <w:r w:rsidRPr="000827BC">
        <w:rPr>
          <w:rFonts w:eastAsiaTheme="minorEastAsia"/>
          <w:lang w:eastAsia="zh-CN"/>
        </w:rPr>
        <w:t>SC-RRT</w:t>
      </w:r>
      <w:r w:rsidRPr="000827BC">
        <w:rPr>
          <w:rFonts w:eastAsiaTheme="minorEastAsia"/>
          <w:lang w:eastAsia="zh-CN"/>
        </w:rPr>
        <w:t>能够优化更一般的代价泛函；（</w:t>
      </w:r>
      <w:r w:rsidRPr="000827BC">
        <w:rPr>
          <w:rFonts w:eastAsiaTheme="minorEastAsia"/>
          <w:lang w:eastAsia="zh-CN"/>
        </w:rPr>
        <w:t>2</w:t>
      </w:r>
      <w:r w:rsidRPr="000827BC">
        <w:rPr>
          <w:rFonts w:eastAsiaTheme="minorEastAsia"/>
          <w:lang w:eastAsia="zh-CN"/>
        </w:rPr>
        <w:t>）在移动机器人与高自由度机械臂等物理平台上部署验证，考察算法在不同维度构型空间中的实时性与可扩展性</w:t>
      </w:r>
      <w:bookmarkEnd w:id="294"/>
      <w:r w:rsidR="009B7A07">
        <w:rPr>
          <w:rFonts w:eastAsiaTheme="minorEastAsia" w:hint="eastAsia"/>
          <w:lang w:eastAsia="zh-CN"/>
        </w:rPr>
        <w:t>，</w:t>
      </w:r>
      <w:r w:rsidR="00ED66E7" w:rsidRPr="00510981">
        <w:rPr>
          <w:rFonts w:eastAsiaTheme="minorEastAsia" w:hint="eastAsia"/>
          <w:lang w:eastAsia="zh-CN"/>
        </w:rPr>
        <w:t>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0"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95" w:name="References"/>
      <w:bookmarkEnd w:id="295"/>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296" w:name="_bookmark25"/>
      <w:bookmarkEnd w:id="296"/>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97" w:name="_bookmark26"/>
      <w:bookmarkEnd w:id="297"/>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98" w:name="_bookmark27"/>
      <w:bookmarkEnd w:id="298"/>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99" w:name="_bookmark28"/>
      <w:bookmarkEnd w:id="299"/>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00" w:name="_bookmark29"/>
      <w:bookmarkEnd w:id="300"/>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01" w:name="_bookmark30"/>
      <w:bookmarkEnd w:id="301"/>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02" w:name="_bookmark31"/>
      <w:bookmarkEnd w:id="302"/>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03" w:name="_bookmark32"/>
      <w:bookmarkEnd w:id="303"/>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04" w:name="_bookmark33"/>
      <w:bookmarkEnd w:id="304"/>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305" w:author="兴雨 郭" w:date="2026-02-05T23:01:00Z" w16du:dateUtc="2026-02-05T15:01:00Z"/>
          <w:sz w:val="17"/>
          <w:rPrChange w:id="306" w:author="兴雨 郭" w:date="2026-02-05T23:01:00Z" w16du:dateUtc="2026-02-05T15:01:00Z">
            <w:rPr>
              <w:del w:id="307"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1"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308" w:author="兴雨 郭" w:date="2026-02-05T23:02:00Z" w16du:dateUtc="2026-02-05T15:02:00Z"/>
          <w:sz w:val="17"/>
          <w:rPrChange w:id="309" w:author="兴雨 郭" w:date="2026-02-05T23:02:00Z" w16du:dateUtc="2026-02-05T15:02:00Z">
            <w:rPr>
              <w:del w:id="310" w:author="兴雨 郭" w:date="2026-02-05T23:02:00Z" w16du:dateUtc="2026-02-05T15:02:00Z"/>
            </w:rPr>
          </w:rPrChange>
        </w:rPr>
        <w:pPrChange w:id="311" w:author="兴雨 郭" w:date="2026-02-05T23:02:00Z" w16du:dateUtc="2026-02-05T15:02:00Z">
          <w:pPr>
            <w:pStyle w:val="a6"/>
            <w:numPr>
              <w:numId w:val="1"/>
            </w:numPr>
            <w:tabs>
              <w:tab w:val="left" w:pos="561"/>
            </w:tabs>
            <w:spacing w:before="87" w:line="244" w:lineRule="auto"/>
            <w:ind w:right="115" w:hanging="267"/>
            <w:jc w:val="right"/>
          </w:pPr>
        </w:pPrChange>
      </w:pPr>
      <w:bookmarkStart w:id="312" w:name="_bookmark34"/>
      <w:bookmarkEnd w:id="312"/>
      <w:del w:id="313" w:author="兴雨 郭" w:date="2026-02-05T23:01:00Z" w16du:dateUtc="2026-02-05T15:01:00Z">
        <w:r w:rsidRPr="00043ED5" w:rsidDel="00043ED5">
          <w:rPr>
            <w:sz w:val="17"/>
            <w:rPrChange w:id="314" w:author="兴雨 郭" w:date="2026-02-05T23:02:00Z" w16du:dateUtc="2026-02-05T15:02:00Z">
              <w:rPr/>
            </w:rPrChange>
          </w:rPr>
          <w:br w:type="column"/>
        </w:r>
      </w:del>
      <w:del w:id="315" w:author="兴雨 郭" w:date="2026-02-05T23:02:00Z" w16du:dateUtc="2026-02-05T15:02:00Z">
        <w:r w:rsidRPr="00043ED5" w:rsidDel="00043ED5">
          <w:rPr>
            <w:sz w:val="17"/>
            <w:rPrChange w:id="316"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317" w:author="兴雨 郭" w:date="2026-02-05T23:02:00Z" w16du:dateUtc="2026-02-05T15:02:00Z">
              <w:rPr>
                <w:b/>
              </w:rPr>
            </w:rPrChange>
          </w:rPr>
          <w:delText>4</w:delText>
        </w:r>
        <w:r w:rsidRPr="00043ED5" w:rsidDel="00043ED5">
          <w:rPr>
            <w:sz w:val="17"/>
            <w:rPrChange w:id="318"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319" w:author="兴雨 郭" w:date="2026-02-05T23:02:00Z" w16du:dateUtc="2026-02-05T15:02:00Z"/>
          <w:sz w:val="17"/>
          <w:rPrChange w:id="320" w:author="兴雨 郭" w:date="2026-02-05T23:02:00Z" w16du:dateUtc="2026-02-05T15:02:00Z">
            <w:rPr>
              <w:ins w:id="321"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322"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323" w:name="_bookmark35"/>
      <w:bookmarkEnd w:id="323"/>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24" w:name="_bookmark36"/>
      <w:bookmarkEnd w:id="324"/>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2" w:history="1">
        <w:r w:rsidR="0076352E">
          <w:rPr>
            <w:color w:val="0000FF"/>
            <w:sz w:val="17"/>
          </w:rPr>
          <w:t>https://www.researchgate.net/</w:t>
        </w:r>
      </w:hyperlink>
      <w:r>
        <w:rPr>
          <w:color w:val="0000FF"/>
          <w:sz w:val="17"/>
        </w:rPr>
        <w:t xml:space="preserve"> </w:t>
      </w:r>
      <w:hyperlink r:id="rId43" w:history="1">
        <w:r w:rsidR="0076352E">
          <w:rPr>
            <w:color w:val="0000FF"/>
            <w:spacing w:val="-2"/>
            <w:sz w:val="17"/>
          </w:rPr>
          <w:t>publication/2639200_Rapidly-Exploring_Random_Trees_A_</w:t>
        </w:r>
      </w:hyperlink>
      <w:r>
        <w:rPr>
          <w:color w:val="0000FF"/>
          <w:spacing w:val="-2"/>
          <w:sz w:val="17"/>
        </w:rPr>
        <w:t xml:space="preserve"> </w:t>
      </w:r>
      <w:bookmarkStart w:id="325" w:name="_bookmark37"/>
      <w:bookmarkEnd w:id="325"/>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26" w:name="_bookmark38"/>
      <w:bookmarkEnd w:id="326"/>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27" w:name="_bookmark39"/>
      <w:bookmarkEnd w:id="327"/>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28" w:name="_bookmark40"/>
      <w:bookmarkEnd w:id="328"/>
      <w:r>
        <w:rPr>
          <w:sz w:val="17"/>
        </w:rPr>
        <w:t xml:space="preserve">sys). (2019). </w:t>
      </w:r>
      <w:hyperlink r:id="rId44"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29" w:name="_bookmark41"/>
      <w:bookmarkEnd w:id="329"/>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30" w:name="_bookmark42"/>
      <w:bookmarkEnd w:id="330"/>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31" w:name="_bookmark43"/>
      <w:bookmarkEnd w:id="331"/>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32" w:name="_bookmark44"/>
      <w:bookmarkEnd w:id="332"/>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33" w:name="_bookmark45"/>
      <w:bookmarkEnd w:id="333"/>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34" w:name="_bookmark46"/>
      <w:bookmarkEnd w:id="334"/>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35" w:name="_bookmark47"/>
      <w:bookmarkEnd w:id="335"/>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336" w:name="_bookmark48"/>
      <w:bookmarkEnd w:id="336"/>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337" w:name="_bookmark49"/>
      <w:bookmarkEnd w:id="337"/>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338" w:name="_bookmark50"/>
      <w:bookmarkEnd w:id="338"/>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5" w:history="1">
        <w:r w:rsidR="0076352E">
          <w:rPr>
            <w:color w:val="0000FF"/>
            <w:sz w:val="17"/>
          </w:rPr>
          <w:t>https://</w:t>
        </w:r>
      </w:hyperlink>
      <w:r>
        <w:rPr>
          <w:color w:val="0000FF"/>
          <w:sz w:val="17"/>
        </w:rPr>
        <w:t xml:space="preserve"> </w:t>
      </w:r>
      <w:bookmarkStart w:id="339" w:name="_bookmark51"/>
      <w:bookmarkEnd w:id="339"/>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6"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340"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341" w:author="兴雨 郭" w:date="2026-02-05T23:00:00Z" w16du:dateUtc="2026-02-05T15:00:00Z"/>
          <w:sz w:val="9"/>
        </w:rPr>
      </w:pPr>
    </w:p>
    <w:p w14:paraId="319968F3" w14:textId="164D8A9F" w:rsidR="0076352E" w:rsidRPr="00043ED5" w:rsidDel="00043ED5" w:rsidRDefault="0076352E">
      <w:pPr>
        <w:rPr>
          <w:del w:id="342" w:author="兴雨 郭" w:date="2026-02-05T23:00:00Z" w16du:dateUtc="2026-02-05T15:00:00Z"/>
          <w:rFonts w:eastAsiaTheme="minorEastAsia"/>
          <w:sz w:val="9"/>
          <w:lang w:eastAsia="zh-CN"/>
          <w:rPrChange w:id="343" w:author="兴雨 郭" w:date="2026-02-05T23:00:00Z" w16du:dateUtc="2026-02-05T15:00:00Z">
            <w:rPr>
              <w:del w:id="344"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345" w:name="_bookmark52"/>
      <w:bookmarkEnd w:id="345"/>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346" w:name="_bookmark53"/>
      <w:bookmarkEnd w:id="346"/>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347" w:name="_bookmark54"/>
      <w:bookmarkEnd w:id="347"/>
      <w:r>
        <w:rPr>
          <w:sz w:val="17"/>
        </w:rPr>
        <w:t xml:space="preserve">(2012). </w:t>
      </w:r>
      <w:hyperlink r:id="rId47"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8"/>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9"/>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0"/>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348"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348"/>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349"/>
      <w:commentRangeStart w:id="350"/>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351" w:author="兴雨 郭" w:date="2026-02-05T22:55:00Z">
        <w:r w:rsidRPr="00105508">
          <w:rPr>
            <w:rFonts w:eastAsiaTheme="minorEastAsia"/>
            <w:lang w:eastAsia="zh-CN"/>
          </w:rPr>
          <w:t>非对称双椭球</w:t>
        </w:r>
      </w:ins>
      <w:ins w:id="352" w:author="兴雨 郭" w:date="2026-02-05T22:56:00Z" w16du:dateUtc="2026-02-05T14:56:00Z">
        <w:r>
          <w:rPr>
            <w:rFonts w:eastAsiaTheme="minorEastAsia" w:hint="eastAsia"/>
            <w:lang w:eastAsia="zh-CN"/>
          </w:rPr>
          <w:t>采样</w:t>
        </w:r>
      </w:ins>
      <w:ins w:id="353" w:author="兴雨 郭" w:date="2026-02-05T22:55:00Z">
        <w:r w:rsidRPr="00105508">
          <w:rPr>
            <w:rFonts w:eastAsiaTheme="minorEastAsia"/>
            <w:lang w:eastAsia="zh-CN"/>
          </w:rPr>
          <w:t>域</w:t>
        </w:r>
      </w:ins>
      <w:del w:id="354"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355"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349"/>
      <w:r w:rsidRPr="008516FE">
        <w:rPr>
          <w:rStyle w:val="af0"/>
          <w:rFonts w:eastAsiaTheme="minorEastAsia"/>
          <w:sz w:val="22"/>
          <w:szCs w:val="22"/>
          <w:lang w:eastAsia="zh-CN"/>
        </w:rPr>
        <w:commentReference w:id="349"/>
      </w:r>
      <w:commentRangeEnd w:id="350"/>
      <w:r w:rsidR="00140366" w:rsidRPr="008516FE">
        <w:rPr>
          <w:rStyle w:val="af0"/>
          <w:rFonts w:eastAsiaTheme="minorEastAsia"/>
          <w:sz w:val="22"/>
          <w:szCs w:val="22"/>
          <w:lang w:eastAsia="zh-CN"/>
        </w:rPr>
        <w:commentReference w:id="350"/>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lastRenderedPageBreak/>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51"/>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1"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349"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350"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4EF970B9"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6C38E967" w16cex:dateUtc="2026-01-24T10:31: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4EF970B9" w16cid:durableId="6C38E967"/>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06FA" w14:textId="77777777" w:rsidR="00E05EC9" w:rsidRDefault="00E05EC9">
      <w:r>
        <w:separator/>
      </w:r>
    </w:p>
  </w:endnote>
  <w:endnote w:type="continuationSeparator" w:id="0">
    <w:p w14:paraId="3F57D643" w14:textId="77777777" w:rsidR="00E05EC9" w:rsidRDefault="00E05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D0705" w14:textId="77777777" w:rsidR="00E05EC9" w:rsidRDefault="00E05EC9">
      <w:r>
        <w:separator/>
      </w:r>
    </w:p>
  </w:footnote>
  <w:footnote w:type="continuationSeparator" w:id="0">
    <w:p w14:paraId="0052ABF1" w14:textId="77777777" w:rsidR="00E05EC9" w:rsidRDefault="00E05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1530"/>
    <w:rsid w:val="000243D2"/>
    <w:rsid w:val="00030326"/>
    <w:rsid w:val="00030EF5"/>
    <w:rsid w:val="00034DCB"/>
    <w:rsid w:val="00043ED5"/>
    <w:rsid w:val="00046DC6"/>
    <w:rsid w:val="00062CA0"/>
    <w:rsid w:val="00072951"/>
    <w:rsid w:val="00075690"/>
    <w:rsid w:val="00076339"/>
    <w:rsid w:val="00081E14"/>
    <w:rsid w:val="000827BC"/>
    <w:rsid w:val="00087929"/>
    <w:rsid w:val="0009027B"/>
    <w:rsid w:val="00090595"/>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24AF"/>
    <w:rsid w:val="0013518F"/>
    <w:rsid w:val="00137855"/>
    <w:rsid w:val="00140366"/>
    <w:rsid w:val="001428A7"/>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30F"/>
    <w:rsid w:val="0047798F"/>
    <w:rsid w:val="00481616"/>
    <w:rsid w:val="004844A0"/>
    <w:rsid w:val="00486444"/>
    <w:rsid w:val="00491CA9"/>
    <w:rsid w:val="0049431B"/>
    <w:rsid w:val="00494DAF"/>
    <w:rsid w:val="00496532"/>
    <w:rsid w:val="004A3542"/>
    <w:rsid w:val="004A5EEC"/>
    <w:rsid w:val="004B65D6"/>
    <w:rsid w:val="004B6CE5"/>
    <w:rsid w:val="004B7BEA"/>
    <w:rsid w:val="004C09F3"/>
    <w:rsid w:val="004C7D00"/>
    <w:rsid w:val="004E0916"/>
    <w:rsid w:val="004F1626"/>
    <w:rsid w:val="004F2CF9"/>
    <w:rsid w:val="004F41E8"/>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5603"/>
    <w:rsid w:val="005D75F5"/>
    <w:rsid w:val="005E5E58"/>
    <w:rsid w:val="005F5EB7"/>
    <w:rsid w:val="0060064D"/>
    <w:rsid w:val="00602C45"/>
    <w:rsid w:val="006039D1"/>
    <w:rsid w:val="006064C8"/>
    <w:rsid w:val="00610C02"/>
    <w:rsid w:val="00620E55"/>
    <w:rsid w:val="006217CE"/>
    <w:rsid w:val="00623669"/>
    <w:rsid w:val="0063385C"/>
    <w:rsid w:val="00640DC4"/>
    <w:rsid w:val="0064487D"/>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1E9"/>
    <w:rsid w:val="00742BBB"/>
    <w:rsid w:val="00746DBA"/>
    <w:rsid w:val="007543F5"/>
    <w:rsid w:val="00760A96"/>
    <w:rsid w:val="0076352E"/>
    <w:rsid w:val="00764A42"/>
    <w:rsid w:val="00765799"/>
    <w:rsid w:val="00765D0D"/>
    <w:rsid w:val="007675FE"/>
    <w:rsid w:val="007731F0"/>
    <w:rsid w:val="0077352B"/>
    <w:rsid w:val="00773628"/>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10108"/>
    <w:rsid w:val="00911DD9"/>
    <w:rsid w:val="00912D60"/>
    <w:rsid w:val="00916166"/>
    <w:rsid w:val="00923A6B"/>
    <w:rsid w:val="00925A8F"/>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0EEE"/>
    <w:rsid w:val="009A462D"/>
    <w:rsid w:val="009A4FC4"/>
    <w:rsid w:val="009A5D4E"/>
    <w:rsid w:val="009B7A07"/>
    <w:rsid w:val="009B7B0D"/>
    <w:rsid w:val="009C2F73"/>
    <w:rsid w:val="009D1158"/>
    <w:rsid w:val="009D5C7B"/>
    <w:rsid w:val="009E349A"/>
    <w:rsid w:val="009E6202"/>
    <w:rsid w:val="009F0B8F"/>
    <w:rsid w:val="009F4587"/>
    <w:rsid w:val="009F4B14"/>
    <w:rsid w:val="009F6DFC"/>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53B0D"/>
    <w:rsid w:val="00C61B30"/>
    <w:rsid w:val="00C64B99"/>
    <w:rsid w:val="00C64EE4"/>
    <w:rsid w:val="00C670C9"/>
    <w:rsid w:val="00C709A8"/>
    <w:rsid w:val="00C7142B"/>
    <w:rsid w:val="00C76A6C"/>
    <w:rsid w:val="00C771B3"/>
    <w:rsid w:val="00C864CE"/>
    <w:rsid w:val="00C86BDE"/>
    <w:rsid w:val="00C95B0B"/>
    <w:rsid w:val="00C97A55"/>
    <w:rsid w:val="00CA2C58"/>
    <w:rsid w:val="00CA385A"/>
    <w:rsid w:val="00CA77F4"/>
    <w:rsid w:val="00CB0636"/>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3C8"/>
    <w:rsid w:val="00D4484B"/>
    <w:rsid w:val="00D44BDA"/>
    <w:rsid w:val="00D52A9B"/>
    <w:rsid w:val="00D54C39"/>
    <w:rsid w:val="00D560A4"/>
    <w:rsid w:val="00D64821"/>
    <w:rsid w:val="00D66F69"/>
    <w:rsid w:val="00D814C2"/>
    <w:rsid w:val="00D83A5A"/>
    <w:rsid w:val="00D86440"/>
    <w:rsid w:val="00D925AE"/>
    <w:rsid w:val="00D9506C"/>
    <w:rsid w:val="00D979FB"/>
    <w:rsid w:val="00DA2891"/>
    <w:rsid w:val="00DA32EB"/>
    <w:rsid w:val="00DA4347"/>
    <w:rsid w:val="00DB051F"/>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38E7"/>
    <w:rsid w:val="00E04489"/>
    <w:rsid w:val="00E04A1C"/>
    <w:rsid w:val="00E05EC9"/>
    <w:rsid w:val="00E12DD9"/>
    <w:rsid w:val="00E14720"/>
    <w:rsid w:val="00E14E0F"/>
    <w:rsid w:val="00E17DA1"/>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5B7C"/>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oleObject" Target="embeddings/oleObject1.bin"/><Relationship Id="rId26" Type="http://schemas.openxmlformats.org/officeDocument/2006/relationships/image" Target="media/image7.wmf"/><Relationship Id="rId39" Type="http://schemas.openxmlformats.org/officeDocument/2006/relationships/footer" Target="footer4.xml"/><Relationship Id="rId21" Type="http://schemas.openxmlformats.org/officeDocument/2006/relationships/image" Target="media/image4.png"/><Relationship Id="rId34" Type="http://schemas.openxmlformats.org/officeDocument/2006/relationships/image" Target="media/image11.png"/><Relationship Id="rId42" Type="http://schemas.openxmlformats.org/officeDocument/2006/relationships/hyperlink" Target="https://www.researchgate.net/publication/2639200_Rapidly-Exploring_Random_Trees_A_New_Tool_for_Path_Planning" TargetMode="External"/><Relationship Id="rId47" Type="http://schemas.openxmlformats.org/officeDocument/2006/relationships/hyperlink" Target="https://doi.org/10.1109/ISdea.2012.589" TargetMode="External"/><Relationship Id="rId50"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8.wmf"/><Relationship Id="rId11" Type="http://schemas.microsoft.com/office/2011/relationships/commentsExtended" Target="commentsExtended.xml"/><Relationship Id="rId24" Type="http://schemas.openxmlformats.org/officeDocument/2006/relationships/image" Target="media/image6.wmf"/><Relationship Id="rId32" Type="http://schemas.openxmlformats.org/officeDocument/2006/relationships/oleObject" Target="embeddings/oleObject8.bin"/><Relationship Id="rId37" Type="http://schemas.openxmlformats.org/officeDocument/2006/relationships/image" Target="media/image14.png"/><Relationship Id="rId40" Type="http://schemas.openxmlformats.org/officeDocument/2006/relationships/hyperlink" Target="mailto:2%2C399%2C496%2C491@qq.com" TargetMode="External"/><Relationship Id="rId45" Type="http://schemas.openxmlformats.org/officeDocument/2006/relationships/hyperlink" Target="https://doi.org/10.48550/arXiv.1403.7664" TargetMode="External"/><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image" Target="media/image3.wmf"/><Relationship Id="rId31" Type="http://schemas.openxmlformats.org/officeDocument/2006/relationships/image" Target="media/image9.wmf"/><Relationship Id="rId44" Type="http://schemas.openxmlformats.org/officeDocument/2006/relationships/hyperlink" Target="https://doi.org/10.1109/ICSIGSYS.2019.8811093"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5.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image" Target="media/image12.png"/><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image" Target="media/image15.png"/><Relationship Id="rId8" Type="http://schemas.openxmlformats.org/officeDocument/2006/relationships/hyperlink" Target="http://crossmark.crossref.org/dialog/?doi=10.1007/s10846-023-01823-4&amp;domain=pdf" TargetMode="External"/><Relationship Id="rId51" Type="http://schemas.openxmlformats.org/officeDocument/2006/relationships/image" Target="media/image18.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wmf"/><Relationship Id="rId25" Type="http://schemas.openxmlformats.org/officeDocument/2006/relationships/oleObject" Target="embeddings/oleObject4.bin"/><Relationship Id="rId33" Type="http://schemas.openxmlformats.org/officeDocument/2006/relationships/image" Target="media/image10.png"/><Relationship Id="rId38" Type="http://schemas.openxmlformats.org/officeDocument/2006/relationships/footer" Target="footer3.xml"/><Relationship Id="rId46" Type="http://schemas.openxmlformats.org/officeDocument/2006/relationships/hyperlink" Target="https://doi.org/10.48550/arXiv.1404.1347" TargetMode="External"/><Relationship Id="rId20" Type="http://schemas.openxmlformats.org/officeDocument/2006/relationships/oleObject" Target="embeddings/oleObject2.bin"/><Relationship Id="rId41" Type="http://schemas.openxmlformats.org/officeDocument/2006/relationships/hyperlink" Target="https://doi.org/10.48550/arXiv.1005.0416"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image" Target="media/image13.png"/><Relationship Id="rId4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3903</Words>
  <Characters>22251</Characters>
  <Application>Microsoft Office Word</Application>
  <DocSecurity>0</DocSecurity>
  <Lines>185</Lines>
  <Paragraphs>52</Paragraphs>
  <ScaleCrop>false</ScaleCrop>
  <Company/>
  <LinksUpToDate>false</LinksUpToDate>
  <CharactersWithSpaces>26102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4</cp:revision>
  <cp:lastPrinted>2025-12-01T13:09:00Z</cp:lastPrinted>
  <dcterms:created xsi:type="dcterms:W3CDTF">2026-02-28T15:48:00Z</dcterms:created>
  <dcterms:modified xsi:type="dcterms:W3CDTF">2026-02-28T16:08:00Z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