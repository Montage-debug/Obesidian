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61BFD041" w:rsidR="00851DC5" w:rsidRPr="00851DC5" w:rsidRDefault="00851DC5">
      <w:pPr>
        <w:pStyle w:val="a5"/>
        <w:spacing w:line="235" w:lineRule="auto"/>
        <w:rPr>
          <w:rFonts w:eastAsiaTheme="minorEastAsia"/>
          <w:color w:val="EE0000"/>
          <w:lang w:eastAsia="zh-CN"/>
        </w:rPr>
      </w:pPr>
      <w:r>
        <w:rPr>
          <w:rFonts w:eastAsiaTheme="minorEastAsia" w:hint="eastAsia"/>
          <w:color w:val="EE0000"/>
          <w:lang w:eastAsia="zh-CN"/>
        </w:rPr>
        <w:t>待定：</w:t>
      </w:r>
      <w:r w:rsidR="000D7B58" w:rsidRPr="000D7B58">
        <w:rPr>
          <w:rFonts w:eastAsiaTheme="minorEastAsia"/>
          <w:color w:val="EE0000"/>
          <w:lang w:eastAsia="zh-CN"/>
        </w:rPr>
        <w:t>基于自适应</w:t>
      </w:r>
      <w:r w:rsidR="00B4474A" w:rsidRPr="000D7B58">
        <w:rPr>
          <w:rFonts w:eastAsiaTheme="minorEastAsia"/>
          <w:color w:val="EE0000"/>
          <w:lang w:eastAsia="zh-CN"/>
        </w:rPr>
        <w:t>双向</w:t>
      </w:r>
      <w:r w:rsidR="000D7B58" w:rsidRPr="000D7B58">
        <w:rPr>
          <w:rFonts w:eastAsiaTheme="minorEastAsia"/>
          <w:color w:val="EE0000"/>
          <w:lang w:eastAsia="zh-CN"/>
        </w:rPr>
        <w:t>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hint="eastAsia"/>
          <w:lang w:eastAsia="zh-CN"/>
        </w:rPr>
      </w:pPr>
      <w:bookmarkStart w:id="1" w:name="Abstract"/>
      <w:bookmarkEnd w:id="1"/>
      <w:r>
        <w:rPr>
          <w:spacing w:val="-2"/>
          <w:w w:val="105"/>
          <w:lang w:eastAsia="zh-CN"/>
        </w:rPr>
        <w:t>Abstract</w:t>
      </w:r>
    </w:p>
    <w:p w14:paraId="5F25C077" w14:textId="77777777" w:rsidR="00E14720" w:rsidRDefault="00B4474A" w:rsidP="00E14720">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本文提出了一种基于自适应双向超椭球体约束采样的</w:t>
      </w:r>
      <w:r w:rsidRPr="00B4474A">
        <w:rPr>
          <w:rFonts w:eastAsiaTheme="minorEastAsia"/>
          <w:sz w:val="22"/>
          <w:szCs w:val="22"/>
          <w:lang w:eastAsia="zh-CN"/>
        </w:rPr>
        <w:t>SC-RRT</w:t>
      </w:r>
      <w:r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7D48A932" w:rsidR="00E17DA1" w:rsidRDefault="00E17DA1" w:rsidP="00E14720">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该算法在双向并行扩展框架的基础上，引入中间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引导机制，将全局路径规划过程分解为若干具有</w:t>
      </w:r>
      <w:r>
        <w:rPr>
          <w:rFonts w:eastAsiaTheme="minorEastAsia" w:hint="eastAsia"/>
          <w:sz w:val="22"/>
          <w:szCs w:val="22"/>
          <w:lang w:eastAsia="zh-CN"/>
        </w:rPr>
        <w:t>明确</w:t>
      </w:r>
      <w:r w:rsidRPr="00F35CF3">
        <w:rPr>
          <w:rFonts w:eastAsiaTheme="minorEastAsia"/>
          <w:sz w:val="22"/>
          <w:szCs w:val="22"/>
          <w:lang w:eastAsia="zh-CN"/>
        </w:rPr>
        <w:t>几何约束的阶段性子问题</w:t>
      </w:r>
      <w:r w:rsidR="0023461D">
        <w:rPr>
          <w:rFonts w:eastAsiaTheme="minorEastAsia" w:hint="eastAsia"/>
          <w:sz w:val="22"/>
          <w:szCs w:val="22"/>
          <w:lang w:eastAsia="zh-CN"/>
        </w:rPr>
        <w:t>，</w:t>
      </w:r>
      <w:r w:rsidR="0023461D" w:rsidRPr="0023461D">
        <w:rPr>
          <w:rFonts w:eastAsiaTheme="minorEastAsia"/>
          <w:sz w:val="22"/>
          <w:szCs w:val="22"/>
          <w:lang w:eastAsia="zh-CN"/>
        </w:rPr>
        <w:t>不仅减少了探索的盲目性，而且使树能够高效地应对各种复杂环境，而不仅仅是快速地处理狭窄的通道。</w:t>
      </w:r>
      <w:r w:rsidR="00B4474A" w:rsidRPr="00B4474A">
        <w:rPr>
          <w:rFonts w:eastAsiaTheme="minorEastAsia"/>
          <w:sz w:val="22"/>
          <w:szCs w:val="22"/>
          <w:lang w:eastAsia="zh-CN"/>
        </w:rPr>
        <w:t>结合</w:t>
      </w:r>
      <w:r w:rsidR="00B4474A" w:rsidRPr="00B4474A">
        <w:rPr>
          <w:rFonts w:eastAsiaTheme="minorEastAsia"/>
          <w:sz w:val="22"/>
          <w:szCs w:val="22"/>
          <w:lang w:eastAsia="zh-CN"/>
        </w:rPr>
        <w:t>PID</w:t>
      </w:r>
      <w:r w:rsidR="00B4474A" w:rsidRPr="00B4474A">
        <w:rPr>
          <w:rFonts w:eastAsiaTheme="minorEastAsia"/>
          <w:sz w:val="22"/>
          <w:szCs w:val="22"/>
          <w:lang w:eastAsia="zh-CN"/>
        </w:rPr>
        <w:t>控制器</w:t>
      </w:r>
      <w:r w:rsidRPr="00F35CF3">
        <w:rPr>
          <w:rFonts w:eastAsiaTheme="minorEastAsia"/>
          <w:sz w:val="22"/>
          <w:szCs w:val="22"/>
          <w:lang w:eastAsia="zh-CN"/>
        </w:rPr>
        <w:t>构建动态</w:t>
      </w:r>
      <w:r>
        <w:rPr>
          <w:rFonts w:eastAsiaTheme="minorEastAsia" w:hint="eastAsia"/>
          <w:sz w:val="22"/>
          <w:szCs w:val="22"/>
          <w:lang w:eastAsia="zh-CN"/>
        </w:rPr>
        <w:t>知情采样子集</w:t>
      </w:r>
      <w:r w:rsidR="00B4474A" w:rsidRPr="00B4474A">
        <w:rPr>
          <w:rFonts w:eastAsiaTheme="minorEastAsia"/>
          <w:sz w:val="22"/>
          <w:szCs w:val="22"/>
          <w:lang w:eastAsia="zh-CN"/>
        </w:rPr>
        <w:t>，自适应权衡全局探索与局部精准采样的比例，有效引导双树协同推进并规避无效扩展</w:t>
      </w:r>
      <w:r>
        <w:rPr>
          <w:rFonts w:eastAsiaTheme="minorEastAsia" w:hint="eastAsia"/>
          <w:sz w:val="22"/>
          <w:szCs w:val="22"/>
          <w:lang w:eastAsia="zh-CN"/>
        </w:rPr>
        <w:t>，</w:t>
      </w:r>
      <w:r w:rsidRPr="00F35CF3">
        <w:rPr>
          <w:rFonts w:eastAsiaTheme="minorEastAsia"/>
          <w:sz w:val="22"/>
          <w:szCs w:val="22"/>
          <w:lang w:eastAsia="zh-CN"/>
        </w:rPr>
        <w:t>保证可行性的</w:t>
      </w:r>
      <w:r>
        <w:rPr>
          <w:rFonts w:eastAsiaTheme="minorEastAsia" w:hint="eastAsia"/>
          <w:sz w:val="22"/>
          <w:szCs w:val="22"/>
          <w:lang w:eastAsia="zh-CN"/>
        </w:rPr>
        <w:t>同时</w:t>
      </w:r>
      <w:r w:rsidRPr="00F35CF3">
        <w:rPr>
          <w:rFonts w:eastAsiaTheme="minorEastAsia"/>
          <w:sz w:val="22"/>
          <w:szCs w:val="22"/>
          <w:lang w:eastAsia="zh-CN"/>
        </w:rPr>
        <w:t>加速算法收敛</w:t>
      </w:r>
      <w:r>
        <w:rPr>
          <w:rFonts w:eastAsiaTheme="minorEastAsia" w:hint="eastAsia"/>
          <w:sz w:val="22"/>
          <w:szCs w:val="22"/>
          <w:lang w:eastAsia="zh-CN"/>
        </w:rPr>
        <w:t>过程</w:t>
      </w:r>
      <w:r w:rsidR="00B4474A" w:rsidRPr="00B4474A">
        <w:rPr>
          <w:rFonts w:eastAsiaTheme="minorEastAsia"/>
          <w:sz w:val="22"/>
          <w:szCs w:val="22"/>
          <w:lang w:eastAsia="zh-CN"/>
        </w:rPr>
        <w:t>。</w:t>
      </w:r>
      <w:r>
        <w:rPr>
          <w:rFonts w:eastAsiaTheme="minorEastAsia" w:hint="eastAsia"/>
          <w:sz w:val="22"/>
          <w:szCs w:val="22"/>
          <w:lang w:eastAsia="zh-CN"/>
        </w:rPr>
        <w:t>通过</w:t>
      </w:r>
      <w:r w:rsidR="00B4474A" w:rsidRPr="00B4474A">
        <w:rPr>
          <w:rFonts w:eastAsiaTheme="minorEastAsia"/>
          <w:sz w:val="22"/>
          <w:szCs w:val="22"/>
          <w:lang w:eastAsia="zh-CN"/>
        </w:rPr>
        <w:t>融合非对称超椭球体约束策略与三维帕累托支配节点选择机制，同时在探索效率、路径代价与曲折度之间动态平衡，显著加快了向最优路径解的收敛速度。</w:t>
      </w:r>
    </w:p>
    <w:p w14:paraId="39090F27" w14:textId="767EC784" w:rsidR="00B4474A" w:rsidRPr="00E17DA1" w:rsidRDefault="00E17DA1" w:rsidP="00E14720">
      <w:pPr>
        <w:pStyle w:val="a3"/>
        <w:spacing w:before="9" w:line="261" w:lineRule="auto"/>
        <w:ind w:left="220" w:right="110" w:firstLine="500"/>
        <w:jc w:val="both"/>
        <w:rPr>
          <w:rFonts w:eastAsiaTheme="minorEastAsia"/>
          <w:sz w:val="22"/>
          <w:szCs w:val="22"/>
          <w:lang w:eastAsia="zh-CN"/>
        </w:rPr>
      </w:pPr>
      <w:r>
        <w:rPr>
          <w:rFonts w:eastAsiaTheme="minorEastAsia" w:hint="eastAsia"/>
          <w:sz w:val="22"/>
          <w:szCs w:val="22"/>
          <w:lang w:eastAsia="zh-CN"/>
        </w:rPr>
        <w:t>经过</w:t>
      </w:r>
      <w:r w:rsidR="00B4474A" w:rsidRPr="00B4474A">
        <w:rPr>
          <w:rFonts w:eastAsiaTheme="minorEastAsia"/>
          <w:sz w:val="22"/>
          <w:szCs w:val="22"/>
          <w:lang w:eastAsia="zh-CN"/>
        </w:rPr>
        <w:t>大量的仿真实验</w:t>
      </w:r>
      <w:r w:rsidR="00E14720" w:rsidRPr="00E17DA1">
        <w:rPr>
          <w:rFonts w:eastAsiaTheme="minorEastAsia"/>
          <w:sz w:val="22"/>
          <w:szCs w:val="22"/>
          <w:lang w:eastAsia="zh-CN"/>
        </w:rPr>
        <w:t>，针对不同障碍密度与空间维度场景，</w:t>
      </w:r>
      <w:r w:rsidR="00B4474A" w:rsidRPr="00B4474A">
        <w:rPr>
          <w:rFonts w:eastAsiaTheme="minorEastAsia"/>
          <w:sz w:val="22"/>
          <w:szCs w:val="22"/>
          <w:lang w:eastAsia="zh-CN"/>
        </w:rPr>
        <w:t>系统验证了</w:t>
      </w:r>
      <w:r w:rsidR="00E14720" w:rsidRPr="00B4474A">
        <w:rPr>
          <w:rFonts w:eastAsiaTheme="minorEastAsia"/>
          <w:sz w:val="22"/>
          <w:szCs w:val="22"/>
          <w:lang w:eastAsia="zh-CN"/>
        </w:rPr>
        <w:t>算法</w:t>
      </w:r>
      <w:r w:rsidR="00B4474A" w:rsidRPr="00B4474A">
        <w:rPr>
          <w:rFonts w:eastAsiaTheme="minorEastAsia"/>
          <w:sz w:val="22"/>
          <w:szCs w:val="22"/>
          <w:lang w:eastAsia="zh-CN"/>
        </w:rPr>
        <w:t>的优越性，证明了</w:t>
      </w:r>
      <w:r w:rsidR="00B4474A" w:rsidRPr="00B4474A">
        <w:rPr>
          <w:rFonts w:eastAsiaTheme="minorEastAsia"/>
          <w:sz w:val="22"/>
          <w:szCs w:val="22"/>
          <w:lang w:eastAsia="zh-CN"/>
        </w:rPr>
        <w:t>SC-RRT</w:t>
      </w:r>
      <w:r w:rsidR="00B4474A" w:rsidRPr="00B4474A">
        <w:rPr>
          <w:rFonts w:eastAsiaTheme="minorEastAsia"/>
          <w:sz w:val="22"/>
          <w:szCs w:val="22"/>
          <w:lang w:eastAsia="zh-CN"/>
        </w:rPr>
        <w:t>在各类复杂障碍环境下的路径规划中具备优异的稳定性、鲁棒性及工程应用价值。</w:t>
      </w:r>
    </w:p>
    <w:p w14:paraId="3FFB7F16" w14:textId="5C3A061B" w:rsidR="00B4474A" w:rsidRPr="00B4474A" w:rsidRDefault="00B4474A" w:rsidP="00B4474A">
      <w:pPr>
        <w:pStyle w:val="a3"/>
        <w:spacing w:before="9" w:line="261" w:lineRule="auto"/>
        <w:ind w:left="220" w:right="110" w:firstLine="500"/>
        <w:jc w:val="both"/>
        <w:rPr>
          <w:rFonts w:eastAsiaTheme="minorEastAsia"/>
          <w:lang w:eastAsia="zh-CN"/>
        </w:rPr>
      </w:pPr>
    </w:p>
    <w:p w14:paraId="3C45FE5F" w14:textId="77777777" w:rsidR="00B4474A" w:rsidRPr="00B4474A" w:rsidRDefault="00B4474A" w:rsidP="00F35CF3">
      <w:pPr>
        <w:pStyle w:val="a3"/>
        <w:spacing w:before="9" w:line="261" w:lineRule="auto"/>
        <w:ind w:left="220" w:right="110" w:firstLine="500"/>
        <w:jc w:val="both"/>
        <w:rPr>
          <w:rFonts w:eastAsiaTheme="minorEastAsia" w:hint="eastAsia"/>
          <w:sz w:val="22"/>
          <w:szCs w:val="22"/>
          <w:lang w:eastAsia="zh-CN"/>
        </w:rPr>
      </w:pPr>
    </w:p>
    <w:p w14:paraId="6BED55A4" w14:textId="77777777" w:rsidR="00365D63" w:rsidRDefault="00365D63">
      <w:pPr>
        <w:pStyle w:val="a3"/>
        <w:rPr>
          <w:rFonts w:eastAsiaTheme="minorEastAsia"/>
          <w:sz w:val="21"/>
          <w:lang w:eastAsia="zh-CN"/>
        </w:rPr>
      </w:pPr>
    </w:p>
    <w:p w14:paraId="17E1B645" w14:textId="33154412" w:rsidR="00E17DA1" w:rsidRP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This paper proposes an SC-RRT path planning algorithm based on adaptive bidirectional superellipsoid constraint sampling. It aims to solve the problems of traditional algorithms such as large redundant computation, low convergence efficiency, and poor path quality caused by uniform sampling in the entire space, and is particularly suitable for complex working environments with high dimensions and dense obstacles.</w:t>
      </w:r>
    </w:p>
    <w:p w14:paraId="5278EABB" w14:textId="77777777" w:rsid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Based on the bidirectional parallel expansion framework, the algorithm introduces an intermediate point guidance mechanism, decomposing the global path planning process into several sub-problems with clear geometric constraints. Combined with a PID controller, a dynamic informed sampling subset is constructed to adaptively balance the ratio of global exploration and local precise sampling, effectively guiding the collaborative advancement of dual trees and avoiding invalid expansion, ensuring feasibility while accelerating the algorithm convergence process. By integrating the asymmetric superellipsoid constraint strategy and the three-dimensional Pareto-dominant node selection mechanism, the algorithm dynamically balances exploration efficiency, path cost, and tortuosity, significantly accelerating the convergence speed to the optimal path solution.</w:t>
      </w:r>
    </w:p>
    <w:p w14:paraId="0E105176" w14:textId="7D481C77" w:rsidR="00E17DA1" w:rsidRP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Through extensive simulation experiments, the superiority of the algorithm has been systematically verified for scenarios with different obstacle densities and spatial dimensions, proving that SC-RRT has excellent stability, robustness, and engineering application value in path planning under various complex obstacle environments.</w:t>
      </w:r>
    </w:p>
    <w:p w14:paraId="3DBD63D4" w14:textId="77777777" w:rsidR="00E17DA1" w:rsidRPr="00E17DA1" w:rsidRDefault="00E17DA1">
      <w:pPr>
        <w:pStyle w:val="a3"/>
        <w:rPr>
          <w:rFonts w:eastAsiaTheme="minorEastAsia"/>
          <w:sz w:val="21"/>
          <w:lang w:eastAsia="zh-CN"/>
        </w:rPr>
      </w:pPr>
    </w:p>
    <w:p w14:paraId="40A6DAFE" w14:textId="77777777" w:rsidR="00E17DA1" w:rsidRDefault="00E17DA1">
      <w:pPr>
        <w:pStyle w:val="a3"/>
        <w:rPr>
          <w:rFonts w:eastAsiaTheme="minorEastAsia"/>
          <w:sz w:val="21"/>
          <w:lang w:eastAsia="zh-CN"/>
        </w:rPr>
      </w:pPr>
    </w:p>
    <w:p w14:paraId="22A41D31" w14:textId="77777777" w:rsidR="00E17DA1" w:rsidRPr="00365D63" w:rsidRDefault="00E17DA1">
      <w:pPr>
        <w:pStyle w:val="a3"/>
        <w:rPr>
          <w:rFonts w:eastAsiaTheme="minorEastAsia" w:hint="eastAsia"/>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2831DCA0" w14:textId="77777777" w:rsidR="00491CA9" w:rsidRPr="00491CA9" w:rsidRDefault="00491CA9">
      <w:pPr>
        <w:rPr>
          <w:rFonts w:eastAsiaTheme="minorEastAsia" w:hint="eastAsia"/>
          <w:sz w:val="19"/>
          <w:lang w:eastAsia="zh-CN"/>
        </w:rPr>
        <w:sectPr w:rsidR="00491CA9" w:rsidRPr="00491CA9" w:rsidSect="00927F8F">
          <w:footerReference w:type="even" r:id="rId10"/>
          <w:footerReference w:type="default" r:id="rId11"/>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2" w:name="1_Introduction"/>
      <w:bookmarkEnd w:id="2"/>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3"/>
      <w:r w:rsidRPr="003C1621">
        <w:rPr>
          <w:rFonts w:eastAsiaTheme="minorEastAsia"/>
          <w:lang w:eastAsia="zh-CN"/>
        </w:rPr>
        <w:t xml:space="preserve">Huang </w:t>
      </w:r>
      <w:r w:rsidRPr="003C1621">
        <w:rPr>
          <w:rFonts w:eastAsiaTheme="minorEastAsia"/>
          <w:lang w:eastAsia="zh-CN"/>
        </w:rPr>
        <w:t>等提出的</w:t>
      </w:r>
      <w:bookmarkStart w:id="4" w:name="OLE_LINK3"/>
      <w:r w:rsidR="00491CA9" w:rsidRPr="00491CA9">
        <w:rPr>
          <w:rFonts w:eastAsiaTheme="minorEastAsia"/>
          <w:lang w:eastAsia="zh-CN"/>
        </w:rPr>
        <w:t>MS-BI-RRT*</w:t>
      </w:r>
      <w:bookmarkEnd w:id="4"/>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3"/>
      <w:r w:rsidR="00E4440F" w:rsidRPr="003C1621">
        <w:rPr>
          <w:rStyle w:val="af0"/>
          <w:rFonts w:eastAsiaTheme="minorEastAsia"/>
          <w:sz w:val="22"/>
          <w:szCs w:val="22"/>
          <w:lang w:eastAsia="zh-CN"/>
        </w:rPr>
        <w:commentReference w:id="3"/>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5"/>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5"/>
      <w:r w:rsidR="0023461D" w:rsidRPr="00686BC8">
        <w:rPr>
          <w:rStyle w:val="af0"/>
          <w:rFonts w:eastAsiaTheme="minorEastAsia"/>
          <w:sz w:val="22"/>
          <w:szCs w:val="22"/>
          <w:lang w:eastAsia="zh-CN"/>
        </w:rPr>
        <w:commentReference w:id="5"/>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7F9B8160" w14:textId="62194CC4" w:rsidR="002B175F" w:rsidRDefault="00431043" w:rsidP="00B670EB">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p w14:paraId="5D27FE97" w14:textId="77777777" w:rsidR="00B670EB" w:rsidRPr="00046DC6" w:rsidRDefault="00B670EB" w:rsidP="00B670EB">
      <w:pPr>
        <w:spacing w:line="262" w:lineRule="auto"/>
        <w:ind w:firstLineChars="200" w:firstLine="440"/>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6"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p w14:paraId="0B8FD97A" w14:textId="7B5ED87F" w:rsidR="001B4D3B" w:rsidRPr="00E97F44" w:rsidRDefault="001B4D3B" w:rsidP="00E97F44">
      <w:pPr>
        <w:pStyle w:val="11"/>
        <w:numPr>
          <w:ilvl w:val="1"/>
          <w:numId w:val="5"/>
        </w:numPr>
        <w:tabs>
          <w:tab w:val="left" w:pos="474"/>
        </w:tabs>
        <w:spacing w:before="109"/>
        <w:rPr>
          <w:rFonts w:ascii="Times New Roman" w:hAnsi="Times New Roman" w:cs="Times New Roman"/>
          <w:spacing w:val="-2"/>
          <w:w w:val="110"/>
        </w:rPr>
      </w:pPr>
      <w:bookmarkStart w:id="7" w:name="OLE_LINK2"/>
      <w:bookmarkEnd w:id="6"/>
      <w:r w:rsidRPr="00E97F44">
        <w:rPr>
          <w:rFonts w:ascii="宋体" w:eastAsia="宋体" w:hAnsi="宋体" w:cs="宋体" w:hint="eastAsia"/>
          <w:spacing w:val="-2"/>
          <w:w w:val="110"/>
        </w:rPr>
        <w:t>算法设计思路</w:t>
      </w:r>
    </w:p>
    <w:p w14:paraId="5AA8A4F8" w14:textId="1A06ED77"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w:t>
      </w:r>
      <w:r w:rsidR="00A81A1C" w:rsidRPr="00A81A1C">
        <w:rPr>
          <w:rFonts w:eastAsiaTheme="minorEastAsia"/>
          <w:lang w:eastAsia="zh-CN"/>
        </w:rPr>
        <w:t>现有知情采样改进方法在搜索效率、采样分布质量与环境适应性方面仍存在提升空间。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所示。该方法在传统知情采样框架的基础上，引入中介</w:t>
      </w:r>
      <w:r w:rsidR="00A81A1C" w:rsidRPr="00E97F44">
        <w:rPr>
          <w:rFonts w:eastAsiaTheme="minorEastAsia"/>
          <w:color w:val="000000" w:themeColor="text1"/>
          <w:lang w:eastAsia="zh-CN"/>
        </w:rPr>
        <w:t>点</w:t>
      </w:r>
      <w:r w:rsidR="00E97F44" w:rsidRPr="00E97F44">
        <w:rPr>
          <w:rFonts w:eastAsiaTheme="minorEastAsia"/>
          <w:color w:val="000000" w:themeColor="text1"/>
          <w:lang w:eastAsia="zh-CN"/>
        </w:rPr>
        <w:t>引导与双向并行扩展机制，通过动态调节采样子集的空间范围，实现对采样过程的有效约束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7"/>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7CCAB1D3"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39F9D4E1" w14:textId="3BA783E1" w:rsidR="00EF5B1C" w:rsidRPr="00A32805" w:rsidRDefault="004204A8" w:rsidP="00A32805">
      <w:pPr>
        <w:pStyle w:val="11"/>
        <w:numPr>
          <w:ilvl w:val="1"/>
          <w:numId w:val="5"/>
        </w:numPr>
        <w:tabs>
          <w:tab w:val="left" w:pos="474"/>
        </w:tabs>
        <w:spacing w:before="109"/>
        <w:rPr>
          <w:rFonts w:ascii="宋体" w:eastAsia="宋体" w:hAnsi="宋体" w:cs="宋体" w:hint="eastAsia"/>
          <w:spacing w:val="-2"/>
          <w:w w:val="110"/>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r w:rsidR="00AF4685" w:rsidRPr="00A32805">
        <w:rPr>
          <w:rFonts w:ascii="宋体" w:eastAsia="宋体" w:hAnsi="宋体" w:cs="宋体" w:hint="eastAsia"/>
          <w:spacing w:val="-2"/>
          <w:w w:val="110"/>
        </w:rPr>
        <w:t xml:space="preserve"> </w:t>
      </w:r>
    </w:p>
    <w:p w14:paraId="28DC8BD5" w14:textId="77777777" w:rsidR="00EF5B1C" w:rsidRPr="00E97F44" w:rsidRDefault="00EF5B1C" w:rsidP="00A32805">
      <w:pPr>
        <w:pStyle w:val="11"/>
        <w:numPr>
          <w:ilvl w:val="2"/>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61C8296F" w:rsidR="0059054C" w:rsidRDefault="00B670EB" w:rsidP="007675FE">
      <w:pPr>
        <w:ind w:firstLineChars="200" w:firstLine="440"/>
        <w:rPr>
          <w:rFonts w:eastAsiaTheme="minorEastAsia"/>
          <w:lang w:eastAsia="zh-CN"/>
        </w:rPr>
      </w:pPr>
      <w:r w:rsidRPr="00B670EB">
        <w:rPr>
          <w:rFonts w:eastAsiaTheme="minorEastAsia"/>
          <w:lang w:eastAsia="zh-CN"/>
        </w:rPr>
        <w:t>传统</w:t>
      </w:r>
      <w:r w:rsidRPr="00B670EB">
        <w:rPr>
          <w:rFonts w:eastAsiaTheme="minorEastAsia"/>
          <w:lang w:eastAsia="zh-CN"/>
        </w:rPr>
        <w:t xml:space="preserve"> RRT </w:t>
      </w:r>
      <w:r w:rsidRPr="00B670EB">
        <w:rPr>
          <w:rFonts w:eastAsiaTheme="minorEastAsia"/>
          <w:lang w:eastAsia="zh-CN"/>
        </w:rPr>
        <w:t>系列算法采用均匀随机采样策略，在高维或障碍密集环境中易产生大量无效采样点，导致算法搜索效率显著降低。</w:t>
      </w:r>
      <w:r w:rsidRPr="00B670EB">
        <w:rPr>
          <w:rFonts w:eastAsiaTheme="minorEastAsia"/>
          <w:lang w:eastAsia="zh-CN"/>
        </w:rPr>
        <w:t xml:space="preserve">Dynamic RRT </w:t>
      </w:r>
      <w:r w:rsidRPr="00B670EB">
        <w:rPr>
          <w:rFonts w:eastAsiaTheme="minorEastAsia"/>
          <w:lang w:eastAsia="zh-CN"/>
        </w:rPr>
        <w:t>算法通过引入启发式超椭球体知情子集约束采样过程，无需预先计算初始路径，而是基于扩展节点的路径代价估计直接构造采样空间，有效提升了新节点生成的针对性</w:t>
      </w:r>
      <w:r w:rsidRPr="00B670EB">
        <w:rPr>
          <w:rFonts w:eastAsiaTheme="minorEastAsia"/>
          <w:lang w:eastAsia="zh-CN"/>
        </w:rPr>
        <w:t xml:space="preserve"> [16]</w:t>
      </w:r>
      <w:r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w:t>
      </w:r>
      <w:r w:rsidR="00FE2418" w:rsidRPr="00AA51A2">
        <w:rPr>
          <w:rFonts w:eastAsiaTheme="minorEastAsia"/>
          <w:lang w:eastAsia="zh-CN"/>
        </w:rPr>
        <w:t>仍可能</w:t>
      </w:r>
      <w:r w:rsidR="00FE2418" w:rsidRPr="00CC3DCA">
        <w:rPr>
          <w:rFonts w:eastAsiaTheme="minorEastAsia"/>
          <w:lang w:eastAsia="zh-CN"/>
        </w:rPr>
        <w:t>造成大量节点诞生于高代价或窄通道区域，</w:t>
      </w:r>
      <w:r w:rsidR="00FE2418" w:rsidRPr="00AA51A2">
        <w:rPr>
          <w:rFonts w:eastAsiaTheme="minorEastAsia"/>
          <w:lang w:eastAsia="zh-CN"/>
        </w:rPr>
        <w:t>影响整体扩展效率</w:t>
      </w:r>
      <w:r w:rsidRPr="00B670EB">
        <w:rPr>
          <w:rFonts w:eastAsiaTheme="minorEastAsia"/>
          <w:lang w:eastAsia="zh-CN"/>
        </w:rPr>
        <w:t>，难以探索到全局更优路径。</w:t>
      </w:r>
    </w:p>
    <w:p w14:paraId="5B2D9261" w14:textId="067400F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w:t>
      </w:r>
      <w:bookmarkStart w:id="8" w:name="OLE_LINK5"/>
      <w:r w:rsidR="007675FE" w:rsidRPr="00A37489">
        <w:rPr>
          <w:rFonts w:eastAsiaTheme="minorEastAsia" w:hint="eastAsia"/>
          <w:lang w:eastAsia="zh-CN"/>
        </w:rPr>
        <w:t>路径总代价预估</w:t>
      </w:r>
      <w:bookmarkEnd w:id="8"/>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sidR="007731F0" w:rsidRPr="007731F0">
        <w:rPr>
          <w:rFonts w:eastAsiaTheme="minorEastAsia"/>
          <w:lang w:eastAsia="zh-CN"/>
        </w:rPr>
        <w:t>确保采样范围与实际搜索状态精准适配，在保证潜在最优路径覆盖性的同时，最大化压缩无效采样区域。</w:t>
      </w:r>
      <w:r w:rsidR="00FB7B51" w:rsidRPr="00FF471C">
        <w:rPr>
          <w:rFonts w:eastAsiaTheme="minorEastAsia"/>
          <w:highlight w:val="green"/>
          <w:lang w:eastAsia="zh-CN"/>
        </w:rPr>
        <w:t>PID</w:t>
      </w:r>
      <w:r w:rsidR="00FB7B51" w:rsidRPr="00FF471C">
        <w:rPr>
          <w:rFonts w:eastAsiaTheme="minorEastAsia"/>
          <w:highlight w:val="green"/>
          <w:lang w:eastAsia="zh-CN"/>
        </w:rPr>
        <w:t>控制并非用于直接优化路径</w:t>
      </w:r>
      <w:r w:rsidR="00FB7B51" w:rsidRPr="00FF471C">
        <w:rPr>
          <w:rFonts w:eastAsiaTheme="minorEastAsia" w:hint="eastAsia"/>
          <w:highlight w:val="green"/>
          <w:lang w:eastAsia="zh-CN"/>
        </w:rPr>
        <w:t>而</w:t>
      </w:r>
      <w:r w:rsidR="00FB7B51" w:rsidRPr="00FF471C">
        <w:rPr>
          <w:rFonts w:eastAsiaTheme="minorEastAsia"/>
          <w:highlight w:val="green"/>
          <w:lang w:eastAsia="zh-CN"/>
        </w:rPr>
        <w:t>是</w:t>
      </w:r>
      <w:r w:rsidR="00FB7B51" w:rsidRPr="00FF471C">
        <w:rPr>
          <w:rFonts w:eastAsiaTheme="minorEastAsia" w:hint="eastAsia"/>
          <w:highlight w:val="green"/>
          <w:lang w:eastAsia="zh-CN"/>
        </w:rPr>
        <w:t>用于调节采样偏置与收敛速度</w:t>
      </w:r>
      <w:r w:rsidR="00FB7B51" w:rsidRPr="00FF471C">
        <w:rPr>
          <w:rFonts w:eastAsiaTheme="minorEastAsia"/>
          <w:highlight w:val="green"/>
          <w:lang w:eastAsia="zh-CN"/>
        </w:rPr>
        <w:t>，主要影响首次可行</w:t>
      </w:r>
      <w:r w:rsidR="00FB7B51" w:rsidRPr="00FF471C">
        <w:rPr>
          <w:rFonts w:eastAsiaTheme="minorEastAsia" w:hint="eastAsia"/>
          <w:highlight w:val="green"/>
          <w:lang w:eastAsia="zh-CN"/>
        </w:rPr>
        <w:t>解</w:t>
      </w:r>
      <w:r w:rsidR="00FB7B51" w:rsidRPr="00FF471C">
        <w:rPr>
          <w:rFonts w:eastAsiaTheme="minorEastAsia"/>
          <w:highlight w:val="green"/>
          <w:lang w:eastAsia="zh-CN"/>
        </w:rPr>
        <w:lastRenderedPageBreak/>
        <w:t>的获得</w:t>
      </w:r>
      <w:r w:rsidR="00FB7B51" w:rsidRPr="00FF471C">
        <w:rPr>
          <w:rFonts w:eastAsiaTheme="minorEastAsia" w:hint="eastAsia"/>
          <w:highlight w:val="green"/>
          <w:lang w:eastAsia="zh-CN"/>
        </w:rPr>
        <w:t>效率。</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pt;height:23.1pt" o:ole="">
            <v:imagedata r:id="rId18" o:title=""/>
          </v:shape>
          <o:OLEObject Type="Embed" ProgID="Equation.DSMT4" ShapeID="_x0000_i1025" DrawAspect="Content" ObjectID="_1830881522" r:id="rId19"/>
        </w:object>
      </w:r>
    </w:p>
    <w:p w14:paraId="373F5487" w14:textId="03685625"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最终，修正后的</w:t>
      </w:r>
      <w:r w:rsidR="00FB7B51" w:rsidRPr="00A37489">
        <w:rPr>
          <w:rFonts w:eastAsiaTheme="minorEastAsia" w:hint="eastAsia"/>
          <w:lang w:eastAsia="zh-CN"/>
        </w:rPr>
        <w:t>路径总代价预估</w:t>
      </w:r>
      <w:r w:rsidR="00FB7B51" w:rsidRPr="00A37489">
        <w:rPr>
          <w:rFonts w:eastAsiaTheme="minorEastAsia" w:hint="eastAsia"/>
          <w:lang w:eastAsia="zh-CN"/>
        </w:rPr>
        <w:t>F</w:t>
      </w:r>
      <w:r w:rsidR="00FB7B51" w:rsidRPr="00AF4685">
        <w:rPr>
          <w:rFonts w:eastAsiaTheme="minorEastAsia" w:hint="eastAsia"/>
          <w:vertAlign w:val="subscript"/>
          <w:lang w:eastAsia="zh-CN"/>
        </w:rPr>
        <w:t>PID</w:t>
      </w:r>
      <w:r w:rsidR="00FB7B51" w:rsidRPr="00A37489">
        <w:rPr>
          <w:rFonts w:eastAsiaTheme="minorEastAsia" w:hint="eastAsia"/>
          <w:lang w:eastAsia="zh-CN"/>
        </w:rPr>
        <w:t>(c)</w:t>
      </w:r>
      <w:r w:rsidRPr="00FF471C">
        <w:rPr>
          <w:rFonts w:ascii="宋体" w:eastAsia="宋体" w:hAnsi="宋体" w:cs="宋体"/>
          <w:lang w:eastAsia="zh-CN"/>
        </w:rPr>
        <w:t>用于定义超椭球体的长轴参数，实现对采样范围的自适应调节。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21388E58" w:rsidR="004204A8" w:rsidRPr="00E97F44" w:rsidRDefault="003774A1" w:rsidP="00A32805">
      <w:pPr>
        <w:pStyle w:val="11"/>
        <w:numPr>
          <w:ilvl w:val="2"/>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帕累托</w:t>
      </w:r>
      <w:r w:rsidR="00400C60">
        <w:rPr>
          <w:rFonts w:ascii="宋体" w:eastAsia="宋体" w:hAnsi="宋体" w:cs="宋体" w:hint="eastAsia"/>
          <w:spacing w:val="-2"/>
          <w:w w:val="110"/>
          <w:lang w:eastAsia="zh-CN"/>
        </w:rPr>
        <w:t>节点</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策略</w:t>
      </w:r>
    </w:p>
    <w:p w14:paraId="08C7641B" w14:textId="3486B403" w:rsidR="00CB57AD" w:rsidRDefault="004204A8" w:rsidP="00CB57AD">
      <w:pPr>
        <w:spacing w:line="300" w:lineRule="auto"/>
        <w:ind w:firstLine="486"/>
        <w:rPr>
          <w:lang w:eastAsia="zh-CN"/>
        </w:rPr>
      </w:pP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26" type="#_x0000_t75" style="width:24.45pt;height:14.95pt" o:ole="">
            <v:imagedata r:id="rId20" o:title=""/>
          </v:shape>
          <o:OLEObject Type="Embed" ProgID="Equation.DSMT4" ShapeID="_x0000_i1026" DrawAspect="Content" ObjectID="_1830881523" r:id="rId21"/>
        </w:object>
      </w:r>
      <w:r>
        <w:rPr>
          <w:rFonts w:eastAsiaTheme="minorEastAsia" w:hint="eastAsia"/>
          <w:lang w:eastAsia="zh-CN"/>
        </w:rPr>
        <w:t>作为第二第三维度帕累托向量，通过直接量化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9" w:name="OLE_LINK10"/>
    <w:p w14:paraId="6E61C2DC" w14:textId="4940158A" w:rsidR="00CB57AD" w:rsidRDefault="00F824EB" w:rsidP="00CB57AD">
      <w:pPr>
        <w:pStyle w:val="ac"/>
        <w:keepNext/>
        <w:jc w:val="right"/>
      </w:pPr>
      <w:r w:rsidRPr="00F824EB">
        <w:rPr>
          <w:rFonts w:hint="eastAsia"/>
          <w:position w:val="-16"/>
        </w:rPr>
        <w:object w:dxaOrig="8320" w:dyaOrig="520" w14:anchorId="11C718C0">
          <v:shape id="_x0000_i1027" type="#_x0000_t75" style="width:349.8pt;height:21.75pt" o:ole="">
            <v:imagedata r:id="rId22" o:title=""/>
          </v:shape>
          <o:OLEObject Type="Embed" ProgID="Equation.DSMT4" ShapeID="_x0000_i1027" DrawAspect="Content" ObjectID="_1830881524" r:id="rId23"/>
        </w:object>
      </w:r>
      <w:bookmarkEnd w:id="9"/>
    </w:p>
    <w:p w14:paraId="2084C01B" w14:textId="0A1CC441" w:rsidR="00C64B99" w:rsidRDefault="00CB57AD" w:rsidP="0069301B">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w:t>
      </w:r>
      <w:r w:rsidR="00F824EB">
        <w:rPr>
          <w:rFonts w:eastAsiaTheme="minorEastAsia" w:hint="eastAsia"/>
          <w:lang w:eastAsia="zh-CN"/>
        </w:rPr>
        <w:t>取负号以</w:t>
      </w:r>
      <w:r>
        <w:rPr>
          <w:rFonts w:eastAsiaTheme="minorEastAsia" w:hint="eastAsia"/>
          <w:lang w:eastAsia="zh-CN"/>
        </w:rPr>
        <w:t>适配</w:t>
      </w:r>
      <w:r>
        <w:rPr>
          <w:rFonts w:eastAsiaTheme="minorEastAsia" w:hint="eastAsia"/>
          <w:lang w:eastAsia="zh-CN"/>
        </w:rPr>
        <w:t>Pareto</w:t>
      </w:r>
      <w:bookmarkStart w:id="10" w:name="OLE_LINK6"/>
      <w:r>
        <w:rPr>
          <w:rFonts w:eastAsiaTheme="minorEastAsia" w:hint="eastAsia"/>
          <w:lang w:eastAsia="zh-CN"/>
        </w:rPr>
        <w:t>最小</w:t>
      </w:r>
      <w:bookmarkEnd w:id="10"/>
      <w:r>
        <w:rPr>
          <w:rFonts w:eastAsiaTheme="minorEastAsia" w:hint="eastAsia"/>
          <w:lang w:eastAsia="zh-CN"/>
        </w:rPr>
        <w:t>化原则，</w:t>
      </w:r>
      <w:r w:rsidR="00923A6B">
        <w:rPr>
          <w:rFonts w:eastAsiaTheme="minorEastAsia" w:hint="eastAsia"/>
          <w:lang w:eastAsia="zh-CN"/>
        </w:rPr>
        <w:t>可</w:t>
      </w:r>
      <w:r>
        <w:rPr>
          <w:rFonts w:eastAsiaTheme="minorEastAsia" w:hint="eastAsia"/>
          <w:lang w:eastAsia="zh-CN"/>
        </w:rPr>
        <w:t>通过</w:t>
      </w:r>
      <w:r w:rsidR="00923A6B">
        <w:rPr>
          <w:rFonts w:eastAsiaTheme="minorEastAsia" w:hint="eastAsia"/>
          <w:lang w:eastAsia="zh-CN"/>
        </w:rPr>
        <w:t>其</w:t>
      </w:r>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sidR="00923A6B">
        <w:rPr>
          <w:rFonts w:eastAsiaTheme="minorEastAsia" w:hint="eastAsia"/>
          <w:lang w:eastAsia="zh-CN"/>
        </w:rPr>
        <w:t>由</w:t>
      </w:r>
      <w:r>
        <w:rPr>
          <w:rFonts w:eastAsiaTheme="minorEastAsia" w:hint="eastAsia"/>
          <w:lang w:eastAsia="zh-CN"/>
        </w:rPr>
        <w:t>PID</w:t>
      </w:r>
      <w:r>
        <w:rPr>
          <w:rFonts w:eastAsiaTheme="minorEastAsia" w:hint="eastAsia"/>
          <w:lang w:eastAsia="zh-CN"/>
        </w:rPr>
        <w:t>调整后的预估路径总代价，通过最小化路径总代价预估实现选择成本最低的路径，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28" type="#_x0000_t75" style="width:24.45pt;height:14.95pt" o:ole="">
            <v:imagedata r:id="rId20" o:title=""/>
          </v:shape>
          <o:OLEObject Type="Embed" ProgID="Equation.DSMT4" ShapeID="_x0000_i1028" DrawAspect="Content" ObjectID="_1830881525" r:id="rId24"/>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11" w:name="OLE_LINK17"/>
      <w:r w:rsidRPr="00E66D53">
        <w:rPr>
          <w:rFonts w:hint="eastAsia"/>
          <w:position w:val="-10"/>
        </w:rPr>
        <w:object w:dxaOrig="480" w:dyaOrig="300" w14:anchorId="79DE9E7B">
          <v:shape id="_x0000_i1029" type="#_x0000_t75" style="width:24.45pt;height:14.95pt" o:ole="">
            <v:imagedata r:id="rId20" o:title=""/>
          </v:shape>
          <o:OLEObject Type="Embed" ProgID="Equation.DSMT4" ShapeID="_x0000_i1029" DrawAspect="Content" ObjectID="_1830881526" r:id="rId25"/>
        </w:object>
      </w:r>
      <w:bookmarkEnd w:id="11"/>
      <w:r w:rsidRPr="003A789E">
        <w:rPr>
          <w:rFonts w:ascii="宋体" w:eastAsia="宋体" w:hAnsi="宋体" w:cs="宋体"/>
          <w:lang w:eastAsia="zh-CN"/>
        </w:rPr>
        <w:t>越大表示路径越曲折</w:t>
      </w:r>
      <w:r>
        <w:rPr>
          <w:rFonts w:eastAsiaTheme="minorEastAsia" w:hint="eastAsia"/>
          <w:lang w:eastAsia="zh-CN"/>
        </w:rPr>
        <w:t>。</w:t>
      </w:r>
    </w:p>
    <w:p w14:paraId="2C1B5E74" w14:textId="5DF87D54" w:rsidR="008340F8" w:rsidRPr="00E97F44" w:rsidRDefault="00B726C7" w:rsidP="00A32805">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6D5580CC" w14:textId="538A1DD2" w:rsidR="00E34F27" w:rsidRDefault="00B670EB" w:rsidP="00E34F27">
      <w:pPr>
        <w:ind w:firstLine="360"/>
        <w:rPr>
          <w:lang w:eastAsia="zh-CN"/>
        </w:rPr>
      </w:pPr>
      <w:r w:rsidRPr="00B670EB">
        <w:rPr>
          <w:rFonts w:eastAsiaTheme="minorEastAsia"/>
          <w:lang w:eastAsia="zh-CN"/>
        </w:rPr>
        <w:t>在过往研究中，</w:t>
      </w:r>
      <w:r w:rsidRPr="00B670EB">
        <w:rPr>
          <w:rFonts w:eastAsiaTheme="minorEastAsia"/>
          <w:lang w:eastAsia="zh-CN"/>
        </w:rPr>
        <w:t xml:space="preserve">Dynamic RRT </w:t>
      </w:r>
      <w:r w:rsidRPr="00B670EB">
        <w:rPr>
          <w:rFonts w:eastAsiaTheme="minorEastAsia"/>
          <w:lang w:eastAsia="zh-CN"/>
        </w:rPr>
        <w:t>虽通过知情子集约束优化了采样效率，但单一方向的采样空间设定难以适配复杂环境下的多区域探索需求</w:t>
      </w:r>
      <w:r w:rsidRPr="00B670EB">
        <w:rPr>
          <w:rFonts w:eastAsiaTheme="minorEastAsia"/>
          <w:lang w:eastAsia="zh-CN"/>
        </w:rPr>
        <w:t xml:space="preserve"> [16]</w:t>
      </w:r>
      <w:r w:rsidRPr="00B670EB">
        <w:rPr>
          <w:rFonts w:eastAsiaTheme="minorEastAsia"/>
          <w:lang w:eastAsia="zh-CN"/>
        </w:rPr>
        <w:t>。与之不同，</w:t>
      </w:r>
      <w:r w:rsidR="00210918">
        <w:rPr>
          <w:rFonts w:eastAsiaTheme="minorEastAsia" w:hint="eastAsia"/>
          <w:lang w:eastAsia="zh-CN"/>
        </w:rPr>
        <w:t>本研究中采用</w:t>
      </w:r>
      <w:r w:rsidR="00DF519A" w:rsidRPr="008340F8">
        <w:rPr>
          <w:rFonts w:eastAsiaTheme="minorEastAsia" w:hint="eastAsia"/>
          <w:lang w:eastAsia="zh-CN"/>
        </w:rPr>
        <w:t>双向规划的策略将</w:t>
      </w:r>
      <w:r w:rsidRPr="00B670EB">
        <w:rPr>
          <w:rFonts w:eastAsiaTheme="minorEastAsia"/>
          <w:lang w:eastAsia="zh-CN"/>
        </w:rPr>
        <w:t>将知情子集约束机制与双向扩展框架融合。</w:t>
      </w:r>
      <w:r w:rsidR="00BE486D" w:rsidRPr="00BE486D">
        <w:rPr>
          <w:rFonts w:eastAsiaTheme="minorEastAsia"/>
          <w:lang w:eastAsia="zh-CN"/>
        </w:rPr>
        <w:t>采样过程中，起点侧树与终点侧树同时进行规划，且两侧超椭球体约束采样范围支持尺寸独立动态调整：</w:t>
      </w:r>
      <w:r w:rsidR="00210918">
        <w:rPr>
          <w:rFonts w:eastAsiaTheme="minorEastAsia" w:hint="eastAsia"/>
          <w:lang w:eastAsia="zh-CN"/>
        </w:rPr>
        <w:t>当树</w:t>
      </w:r>
      <w:r w:rsidR="00210918">
        <w:rPr>
          <w:rFonts w:eastAsiaTheme="minorEastAsia" w:hint="eastAsia"/>
          <w:lang w:eastAsia="zh-CN"/>
        </w:rPr>
        <w:t>A</w:t>
      </w:r>
      <w:r w:rsidR="00210918">
        <w:rPr>
          <w:rFonts w:eastAsiaTheme="minorEastAsia" w:hint="eastAsia"/>
          <w:lang w:eastAsia="zh-CN"/>
        </w:rPr>
        <w:t>生长受阻即遇到密集障碍</w:t>
      </w:r>
      <w:r w:rsidR="00BE486D">
        <w:rPr>
          <w:rFonts w:eastAsiaTheme="minorEastAsia" w:hint="eastAsia"/>
          <w:lang w:eastAsia="zh-CN"/>
        </w:rPr>
        <w:t>或连续扩展</w:t>
      </w:r>
      <w:r w:rsidR="00210918">
        <w:rPr>
          <w:rFonts w:eastAsiaTheme="minorEastAsia" w:hint="eastAsia"/>
          <w:lang w:eastAsia="zh-CN"/>
        </w:rPr>
        <w:t>时，主动扩大采样空间</w:t>
      </w:r>
      <w:r w:rsidR="00BE486D">
        <w:rPr>
          <w:rFonts w:eastAsiaTheme="minorEastAsia" w:hint="eastAsia"/>
          <w:lang w:eastAsia="zh-CN"/>
        </w:rPr>
        <w:t>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(A)</w:t>
      </w:r>
      <w:r w:rsidR="00210918">
        <w:rPr>
          <w:rFonts w:eastAsiaTheme="minorEastAsia" w:hint="eastAsia"/>
          <w:lang w:eastAsia="zh-CN"/>
        </w:rPr>
        <w:t>，若树</w:t>
      </w:r>
      <w:r w:rsidR="00210918">
        <w:rPr>
          <w:rFonts w:eastAsiaTheme="minorEastAsia" w:hint="eastAsia"/>
          <w:lang w:eastAsia="zh-CN"/>
        </w:rPr>
        <w:t>B</w:t>
      </w:r>
      <w:r w:rsidR="00210918">
        <w:rPr>
          <w:rFonts w:eastAsiaTheme="minorEastAsia" w:hint="eastAsia"/>
          <w:lang w:eastAsia="zh-CN"/>
        </w:rPr>
        <w:t>生长顺利，则</w:t>
      </w:r>
      <w:r w:rsidR="00BE486D">
        <w:rPr>
          <w:rFonts w:eastAsiaTheme="minorEastAsia" w:hint="eastAsia"/>
          <w:lang w:eastAsia="zh-CN"/>
        </w:rPr>
        <w:t>主动收缩其采样空间参数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(B)</w:t>
      </w:r>
      <w:r w:rsidR="00210918">
        <w:rPr>
          <w:rFonts w:eastAsiaTheme="minorEastAsia" w:hint="eastAsia"/>
          <w:lang w:eastAsia="zh-CN"/>
        </w:rPr>
        <w:t>，</w:t>
      </w:r>
      <w:r w:rsidR="00BE486D">
        <w:rPr>
          <w:rFonts w:eastAsiaTheme="minorEastAsia" w:hint="eastAsia"/>
          <w:lang w:eastAsia="zh-CN"/>
        </w:rPr>
        <w:t>以</w:t>
      </w:r>
      <w:r w:rsidR="00210918">
        <w:rPr>
          <w:rFonts w:eastAsiaTheme="minorEastAsia" w:hint="eastAsia"/>
          <w:lang w:eastAsia="zh-CN"/>
        </w:rPr>
        <w:t>提高采样精度</w:t>
      </w:r>
      <w:r w:rsidR="00BE486D">
        <w:rPr>
          <w:rFonts w:eastAsiaTheme="minorEastAsia" w:hint="eastAsia"/>
          <w:lang w:eastAsia="zh-CN"/>
        </w:rPr>
        <w:t>并加速收敛</w:t>
      </w:r>
      <w:r w:rsidR="00210918">
        <w:rPr>
          <w:rFonts w:eastAsiaTheme="minorEastAsia" w:hint="eastAsia"/>
          <w:lang w:eastAsia="zh-CN"/>
        </w:rPr>
        <w:t>。</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BE486D">
        <w:rPr>
          <w:rFonts w:eastAsiaTheme="minorEastAsia" w:hint="eastAsia"/>
          <w:lang w:eastAsia="zh-CN"/>
        </w:rPr>
        <w:t>，更通过双向协同与非对称空间调整，</w:t>
      </w:r>
      <w:r w:rsidR="00BE486D" w:rsidRPr="00BE486D">
        <w:rPr>
          <w:rFonts w:eastAsiaTheme="minorEastAsia"/>
          <w:lang w:eastAsia="zh-CN"/>
        </w:rPr>
        <w:t>实现了全局路径规划效率的显著提升，同时有效避免了单一采样空间易陷入局部最优的缺陷，在复杂随机障碍物环境中展现出更强的适应性与稳定性</w:t>
      </w:r>
      <w:r w:rsidR="00DF519A" w:rsidRPr="008340F8">
        <w:rPr>
          <w:rFonts w:eastAsiaTheme="minorEastAsia" w:hint="eastAsia"/>
          <w:lang w:eastAsia="zh-CN"/>
        </w:rPr>
        <w:t>。</w:t>
      </w:r>
    </w:p>
    <w:p w14:paraId="0670BDA4" w14:textId="271F929E" w:rsidR="00E34F27" w:rsidRDefault="00E34F27" w:rsidP="00E34F27">
      <w:pPr>
        <w:ind w:firstLineChars="200" w:firstLine="440"/>
        <w:rPr>
          <w:rFonts w:eastAsiaTheme="minorEastAsia"/>
          <w:lang w:eastAsia="zh-CN"/>
        </w:rPr>
      </w:pPr>
      <w:r w:rsidRPr="00EC4E46">
        <w:rPr>
          <w:rFonts w:eastAsiaTheme="minorEastAsia" w:hint="eastAsia"/>
          <w:lang w:eastAsia="zh-CN"/>
        </w:rPr>
        <w:t>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r>
        <w:rPr>
          <w:rFonts w:eastAsiaTheme="minorEastAsia" w:hint="eastAsia"/>
          <w:lang w:eastAsia="zh-CN"/>
        </w:rPr>
        <w:t>基于</w:t>
      </w:r>
      <w:r w:rsidRPr="00CD4364">
        <w:rPr>
          <w:rFonts w:eastAsiaTheme="minorEastAsia"/>
          <w:lang w:eastAsia="zh-CN"/>
        </w:rPr>
        <w:t>势场法实时计算两棵树的理想汇合位置；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30" type="#_x0000_t75" style="width:317.2pt;height:20.4pt" o:ole="">
            <v:imagedata r:id="rId26" o:title=""/>
          </v:shape>
          <o:OLEObject Type="Embed" ProgID="Equation.DSMT4" ShapeID="_x0000_i1030" DrawAspect="Content" ObjectID="_1830881527" r:id="rId27"/>
        </w:object>
      </w:r>
    </w:p>
    <w:p w14:paraId="25F1715E" w14:textId="5F4F11CD" w:rsidR="00E34F27" w:rsidRPr="00EC525B" w:rsidRDefault="00E34F27" w:rsidP="0069301B">
      <w:pPr>
        <w:pStyle w:val="ac"/>
        <w:keepNext/>
        <w:jc w:val="both"/>
        <w:rPr>
          <w:rFonts w:eastAsiaTheme="minorEastAsia"/>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31" type="#_x0000_t75" style="width:365.45pt;height:20.4pt" o:ole="">
            <v:imagedata r:id="rId28" o:title=""/>
          </v:shape>
          <o:OLEObject Type="Embed" ProgID="Equation.DSMT4" ShapeID="_x0000_i1031" DrawAspect="Content" ObjectID="_1830881528" r:id="rId29"/>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r>
        <w:rPr>
          <w:rFonts w:eastAsiaTheme="minorEastAsia" w:hint="eastAsia"/>
          <w:lang w:eastAsia="zh-CN"/>
        </w:rPr>
        <w:t>c</w:t>
      </w:r>
      <w:r w:rsidRPr="00296567">
        <w:rPr>
          <w:rFonts w:eastAsiaTheme="minorEastAsia" w:hint="eastAsia"/>
          <w:vertAlign w:val="subscript"/>
          <w:lang w:eastAsia="zh-CN"/>
        </w:rPr>
        <w:t>best</w:t>
      </w:r>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32" type="#_x0000_t75" style="width:65.2pt;height:17pt" o:ole="">
            <v:imagedata r:id="rId30" o:title=""/>
          </v:shape>
          <o:OLEObject Type="Embed" ProgID="Equation.DSMT4" ShapeID="_x0000_i1032" DrawAspect="Content" ObjectID="_1830881529" r:id="rId31"/>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33" type="#_x0000_t75" style="width:44.15pt;height:29.2pt" o:ole="">
            <v:imagedata r:id="rId32" o:title=""/>
          </v:shape>
          <o:OLEObject Type="Embed" ProgID="Equation.DSMT4" ShapeID="_x0000_i1033" DrawAspect="Content" ObjectID="_1830881530" r:id="rId33"/>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34" type="#_x0000_t75" style="width:57.05pt;height:19pt" o:ole="">
            <v:imagedata r:id="rId34" o:title=""/>
          </v:shape>
          <o:OLEObject Type="Embed" ProgID="Equation.DSMT4" ShapeID="_x0000_i1034" DrawAspect="Content" ObjectID="_1830881531" r:id="rId35"/>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35" type="#_x0000_t75" style="width:414.35pt;height:21.75pt" o:ole="">
            <v:imagedata r:id="rId36" o:title=""/>
          </v:shape>
          <o:OLEObject Type="Embed" ProgID="Equation.DSMT4" ShapeID="_x0000_i1035" DrawAspect="Content" ObjectID="_1830881532" r:id="rId37"/>
        </w:object>
      </w:r>
    </w:p>
    <w:p w14:paraId="01F57C19" w14:textId="554756A8"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r w:rsidR="00294455">
        <w:rPr>
          <w:rFonts w:eastAsiaTheme="minorEastAsia" w:hint="eastAsia"/>
          <w:lang w:eastAsia="zh-CN"/>
        </w:rPr>
        <w:t>W</w:t>
      </w:r>
      <w:r w:rsidR="00294455" w:rsidRPr="00294455">
        <w:rPr>
          <w:rFonts w:eastAsiaTheme="minorEastAsia"/>
          <w:vertAlign w:val="subscript"/>
          <w:lang w:eastAsia="zh-CN"/>
        </w:rPr>
        <w:t>free</w:t>
      </w:r>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x</w:t>
      </w:r>
      <w:r w:rsidR="00E239F4" w:rsidRPr="00C771B3">
        <w:rPr>
          <w:rFonts w:eastAsiaTheme="minorEastAsia"/>
          <w:vertAlign w:val="subscript"/>
          <w:lang w:eastAsia="zh-CN"/>
        </w:rPr>
        <w:t>center</w:t>
      </w:r>
      <w:r w:rsidR="00E239F4" w:rsidRPr="00E239F4">
        <w:rPr>
          <w:rFonts w:eastAsiaTheme="minorEastAsia"/>
          <w:lang w:eastAsia="zh-CN"/>
        </w:rPr>
        <w:t xml:space="preserve"> </w:t>
      </w:r>
      <w:r w:rsidR="00E239F4" w:rsidRPr="00E239F4">
        <w:rPr>
          <w:rFonts w:eastAsiaTheme="minorEastAsia"/>
          <w:lang w:eastAsia="zh-CN"/>
        </w:rPr>
        <w:t>为中心的超椭球约束范围内</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36" type="#_x0000_t75" style="width:313.15pt;height:42.1pt" o:ole="">
            <v:imagedata r:id="rId38" o:title=""/>
          </v:shape>
          <o:OLEObject Type="Embed" ProgID="Equation.DSMT4" ShapeID="_x0000_i1036" DrawAspect="Content" ObjectID="_1830881533" r:id="rId39"/>
        </w:object>
      </w:r>
    </w:p>
    <w:p w14:paraId="3770C8F8" w14:textId="0C10C825" w:rsidR="00122769" w:rsidRPr="0069301B" w:rsidRDefault="00122769" w:rsidP="0069301B">
      <w:pPr>
        <w:rPr>
          <w:lang w:eastAsia="zh-CN"/>
        </w:rPr>
      </w:pPr>
      <w:r>
        <w:rPr>
          <w:rFonts w:eastAsiaTheme="minorEastAsia" w:hint="eastAsia"/>
          <w:lang w:eastAsia="zh-CN"/>
        </w:rPr>
        <w:t>其中</w:t>
      </w:r>
      <w:r w:rsidR="0069301B" w:rsidRPr="0069301B">
        <w:rPr>
          <w:rFonts w:hint="eastAsia"/>
          <w:position w:val="-14"/>
        </w:rPr>
        <w:object w:dxaOrig="740" w:dyaOrig="440" w14:anchorId="2CC06124">
          <v:shape id="_x0000_i1037" type="#_x0000_t75" style="width:30.55pt;height:17.65pt" o:ole="">
            <v:imagedata r:id="rId40" o:title=""/>
          </v:shape>
          <o:OLEObject Type="Embed" ProgID="Equation.DSMT4" ShapeID="_x0000_i1037" DrawAspect="Content" ObjectID="_1830881534" r:id="rId41"/>
        </w:object>
      </w:r>
      <w:r>
        <w:rPr>
          <w:rFonts w:eastAsiaTheme="minorEastAsia" w:hint="eastAsia"/>
          <w:lang w:eastAsia="zh-CN"/>
        </w:rPr>
        <w:t>为焦点中心</w:t>
      </w:r>
      <w:r w:rsidR="00950E52">
        <w:rPr>
          <w:rFonts w:eastAsiaTheme="minorEastAsia" w:hint="eastAsia"/>
          <w:lang w:eastAsia="zh-CN"/>
        </w:rPr>
        <w:t>，焦距</w:t>
      </w:r>
      <w:r w:rsidR="0069301B" w:rsidRPr="0069301B">
        <w:rPr>
          <w:rFonts w:hint="eastAsia"/>
          <w:position w:val="-14"/>
        </w:rPr>
        <w:object w:dxaOrig="600" w:dyaOrig="440" w14:anchorId="6FE64CBA">
          <v:shape id="_x0000_i1038" type="#_x0000_t75" style="width:25.15pt;height:17.65pt" o:ole="">
            <v:imagedata r:id="rId42" o:title=""/>
          </v:shape>
          <o:OLEObject Type="Embed" ProgID="Equation.DSMT4" ShapeID="_x0000_i1038" DrawAspect="Content" ObjectID="_1830881535" r:id="rId43"/>
        </w:objec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12"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39" type="#_x0000_t75" style="width:381.05pt;height:42.1pt" o:ole="">
            <v:imagedata r:id="rId44" o:title=""/>
          </v:shape>
          <o:OLEObject Type="Embed" ProgID="Equation.DSMT4" ShapeID="_x0000_i1039" DrawAspect="Content" ObjectID="_1830881536" r:id="rId45"/>
        </w:object>
      </w:r>
      <w:bookmarkEnd w:id="12"/>
    </w:p>
    <w:p w14:paraId="070B38CD" w14:textId="7A71B8A4" w:rsidR="00DE3803" w:rsidRDefault="00DE3803" w:rsidP="0069301B">
      <w:pPr>
        <w:rPr>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r>
        <w:rPr>
          <w:rFonts w:eastAsiaTheme="minorEastAsia" w:hint="eastAsia"/>
          <w:lang w:eastAsia="zh-CN"/>
        </w:rPr>
        <w:t>c</w:t>
      </w:r>
      <w:r w:rsidRPr="00DE3803">
        <w:rPr>
          <w:rFonts w:eastAsiaTheme="minorEastAsia" w:hint="eastAsia"/>
          <w:vertAlign w:val="subscript"/>
          <w:lang w:eastAsia="zh-CN"/>
        </w:rPr>
        <w:t>min</w:t>
      </w:r>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40" type="#_x0000_t75" style="width:127pt;height:17.65pt" o:ole="">
            <v:imagedata r:id="rId46" o:title=""/>
          </v:shape>
          <o:OLEObject Type="Embed" ProgID="Equation.DSMT4" ShapeID="_x0000_i1040" DrawAspect="Content" ObjectID="_1830881537" r:id="rId47"/>
        </w:object>
      </w:r>
      <w:r w:rsidR="00D3756B">
        <w:rPr>
          <w:rFonts w:eastAsiaTheme="minorEastAsia" w:hint="eastAsia"/>
          <w:lang w:eastAsia="zh-CN"/>
        </w:rPr>
        <w:t>确保超椭球体不会退化成点或线段</w:t>
      </w:r>
      <w:r>
        <w:rPr>
          <w:rFonts w:ascii="宋体" w:eastAsia="宋体" w:hAnsi="宋体" w:cs="宋体" w:hint="eastAsia"/>
          <w:lang w:eastAsia="zh-CN"/>
        </w:rPr>
        <w:t>，</w:t>
      </w:r>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p>
    <w:p w14:paraId="1DC2919B" w14:textId="7BD13AD4" w:rsidR="005D5603" w:rsidRPr="00C25CE3" w:rsidRDefault="005D5603" w:rsidP="00B726C7">
      <w:pPr>
        <w:ind w:firstLineChars="200" w:firstLine="440"/>
        <w:rPr>
          <w:rFonts w:eastAsia="黑体"/>
          <w:lang w:eastAsia="zh-CN"/>
        </w:rPr>
      </w:pPr>
      <w:r>
        <w:rPr>
          <w:rFonts w:ascii="宋体" w:eastAsia="宋体" w:hAnsi="宋体" w:cs="宋体" w:hint="eastAsia"/>
          <w:lang w:eastAsia="zh-CN"/>
        </w:rPr>
        <w:t>在双向规划的框架中，对于任意一个方向（以起点侧为例），知情子集定义为：</w:t>
      </w:r>
    </w:p>
    <w:bookmarkStart w:id="13" w:name="OLE_LINK14"/>
    <w:p w14:paraId="4C58A25A" w14:textId="4469B7AF" w:rsidR="005D5603" w:rsidRDefault="0069301B" w:rsidP="005D5603">
      <w:pPr>
        <w:pStyle w:val="ac"/>
        <w:keepNext/>
        <w:jc w:val="right"/>
      </w:pPr>
      <w:r w:rsidRPr="0020579E">
        <w:rPr>
          <w:rFonts w:hint="eastAsia"/>
          <w:position w:val="-22"/>
        </w:rPr>
        <w:object w:dxaOrig="8520" w:dyaOrig="600" w14:anchorId="05D8A12E">
          <v:shape id="_x0000_i1041" type="#_x0000_t75" style="width:357.95pt;height:25.15pt" o:ole="">
            <v:imagedata r:id="rId48" o:title=""/>
          </v:shape>
          <o:OLEObject Type="Embed" ProgID="Equation.DSMT4" ShapeID="_x0000_i1041" DrawAspect="Content" ObjectID="_1830881538" r:id="rId49"/>
        </w:object>
      </w:r>
      <w:bookmarkEnd w:id="13"/>
    </w:p>
    <w:p w14:paraId="7F5935A0" w14:textId="77777777" w:rsidR="005D5603" w:rsidRPr="00F6786D" w:rsidDel="0020579E" w:rsidRDefault="005D5603" w:rsidP="005D5603">
      <w:pPr>
        <w:numPr>
          <w:ilvl w:val="0"/>
          <w:numId w:val="7"/>
        </w:numPr>
        <w:rPr>
          <w:del w:id="14"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42" type="#_x0000_t75" style="width:30.55pt;height:15.6pt" o:ole="">
            <v:imagedata r:id="rId50" o:title=""/>
          </v:shape>
          <o:OLEObject Type="Embed" ProgID="Equation.DSMT4" ShapeID="_x0000_i1042" DrawAspect="Content" ObjectID="_1830881539" r:id="rId51"/>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43" type="#_x0000_t75" style="width:27.15pt;height:15.6pt" o:ole="">
            <v:imagedata r:id="rId52" o:title=""/>
          </v:shape>
          <o:OLEObject Type="Embed" ProgID="Equation.DSMT4" ShapeID="_x0000_i1043" DrawAspect="Content" ObjectID="_1830881540" r:id="rId53"/>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44" type="#_x0000_t75" style="width:40.1pt;height:12.9pt" o:ole="">
            <v:imagedata r:id="rId54" o:title=""/>
          </v:shape>
          <o:OLEObject Type="Embed" ProgID="Equation.DSMT4" ShapeID="_x0000_i1044" DrawAspect="Content" ObjectID="_1830881541" r:id="rId55"/>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15"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0E482341" w14:textId="152E3971" w:rsidR="00161549" w:rsidRDefault="0069301B" w:rsidP="0069301B">
      <w:pPr>
        <w:ind w:firstLine="232"/>
        <w:jc w:val="right"/>
        <w:rPr>
          <w:rFonts w:eastAsiaTheme="minorEastAsia"/>
          <w:lang w:eastAsia="zh-CN"/>
        </w:rPr>
      </w:pPr>
      <w:r w:rsidRPr="0020579E">
        <w:rPr>
          <w:rFonts w:hint="eastAsia"/>
          <w:position w:val="-14"/>
        </w:rPr>
        <w:object w:dxaOrig="7119" w:dyaOrig="460" w14:anchorId="4A2102C1">
          <v:shape id="_x0000_i1045" type="#_x0000_t75" style="width:302.95pt;height:19.7pt" o:ole="">
            <v:imagedata r:id="rId56" o:title=""/>
          </v:shape>
          <o:OLEObject Type="Embed" ProgID="Equation.DSMT4" ShapeID="_x0000_i1045" DrawAspect="Content" ObjectID="_1830881542" r:id="rId57"/>
        </w:object>
      </w: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p w14:paraId="4572DEB1" w14:textId="70C9A37C" w:rsidR="0076352E" w:rsidRPr="00A857B7" w:rsidRDefault="00B312B8" w:rsidP="005B2540">
      <w:pPr>
        <w:ind w:firstLine="720"/>
        <w:jc w:val="both"/>
        <w:rPr>
          <w:rFonts w:eastAsiaTheme="minorEastAsia"/>
          <w:lang w:eastAsia="zh-CN"/>
        </w:rPr>
        <w:sectPr w:rsidR="0076352E" w:rsidRPr="00A857B7" w:rsidSect="00927F8F">
          <w:headerReference w:type="even" r:id="rId58"/>
          <w:headerReference w:type="default" r:id="rId59"/>
          <w:pgSz w:w="11910" w:h="15820"/>
          <w:pgMar w:top="900" w:right="900" w:bottom="1120" w:left="800" w:header="616" w:footer="939" w:gutter="0"/>
          <w:pgNumType w:start="2"/>
          <w:cols w:space="708"/>
        </w:sectPr>
      </w:pPr>
      <w:r w:rsidRPr="00B312B8">
        <w:rPr>
          <w:rFonts w:eastAsiaTheme="minorEastAsia" w:hint="eastAsia"/>
          <w:lang w:eastAsia="zh-CN"/>
        </w:rPr>
        <w:t>所提出的算法</w:t>
      </w:r>
      <w:r w:rsidR="005B2540" w:rsidRPr="005B2540">
        <w:rPr>
          <w:rFonts w:eastAsiaTheme="minorEastAsia"/>
          <w:lang w:eastAsia="zh-CN"/>
        </w:rPr>
        <w:t>创新采用非对称双椭球体约束机制动态调控采样空间</w:t>
      </w:r>
      <w:r w:rsidR="005B2540">
        <w:rPr>
          <w:rFonts w:eastAsiaTheme="minorEastAsia" w:hint="eastAsia"/>
          <w:lang w:eastAsia="zh-CN"/>
        </w:rPr>
        <w:t>，突破了传统算法</w:t>
      </w:r>
      <w:r w:rsidR="005B2540"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005B2540" w:rsidRPr="005B2540">
        <w:rPr>
          <w:rFonts w:eastAsiaTheme="minorEastAsia"/>
          <w:lang w:eastAsia="zh-CN"/>
        </w:rPr>
        <w:t>通过</w:t>
      </w:r>
      <w:r w:rsidR="005B2540" w:rsidRPr="005B2540">
        <w:rPr>
          <w:rFonts w:eastAsiaTheme="minorEastAsia"/>
          <w:lang w:eastAsia="zh-CN"/>
        </w:rPr>
        <w:t xml:space="preserve"> PID </w:t>
      </w:r>
      <w:r w:rsidR="005B2540"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003B6AFF" w:rsidRPr="00EB0124">
        <w:rPr>
          <w:rFonts w:eastAsiaTheme="minorEastAsia"/>
          <w:lang w:eastAsia="zh-CN"/>
        </w:rPr>
        <w:t>实现探索与利用的自然平衡。</w:t>
      </w:r>
      <w:r w:rsidR="0047798F" w:rsidRPr="0047798F">
        <w:rPr>
          <w:rFonts w:ascii="宋体" w:eastAsia="宋体" w:hAnsi="宋体" w:cs="宋体" w:hint="eastAsia"/>
          <w:lang w:eastAsia="zh-CN"/>
        </w:rPr>
        <w:t>与现有方法不同，</w:t>
      </w:r>
      <w:r w:rsidR="00322816" w:rsidRPr="009A462D">
        <w:rPr>
          <w:rFonts w:eastAsiaTheme="minorEastAsia"/>
          <w:lang w:eastAsia="zh-CN"/>
        </w:rPr>
        <w:t>通过动态估算路径长度，对</w:t>
      </w:r>
      <w:r w:rsidR="005B2540" w:rsidRPr="00BE486D">
        <w:rPr>
          <w:rFonts w:eastAsiaTheme="minorEastAsia"/>
          <w:lang w:eastAsia="zh-CN"/>
        </w:rPr>
        <w:t>两侧超椭球体约束采样范围支持尺寸独立动态调整</w:t>
      </w:r>
      <w:r w:rsidR="005B2540">
        <w:rPr>
          <w:rFonts w:eastAsiaTheme="minorEastAsia" w:hint="eastAsia"/>
          <w:lang w:eastAsia="zh-CN"/>
        </w:rPr>
        <w:t>，</w:t>
      </w:r>
      <w:r w:rsidR="00322816" w:rsidRPr="009A462D">
        <w:rPr>
          <w:rFonts w:eastAsiaTheme="minorEastAsia"/>
          <w:lang w:eastAsia="zh-CN"/>
        </w:rPr>
        <w:t>进行自适应限制，优化了路径规划的效率</w:t>
      </w:r>
      <w:r w:rsidR="005B2540">
        <w:rPr>
          <w:rFonts w:eastAsiaTheme="minorEastAsia" w:hint="eastAsia"/>
          <w:lang w:eastAsia="zh-CN"/>
        </w:rPr>
        <w:t>。</w:t>
      </w:r>
      <w:r w:rsidR="0047798F" w:rsidRPr="0047798F">
        <w:rPr>
          <w:rFonts w:ascii="宋体" w:eastAsia="宋体" w:hAnsi="宋体" w:cs="宋体" w:hint="eastAsia"/>
          <w:lang w:eastAsia="zh-CN"/>
        </w:rPr>
        <w:t>实现探索与利用的自然平衡</w:t>
      </w:r>
      <w:bookmarkEnd w:id="7"/>
      <w:r w:rsidR="0023461D">
        <w:rPr>
          <w:rFonts w:ascii="宋体" w:eastAsia="宋体" w:hAnsi="宋体" w:cs="宋体" w:hint="eastAsia"/>
          <w:lang w:eastAsia="zh-CN"/>
        </w:rPr>
        <w:t>。</w:t>
      </w:r>
    </w:p>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16" w:name="2_Problem_statement_and_notation"/>
      <w:bookmarkEnd w:id="16"/>
      <w:r w:rsidRPr="009F4587">
        <w:rPr>
          <w:rFonts w:ascii="Times New Roman" w:eastAsia="宋体" w:hAnsi="Times New Roman" w:cs="Times New Roman"/>
          <w:spacing w:val="-2"/>
          <w:w w:val="110"/>
        </w:rPr>
        <w:t>Simulation</w:t>
      </w:r>
    </w:p>
    <w:p w14:paraId="55070CED" w14:textId="0E838A4C" w:rsidR="00380798" w:rsidRPr="009F4587"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17" w:name="OLE_LINK21"/>
      <w:r w:rsidRPr="009F4587">
        <w:rPr>
          <w:rFonts w:ascii="Times New Roman" w:eastAsia="宋体" w:hAnsi="Times New Roman" w:cs="Times New Roman"/>
          <w:spacing w:val="-2"/>
          <w:w w:val="110"/>
        </w:rPr>
        <w:t>Configuration information</w:t>
      </w:r>
    </w:p>
    <w:bookmarkEnd w:id="17"/>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18"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18"/>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3BCEF922"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22E76AFA"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496A044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lastRenderedPageBreak/>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017F569" w14:textId="1435319F" w:rsidR="0023461D" w:rsidRDefault="003C0688" w:rsidP="0023461D">
      <w:pPr>
        <w:pStyle w:val="21"/>
        <w:tabs>
          <w:tab w:val="left" w:pos="627"/>
        </w:tabs>
        <w:spacing w:before="229"/>
        <w:ind w:left="720" w:firstLine="0"/>
        <w:rPr>
          <w:rFonts w:ascii="Times New Roman" w:eastAsiaTheme="minorEastAsia" w:hAnsi="Times New Roman" w:cs="Times New Roman" w:hint="eastAsia"/>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r w:rsidR="001D5941"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1D5941" w:rsidRPr="00916166">
        <w:rPr>
          <w:rFonts w:ascii="Times New Roman" w:eastAsiaTheme="minorEastAsia" w:hAnsi="Times New Roman" w:cs="Times New Roman" w:hint="eastAsia"/>
          <w:b w:val="0"/>
          <w:bCs w:val="0"/>
          <w:lang w:eastAsia="zh-CN"/>
        </w:rPr>
        <w:t>X</w:t>
      </w:r>
      <w:r w:rsidR="001D5941" w:rsidRPr="00916166">
        <w:rPr>
          <w:rFonts w:ascii="Times New Roman" w:eastAsiaTheme="minorEastAsia" w:hAnsi="Times New Roman" w:cs="Times New Roman" w:hint="eastAsia"/>
          <w:b w:val="0"/>
          <w:bCs w:val="0"/>
          <w:vertAlign w:val="subscript"/>
          <w:lang w:eastAsia="zh-CN"/>
        </w:rPr>
        <w:t>rand</w:t>
      </w:r>
      <w:r w:rsidR="001D5941"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以</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w:t>
      </w:r>
      <w:r w:rsidR="001D5941" w:rsidRPr="00916166">
        <w:rPr>
          <w:rFonts w:ascii="Times New Roman" w:eastAsiaTheme="minorEastAsia" w:hAnsi="Times New Roman" w:cs="Times New Roman"/>
          <w:b w:val="0"/>
          <w:bCs w:val="0"/>
          <w:lang w:eastAsia="zh-CN"/>
        </w:rPr>
        <w:t>8</w:t>
      </w:r>
      <w:r w:rsidR="001D5941" w:rsidRPr="00916166">
        <w:rPr>
          <w:rFonts w:ascii="Times New Roman" w:eastAsiaTheme="minorEastAsia" w:hAnsi="Times New Roman" w:cs="Times New Roman" w:hint="eastAsia"/>
          <w:b w:val="0"/>
          <w:bCs w:val="0"/>
          <w:lang w:eastAsia="zh-CN"/>
        </w:rPr>
        <w:t>为间隔生成一条收敛时间优于</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的路径。当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6</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生成的路径在消耗相同时间的情况下，在路径长度方面优于</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w:t>
      </w:r>
      <w:r w:rsidR="001D5941" w:rsidRPr="00916166">
        <w:rPr>
          <w:rFonts w:ascii="Times New Roman" w:eastAsiaTheme="minorEastAsia" w:hAnsi="Times New Roman" w:cs="Times New Roman"/>
          <w:b w:val="0"/>
          <w:bCs w:val="0"/>
          <w:lang w:eastAsia="zh-CN"/>
        </w:rPr>
        <w:t xml:space="preserve"> </w:t>
      </w:r>
      <w:r w:rsidR="001D5941" w:rsidRPr="00916166">
        <w:rPr>
          <w:rFonts w:ascii="Times New Roman" w:eastAsiaTheme="minorEastAsia" w:hAnsi="Times New Roman" w:cs="Times New Roman" w:hint="eastAsia"/>
          <w:b w:val="0"/>
          <w:bCs w:val="0"/>
          <w:lang w:eastAsia="zh-CN"/>
        </w:rPr>
        <w:t>此外，当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不仅比</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具有更短的收敛时间，而且比</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具有更短的路径长度，因此与传统的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变体相比，</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变体，高级变体也被考虑来进一步展示所提出算法的性能。从表</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可以观察到，</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的改进版本</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需要更多的时间和迭代次数才能达到与</w:t>
      </w:r>
      <w:r w:rsidR="001D5941" w:rsidRPr="00916166">
        <w:rPr>
          <w:rFonts w:ascii="Times New Roman" w:eastAsiaTheme="minorEastAsia" w:hAnsi="Times New Roman" w:cs="Times New Roman"/>
          <w:b w:val="0"/>
          <w:bCs w:val="0"/>
          <w:lang w:eastAsia="zh-CN"/>
        </w:rPr>
        <w:t>Dynamic RRT</w:t>
      </w:r>
      <w:r w:rsidR="001D5941" w:rsidRPr="00916166">
        <w:rPr>
          <w:rFonts w:ascii="Times New Roman" w:eastAsiaTheme="minorEastAsia" w:hAnsi="Times New Roman" w:cs="Times New Roman" w:hint="eastAsia"/>
          <w:b w:val="0"/>
          <w:bCs w:val="0"/>
          <w:lang w:eastAsia="zh-CN"/>
        </w:rPr>
        <w:t>相同的路径长度。虽然在运行时间没有限制的情况下，</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B129BC6" w14:textId="77777777" w:rsidR="0023461D" w:rsidRDefault="0023461D" w:rsidP="0023461D">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F69E7C4"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916166">
      <w:pPr>
        <w:pStyle w:val="21"/>
        <w:tabs>
          <w:tab w:val="left" w:pos="627"/>
        </w:tabs>
        <w:spacing w:before="229"/>
        <w:ind w:left="720" w:firstLine="0"/>
        <w:rPr>
          <w:rFonts w:ascii="Times New Roman" w:eastAsiaTheme="minorEastAsia" w:hAnsi="Times New Roman" w:cs="Times New Roman" w:hint="eastAsia"/>
          <w:b w:val="0"/>
          <w:bCs w:val="0"/>
          <w:lang w:eastAsia="zh-CN"/>
        </w:rPr>
      </w:pPr>
    </w:p>
    <w:p w14:paraId="6A57CA64" w14:textId="60DCF7C8" w:rsidR="002B1EDD" w:rsidRPr="00510981" w:rsidRDefault="002B1EDD" w:rsidP="00510981">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39B5BED6" w14:textId="77777777" w:rsidR="00510981" w:rsidRPr="00510981" w:rsidRDefault="00510981"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hint="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hint="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hint="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72864342" w14:textId="4367D9EE" w:rsidR="00ED66E7" w:rsidRPr="00510981" w:rsidRDefault="00ED66E7" w:rsidP="000243D2">
      <w:pPr>
        <w:pStyle w:val="a6"/>
        <w:numPr>
          <w:ilvl w:val="0"/>
          <w:numId w:val="20"/>
        </w:numPr>
        <w:tabs>
          <w:tab w:val="left" w:pos="627"/>
        </w:tabs>
        <w:spacing w:before="229"/>
        <w:outlineLvl w:val="2"/>
        <w:rPr>
          <w:rFonts w:eastAsiaTheme="minorEastAsia" w:hint="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1AEE6C88" w14:textId="409C9710" w:rsidR="00ED66E7" w:rsidRPr="00510981" w:rsidRDefault="00ED66E7" w:rsidP="00ED66E7">
      <w:pPr>
        <w:spacing w:line="261" w:lineRule="auto"/>
        <w:ind w:firstLine="220"/>
        <w:jc w:val="both"/>
        <w:rPr>
          <w:rFonts w:eastAsiaTheme="minorEastAsia" w:hint="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w:t>
      </w:r>
      <w:r w:rsidRPr="00510981">
        <w:rPr>
          <w:rFonts w:eastAsiaTheme="minorEastAsia" w:hint="eastAsia"/>
          <w:lang w:eastAsia="zh-CN"/>
        </w:rPr>
        <w:lastRenderedPageBreak/>
        <w:t>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ED66E7">
      <w:pPr>
        <w:spacing w:line="261" w:lineRule="auto"/>
        <w:ind w:firstLine="220"/>
        <w:jc w:val="both"/>
        <w:rPr>
          <w:rFonts w:eastAsiaTheme="minorEastAsia"/>
          <w:lang w:eastAsia="zh-CN"/>
        </w:rPr>
        <w:sectPr w:rsidR="0076352E" w:rsidRPr="00510981" w:rsidSect="00927F8F">
          <w:footerReference w:type="even" r:id="rId60"/>
          <w:footerReference w:type="default" r:id="rId61"/>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6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19" w:name="References"/>
      <w:bookmarkEnd w:id="19"/>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0" w:name="_bookmark25"/>
      <w:bookmarkEnd w:id="20"/>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1" w:name="_bookmark26"/>
      <w:bookmarkEnd w:id="21"/>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2" w:name="_bookmark27"/>
      <w:bookmarkEnd w:id="22"/>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3" w:name="_bookmark28"/>
      <w:bookmarkEnd w:id="23"/>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4" w:name="_bookmark29"/>
      <w:bookmarkEnd w:id="24"/>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5" w:name="_bookmark30"/>
      <w:bookmarkEnd w:id="25"/>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6" w:name="_bookmark31"/>
      <w:bookmarkEnd w:id="26"/>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7" w:name="_bookmark32"/>
      <w:bookmarkEnd w:id="27"/>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8" w:name="_bookmark33"/>
      <w:bookmarkEnd w:id="28"/>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63"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29" w:name="_bookmark34"/>
      <w:bookmarkEnd w:id="29"/>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30" w:name="_bookmark35"/>
      <w:bookmarkEnd w:id="30"/>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1" w:name="_bookmark36"/>
      <w:bookmarkEnd w:id="31"/>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64" w:history="1">
        <w:r w:rsidR="0076352E">
          <w:rPr>
            <w:color w:val="0000FF"/>
            <w:sz w:val="17"/>
          </w:rPr>
          <w:t>https://www.researchgate.net/</w:t>
        </w:r>
      </w:hyperlink>
      <w:r>
        <w:rPr>
          <w:color w:val="0000FF"/>
          <w:sz w:val="17"/>
        </w:rPr>
        <w:t xml:space="preserve"> </w:t>
      </w:r>
      <w:hyperlink r:id="rId65" w:history="1">
        <w:r w:rsidR="0076352E">
          <w:rPr>
            <w:color w:val="0000FF"/>
            <w:spacing w:val="-2"/>
            <w:sz w:val="17"/>
          </w:rPr>
          <w:t>publication/2639200_Rapidly-Exploring_Random_Trees_A_</w:t>
        </w:r>
      </w:hyperlink>
      <w:r>
        <w:rPr>
          <w:color w:val="0000FF"/>
          <w:spacing w:val="-2"/>
          <w:sz w:val="17"/>
        </w:rPr>
        <w:t xml:space="preserve"> </w:t>
      </w:r>
      <w:bookmarkStart w:id="32" w:name="_bookmark37"/>
      <w:bookmarkEnd w:id="32"/>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3" w:name="_bookmark38"/>
      <w:bookmarkEnd w:id="33"/>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4" w:name="_bookmark39"/>
      <w:bookmarkEnd w:id="34"/>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5" w:name="_bookmark40"/>
      <w:bookmarkEnd w:id="35"/>
      <w:r>
        <w:rPr>
          <w:sz w:val="17"/>
        </w:rPr>
        <w:t xml:space="preserve">sys). (2019). </w:t>
      </w:r>
      <w:hyperlink r:id="rId6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6" w:name="_bookmark41"/>
      <w:bookmarkEnd w:id="36"/>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7" w:name="_bookmark42"/>
      <w:bookmarkEnd w:id="37"/>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8" w:name="_bookmark43"/>
      <w:bookmarkEnd w:id="38"/>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9" w:name="_bookmark44"/>
      <w:bookmarkEnd w:id="39"/>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0" w:name="_bookmark45"/>
      <w:bookmarkEnd w:id="40"/>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1" w:name="_bookmark46"/>
      <w:bookmarkEnd w:id="41"/>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2" w:name="_bookmark47"/>
      <w:bookmarkEnd w:id="42"/>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43" w:name="_bookmark48"/>
      <w:bookmarkEnd w:id="43"/>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4" w:name="_bookmark49"/>
      <w:bookmarkEnd w:id="44"/>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5" w:name="_bookmark50"/>
      <w:bookmarkEnd w:id="45"/>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67" w:history="1">
        <w:r w:rsidR="0076352E">
          <w:rPr>
            <w:color w:val="0000FF"/>
            <w:sz w:val="17"/>
          </w:rPr>
          <w:t>https://</w:t>
        </w:r>
      </w:hyperlink>
      <w:r>
        <w:rPr>
          <w:color w:val="0000FF"/>
          <w:sz w:val="17"/>
        </w:rPr>
        <w:t xml:space="preserve"> </w:t>
      </w:r>
      <w:bookmarkStart w:id="46" w:name="_bookmark51"/>
      <w:bookmarkEnd w:id="46"/>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68"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7" w:name="_bookmark52"/>
      <w:bookmarkEnd w:id="47"/>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48" w:name="_bookmark53"/>
      <w:bookmarkEnd w:id="48"/>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49" w:name="_bookmark54"/>
      <w:bookmarkEnd w:id="49"/>
      <w:r>
        <w:rPr>
          <w:sz w:val="17"/>
        </w:rPr>
        <w:t xml:space="preserve">(2012). </w:t>
      </w:r>
      <w:hyperlink r:id="rId69"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70"/>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71"/>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72"/>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5"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970B9" w15:done="0"/>
  <w15:commentEx w15:paraId="678FE4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38E967" w16cex:dateUtc="2026-01-24T10:31:00Z"/>
  <w16cex:commentExtensible w16cex:durableId="68C891D2" w16cex:dateUtc="2026-01-25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970B9" w16cid:durableId="6C38E967"/>
  <w16cid:commentId w16cid:paraId="678FE41D" w16cid:durableId="68C891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7720" w14:textId="77777777" w:rsidR="00273CDF" w:rsidRDefault="00273CDF">
      <w:r>
        <w:separator/>
      </w:r>
    </w:p>
  </w:endnote>
  <w:endnote w:type="continuationSeparator" w:id="0">
    <w:p w14:paraId="7BE34E75" w14:textId="77777777" w:rsidR="00273CDF" w:rsidRDefault="00273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4C44D" w14:textId="77777777" w:rsidR="00273CDF" w:rsidRDefault="00273CDF">
      <w:r>
        <w:separator/>
      </w:r>
    </w:p>
  </w:footnote>
  <w:footnote w:type="continuationSeparator" w:id="0">
    <w:p w14:paraId="33A0CF21" w14:textId="77777777" w:rsidR="00273CDF" w:rsidRDefault="00273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0"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2"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3"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7"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9"/>
  </w:num>
  <w:num w:numId="2" w16cid:durableId="1685086714">
    <w:abstractNumId w:val="6"/>
  </w:num>
  <w:num w:numId="3" w16cid:durableId="375550823">
    <w:abstractNumId w:val="5"/>
  </w:num>
  <w:num w:numId="4" w16cid:durableId="1808009374">
    <w:abstractNumId w:val="11"/>
  </w:num>
  <w:num w:numId="5" w16cid:durableId="1208179476">
    <w:abstractNumId w:val="16"/>
  </w:num>
  <w:num w:numId="6" w16cid:durableId="438337384">
    <w:abstractNumId w:val="23"/>
  </w:num>
  <w:num w:numId="7" w16cid:durableId="1849323101">
    <w:abstractNumId w:val="19"/>
  </w:num>
  <w:num w:numId="8" w16cid:durableId="455177939">
    <w:abstractNumId w:val="21"/>
  </w:num>
  <w:num w:numId="9" w16cid:durableId="1778210238">
    <w:abstractNumId w:val="3"/>
  </w:num>
  <w:num w:numId="10" w16cid:durableId="919414628">
    <w:abstractNumId w:val="20"/>
  </w:num>
  <w:num w:numId="11" w16cid:durableId="1274560829">
    <w:abstractNumId w:val="22"/>
  </w:num>
  <w:num w:numId="12" w16cid:durableId="579019139">
    <w:abstractNumId w:val="13"/>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4"/>
  </w:num>
  <w:num w:numId="19" w16cid:durableId="240990695">
    <w:abstractNumId w:val="17"/>
  </w:num>
  <w:num w:numId="20" w16cid:durableId="1519542927">
    <w:abstractNumId w:val="12"/>
  </w:num>
  <w:num w:numId="21" w16cid:durableId="1939483128">
    <w:abstractNumId w:val="10"/>
  </w:num>
  <w:num w:numId="22" w16cid:durableId="925384669">
    <w:abstractNumId w:val="18"/>
  </w:num>
  <w:num w:numId="23" w16cid:durableId="544297396">
    <w:abstractNumId w:val="15"/>
  </w:num>
  <w:num w:numId="24" w16cid:durableId="17563916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E061A"/>
    <w:rsid w:val="001E4E27"/>
    <w:rsid w:val="001E771F"/>
    <w:rsid w:val="001F32A4"/>
    <w:rsid w:val="0020579E"/>
    <w:rsid w:val="00210918"/>
    <w:rsid w:val="00210967"/>
    <w:rsid w:val="00222280"/>
    <w:rsid w:val="0022724F"/>
    <w:rsid w:val="00232F4D"/>
    <w:rsid w:val="0023336B"/>
    <w:rsid w:val="0023461D"/>
    <w:rsid w:val="0024755E"/>
    <w:rsid w:val="0024786D"/>
    <w:rsid w:val="002525C9"/>
    <w:rsid w:val="0025462B"/>
    <w:rsid w:val="00260882"/>
    <w:rsid w:val="00260C7E"/>
    <w:rsid w:val="00263F06"/>
    <w:rsid w:val="00271A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7F58"/>
    <w:rsid w:val="002E4138"/>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F0D72"/>
    <w:rsid w:val="003F1FF8"/>
    <w:rsid w:val="00400C60"/>
    <w:rsid w:val="00401299"/>
    <w:rsid w:val="00404C06"/>
    <w:rsid w:val="004054AA"/>
    <w:rsid w:val="0041204E"/>
    <w:rsid w:val="0041269A"/>
    <w:rsid w:val="00413C45"/>
    <w:rsid w:val="004204A8"/>
    <w:rsid w:val="00431043"/>
    <w:rsid w:val="00441E09"/>
    <w:rsid w:val="00451B88"/>
    <w:rsid w:val="004537AD"/>
    <w:rsid w:val="004549DF"/>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52CB"/>
    <w:rsid w:val="004F5E5B"/>
    <w:rsid w:val="00501A1F"/>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2540"/>
    <w:rsid w:val="005B7F8E"/>
    <w:rsid w:val="005C5F9D"/>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75F95"/>
    <w:rsid w:val="00686379"/>
    <w:rsid w:val="0068691E"/>
    <w:rsid w:val="00686BC8"/>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1F0"/>
    <w:rsid w:val="0077352B"/>
    <w:rsid w:val="00773628"/>
    <w:rsid w:val="00777782"/>
    <w:rsid w:val="007866FA"/>
    <w:rsid w:val="00791326"/>
    <w:rsid w:val="007933E9"/>
    <w:rsid w:val="007A5F90"/>
    <w:rsid w:val="007B0FFA"/>
    <w:rsid w:val="007B28D5"/>
    <w:rsid w:val="007C178F"/>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3A6B"/>
    <w:rsid w:val="00927F8F"/>
    <w:rsid w:val="009319BE"/>
    <w:rsid w:val="0093653E"/>
    <w:rsid w:val="009375C2"/>
    <w:rsid w:val="00950E52"/>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6202"/>
    <w:rsid w:val="009F0B8F"/>
    <w:rsid w:val="009F4587"/>
    <w:rsid w:val="00A030F8"/>
    <w:rsid w:val="00A243BA"/>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A51A2"/>
    <w:rsid w:val="00AA61F1"/>
    <w:rsid w:val="00AB741E"/>
    <w:rsid w:val="00AB79B2"/>
    <w:rsid w:val="00AE0D08"/>
    <w:rsid w:val="00AF4685"/>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86D5E"/>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4120"/>
    <w:rsid w:val="00C4187B"/>
    <w:rsid w:val="00C51A05"/>
    <w:rsid w:val="00C61B30"/>
    <w:rsid w:val="00C64B99"/>
    <w:rsid w:val="00C64EE4"/>
    <w:rsid w:val="00C670C9"/>
    <w:rsid w:val="00C709A8"/>
    <w:rsid w:val="00C76A6C"/>
    <w:rsid w:val="00C771B3"/>
    <w:rsid w:val="00C86BDE"/>
    <w:rsid w:val="00CA385A"/>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3803"/>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3F83"/>
    <w:rsid w:val="00E4440F"/>
    <w:rsid w:val="00E47A49"/>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35CF3"/>
    <w:rsid w:val="00F519E7"/>
    <w:rsid w:val="00F54D9B"/>
    <w:rsid w:val="00F627E0"/>
    <w:rsid w:val="00F6786D"/>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AEC"/>
    <w:rsid w:val="00FD1CF2"/>
    <w:rsid w:val="00FD2983"/>
    <w:rsid w:val="00FE21FE"/>
    <w:rsid w:val="00FE2418"/>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2.bin"/><Relationship Id="rId42" Type="http://schemas.openxmlformats.org/officeDocument/2006/relationships/image" Target="media/image14.wmf"/><Relationship Id="rId47" Type="http://schemas.openxmlformats.org/officeDocument/2006/relationships/oleObject" Target="embeddings/oleObject16.bin"/><Relationship Id="rId63" Type="http://schemas.openxmlformats.org/officeDocument/2006/relationships/hyperlink" Target="https://doi.org/10.48550/arXiv.1005.0416" TargetMode="External"/><Relationship Id="rId68" Type="http://schemas.openxmlformats.org/officeDocument/2006/relationships/hyperlink" Target="https://doi.org/10.48550/arXiv.1404.1347" TargetMode="Externa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oleObject" Target="embeddings/oleObject7.bin"/><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image" Target="media/image9.wmf"/><Relationship Id="rId37" Type="http://schemas.openxmlformats.org/officeDocument/2006/relationships/oleObject" Target="embeddings/oleObject11.bin"/><Relationship Id="rId40" Type="http://schemas.openxmlformats.org/officeDocument/2006/relationships/image" Target="media/image13.wmf"/><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header" Target="header1.xml"/><Relationship Id="rId66" Type="http://schemas.openxmlformats.org/officeDocument/2006/relationships/hyperlink" Target="https://doi.org/10.1109/ICSIGSYS.2019.8811093" TargetMode="Externa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8.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hyperlink" Target="https://www.researchgate.net/publication/2639200_Rapidly-Exploring_Random_Trees_A_New_Tool_for_Path_Planning" TargetMode="External"/><Relationship Id="rId69" Type="http://schemas.openxmlformats.org/officeDocument/2006/relationships/hyperlink" Target="https://doi.org/10.1109/ISdea.2012.589" TargetMode="External"/><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18.bin"/><Relationship Id="rId72"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header" Target="header2.xml"/><Relationship Id="rId67" Type="http://schemas.openxmlformats.org/officeDocument/2006/relationships/hyperlink" Target="https://doi.org/10.48550/arXiv.1403.7664" TargetMode="External"/><Relationship Id="rId20" Type="http://schemas.openxmlformats.org/officeDocument/2006/relationships/image" Target="media/image4.wmf"/><Relationship Id="rId41" Type="http://schemas.openxmlformats.org/officeDocument/2006/relationships/oleObject" Target="embeddings/oleObject13.bin"/><Relationship Id="rId54" Type="http://schemas.openxmlformats.org/officeDocument/2006/relationships/image" Target="media/image20.wmf"/><Relationship Id="rId62" Type="http://schemas.openxmlformats.org/officeDocument/2006/relationships/hyperlink" Target="mailto:2%2C399%2C496%2C491@qq.com" TargetMode="External"/><Relationship Id="rId70" Type="http://schemas.openxmlformats.org/officeDocument/2006/relationships/image" Target="media/image2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footer" Target="footer1.xml"/><Relationship Id="rId31" Type="http://schemas.openxmlformats.org/officeDocument/2006/relationships/oleObject" Target="embeddings/oleObject8.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footer" Target="footer3.xml"/><Relationship Id="rId65" Type="http://schemas.openxmlformats.org/officeDocument/2006/relationships/hyperlink" Target="https://www.researchgate.net/publication/2639200_Rapidly-Exploring_Random_Trees_A_New_Tool_for_Path_Plannin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3.wmf"/><Relationship Id="rId39" Type="http://schemas.openxmlformats.org/officeDocument/2006/relationships/oleObject" Target="embeddings/oleObject12.bin"/><Relationship Id="rId34" Type="http://schemas.openxmlformats.org/officeDocument/2006/relationships/image" Target="media/image10.wmf"/><Relationship Id="rId50" Type="http://schemas.openxmlformats.org/officeDocument/2006/relationships/image" Target="media/image18.wmf"/><Relationship Id="rId55" Type="http://schemas.openxmlformats.org/officeDocument/2006/relationships/oleObject" Target="embeddings/oleObject20.bin"/><Relationship Id="rId7" Type="http://schemas.openxmlformats.org/officeDocument/2006/relationships/endnotes" Target="endnotes.xml"/><Relationship Id="rId7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15</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25</cp:revision>
  <cp:lastPrinted>2025-12-01T13:09:00Z</cp:lastPrinted>
  <dcterms:created xsi:type="dcterms:W3CDTF">2026-01-21T13:01:00Z</dcterms:created>
  <dcterms:modified xsi:type="dcterms:W3CDTF">2026-01-25T13:24:00Z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