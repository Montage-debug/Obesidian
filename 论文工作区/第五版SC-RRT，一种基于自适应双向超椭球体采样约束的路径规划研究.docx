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 xml:space="preserve">SC-RRT: Bidirectional Adaptive </w:t>
      </w:r>
      <w:proofErr w:type="spellStart"/>
      <w:r w:rsidRPr="00927F8F">
        <w:rPr>
          <w:w w:val="80"/>
        </w:rPr>
        <w:t>Superellipsoid</w:t>
      </w:r>
      <w:proofErr w:type="spellEnd"/>
      <w:r w:rsidRPr="00927F8F">
        <w:rPr>
          <w:w w:val="80"/>
        </w:rPr>
        <w:t xml:space="preserve">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BB6706D" w:rsidR="00851DC5" w:rsidRPr="00851DC5" w:rsidRDefault="00851DC5">
      <w:pPr>
        <w:pStyle w:val="a5"/>
        <w:spacing w:line="235" w:lineRule="auto"/>
        <w:rPr>
          <w:rFonts w:eastAsiaTheme="minorEastAsia"/>
          <w:color w:val="EE0000"/>
          <w:lang w:eastAsia="zh-CN"/>
        </w:rPr>
      </w:pPr>
      <w:r>
        <w:rPr>
          <w:rFonts w:eastAsiaTheme="minorEastAsia" w:hint="eastAsia"/>
          <w:color w:val="EE0000"/>
          <w:lang w:eastAsia="zh-CN"/>
        </w:rPr>
        <w:t>待定：</w:t>
      </w:r>
      <w:r w:rsidR="000D7B58" w:rsidRPr="000D7B58">
        <w:rPr>
          <w:rFonts w:eastAsiaTheme="minorEastAsia"/>
          <w:color w:val="EE0000"/>
          <w:lang w:eastAsia="zh-CN"/>
        </w:rPr>
        <w:t>基于双向自适应超椭球约束采样的</w:t>
      </w:r>
      <w:r w:rsidR="000D7B58" w:rsidRPr="000D7B58">
        <w:rPr>
          <w:rFonts w:eastAsiaTheme="minorEastAsia"/>
          <w:color w:val="EE0000"/>
          <w:lang w:eastAsia="zh-CN"/>
        </w:rPr>
        <w:t>SC-RRT</w:t>
      </w:r>
      <w:r w:rsidR="000D7B58" w:rsidRPr="000D7B58">
        <w:rPr>
          <w:rFonts w:eastAsiaTheme="minorEastAsia"/>
          <w:color w:val="EE0000"/>
          <w:lang w:eastAsia="zh-CN"/>
        </w:rPr>
        <w:t>算法</w:t>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proofErr w:type="spellStart"/>
      <w:r>
        <w:rPr>
          <w:rFonts w:eastAsiaTheme="minorEastAsia" w:hint="eastAsia"/>
          <w:lang w:eastAsia="zh-CN"/>
        </w:rPr>
        <w:t>Xingyu</w:t>
      </w:r>
      <w:proofErr w:type="spellEnd"/>
      <w:r>
        <w:rPr>
          <w:rFonts w:eastAsiaTheme="minorEastAsia" w:hint="eastAsia"/>
          <w:lang w:eastAsia="zh-CN"/>
        </w:rPr>
        <w:t xml:space="preserve">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proofErr w:type="spellStart"/>
      <w:r>
        <w:rPr>
          <w:rFonts w:eastAsiaTheme="minorEastAsia" w:hint="eastAsia"/>
          <w:lang w:eastAsia="zh-CN"/>
        </w:rPr>
        <w:t>HongYu</w:t>
      </w:r>
      <w:proofErr w:type="spellEnd"/>
      <w:r>
        <w:rPr>
          <w:rFonts w:eastAsiaTheme="minorEastAsia" w:hint="eastAsia"/>
          <w:lang w:eastAsia="zh-CN"/>
        </w:rPr>
        <w:t xml:space="preserve"> Gao</w:t>
      </w:r>
      <w:r>
        <w:rPr>
          <w:vertAlign w:val="superscript"/>
        </w:rPr>
        <w:t>2</w:t>
      </w:r>
      <w:r>
        <w:rPr>
          <w:spacing w:val="19"/>
        </w:rPr>
        <w:t xml:space="preserve"> </w:t>
      </w:r>
      <w:r>
        <w:t>·</w:t>
      </w:r>
      <w:r>
        <w:rPr>
          <w:spacing w:val="19"/>
        </w:rPr>
        <w:t xml:space="preserve"> </w:t>
      </w:r>
      <w:proofErr w:type="spellStart"/>
      <w:r>
        <w:rPr>
          <w:rFonts w:eastAsiaTheme="minorEastAsia" w:hint="eastAsia"/>
          <w:lang w:eastAsia="zh-CN"/>
        </w:rPr>
        <w:t>JiaLe</w:t>
      </w:r>
      <w:proofErr w:type="spellEnd"/>
      <w:r>
        <w:rPr>
          <w:rFonts w:eastAsiaTheme="minorEastAsia" w:hint="eastAsia"/>
          <w:lang w:eastAsia="zh-CN"/>
        </w:rPr>
        <w:t xml:space="preserv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proofErr w:type="spellStart"/>
      <w:r w:rsidR="00034DCB">
        <w:rPr>
          <w:rFonts w:eastAsiaTheme="minorEastAsia" w:hint="eastAsia"/>
          <w:lang w:eastAsia="zh-CN"/>
        </w:rPr>
        <w:t>MuChun</w:t>
      </w:r>
      <w:proofErr w:type="spellEnd"/>
      <w:r w:rsidR="00034DCB">
        <w:rPr>
          <w:rFonts w:eastAsiaTheme="minorEastAsia" w:hint="eastAsia"/>
          <w:lang w:eastAsia="zh-CN"/>
        </w:rPr>
        <w:t xml:space="preserve">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proofErr w:type="spellStart"/>
      <w:r>
        <w:rPr>
          <w:rFonts w:ascii="Arial" w:hAnsi="Arial"/>
          <w:spacing w:val="-2"/>
          <w:w w:val="85"/>
          <w:sz w:val="17"/>
        </w:rPr>
        <w:t>licence</w:t>
      </w:r>
      <w:proofErr w:type="spellEnd"/>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6E748B46" w14:textId="77777777" w:rsidR="0076352E" w:rsidRDefault="00821371">
      <w:pPr>
        <w:pStyle w:val="31"/>
        <w:spacing w:before="156"/>
        <w:ind w:left="220" w:firstLine="0"/>
        <w:rPr>
          <w:lang w:eastAsia="zh-CN"/>
        </w:rPr>
      </w:pPr>
      <w:bookmarkStart w:id="1" w:name="Abstract"/>
      <w:bookmarkEnd w:id="1"/>
      <w:r>
        <w:rPr>
          <w:spacing w:val="-2"/>
          <w:w w:val="105"/>
          <w:lang w:eastAsia="zh-CN"/>
        </w:rPr>
        <w:t>Abstract</w:t>
      </w:r>
    </w:p>
    <w:p w14:paraId="3B58E809" w14:textId="77777777" w:rsidR="00F35CF3"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针对传统</w:t>
      </w:r>
      <w:r w:rsidRPr="00F35CF3">
        <w:rPr>
          <w:rFonts w:eastAsiaTheme="minorEastAsia"/>
          <w:sz w:val="22"/>
          <w:szCs w:val="22"/>
          <w:lang w:eastAsia="zh-CN"/>
        </w:rPr>
        <w:t>RRT-Connect</w:t>
      </w:r>
      <w:r w:rsidRPr="00F35CF3">
        <w:rPr>
          <w:rFonts w:eastAsiaTheme="minorEastAsia"/>
          <w:sz w:val="22"/>
          <w:szCs w:val="22"/>
          <w:lang w:eastAsia="zh-CN"/>
        </w:rPr>
        <w:t>算法在整个工作空间内进行均匀随机采样，随着搜索空间尺度和环境复杂度的增加，算法容易在与最优路径无关的区域中消耗大量计算资源，从而导致收敛效率和路径质量下降的问题，本文提出了一种基于自适应双向超椭球体约束采样的</w:t>
      </w:r>
      <w:r w:rsidRPr="00F35CF3">
        <w:rPr>
          <w:rFonts w:eastAsiaTheme="minorEastAsia"/>
          <w:sz w:val="22"/>
          <w:szCs w:val="22"/>
          <w:lang w:eastAsia="zh-CN"/>
        </w:rPr>
        <w:t>SC-RRT</w:t>
      </w:r>
      <w:r w:rsidRPr="00F35CF3">
        <w:rPr>
          <w:rFonts w:eastAsiaTheme="minorEastAsia"/>
          <w:sz w:val="22"/>
          <w:szCs w:val="22"/>
          <w:lang w:eastAsia="zh-CN"/>
        </w:rPr>
        <w:t>路径规划算法。</w:t>
      </w:r>
    </w:p>
    <w:p w14:paraId="4D4A92B9" w14:textId="77777777" w:rsid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该算法在双向并行扩展框架的基础上，通过引入中间</w:t>
      </w:r>
      <w:proofErr w:type="gramStart"/>
      <w:r>
        <w:rPr>
          <w:rFonts w:eastAsiaTheme="minorEastAsia" w:hint="eastAsia"/>
          <w:sz w:val="22"/>
          <w:szCs w:val="22"/>
          <w:lang w:eastAsia="zh-CN"/>
        </w:rPr>
        <w:t>点</w:t>
      </w:r>
      <w:r w:rsidRPr="00F35CF3">
        <w:rPr>
          <w:rFonts w:eastAsiaTheme="minorEastAsia"/>
          <w:sz w:val="22"/>
          <w:szCs w:val="22"/>
          <w:lang w:eastAsia="zh-CN"/>
        </w:rPr>
        <w:t>引导</w:t>
      </w:r>
      <w:proofErr w:type="gramEnd"/>
      <w:r w:rsidRPr="00F35CF3">
        <w:rPr>
          <w:rFonts w:eastAsiaTheme="minorEastAsia"/>
          <w:sz w:val="22"/>
          <w:szCs w:val="22"/>
          <w:lang w:eastAsia="zh-CN"/>
        </w:rPr>
        <w:t>机制，将全局路径规划过程分解为若干具有</w:t>
      </w:r>
      <w:r>
        <w:rPr>
          <w:rFonts w:eastAsiaTheme="minorEastAsia" w:hint="eastAsia"/>
          <w:sz w:val="22"/>
          <w:szCs w:val="22"/>
          <w:lang w:eastAsia="zh-CN"/>
        </w:rPr>
        <w:t>明确</w:t>
      </w:r>
      <w:r w:rsidRPr="00F35CF3">
        <w:rPr>
          <w:rFonts w:eastAsiaTheme="minorEastAsia"/>
          <w:sz w:val="22"/>
          <w:szCs w:val="22"/>
          <w:lang w:eastAsia="zh-CN"/>
        </w:rPr>
        <w:t>几何约束的阶段性子问题。结合当前路径长度估计，构建动态</w:t>
      </w:r>
      <w:r>
        <w:rPr>
          <w:rFonts w:eastAsiaTheme="minorEastAsia" w:hint="eastAsia"/>
          <w:sz w:val="22"/>
          <w:szCs w:val="22"/>
          <w:lang w:eastAsia="zh-CN"/>
        </w:rPr>
        <w:t>知情采样子集</w:t>
      </w:r>
      <w:r w:rsidRPr="00F35CF3">
        <w:rPr>
          <w:rFonts w:eastAsiaTheme="minorEastAsia"/>
          <w:sz w:val="22"/>
          <w:szCs w:val="22"/>
          <w:lang w:eastAsia="zh-CN"/>
        </w:rPr>
        <w:t>，实现采样区域的自适应收缩与定向搜索，从而在保证可行性的</w:t>
      </w:r>
      <w:r>
        <w:rPr>
          <w:rFonts w:eastAsiaTheme="minorEastAsia" w:hint="eastAsia"/>
          <w:sz w:val="22"/>
          <w:szCs w:val="22"/>
          <w:lang w:eastAsia="zh-CN"/>
        </w:rPr>
        <w:t>同时</w:t>
      </w:r>
      <w:r w:rsidRPr="00F35CF3">
        <w:rPr>
          <w:rFonts w:eastAsiaTheme="minorEastAsia"/>
          <w:sz w:val="22"/>
          <w:szCs w:val="22"/>
          <w:lang w:eastAsia="zh-CN"/>
        </w:rPr>
        <w:t>加速算法收敛</w:t>
      </w:r>
      <w:r>
        <w:rPr>
          <w:rFonts w:eastAsiaTheme="minorEastAsia" w:hint="eastAsia"/>
          <w:sz w:val="22"/>
          <w:szCs w:val="22"/>
          <w:lang w:eastAsia="zh-CN"/>
        </w:rPr>
        <w:t>过程</w:t>
      </w:r>
      <w:r w:rsidRPr="00F35CF3">
        <w:rPr>
          <w:rFonts w:eastAsiaTheme="minorEastAsia"/>
          <w:sz w:val="22"/>
          <w:szCs w:val="22"/>
          <w:lang w:eastAsia="zh-CN"/>
        </w:rPr>
        <w:t>。</w:t>
      </w:r>
    </w:p>
    <w:p w14:paraId="370F82B4" w14:textId="5D52D2E5" w:rsidR="00F35CF3" w:rsidRPr="00F35CF3" w:rsidRDefault="00F35CF3" w:rsidP="00F35CF3">
      <w:pPr>
        <w:pStyle w:val="a3"/>
        <w:spacing w:before="9" w:line="261" w:lineRule="auto"/>
        <w:ind w:left="220" w:right="110" w:firstLine="500"/>
        <w:jc w:val="both"/>
        <w:rPr>
          <w:rFonts w:eastAsiaTheme="minorEastAsia"/>
          <w:sz w:val="22"/>
          <w:szCs w:val="22"/>
          <w:lang w:eastAsia="zh-CN"/>
        </w:rPr>
      </w:pPr>
      <w:r w:rsidRPr="00F35CF3">
        <w:rPr>
          <w:rFonts w:eastAsiaTheme="minorEastAsia"/>
          <w:sz w:val="22"/>
          <w:szCs w:val="22"/>
          <w:lang w:eastAsia="zh-CN"/>
        </w:rPr>
        <w:t>此外，本文引入基于帕累托支配关系的自适应采样控制策略，</w:t>
      </w:r>
      <w:r>
        <w:rPr>
          <w:rFonts w:eastAsiaTheme="minorEastAsia" w:hint="eastAsia"/>
          <w:sz w:val="22"/>
          <w:szCs w:val="22"/>
          <w:lang w:eastAsia="zh-CN"/>
        </w:rPr>
        <w:t>在</w:t>
      </w:r>
      <w:r w:rsidRPr="00F35CF3">
        <w:rPr>
          <w:rFonts w:eastAsiaTheme="minorEastAsia"/>
          <w:sz w:val="22"/>
          <w:szCs w:val="22"/>
          <w:lang w:eastAsia="zh-CN"/>
        </w:rPr>
        <w:t>收敛时间与路径长度之间的动态权衡，使算法能够在不同搜索阶段自动调整探索与利用的比例。仿真结果表明，所提出的</w:t>
      </w:r>
      <w:r w:rsidRPr="00F35CF3">
        <w:rPr>
          <w:rFonts w:eastAsiaTheme="minorEastAsia"/>
          <w:sz w:val="22"/>
          <w:szCs w:val="22"/>
          <w:lang w:eastAsia="zh-CN"/>
        </w:rPr>
        <w:t xml:space="preserve"> SC-RRT </w:t>
      </w:r>
      <w:r w:rsidRPr="00F35CF3">
        <w:rPr>
          <w:rFonts w:eastAsiaTheme="minorEastAsia"/>
          <w:sz w:val="22"/>
          <w:szCs w:val="22"/>
          <w:lang w:eastAsia="zh-CN"/>
        </w:rPr>
        <w:t>算法在复杂障碍环境中表现出良好的稳定性与鲁棒性。</w:t>
      </w:r>
    </w:p>
    <w:p w14:paraId="080FEC87" w14:textId="29A277E2" w:rsidR="0076352E" w:rsidRPr="00F35CF3" w:rsidRDefault="00F35CF3" w:rsidP="00F35CF3">
      <w:pPr>
        <w:pStyle w:val="a3"/>
        <w:spacing w:before="9" w:line="261" w:lineRule="auto"/>
        <w:ind w:left="220" w:right="110" w:firstLine="500"/>
        <w:jc w:val="both"/>
        <w:rPr>
          <w:rFonts w:eastAsiaTheme="minorEastAsia" w:hint="eastAsia"/>
          <w:sz w:val="22"/>
          <w:szCs w:val="22"/>
          <w:lang w:eastAsia="zh-CN"/>
        </w:rPr>
      </w:pPr>
      <w:r w:rsidRPr="00F35CF3">
        <w:rPr>
          <w:rFonts w:eastAsiaTheme="minorEastAsia"/>
          <w:sz w:val="22"/>
          <w:szCs w:val="22"/>
          <w:lang w:eastAsia="zh-CN"/>
        </w:rPr>
        <w:t>与多策略双向</w:t>
      </w:r>
      <w:r w:rsidRPr="00F35CF3">
        <w:rPr>
          <w:rFonts w:eastAsiaTheme="minorEastAsia"/>
          <w:sz w:val="22"/>
          <w:szCs w:val="22"/>
          <w:lang w:eastAsia="zh-CN"/>
        </w:rPr>
        <w:t xml:space="preserve"> RRT </w:t>
      </w:r>
      <w:r w:rsidRPr="00F35CF3">
        <w:rPr>
          <w:rFonts w:eastAsiaTheme="minorEastAsia"/>
          <w:sz w:val="22"/>
          <w:szCs w:val="22"/>
          <w:lang w:eastAsia="zh-CN"/>
        </w:rPr>
        <w:t>算法相比，</w:t>
      </w:r>
      <w:r w:rsidRPr="00F35CF3">
        <w:rPr>
          <w:rFonts w:eastAsiaTheme="minorEastAsia"/>
          <w:sz w:val="22"/>
          <w:szCs w:val="22"/>
          <w:lang w:eastAsia="zh-CN"/>
        </w:rPr>
        <w:t xml:space="preserve">SC-RRT </w:t>
      </w:r>
      <w:r w:rsidRPr="00F35CF3">
        <w:rPr>
          <w:rFonts w:eastAsiaTheme="minorEastAsia"/>
          <w:sz w:val="22"/>
          <w:szCs w:val="22"/>
          <w:lang w:eastAsia="zh-CN"/>
        </w:rPr>
        <w:t>在路径质量和收敛一致性方面具有明显优势；与改进型避障</w:t>
      </w:r>
      <w:r w:rsidRPr="00F35CF3">
        <w:rPr>
          <w:rFonts w:eastAsiaTheme="minorEastAsia"/>
          <w:sz w:val="22"/>
          <w:szCs w:val="22"/>
          <w:lang w:eastAsia="zh-CN"/>
        </w:rPr>
        <w:t xml:space="preserve"> RRT </w:t>
      </w:r>
      <w:r w:rsidRPr="00F35CF3">
        <w:rPr>
          <w:rFonts w:eastAsiaTheme="minorEastAsia"/>
          <w:sz w:val="22"/>
          <w:szCs w:val="22"/>
          <w:lang w:eastAsia="zh-CN"/>
        </w:rPr>
        <w:t>算法相比，在生成相同长度可行路径的条件下，其平均计算时间显著降低，验证了该方法在复杂环境中的效率与工程应用价值。</w:t>
      </w:r>
    </w:p>
    <w:p w14:paraId="65F1A054" w14:textId="77777777" w:rsidR="0076352E" w:rsidRDefault="0076352E">
      <w:pPr>
        <w:pStyle w:val="a3"/>
        <w:rPr>
          <w:sz w:val="21"/>
          <w:lang w:eastAsia="zh-CN"/>
        </w:rPr>
      </w:pPr>
    </w:p>
    <w:p w14:paraId="72F8C716" w14:textId="23634514"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）、知情采样、双向规划、帕累托支配、路径规划、自适应控制</w:t>
      </w:r>
    </w:p>
    <w:p w14:paraId="01A09395" w14:textId="4CFA9865" w:rsidR="0076352E" w:rsidRPr="00F35CF3" w:rsidRDefault="0076352E">
      <w:pPr>
        <w:pStyle w:val="a3"/>
        <w:spacing w:line="261" w:lineRule="auto"/>
        <w:ind w:left="220"/>
        <w:rPr>
          <w:rFonts w:eastAsiaTheme="minorEastAsia"/>
          <w:lang w:eastAsia="zh-CN"/>
        </w:rPr>
      </w:pPr>
    </w:p>
    <w:p w14:paraId="084A5F2C" w14:textId="77777777" w:rsidR="0076352E" w:rsidRDefault="0076352E">
      <w:pPr>
        <w:pStyle w:val="a3"/>
        <w:rPr>
          <w:sz w:val="19"/>
          <w:lang w:eastAsia="zh-CN"/>
        </w:rPr>
      </w:pPr>
    </w:p>
    <w:p w14:paraId="5617EC5D" w14:textId="77777777" w:rsidR="0076352E" w:rsidRDefault="0076352E">
      <w:pPr>
        <w:rPr>
          <w:rFonts w:eastAsiaTheme="minorEastAsia"/>
          <w:sz w:val="19"/>
          <w:lang w:eastAsia="zh-CN"/>
        </w:rPr>
      </w:pPr>
    </w:p>
    <w:p w14:paraId="457D687E" w14:textId="77777777" w:rsidR="00491CA9" w:rsidRDefault="00491CA9">
      <w:pPr>
        <w:rPr>
          <w:rFonts w:eastAsiaTheme="minorEastAsia"/>
          <w:sz w:val="19"/>
          <w:lang w:eastAsia="zh-CN"/>
        </w:rPr>
      </w:pPr>
    </w:p>
    <w:p w14:paraId="6963E76E" w14:textId="77777777" w:rsidR="00491CA9" w:rsidRPr="00491CA9" w:rsidRDefault="00491CA9">
      <w:pPr>
        <w:rPr>
          <w:rFonts w:eastAsiaTheme="minorEastAsia"/>
          <w:sz w:val="19"/>
          <w:lang w:eastAsia="zh-CN"/>
        </w:rPr>
      </w:pPr>
    </w:p>
    <w:p w14:paraId="2A194263" w14:textId="77777777" w:rsidR="00491CA9" w:rsidRDefault="00491CA9">
      <w:pPr>
        <w:rPr>
          <w:rFonts w:eastAsiaTheme="minorEastAsia"/>
          <w:sz w:val="19"/>
          <w:lang w:eastAsia="zh-CN"/>
        </w:rPr>
      </w:pPr>
    </w:p>
    <w:p w14:paraId="2831DCA0" w14:textId="77777777" w:rsidR="00491CA9" w:rsidRPr="00491CA9" w:rsidRDefault="00491CA9">
      <w:pPr>
        <w:rPr>
          <w:rFonts w:eastAsiaTheme="minorEastAsia" w:hint="eastAsia"/>
          <w:sz w:val="19"/>
          <w:lang w:eastAsia="zh-CN"/>
        </w:rPr>
        <w:sectPr w:rsidR="00491CA9" w:rsidRPr="00491CA9" w:rsidSect="00927F8F">
          <w:footerReference w:type="even" r:id="rId10"/>
          <w:footerReference w:type="default" r:id="rId11"/>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2" w:name="1_Introduction"/>
      <w:bookmarkEnd w:id="2"/>
      <w:r>
        <w:rPr>
          <w:spacing w:val="-2"/>
          <w:w w:val="110"/>
        </w:rPr>
        <w:lastRenderedPageBreak/>
        <w:t>Introduction</w:t>
      </w:r>
    </w:p>
    <w:p w14:paraId="4A442872" w14:textId="7A0F4FB2" w:rsidR="0076352E" w:rsidRDefault="007D3782" w:rsidP="00486444">
      <w:pPr>
        <w:spacing w:line="262" w:lineRule="auto"/>
        <w:ind w:firstLineChars="200" w:firstLine="440"/>
        <w:jc w:val="both"/>
        <w:rPr>
          <w:rFonts w:eastAsiaTheme="minorEastAsia"/>
          <w:lang w:eastAsia="zh-CN"/>
        </w:rPr>
      </w:pPr>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02A8502" w14:textId="349FCEDD" w:rsidR="003C1621" w:rsidRPr="002B175F" w:rsidRDefault="003C1621" w:rsidP="003C1621">
      <w:pPr>
        <w:spacing w:line="262" w:lineRule="auto"/>
        <w:ind w:firstLineChars="200" w:firstLine="440"/>
        <w:jc w:val="both"/>
        <w:rPr>
          <w:rFonts w:eastAsiaTheme="minorEastAsia"/>
          <w:color w:val="FFFFFF" w:themeColor="background1"/>
          <w:highlight w:val="red"/>
          <w:lang w:eastAsia="zh-CN"/>
        </w:rPr>
      </w:pPr>
      <w:r w:rsidRPr="003C1621">
        <w:rPr>
          <w:rFonts w:eastAsiaTheme="minorEastAsia"/>
          <w:lang w:eastAsia="zh-CN"/>
        </w:rPr>
        <w:t>为提升</w:t>
      </w:r>
      <w:r w:rsidRPr="003C1621">
        <w:rPr>
          <w:rFonts w:eastAsiaTheme="minorEastAsia"/>
          <w:lang w:eastAsia="zh-CN"/>
        </w:rPr>
        <w:t xml:space="preserve"> RRT </w:t>
      </w:r>
      <w:r w:rsidRPr="003C1621">
        <w:rPr>
          <w:rFonts w:eastAsiaTheme="minorEastAsia"/>
          <w:lang w:eastAsia="zh-CN"/>
        </w:rPr>
        <w:t>及其双向扩展算法在复杂环境下的规划性能，近年来研究者从采样引导、搜索策略协同以及路径结构优化等角度提出了多种改进方法</w:t>
      </w:r>
      <w:r>
        <w:rPr>
          <w:rFonts w:eastAsiaTheme="minorEastAsia" w:hint="eastAsia"/>
          <w:lang w:eastAsia="zh-CN"/>
        </w:rPr>
        <w:t>，</w:t>
      </w:r>
      <w:r w:rsidRPr="003C1621">
        <w:rPr>
          <w:rFonts w:eastAsiaTheme="minorEastAsia"/>
          <w:lang w:eastAsia="zh-CN"/>
        </w:rPr>
        <w:t>一类代表性工作通过引入多策略协同的双向扩展机制来提升搜索效率。</w:t>
      </w:r>
      <w:r>
        <w:rPr>
          <w:rFonts w:eastAsiaTheme="minorEastAsia" w:hint="eastAsia"/>
          <w:lang w:eastAsia="zh-CN"/>
        </w:rPr>
        <w:t>例如，</w:t>
      </w:r>
      <w:r w:rsidRPr="003C1621">
        <w:rPr>
          <w:rFonts w:eastAsiaTheme="minorEastAsia"/>
          <w:lang w:eastAsia="zh-CN"/>
        </w:rPr>
        <w:t xml:space="preserve">Huang </w:t>
      </w:r>
      <w:r w:rsidRPr="003C1621">
        <w:rPr>
          <w:rFonts w:eastAsiaTheme="minorEastAsia"/>
          <w:lang w:eastAsia="zh-CN"/>
        </w:rPr>
        <w:t>等提出的</w:t>
      </w:r>
      <w:r w:rsidR="00491CA9" w:rsidRPr="00491CA9">
        <w:rPr>
          <w:rFonts w:eastAsiaTheme="minorEastAsia"/>
          <w:lang w:eastAsia="zh-CN"/>
        </w:rPr>
        <w:t>MS-BI-RRT*</w:t>
      </w:r>
      <w:r w:rsidRPr="003C1621">
        <w:rPr>
          <w:rFonts w:eastAsiaTheme="minorEastAsia"/>
          <w:lang w:eastAsia="zh-CN"/>
        </w:rPr>
        <w:t xml:space="preserve"> </w:t>
      </w:r>
      <w:r w:rsidRPr="003C1621">
        <w:rPr>
          <w:rFonts w:eastAsiaTheme="minorEastAsia"/>
          <w:lang w:eastAsia="zh-CN"/>
        </w:rPr>
        <w:t>算法在节点扩展阶段结合目标偏置、局部平移扩展以及</w:t>
      </w:r>
      <w:proofErr w:type="gramStart"/>
      <w:r w:rsidRPr="003C1621">
        <w:rPr>
          <w:rFonts w:eastAsiaTheme="minorEastAsia"/>
          <w:lang w:eastAsia="zh-CN"/>
        </w:rPr>
        <w:t>人工势场等</w:t>
      </w:r>
      <w:proofErr w:type="gramEnd"/>
      <w:r w:rsidRPr="003C1621">
        <w:rPr>
          <w:rFonts w:eastAsiaTheme="minorEastAsia"/>
          <w:lang w:eastAsia="zh-CN"/>
        </w:rPr>
        <w:t>多种扩展策略，并通过调度机制在不同策略之间进行切换，从而在复杂环境中显著提高了收敛速度与成功率。该类方法在双向搜索框架下增强了局</w:t>
      </w:r>
      <w:proofErr w:type="gramStart"/>
      <w:r w:rsidRPr="003C1621">
        <w:rPr>
          <w:rFonts w:eastAsiaTheme="minorEastAsia"/>
          <w:lang w:eastAsia="zh-CN"/>
        </w:rPr>
        <w:t>部引导</w:t>
      </w:r>
      <w:proofErr w:type="gramEnd"/>
      <w:r w:rsidRPr="003C1621">
        <w:rPr>
          <w:rFonts w:eastAsiaTheme="minorEastAsia"/>
          <w:lang w:eastAsia="zh-CN"/>
        </w:rPr>
        <w:t>能力，减少了盲目扩展，在工程应用中具有较好的稳定性</w:t>
      </w:r>
      <w:r>
        <w:rPr>
          <w:rFonts w:eastAsiaTheme="minorEastAsia" w:hint="eastAsia"/>
          <w:lang w:eastAsia="zh-CN"/>
        </w:rPr>
        <w:t>。</w:t>
      </w:r>
      <w:r w:rsidRPr="003C1621">
        <w:rPr>
          <w:rFonts w:eastAsiaTheme="minorEastAsia"/>
          <w:lang w:eastAsia="zh-CN"/>
        </w:rPr>
        <w:t>然而，上述方法主要侧重于扩展方式层面的改进，其采样过程仍然在整个工作空间内进行，缺乏对采样区域的几何约束与代价感知能力。在环境尺度较大或存在多条可行通道的情况下，算法仍可能在与最优路径无关的区域产生大量冗余采样点，进而影响整体搜索效率</w:t>
      </w:r>
      <w:r w:rsidR="008135C1" w:rsidRPr="008135C1">
        <w:rPr>
          <w:rFonts w:eastAsiaTheme="minorEastAsia"/>
          <w:lang w:eastAsia="zh-CN"/>
        </w:rPr>
        <w:t>。</w:t>
      </w:r>
      <w:r w:rsidRPr="002B175F">
        <w:rPr>
          <w:rFonts w:eastAsiaTheme="minorEastAsia"/>
          <w:color w:val="FFFFFF" w:themeColor="background1"/>
          <w:highlight w:val="red"/>
          <w:lang w:eastAsia="zh-CN"/>
        </w:rPr>
        <w:t>另一类研究则以提升路径质量与避障性能为目标，对传统</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进行结构性改进。</w:t>
      </w:r>
      <w:r w:rsidRPr="002B175F">
        <w:rPr>
          <w:rFonts w:eastAsiaTheme="minorEastAsia"/>
          <w:color w:val="FFFFFF" w:themeColor="background1"/>
          <w:highlight w:val="red"/>
          <w:lang w:eastAsia="zh-CN"/>
        </w:rPr>
        <w:t xml:space="preserve">Fang </w:t>
      </w:r>
      <w:r w:rsidRPr="002B175F">
        <w:rPr>
          <w:rFonts w:eastAsiaTheme="minorEastAsia"/>
          <w:color w:val="FFFFFF" w:themeColor="background1"/>
          <w:highlight w:val="red"/>
          <w:lang w:eastAsia="zh-CN"/>
        </w:rPr>
        <w:t>等提出了一种改进型</w:t>
      </w:r>
      <w:r w:rsidRPr="002B175F">
        <w:rPr>
          <w:rFonts w:eastAsiaTheme="minorEastAsia"/>
          <w:color w:val="FFFFFF" w:themeColor="background1"/>
          <w:highlight w:val="red"/>
          <w:lang w:eastAsia="zh-CN"/>
        </w:rPr>
        <w:t xml:space="preserve"> RRT </w:t>
      </w:r>
      <w:r w:rsidRPr="002B175F">
        <w:rPr>
          <w:rFonts w:eastAsiaTheme="minorEastAsia"/>
          <w:color w:val="FFFFFF" w:themeColor="background1"/>
          <w:highlight w:val="red"/>
          <w:lang w:eastAsia="zh-CN"/>
        </w:rPr>
        <w:t>避障路径规划算法，通过引入概率阈值控制、动态步长扩展以及简化随机树结构，在机械臂避障规划任务中显著减少了节点数量和搜索时间。该方法在局部避障和实时性方面表现良好，验证了其在实际工程系统中的可行性。</w:t>
      </w:r>
    </w:p>
    <w:p w14:paraId="749A7D92" w14:textId="313D0CBD" w:rsidR="003C1621" w:rsidRPr="002B175F" w:rsidRDefault="003C1621" w:rsidP="003C1621">
      <w:pPr>
        <w:spacing w:line="262" w:lineRule="auto"/>
        <w:ind w:firstLineChars="200" w:firstLine="440"/>
        <w:jc w:val="both"/>
        <w:rPr>
          <w:rFonts w:eastAsiaTheme="minorEastAsia"/>
          <w:color w:val="FFFFFF" w:themeColor="background1"/>
          <w:lang w:eastAsia="zh-CN"/>
        </w:rPr>
      </w:pPr>
      <w:r w:rsidRPr="002B175F">
        <w:rPr>
          <w:rFonts w:eastAsiaTheme="minorEastAsia"/>
          <w:color w:val="FFFFFF" w:themeColor="background1"/>
          <w:highlight w:val="red"/>
          <w:lang w:eastAsia="zh-CN"/>
        </w:rPr>
        <w:t>但此类改进方法通常以单向或弱约束采样策略为主，缺乏全局路径代价约束机制，且优化目标主要集中于搜索效率或路径平滑性，难以在路径长度与收敛时间之间实现系统性的权衡。在复杂障碍物环境中，其规划结果对随机采样的依赖性仍然较强。</w:t>
      </w:r>
    </w:p>
    <w:p w14:paraId="766474F0" w14:textId="0CF0A4C7" w:rsidR="00C276F1" w:rsidRPr="009B7B0D" w:rsidRDefault="00431043" w:rsidP="007E41C6">
      <w:pPr>
        <w:spacing w:line="262" w:lineRule="auto"/>
        <w:ind w:firstLineChars="200" w:firstLine="440"/>
        <w:jc w:val="both"/>
        <w:rPr>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，本文提出一种基于自适应双向超椭球体约束采样的路径规划算法（</w:t>
      </w:r>
      <w:r w:rsidRPr="009A462D">
        <w:rPr>
          <w:rFonts w:eastAsiaTheme="minorEastAsia"/>
          <w:lang w:eastAsia="zh-CN"/>
        </w:rPr>
        <w:t>SC-RRT</w:t>
      </w:r>
      <w:r w:rsidRPr="009A462D">
        <w:rPr>
          <w:rFonts w:eastAsiaTheme="minorEastAsia"/>
          <w:lang w:eastAsia="zh-CN"/>
        </w:rPr>
        <w:t>）。该算法</w:t>
      </w:r>
      <w:r w:rsidR="007E41C6" w:rsidRPr="007E41C6">
        <w:rPr>
          <w:rFonts w:eastAsiaTheme="minorEastAsia"/>
          <w:lang w:eastAsia="zh-CN"/>
        </w:rPr>
        <w:t>在双向搜索框架下，对采样空间进行自适应几何约束，并在多优化目标之间实现动态平衡的统一方法</w:t>
      </w:r>
      <w:r w:rsidRPr="009A462D">
        <w:rPr>
          <w:rFonts w:eastAsiaTheme="minorEastAsia"/>
          <w:lang w:eastAsia="zh-CN"/>
        </w:rPr>
        <w:t>。</w:t>
      </w:r>
      <w:r w:rsidRPr="009A462D">
        <w:rPr>
          <w:rFonts w:eastAsiaTheme="minorEastAsia" w:hint="eastAsia"/>
          <w:lang w:eastAsia="zh-CN"/>
        </w:rPr>
        <w:t>不仅提高了收敛速度，还优化了路径质量，适用于处理随机障碍物分布的复杂场景。</w:t>
      </w:r>
    </w:p>
    <w:p w14:paraId="485187A4" w14:textId="77777777" w:rsidR="00C276F1" w:rsidRDefault="00C276F1" w:rsidP="00C276F1">
      <w:pPr>
        <w:spacing w:line="262" w:lineRule="auto"/>
        <w:jc w:val="both"/>
        <w:rPr>
          <w:rFonts w:eastAsiaTheme="minorEastAsia"/>
          <w:lang w:eastAsia="zh-CN"/>
        </w:rPr>
      </w:pPr>
    </w:p>
    <w:p w14:paraId="3B84C7A1" w14:textId="77777777" w:rsidR="00C276F1" w:rsidRDefault="00C276F1" w:rsidP="00C276F1">
      <w:pPr>
        <w:spacing w:line="262" w:lineRule="auto"/>
        <w:jc w:val="both"/>
        <w:rPr>
          <w:rFonts w:eastAsiaTheme="minorEastAsia"/>
          <w:lang w:eastAsia="zh-CN"/>
        </w:rPr>
      </w:pPr>
    </w:p>
    <w:p w14:paraId="35DAA0B8" w14:textId="77777777" w:rsidR="00046DC6" w:rsidRDefault="00046DC6" w:rsidP="00C276F1">
      <w:pPr>
        <w:spacing w:line="262" w:lineRule="auto"/>
        <w:jc w:val="both"/>
        <w:rPr>
          <w:rFonts w:eastAsiaTheme="minorEastAsia"/>
          <w:lang w:eastAsia="zh-CN"/>
        </w:rPr>
      </w:pPr>
    </w:p>
    <w:p w14:paraId="0A639EB7" w14:textId="77777777" w:rsidR="00046DC6" w:rsidRDefault="00046DC6" w:rsidP="00C276F1">
      <w:pPr>
        <w:spacing w:line="262" w:lineRule="auto"/>
        <w:jc w:val="both"/>
        <w:rPr>
          <w:rFonts w:eastAsiaTheme="minorEastAsia"/>
          <w:lang w:eastAsia="zh-CN"/>
        </w:rPr>
      </w:pPr>
    </w:p>
    <w:p w14:paraId="02A66068" w14:textId="77777777" w:rsidR="00046DC6" w:rsidRDefault="00046DC6" w:rsidP="00C276F1">
      <w:pPr>
        <w:spacing w:line="262" w:lineRule="auto"/>
        <w:jc w:val="both"/>
        <w:rPr>
          <w:rFonts w:eastAsiaTheme="minorEastAsia"/>
          <w:lang w:eastAsia="zh-CN"/>
        </w:rPr>
      </w:pPr>
    </w:p>
    <w:p w14:paraId="2E41F6D8" w14:textId="77777777" w:rsidR="00046DC6" w:rsidRDefault="00046DC6" w:rsidP="00C276F1">
      <w:pPr>
        <w:spacing w:line="262" w:lineRule="auto"/>
        <w:jc w:val="both"/>
        <w:rPr>
          <w:rFonts w:eastAsiaTheme="minorEastAsia"/>
          <w:lang w:eastAsia="zh-CN"/>
        </w:rPr>
      </w:pPr>
    </w:p>
    <w:p w14:paraId="25E7781B" w14:textId="77777777" w:rsidR="00E14E0F" w:rsidRDefault="00E14E0F" w:rsidP="00C276F1">
      <w:pPr>
        <w:spacing w:line="262" w:lineRule="auto"/>
        <w:jc w:val="both"/>
        <w:rPr>
          <w:rFonts w:eastAsiaTheme="minorEastAsia"/>
          <w:lang w:eastAsia="zh-CN"/>
        </w:rPr>
      </w:pPr>
    </w:p>
    <w:p w14:paraId="1F37AB04" w14:textId="77777777" w:rsidR="00E14E0F" w:rsidRDefault="00E14E0F" w:rsidP="00C276F1">
      <w:pPr>
        <w:spacing w:line="262" w:lineRule="auto"/>
        <w:jc w:val="both"/>
        <w:rPr>
          <w:rFonts w:eastAsiaTheme="minorEastAsia"/>
          <w:lang w:eastAsia="zh-CN"/>
        </w:rPr>
      </w:pPr>
    </w:p>
    <w:p w14:paraId="1B0786B4" w14:textId="77777777" w:rsidR="00E14E0F" w:rsidRDefault="00E14E0F" w:rsidP="00C276F1">
      <w:pPr>
        <w:spacing w:line="262" w:lineRule="auto"/>
        <w:jc w:val="both"/>
        <w:rPr>
          <w:rFonts w:eastAsiaTheme="minorEastAsia"/>
          <w:lang w:eastAsia="zh-CN"/>
        </w:rPr>
      </w:pPr>
    </w:p>
    <w:p w14:paraId="1D0CC74A" w14:textId="77777777" w:rsidR="00E14E0F" w:rsidRDefault="00E14E0F" w:rsidP="00C276F1">
      <w:pPr>
        <w:spacing w:line="262" w:lineRule="auto"/>
        <w:jc w:val="both"/>
        <w:rPr>
          <w:rFonts w:eastAsiaTheme="minorEastAsia"/>
          <w:lang w:eastAsia="zh-CN"/>
        </w:rPr>
      </w:pPr>
    </w:p>
    <w:p w14:paraId="326BF38F" w14:textId="77777777" w:rsidR="00E14E0F" w:rsidRDefault="00E14E0F" w:rsidP="00C276F1">
      <w:pPr>
        <w:spacing w:line="262" w:lineRule="auto"/>
        <w:jc w:val="both"/>
        <w:rPr>
          <w:rFonts w:eastAsiaTheme="minorEastAsia"/>
          <w:lang w:eastAsia="zh-CN"/>
        </w:rPr>
      </w:pPr>
    </w:p>
    <w:p w14:paraId="3F46C5FC" w14:textId="77777777" w:rsidR="00046DC6" w:rsidRDefault="00046DC6" w:rsidP="00C276F1">
      <w:pPr>
        <w:spacing w:line="262" w:lineRule="auto"/>
        <w:jc w:val="both"/>
        <w:rPr>
          <w:rFonts w:eastAsiaTheme="minorEastAsia"/>
          <w:lang w:eastAsia="zh-CN"/>
        </w:rPr>
      </w:pPr>
    </w:p>
    <w:p w14:paraId="74C89E08" w14:textId="77777777" w:rsidR="002B175F" w:rsidRDefault="002B175F" w:rsidP="00C276F1">
      <w:pPr>
        <w:spacing w:line="262" w:lineRule="auto"/>
        <w:jc w:val="both"/>
        <w:rPr>
          <w:rFonts w:eastAsiaTheme="minorEastAsia"/>
          <w:lang w:eastAsia="zh-CN"/>
        </w:rPr>
      </w:pPr>
    </w:p>
    <w:p w14:paraId="39186E63" w14:textId="77777777" w:rsidR="002B175F" w:rsidRDefault="002B175F" w:rsidP="00C276F1">
      <w:pPr>
        <w:spacing w:line="262" w:lineRule="auto"/>
        <w:jc w:val="both"/>
        <w:rPr>
          <w:rFonts w:eastAsiaTheme="minorEastAsia"/>
          <w:lang w:eastAsia="zh-CN"/>
        </w:rPr>
      </w:pPr>
    </w:p>
    <w:p w14:paraId="7F9B8160" w14:textId="77777777" w:rsidR="002B175F" w:rsidRPr="00046DC6" w:rsidRDefault="002B175F" w:rsidP="00C276F1">
      <w:pPr>
        <w:spacing w:line="262" w:lineRule="auto"/>
        <w:jc w:val="both"/>
        <w:rPr>
          <w:rFonts w:eastAsiaTheme="minorEastAsia" w:hint="eastAsia"/>
          <w:lang w:eastAsia="zh-CN"/>
        </w:rPr>
      </w:pPr>
    </w:p>
    <w:p w14:paraId="33D06F03" w14:textId="671D5C65"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E3F9882" w14:textId="77777777" w:rsidR="0076352E" w:rsidRDefault="00821371" w:rsidP="009A462D">
      <w:pPr>
        <w:spacing w:before="81" w:line="244" w:lineRule="auto"/>
        <w:ind w:left="503" w:right="2292" w:hanging="297"/>
        <w:jc w:val="both"/>
        <w:rPr>
          <w:sz w:val="17"/>
        </w:rPr>
      </w:pPr>
      <w:r>
        <w:rPr>
          <w:rFonts w:ascii="Wingdings" w:hAnsi="Wingdings"/>
          <w:sz w:val="17"/>
        </w:rPr>
        <w:sym w:font="Wingdings" w:char="F02A"/>
      </w:r>
      <w:r>
        <w:rPr>
          <w:spacing w:val="40"/>
          <w:sz w:val="17"/>
        </w:rPr>
        <w:t xml:space="preserve"> </w:t>
      </w:r>
      <w:proofErr w:type="spellStart"/>
      <w:r>
        <w:rPr>
          <w:sz w:val="17"/>
        </w:rPr>
        <w:t>Donghui</w:t>
      </w:r>
      <w:proofErr w:type="spellEnd"/>
      <w:r>
        <w:rPr>
          <w:sz w:val="17"/>
        </w:rPr>
        <w:t xml:space="preserve"> Guo </w:t>
      </w:r>
      <w:hyperlink r:id="rId12" w:history="1">
        <w:r w:rsidR="0076352E">
          <w:rPr>
            <w:spacing w:val="-2"/>
            <w:sz w:val="17"/>
          </w:rPr>
          <w:t>dhguo@xmu.edu.cn</w:t>
        </w:r>
      </w:hyperlink>
    </w:p>
    <w:p w14:paraId="48CAABF0" w14:textId="77777777" w:rsidR="0076352E" w:rsidRDefault="0076352E" w:rsidP="009A462D">
      <w:pPr>
        <w:pStyle w:val="a3"/>
        <w:spacing w:before="7"/>
        <w:jc w:val="both"/>
        <w:rPr>
          <w:sz w:val="17"/>
        </w:rPr>
      </w:pPr>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lastRenderedPageBreak/>
        <w:t>A</w:t>
      </w:r>
      <w:r w:rsidRPr="00FE21FE">
        <w:rPr>
          <w:spacing w:val="-2"/>
          <w:w w:val="110"/>
        </w:rPr>
        <w:t>lgorithm statement</w:t>
      </w:r>
      <w:bookmarkStart w:id="3" w:name="OLE_LINK1"/>
    </w:p>
    <w:p w14:paraId="354B997D" w14:textId="2F7C702C" w:rsidR="00FD1CF2" w:rsidRPr="00413C45" w:rsidRDefault="00C709A8" w:rsidP="00FE21FE">
      <w:pPr>
        <w:pStyle w:val="11"/>
        <w:tabs>
          <w:tab w:val="left" w:pos="474"/>
        </w:tabs>
        <w:spacing w:before="109"/>
        <w:ind w:left="0" w:firstLine="0"/>
        <w:rPr>
          <w:color w:val="EE0000"/>
          <w:spacing w:val="-2"/>
          <w:w w:val="110"/>
        </w:rPr>
      </w:pPr>
      <w:r w:rsidRPr="00413C45">
        <w:rPr>
          <w:rFonts w:ascii="宋体" w:eastAsia="宋体" w:hAnsi="宋体" w:cs="宋体" w:hint="eastAsia"/>
          <w:color w:val="EE0000"/>
          <w:spacing w:val="-2"/>
          <w:w w:val="110"/>
        </w:rPr>
        <w:t>（简单叙述）问题提出</w:t>
      </w:r>
    </w:p>
    <w:bookmarkEnd w:id="3"/>
    <w:p w14:paraId="1AACEC46" w14:textId="7CA6674B" w:rsidR="00046DC6" w:rsidRPr="009871F7" w:rsidRDefault="00831FD2" w:rsidP="00046DC6">
      <w:pPr>
        <w:spacing w:line="300" w:lineRule="auto"/>
        <w:ind w:firstLineChars="200" w:firstLine="440"/>
        <w:jc w:val="both"/>
        <w:rPr>
          <w:rFonts w:eastAsiaTheme="minorEastAsia"/>
          <w:lang w:eastAsia="zh-CN"/>
        </w:rPr>
      </w:pPr>
      <w:r w:rsidRPr="00831FD2">
        <w:rPr>
          <w:rFonts w:eastAsiaTheme="minorEastAsia"/>
          <w:lang w:eastAsia="zh-CN"/>
        </w:rPr>
        <w:t>通常，</w:t>
      </w:r>
      <w:r w:rsidR="00046DC6" w:rsidRPr="00046DC6">
        <w:rPr>
          <w:rFonts w:eastAsiaTheme="minorEastAsia"/>
          <w:lang w:eastAsia="zh-CN"/>
        </w:rPr>
        <w:t>路径规划问题可分为静态环境下的路径规划与动态环境下的路径规划。静态路径规划是在已知环境模型中，生成一条从起点到目标点的无碰撞连续路径；动态路径规划则在初始路径的基础上，结合传感器感知与在线决策机制，实时规避环境中的动态障碍物。需要指出的是，动态路径规划通常以静态全局路径为基础，因此静态路径规划在路径规划研究中具有基础性作用。鉴于此，本文聚焦于静态环境下的路径规划</w:t>
      </w:r>
      <w:r w:rsidR="00046DC6" w:rsidRPr="009871F7">
        <w:rPr>
          <w:rFonts w:eastAsiaTheme="minorEastAsia"/>
          <w:lang w:eastAsia="zh-CN"/>
        </w:rPr>
        <w:t>问题，除非特别说明，下文所述路径规划均指静态路径规划。</w:t>
      </w:r>
    </w:p>
    <w:p w14:paraId="0FD180D0" w14:textId="77777777" w:rsidR="00413C45" w:rsidRDefault="00413C45" w:rsidP="001B4D3B">
      <w:pPr>
        <w:spacing w:line="300" w:lineRule="auto"/>
        <w:ind w:firstLine="486"/>
        <w:jc w:val="both"/>
        <w:rPr>
          <w:rFonts w:eastAsiaTheme="minorEastAsia"/>
          <w:lang w:eastAsia="zh-CN"/>
        </w:rPr>
      </w:pPr>
      <w:bookmarkStart w:id="4" w:name="OLE_LINK2"/>
      <w:r w:rsidRPr="00413C45">
        <w:rPr>
          <w:rFonts w:eastAsiaTheme="minorEastAsia"/>
          <w:lang w:eastAsia="zh-CN"/>
        </w:rPr>
        <w:t>在静态路径规划领域，基于随机采样的</w:t>
      </w:r>
      <w:r w:rsidRPr="00413C45">
        <w:rPr>
          <w:rFonts w:eastAsiaTheme="minorEastAsia"/>
          <w:lang w:eastAsia="zh-CN"/>
        </w:rPr>
        <w:t xml:space="preserve"> RRT </w:t>
      </w:r>
      <w:r w:rsidRPr="00413C45">
        <w:rPr>
          <w:rFonts w:eastAsiaTheme="minorEastAsia"/>
          <w:lang w:eastAsia="zh-CN"/>
        </w:rPr>
        <w:t>及其改进算法因其对高维空间的良好适应性而被广泛应用。现有改进型</w:t>
      </w:r>
      <w:r w:rsidRPr="00413C45">
        <w:rPr>
          <w:rFonts w:eastAsiaTheme="minorEastAsia"/>
          <w:lang w:eastAsia="zh-CN"/>
        </w:rPr>
        <w:t xml:space="preserve"> RRT </w:t>
      </w:r>
      <w:r w:rsidRPr="00413C45">
        <w:rPr>
          <w:rFonts w:eastAsiaTheme="minorEastAsia"/>
          <w:lang w:eastAsia="zh-CN"/>
        </w:rPr>
        <w:t>算法主要从扩展策略设计、多启发式信息融合或局部避障机制等角度对传统</w:t>
      </w:r>
      <w:r w:rsidRPr="00413C45">
        <w:rPr>
          <w:rFonts w:eastAsiaTheme="minorEastAsia"/>
          <w:lang w:eastAsia="zh-CN"/>
        </w:rPr>
        <w:t xml:space="preserve"> RRT </w:t>
      </w:r>
      <w:r w:rsidRPr="00413C45">
        <w:rPr>
          <w:rFonts w:eastAsiaTheme="minorEastAsia"/>
          <w:lang w:eastAsia="zh-CN"/>
        </w:rPr>
        <w:t>进行优化，其核心思想是在保持随机采样框架不变的前提下，引导搜索过程更快地接近可行解或改善局部路径结构。这类方法在一定程度上提升了搜索效率，但其采样过程本质上仍然缺乏对采样空间的显式约束。</w:t>
      </w:r>
    </w:p>
    <w:p w14:paraId="1EA79AEE" w14:textId="24738EC8"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上述特征促使后续研究逐渐关注如何在保持</w:t>
      </w:r>
      <w:r w:rsidRPr="00413C45">
        <w:rPr>
          <w:rFonts w:eastAsiaTheme="minorEastAsia"/>
          <w:lang w:eastAsia="zh-CN"/>
        </w:rPr>
        <w:t xml:space="preserve"> RRT </w:t>
      </w:r>
      <w:r w:rsidRPr="00413C45">
        <w:rPr>
          <w:rFonts w:eastAsiaTheme="minorEastAsia"/>
          <w:lang w:eastAsia="zh-CN"/>
        </w:rPr>
        <w:t>快速探索能力的同时，引入路径质量优化机制，以兼顾</w:t>
      </w:r>
      <w:r w:rsidRPr="00413C45">
        <w:rPr>
          <w:rFonts w:eastAsiaTheme="minorEastAsia"/>
          <w:lang w:eastAsia="zh-CN"/>
        </w:rPr>
        <w:t>“</w:t>
      </w:r>
      <w:r w:rsidRPr="00413C45">
        <w:rPr>
          <w:rFonts w:eastAsiaTheme="minorEastAsia"/>
          <w:lang w:eastAsia="zh-CN"/>
        </w:rPr>
        <w:t>快速可行解生成</w:t>
      </w:r>
      <w:r w:rsidRPr="00413C45">
        <w:rPr>
          <w:rFonts w:eastAsiaTheme="minorEastAsia"/>
          <w:lang w:eastAsia="zh-CN"/>
        </w:rPr>
        <w:t>”</w:t>
      </w:r>
      <w:r w:rsidRPr="00413C45">
        <w:rPr>
          <w:rFonts w:eastAsiaTheme="minorEastAsia"/>
          <w:lang w:eastAsia="zh-CN"/>
        </w:rPr>
        <w:t>与</w:t>
      </w:r>
      <w:r w:rsidRPr="00413C45">
        <w:rPr>
          <w:rFonts w:eastAsiaTheme="minorEastAsia"/>
          <w:lang w:eastAsia="zh-CN"/>
        </w:rPr>
        <w:t>“</w:t>
      </w:r>
      <w:r w:rsidRPr="00413C45">
        <w:rPr>
          <w:rFonts w:eastAsiaTheme="minorEastAsia"/>
          <w:lang w:eastAsia="zh-CN"/>
        </w:rPr>
        <w:t>渐近最优性</w:t>
      </w:r>
      <w:r w:rsidRPr="00413C45">
        <w:rPr>
          <w:rFonts w:eastAsiaTheme="minorEastAsia"/>
          <w:lang w:eastAsia="zh-CN"/>
        </w:rPr>
        <w:t>”</w:t>
      </w:r>
      <w:r w:rsidRPr="00413C45">
        <w:rPr>
          <w:rFonts w:eastAsiaTheme="minorEastAsia"/>
          <w:lang w:eastAsia="zh-CN"/>
        </w:rPr>
        <w:t>这两类目标。</w:t>
      </w:r>
    </w:p>
    <w:p w14:paraId="5BB2931C" w14:textId="51E3B71F" w:rsidR="00413C45" w:rsidRDefault="00413C45" w:rsidP="001B4D3B">
      <w:pPr>
        <w:spacing w:line="300" w:lineRule="auto"/>
        <w:ind w:firstLine="486"/>
        <w:jc w:val="both"/>
        <w:rPr>
          <w:rFonts w:eastAsiaTheme="minorEastAsia"/>
          <w:lang w:eastAsia="zh-CN"/>
        </w:rPr>
      </w:pPr>
      <w:r w:rsidRPr="00413C45">
        <w:rPr>
          <w:rFonts w:eastAsiaTheme="minorEastAsia"/>
          <w:lang w:eastAsia="zh-CN"/>
        </w:rPr>
        <w:t>基于这一思路，本文提出一种自适应双向约束采样</w:t>
      </w:r>
      <w:r w:rsidRPr="00413C45">
        <w:rPr>
          <w:rFonts w:eastAsiaTheme="minorEastAsia"/>
          <w:lang w:eastAsia="zh-CN"/>
        </w:rPr>
        <w:t>SC-RRT</w:t>
      </w:r>
      <w:r w:rsidRPr="00413C45">
        <w:rPr>
          <w:rFonts w:eastAsiaTheme="minorEastAsia"/>
          <w:lang w:eastAsia="zh-CN"/>
        </w:rPr>
        <w:t>算法。不同于依赖扩展阶段启发式切换的改进方法，</w:t>
      </w:r>
      <w:r w:rsidRPr="00413C45">
        <w:rPr>
          <w:rFonts w:eastAsiaTheme="minorEastAsia"/>
          <w:lang w:eastAsia="zh-CN"/>
        </w:rPr>
        <w:t xml:space="preserve">SC-RRT </w:t>
      </w:r>
      <w:r w:rsidRPr="00413C45">
        <w:rPr>
          <w:rFonts w:eastAsiaTheme="minorEastAsia"/>
          <w:lang w:eastAsia="zh-CN"/>
        </w:rPr>
        <w:t>从采样空间重构的角度重新组织双向</w:t>
      </w:r>
      <w:r w:rsidRPr="00413C45">
        <w:rPr>
          <w:rFonts w:eastAsiaTheme="minorEastAsia"/>
          <w:lang w:eastAsia="zh-CN"/>
        </w:rPr>
        <w:t xml:space="preserve"> RRT </w:t>
      </w:r>
      <w:r w:rsidRPr="00413C45">
        <w:rPr>
          <w:rFonts w:eastAsiaTheme="minorEastAsia"/>
          <w:lang w:eastAsia="zh-CN"/>
        </w:rPr>
        <w:t>的搜索过程，通过构建与当前路径代价相关的几何采样子空间，对采样分布进行自适应约束，从而在搜索不同阶段实现探索与利用之间的动态平衡。在双向搜索框架下，通过引入中介引导点，将整体路径规划过程划分为若干阶段性子问题，并针对不同阶段动态生成对应的采样约束区域，使搜索过程在空间层面具备明确的引导方向与优化侧重。</w:t>
      </w:r>
    </w:p>
    <w:p w14:paraId="0B8FD97A" w14:textId="7B5ED87F" w:rsidR="001B4D3B" w:rsidRPr="00E97F44" w:rsidRDefault="001B4D3B" w:rsidP="00E97F44">
      <w:pPr>
        <w:pStyle w:val="11"/>
        <w:numPr>
          <w:ilvl w:val="1"/>
          <w:numId w:val="5"/>
        </w:numPr>
        <w:tabs>
          <w:tab w:val="left" w:pos="474"/>
        </w:tabs>
        <w:spacing w:before="109"/>
        <w:rPr>
          <w:rFonts w:ascii="Times New Roman" w:hAnsi="Times New Roman" w:cs="Times New Roman"/>
          <w:spacing w:val="-2"/>
          <w:w w:val="110"/>
        </w:rPr>
      </w:pPr>
      <w:proofErr w:type="spellStart"/>
      <w:r w:rsidRPr="00E97F44">
        <w:rPr>
          <w:rFonts w:ascii="宋体" w:eastAsia="宋体" w:hAnsi="宋体" w:cs="宋体" w:hint="eastAsia"/>
          <w:spacing w:val="-2"/>
          <w:w w:val="110"/>
        </w:rPr>
        <w:t>算法设计思路</w:t>
      </w:r>
      <w:proofErr w:type="spellEnd"/>
    </w:p>
    <w:p w14:paraId="5AA8A4F8" w14:textId="233C1341" w:rsidR="003C64F5" w:rsidRDefault="00647675" w:rsidP="003C64F5">
      <w:pPr>
        <w:spacing w:line="300" w:lineRule="auto"/>
        <w:ind w:firstLine="486"/>
        <w:jc w:val="both"/>
        <w:rPr>
          <w:rFonts w:eastAsiaTheme="minorEastAsia"/>
          <w:lang w:eastAsia="zh-CN"/>
        </w:rPr>
      </w:pPr>
      <w:r w:rsidRPr="00647675">
        <w:rPr>
          <w:rFonts w:eastAsiaTheme="minorEastAsia"/>
          <w:lang w:eastAsia="zh-CN"/>
        </w:rPr>
        <w:t>基于上述分析，知情采样的</w:t>
      </w:r>
      <w:r w:rsidRPr="00647675">
        <w:rPr>
          <w:rFonts w:eastAsiaTheme="minorEastAsia"/>
          <w:lang w:eastAsia="zh-CN"/>
        </w:rPr>
        <w:t xml:space="preserve"> </w:t>
      </w:r>
      <w:r w:rsidR="005618E7">
        <w:rPr>
          <w:rFonts w:eastAsiaTheme="minorEastAsia" w:hint="eastAsia"/>
          <w:lang w:eastAsia="zh-CN"/>
        </w:rPr>
        <w:t>Informed-</w:t>
      </w:r>
      <w:r w:rsidRPr="00647675">
        <w:rPr>
          <w:rFonts w:eastAsiaTheme="minorEastAsia"/>
          <w:lang w:eastAsia="zh-CN"/>
        </w:rPr>
        <w:t xml:space="preserve">RRT </w:t>
      </w:r>
      <w:r w:rsidRPr="00647675">
        <w:rPr>
          <w:rFonts w:eastAsiaTheme="minorEastAsia"/>
          <w:lang w:eastAsia="zh-CN"/>
        </w:rPr>
        <w:t>改进方法在搜索效率、采样分布质量与环境适应性方面仍存在提升空间。</w:t>
      </w:r>
      <w:r w:rsidR="00F73764" w:rsidRPr="00F73764">
        <w:rPr>
          <w:rFonts w:eastAsiaTheme="minorEastAsia"/>
          <w:lang w:eastAsia="zh-CN"/>
        </w:rPr>
        <w:t>针对这些问题</w:t>
      </w:r>
      <w:r w:rsidR="00CC3DCA" w:rsidRPr="00CC3DCA">
        <w:rPr>
          <w:rFonts w:eastAsiaTheme="minorEastAsia"/>
          <w:lang w:eastAsia="zh-CN"/>
        </w:rPr>
        <w:t>，</w:t>
      </w:r>
      <w:r w:rsidR="00E97F44">
        <w:rPr>
          <w:rFonts w:eastAsiaTheme="minorEastAsia" w:hint="eastAsia"/>
          <w:lang w:eastAsia="zh-CN"/>
        </w:rPr>
        <w:t>本文提出</w:t>
      </w:r>
      <w:r w:rsidR="00E97F44" w:rsidRPr="00E97F44">
        <w:rPr>
          <w:rFonts w:eastAsiaTheme="minorEastAsia"/>
          <w:color w:val="000000" w:themeColor="text1"/>
          <w:lang w:eastAsia="zh-CN"/>
        </w:rPr>
        <w:t>一种基于自适应双向超椭球体约束的采样策略，其整体思想如图</w:t>
      </w:r>
      <w:r w:rsidR="00E97F44" w:rsidRPr="00E97F44">
        <w:rPr>
          <w:rFonts w:eastAsiaTheme="minorEastAsia"/>
          <w:color w:val="000000" w:themeColor="text1"/>
          <w:lang w:eastAsia="zh-CN"/>
        </w:rPr>
        <w:t xml:space="preserve"> </w:t>
      </w:r>
      <w:r w:rsidR="00E97F44">
        <w:rPr>
          <w:rFonts w:eastAsiaTheme="minorEastAsia" w:hint="eastAsia"/>
          <w:color w:val="000000" w:themeColor="text1"/>
          <w:lang w:eastAsia="zh-CN"/>
        </w:rPr>
        <w:t xml:space="preserve">1 </w:t>
      </w:r>
      <w:r w:rsidR="00E97F44" w:rsidRPr="00E97F44">
        <w:rPr>
          <w:rFonts w:eastAsiaTheme="minorEastAsia"/>
          <w:color w:val="000000" w:themeColor="text1"/>
          <w:lang w:eastAsia="zh-CN"/>
        </w:rPr>
        <w:t>所示。该方法在传统知情采样框架的基础上，引入中介引导点与双向并行扩展机制，通过动态调节采样子集的空间范围，实现对采样过程的有效约束</w:t>
      </w:r>
      <w:r w:rsidR="00E97F44">
        <w:rPr>
          <w:rFonts w:eastAsiaTheme="minorEastAsia" w:hint="eastAsia"/>
          <w:color w:val="000000" w:themeColor="text1"/>
          <w:lang w:eastAsia="zh-CN"/>
        </w:rPr>
        <w:t>，</w:t>
      </w:r>
      <w:r w:rsidR="00F73764" w:rsidRPr="00F73764">
        <w:rPr>
          <w:rFonts w:eastAsiaTheme="minorEastAsia"/>
          <w:lang w:eastAsia="zh-CN"/>
        </w:rPr>
        <w:t>以同时提升收敛速度和路径质量</w:t>
      </w:r>
      <w:r w:rsidR="003711ED" w:rsidRPr="003711ED">
        <w:rPr>
          <w:rFonts w:eastAsiaTheme="minorEastAsia"/>
          <w:lang w:eastAsia="zh-CN"/>
        </w:rPr>
        <w:t>：</w:t>
      </w:r>
      <w:r w:rsidR="003C64F5">
        <w:rPr>
          <w:lang w:eastAsia="zh-CN"/>
        </w:rPr>
        <w:t xml:space="preserve"> </w:t>
      </w:r>
    </w:p>
    <w:p w14:paraId="5CF538F3" w14:textId="2EA2BD91" w:rsidR="00C51A05" w:rsidRPr="00C51A05" w:rsidRDefault="00C51A05" w:rsidP="00C51A05">
      <w:pPr>
        <w:spacing w:line="300" w:lineRule="auto"/>
        <w:ind w:firstLine="486"/>
        <w:jc w:val="center"/>
        <w:rPr>
          <w:rFonts w:eastAsiaTheme="minorEastAsia"/>
          <w:lang w:eastAsia="zh-CN"/>
        </w:rPr>
      </w:pPr>
      <w:r>
        <w:rPr>
          <w:noProof/>
        </w:rPr>
        <w:drawing>
          <wp:inline distT="0" distB="0" distL="0" distR="0" wp14:anchorId="344F4289" wp14:editId="57B6B683">
            <wp:extent cx="3941640" cy="2121382"/>
            <wp:effectExtent l="0" t="0" r="1905" b="0"/>
            <wp:docPr id="1273139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39754" name=""/>
                    <pic:cNvPicPr/>
                  </pic:nvPicPr>
                  <pic:blipFill>
                    <a:blip r:embed="rId13"/>
                    <a:stretch>
                      <a:fillRect/>
                    </a:stretch>
                  </pic:blipFill>
                  <pic:spPr>
                    <a:xfrm>
                      <a:off x="0" y="0"/>
                      <a:ext cx="3951962" cy="2126937"/>
                    </a:xfrm>
                    <a:prstGeom prst="rect">
                      <a:avLst/>
                    </a:prstGeom>
                  </pic:spPr>
                </pic:pic>
              </a:graphicData>
            </a:graphic>
          </wp:inline>
        </w:drawing>
      </w:r>
    </w:p>
    <w:p w14:paraId="2729813C" w14:textId="577D05EC" w:rsidR="00E97F44" w:rsidRDefault="00E97F44" w:rsidP="00C51A05">
      <w:pPr>
        <w:spacing w:line="300" w:lineRule="auto"/>
        <w:ind w:firstLine="486"/>
        <w:jc w:val="center"/>
        <w:rPr>
          <w:rFonts w:eastAsiaTheme="minorEastAsia"/>
          <w:color w:val="000000" w:themeColor="text1"/>
          <w:lang w:eastAsia="zh-CN"/>
        </w:rPr>
      </w:pPr>
      <w:r>
        <w:rPr>
          <w:rFonts w:eastAsiaTheme="minorEastAsia" w:hint="eastAsia"/>
          <w:lang w:eastAsia="zh-CN"/>
        </w:rPr>
        <w:t>图</w:t>
      </w:r>
      <w:r>
        <w:rPr>
          <w:rFonts w:eastAsiaTheme="minorEastAsia" w:hint="eastAsia"/>
          <w:lang w:eastAsia="zh-CN"/>
        </w:rPr>
        <w:t xml:space="preserve">1 </w:t>
      </w:r>
      <w:r>
        <w:rPr>
          <w:rFonts w:eastAsiaTheme="minorEastAsia" w:hint="eastAsia"/>
          <w:lang w:eastAsia="zh-CN"/>
        </w:rPr>
        <w:t>自适应双向超椭球体约束采样策略示意图</w:t>
      </w:r>
    </w:p>
    <w:p w14:paraId="19C2A4C0" w14:textId="6F938EC6"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m:t>
            </m:r>
          </m:sub>
        </m:sSub>
      </m:oMath>
      <w:r w:rsidRPr="00E97F44">
        <w:rPr>
          <w:rFonts w:eastAsiaTheme="minorEastAsia"/>
          <w:color w:val="000000" w:themeColor="text1"/>
          <w:lang w:eastAsia="zh-CN"/>
        </w:rPr>
        <w:t>以及通过策略生成的中介点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mid</m:t>
            </m:r>
          </m:sub>
        </m:sSub>
      </m:oMath>
      <w:r w:rsidRPr="00E97F44">
        <w:rPr>
          <w:rFonts w:eastAsiaTheme="minorEastAsia"/>
          <w:color w:val="000000" w:themeColor="text1"/>
          <w:lang w:eastAsia="zh-CN"/>
        </w:rPr>
        <w:t>，构造两个分别对应于</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的超椭球体知情子集。与传统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w:t>
      </w:r>
      <w:proofErr w:type="gramStart"/>
      <w:r w:rsidRPr="00E97F44">
        <w:rPr>
          <w:rFonts w:eastAsiaTheme="minorEastAsia"/>
          <w:color w:val="000000" w:themeColor="text1"/>
          <w:lang w:eastAsia="zh-CN"/>
        </w:rPr>
        <w:t>体并非</w:t>
      </w:r>
      <w:proofErr w:type="gramEnd"/>
      <w:r w:rsidRPr="00E97F44">
        <w:rPr>
          <w:rFonts w:eastAsiaTheme="minorEastAsia"/>
          <w:color w:val="000000" w:themeColor="text1"/>
          <w:lang w:eastAsia="zh-CN"/>
        </w:rPr>
        <w:t>固定形状，其几何参数由</w:t>
      </w:r>
      <w:r w:rsidRPr="00E97F44">
        <w:rPr>
          <w:rFonts w:eastAsiaTheme="minorEastAsia"/>
          <w:color w:val="000000" w:themeColor="text1"/>
          <w:lang w:eastAsia="zh-CN"/>
        </w:rPr>
        <w:t xml:space="preserve"> PID </w:t>
      </w:r>
      <w:r w:rsidRPr="00E97F44">
        <w:rPr>
          <w:rFonts w:eastAsiaTheme="minorEastAsia"/>
          <w:color w:val="000000" w:themeColor="text1"/>
          <w:lang w:eastAsia="zh-CN"/>
        </w:rPr>
        <w:t>控制器在线调节，可根据搜索过程中的路径代价变化与扩展状态自适应地进行伸缩，从而在保证潜在最优路径覆盖性的同时，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p>
    <w:p w14:paraId="5B372BB8" w14:textId="37BB0A6E" w:rsidR="00E97F44" w:rsidRPr="00E97F44" w:rsidRDefault="00E97F44" w:rsidP="00E97F44">
      <w:pPr>
        <w:spacing w:line="300" w:lineRule="auto"/>
        <w:ind w:firstLine="720"/>
        <w:rPr>
          <w:rFonts w:eastAsiaTheme="minorEastAsia"/>
          <w:color w:val="000000" w:themeColor="text1"/>
          <w:lang w:eastAsia="zh-CN"/>
        </w:rPr>
      </w:pPr>
      <w:r w:rsidRPr="00E97F44">
        <w:rPr>
          <w:rFonts w:eastAsiaTheme="minorEastAsia"/>
          <w:color w:val="000000" w:themeColor="text1"/>
          <w:lang w:eastAsia="zh-CN"/>
        </w:rPr>
        <w:t>在采样与扩展阶段，分别从起点与终点同时生成两棵随机树，并在各自对应的超椭球体约束下向中</w:t>
      </w:r>
      <w:r w:rsidRPr="00E97F44">
        <w:rPr>
          <w:rFonts w:eastAsiaTheme="minorEastAsia"/>
          <w:color w:val="000000" w:themeColor="text1"/>
          <w:lang w:eastAsia="zh-CN"/>
        </w:rPr>
        <w:lastRenderedPageBreak/>
        <w:t>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p>
    <w:p w14:paraId="72956EE3" w14:textId="61656867" w:rsidR="005B7F8E" w:rsidRPr="00C51A05" w:rsidRDefault="00E97F44" w:rsidP="00C51A05">
      <w:pPr>
        <w:spacing w:line="300" w:lineRule="auto"/>
        <w:ind w:firstLine="486"/>
        <w:rPr>
          <w:rFonts w:eastAsiaTheme="minorEastAsia"/>
          <w:lang w:eastAsia="zh-CN"/>
        </w:rPr>
      </w:pPr>
      <w:r w:rsidRPr="00E97F44">
        <w:rPr>
          <w:rFonts w:eastAsiaTheme="minorEastAsia"/>
          <w:color w:val="000000" w:themeColor="text1"/>
          <w:lang w:eastAsia="zh-CN"/>
        </w:rPr>
        <w:t>该双向超椭球体约束采样机制通过将采样空间限制在动态更新的知情子集中，显著降低了冗余采样与无效扩展的比例，同时兼顾搜索初期的探索能力与后期的收敛效率，为复杂环境下的快速路径规划提供了一种有效的解决思路。</w:t>
      </w:r>
    </w:p>
    <w:p w14:paraId="39F9D4E1" w14:textId="3BA783E1" w:rsidR="00EF5B1C" w:rsidRPr="00A32805" w:rsidRDefault="004204A8" w:rsidP="00A32805">
      <w:pPr>
        <w:pStyle w:val="11"/>
        <w:numPr>
          <w:ilvl w:val="1"/>
          <w:numId w:val="5"/>
        </w:numPr>
        <w:tabs>
          <w:tab w:val="left" w:pos="474"/>
        </w:tabs>
        <w:spacing w:before="109"/>
        <w:rPr>
          <w:rFonts w:ascii="宋体" w:eastAsia="宋体" w:hAnsi="宋体" w:cs="宋体"/>
          <w:spacing w:val="-2"/>
          <w:w w:val="110"/>
        </w:rPr>
      </w:pPr>
      <w:r w:rsidRPr="00A32805">
        <w:rPr>
          <w:rFonts w:ascii="宋体" w:eastAsia="宋体" w:hAnsi="宋体" w:cs="宋体"/>
          <w:spacing w:val="-2"/>
          <w:w w:val="110"/>
        </w:rPr>
        <w:t>Proposed</w:t>
      </w:r>
      <w:r w:rsidR="00724B6B" w:rsidRPr="00A32805">
        <w:rPr>
          <w:rFonts w:ascii="宋体" w:eastAsia="宋体" w:hAnsi="宋体" w:cs="宋体" w:hint="eastAsia"/>
          <w:spacing w:val="-2"/>
          <w:w w:val="110"/>
        </w:rPr>
        <w:t xml:space="preserve"> </w:t>
      </w:r>
      <w:r w:rsidRPr="00A32805">
        <w:rPr>
          <w:rFonts w:ascii="宋体" w:eastAsia="宋体" w:hAnsi="宋体" w:cs="宋体"/>
          <w:spacing w:val="-2"/>
          <w:w w:val="110"/>
        </w:rPr>
        <w:t>method</w:t>
      </w:r>
      <w:r w:rsidRPr="00A32805">
        <w:rPr>
          <w:rFonts w:ascii="宋体" w:eastAsia="宋体" w:hAnsi="宋体" w:cs="宋体" w:hint="eastAsia"/>
          <w:spacing w:val="-2"/>
          <w:w w:val="110"/>
        </w:rPr>
        <w:t xml:space="preserve"> </w:t>
      </w:r>
      <w:r w:rsidR="00AF4685" w:rsidRPr="00A32805">
        <w:rPr>
          <w:rFonts w:ascii="宋体" w:eastAsia="宋体" w:hAnsi="宋体" w:cs="宋体" w:hint="eastAsia"/>
          <w:spacing w:val="-2"/>
          <w:w w:val="110"/>
        </w:rPr>
        <w:t xml:space="preserve"> </w:t>
      </w:r>
    </w:p>
    <w:p w14:paraId="28DC8BD5" w14:textId="77777777" w:rsidR="00EF5B1C" w:rsidRPr="00E97F44" w:rsidRDefault="00EF5B1C" w:rsidP="00A32805">
      <w:pPr>
        <w:pStyle w:val="11"/>
        <w:numPr>
          <w:ilvl w:val="2"/>
          <w:numId w:val="5"/>
        </w:numPr>
        <w:tabs>
          <w:tab w:val="left" w:pos="474"/>
        </w:tabs>
        <w:spacing w:before="109"/>
        <w:rPr>
          <w:rFonts w:ascii="Times New Roman" w:hAnsi="Times New Roman" w:cs="Times New Roman"/>
          <w:spacing w:val="-2"/>
          <w:w w:val="110"/>
          <w:lang w:eastAsia="zh-CN"/>
        </w:rPr>
      </w:pPr>
      <w:r w:rsidRPr="00E97F44">
        <w:rPr>
          <w:rFonts w:ascii="宋体" w:eastAsia="宋体" w:hAnsi="宋体" w:cs="宋体" w:hint="eastAsia"/>
          <w:spacing w:val="-2"/>
          <w:w w:val="110"/>
          <w:lang w:eastAsia="zh-CN"/>
        </w:rPr>
        <w:t>启发式自适应采样范围约束</w:t>
      </w:r>
    </w:p>
    <w:p w14:paraId="2DED4C8E" w14:textId="77777777" w:rsidR="0059054C" w:rsidRDefault="00EF5B1C" w:rsidP="007675FE">
      <w:pPr>
        <w:ind w:firstLineChars="200" w:firstLine="440"/>
        <w:rPr>
          <w:rFonts w:eastAsiaTheme="minorEastAsia"/>
          <w:lang w:eastAsia="zh-CN"/>
        </w:rPr>
      </w:pPr>
      <w:r w:rsidRPr="00EC4E46">
        <w:rPr>
          <w:rFonts w:eastAsiaTheme="minorEastAsia"/>
          <w:lang w:eastAsia="zh-CN"/>
        </w:rPr>
        <w:t>传统的</w:t>
      </w:r>
      <w:r w:rsidR="0059054C">
        <w:rPr>
          <w:rFonts w:eastAsiaTheme="minorEastAsia" w:hint="eastAsia"/>
          <w:lang w:eastAsia="zh-CN"/>
        </w:rPr>
        <w:t>RRT</w:t>
      </w:r>
      <w:r w:rsidR="0059054C">
        <w:rPr>
          <w:rFonts w:eastAsiaTheme="minorEastAsia" w:hint="eastAsia"/>
          <w:lang w:eastAsia="zh-CN"/>
        </w:rPr>
        <w:t>系列算法采用</w:t>
      </w:r>
      <w:r w:rsidRPr="00EC4E46">
        <w:rPr>
          <w:rFonts w:eastAsiaTheme="minorEastAsia"/>
          <w:lang w:eastAsia="zh-CN"/>
        </w:rPr>
        <w:t>均匀随机采样</w:t>
      </w:r>
      <w:r w:rsidR="0059054C">
        <w:rPr>
          <w:rFonts w:eastAsiaTheme="minorEastAsia" w:hint="eastAsia"/>
          <w:lang w:eastAsia="zh-CN"/>
        </w:rPr>
        <w:t>,</w:t>
      </w:r>
      <w:r w:rsidR="0059054C" w:rsidRPr="0059054C">
        <w:rPr>
          <w:rFonts w:eastAsiaTheme="minorEastAsia"/>
          <w:lang w:eastAsia="zh-CN"/>
        </w:rPr>
        <w:t>在高维或障碍密集环境中会产生大量无效采样点</w:t>
      </w:r>
      <w:r w:rsidRPr="00EC4E46">
        <w:rPr>
          <w:rFonts w:eastAsiaTheme="minorEastAsia"/>
          <w:lang w:eastAsia="zh-CN"/>
        </w:rPr>
        <w:t>，严重降低算法效率。</w:t>
      </w:r>
      <w:r w:rsidRPr="00EC4E46">
        <w:rPr>
          <w:rFonts w:eastAsiaTheme="minorEastAsia"/>
          <w:lang w:eastAsia="zh-CN"/>
        </w:rPr>
        <w:t>Informed RRT</w:t>
      </w:r>
      <w:r w:rsidRPr="00EC4E46">
        <w:rPr>
          <w:rFonts w:eastAsiaTheme="minorEastAsia"/>
          <w:lang w:eastAsia="zh-CN"/>
        </w:rPr>
        <w:t>通过单一</w:t>
      </w:r>
      <w:r w:rsidRPr="00EC4E46">
        <w:rPr>
          <w:rFonts w:eastAsiaTheme="minorEastAsia" w:hint="eastAsia"/>
          <w:lang w:eastAsia="zh-CN"/>
        </w:rPr>
        <w:t>知情子集</w:t>
      </w:r>
      <w:r w:rsidRPr="00EC4E46">
        <w:rPr>
          <w:rFonts w:eastAsiaTheme="minorEastAsia"/>
          <w:lang w:eastAsia="zh-CN"/>
        </w:rPr>
        <w:t>约束</w:t>
      </w:r>
      <w:r w:rsidRPr="00EC4E46">
        <w:rPr>
          <w:rFonts w:eastAsiaTheme="minorEastAsia" w:hint="eastAsia"/>
          <w:lang w:eastAsia="zh-CN"/>
        </w:rPr>
        <w:t>的方式控制</w:t>
      </w:r>
      <w:r w:rsidRPr="00EC4E46">
        <w:rPr>
          <w:rFonts w:eastAsiaTheme="minorEastAsia"/>
          <w:lang w:eastAsia="zh-CN"/>
        </w:rPr>
        <w:t>采样范围，</w:t>
      </w:r>
      <w:r w:rsidR="0059054C" w:rsidRPr="0059054C">
        <w:rPr>
          <w:rFonts w:eastAsiaTheme="minorEastAsia"/>
          <w:lang w:eastAsia="zh-CN"/>
        </w:rPr>
        <w:t>但其性能高度依赖启发式代价估计的准确性</w:t>
      </w:r>
      <w:r w:rsidR="0059054C">
        <w:rPr>
          <w:rFonts w:eastAsiaTheme="minorEastAsia" w:hint="eastAsia"/>
          <w:lang w:eastAsia="zh-CN"/>
        </w:rPr>
        <w:t>，</w:t>
      </w:r>
      <w:r w:rsidR="0059054C" w:rsidRPr="0059054C">
        <w:rPr>
          <w:rFonts w:eastAsiaTheme="minorEastAsia"/>
          <w:lang w:eastAsia="zh-CN"/>
        </w:rPr>
        <w:t>当代价被高估时，超椭球体过大，导致无效采样增多；当代价被低估时，采样空间过早收缩，算法易陷入局部最优</w:t>
      </w:r>
      <w:r w:rsidR="0059054C">
        <w:rPr>
          <w:rFonts w:eastAsiaTheme="minorEastAsia" w:hint="eastAsia"/>
          <w:lang w:eastAsia="zh-CN"/>
        </w:rPr>
        <w:t>。</w:t>
      </w:r>
    </w:p>
    <w:p w14:paraId="5B2D9261" w14:textId="3A9C3749" w:rsidR="007675FE" w:rsidRDefault="0059054C" w:rsidP="007675FE">
      <w:pPr>
        <w:ind w:firstLineChars="200" w:firstLine="440"/>
        <w:rPr>
          <w:rFonts w:eastAsiaTheme="minorEastAsia"/>
          <w:lang w:eastAsia="zh-CN"/>
        </w:rPr>
      </w:pPr>
      <w:r w:rsidRPr="0059054C">
        <w:rPr>
          <w:rFonts w:eastAsiaTheme="minorEastAsia"/>
          <w:lang w:eastAsia="zh-CN"/>
        </w:rPr>
        <w:t>为解决上述问题，本文引入基于</w:t>
      </w:r>
      <w:r w:rsidRPr="0059054C">
        <w:rPr>
          <w:rFonts w:eastAsiaTheme="minorEastAsia"/>
          <w:lang w:eastAsia="zh-CN"/>
        </w:rPr>
        <w:t xml:space="preserve"> PID </w:t>
      </w:r>
      <w:r w:rsidRPr="0059054C">
        <w:rPr>
          <w:rFonts w:eastAsiaTheme="minorEastAsia"/>
          <w:lang w:eastAsia="zh-CN"/>
        </w:rPr>
        <w:t>控制的在线学习机制，对路径总代价估计进行误差反馈修正。</w:t>
      </w:r>
      <w:r w:rsidRPr="00FF471C">
        <w:rPr>
          <w:rFonts w:eastAsiaTheme="minorEastAsia"/>
          <w:highlight w:val="green"/>
          <w:lang w:eastAsia="zh-CN"/>
        </w:rPr>
        <w:t>PID</w:t>
      </w:r>
      <w:r w:rsidRPr="00FF471C">
        <w:rPr>
          <w:rFonts w:eastAsiaTheme="minorEastAsia"/>
          <w:highlight w:val="green"/>
          <w:lang w:eastAsia="zh-CN"/>
        </w:rPr>
        <w:t>控制并非用于直接优化路径</w:t>
      </w:r>
      <w:r w:rsidRPr="00FF471C">
        <w:rPr>
          <w:rFonts w:eastAsiaTheme="minorEastAsia" w:hint="eastAsia"/>
          <w:highlight w:val="green"/>
          <w:lang w:eastAsia="zh-CN"/>
        </w:rPr>
        <w:t>而</w:t>
      </w:r>
      <w:r w:rsidRPr="00FF471C">
        <w:rPr>
          <w:rFonts w:eastAsiaTheme="minorEastAsia"/>
          <w:highlight w:val="green"/>
          <w:lang w:eastAsia="zh-CN"/>
        </w:rPr>
        <w:t>是</w:t>
      </w:r>
      <w:r w:rsidRPr="00FF471C">
        <w:rPr>
          <w:rFonts w:eastAsiaTheme="minorEastAsia" w:hint="eastAsia"/>
          <w:highlight w:val="green"/>
          <w:lang w:eastAsia="zh-CN"/>
        </w:rPr>
        <w:t>用于调节采样偏置与收敛速度</w:t>
      </w:r>
      <w:r w:rsidRPr="00FF471C">
        <w:rPr>
          <w:rFonts w:eastAsiaTheme="minorEastAsia"/>
          <w:highlight w:val="green"/>
          <w:lang w:eastAsia="zh-CN"/>
        </w:rPr>
        <w:t>，主要影响首次可行</w:t>
      </w:r>
      <w:r w:rsidRPr="00FF471C">
        <w:rPr>
          <w:rFonts w:eastAsiaTheme="minorEastAsia" w:hint="eastAsia"/>
          <w:highlight w:val="green"/>
          <w:lang w:eastAsia="zh-CN"/>
        </w:rPr>
        <w:t>解</w:t>
      </w:r>
      <w:r w:rsidRPr="00FF471C">
        <w:rPr>
          <w:rFonts w:eastAsiaTheme="minorEastAsia"/>
          <w:highlight w:val="green"/>
          <w:lang w:eastAsia="zh-CN"/>
        </w:rPr>
        <w:t>的获得</w:t>
      </w:r>
      <w:r w:rsidRPr="00FF471C">
        <w:rPr>
          <w:rFonts w:eastAsiaTheme="minorEastAsia" w:hint="eastAsia"/>
          <w:highlight w:val="green"/>
          <w:lang w:eastAsia="zh-CN"/>
        </w:rPr>
        <w:t>效率。</w:t>
      </w:r>
      <w:r w:rsidR="007675FE" w:rsidRPr="00A37489">
        <w:rPr>
          <w:rFonts w:eastAsiaTheme="minorEastAsia" w:hint="eastAsia"/>
          <w:lang w:eastAsia="zh-CN"/>
        </w:rPr>
        <w:t>通过</w:t>
      </w:r>
      <w:r>
        <w:rPr>
          <w:rFonts w:eastAsiaTheme="minorEastAsia" w:hint="eastAsia"/>
          <w:lang w:eastAsia="zh-CN"/>
        </w:rPr>
        <w:t>PID</w:t>
      </w:r>
      <w:r w:rsidR="007675FE" w:rsidRPr="00A37489">
        <w:rPr>
          <w:rFonts w:eastAsiaTheme="minorEastAsia" w:hint="eastAsia"/>
          <w:lang w:eastAsia="zh-CN"/>
        </w:rPr>
        <w:t>环节的协同，得到最终修正后的路径总代价预估</w:t>
      </w:r>
      <w:r w:rsidR="007675FE" w:rsidRPr="00A37489">
        <w:rPr>
          <w:rFonts w:eastAsiaTheme="minorEastAsia" w:hint="eastAsia"/>
          <w:lang w:eastAsia="zh-CN"/>
        </w:rPr>
        <w:t>F</w:t>
      </w:r>
      <w:r w:rsidR="007675FE" w:rsidRPr="00AF4685">
        <w:rPr>
          <w:rFonts w:eastAsiaTheme="minorEastAsia" w:hint="eastAsia"/>
          <w:vertAlign w:val="subscript"/>
          <w:lang w:eastAsia="zh-CN"/>
        </w:rPr>
        <w:t>PID</w:t>
      </w:r>
      <w:r w:rsidR="007675FE" w:rsidRPr="00A37489">
        <w:rPr>
          <w:rFonts w:eastAsiaTheme="minorEastAsia" w:hint="eastAsia"/>
          <w:lang w:eastAsia="zh-CN"/>
        </w:rPr>
        <w:t>(c)</w:t>
      </w:r>
      <w:r w:rsidR="007675FE" w:rsidRPr="00A37489">
        <w:rPr>
          <w:rFonts w:eastAsiaTheme="minorEastAsia" w:hint="eastAsia"/>
          <w:lang w:eastAsia="zh-CN"/>
        </w:rPr>
        <w:t>，直接避免代价预估不准导致的超椭球体“虚大”或“过小”</w:t>
      </w:r>
      <w:r>
        <w:rPr>
          <w:rFonts w:eastAsiaTheme="minorEastAsia" w:hint="eastAsia"/>
          <w:lang w:eastAsia="zh-CN"/>
        </w:rPr>
        <w:t>从而</w:t>
      </w:r>
      <w:r w:rsidR="007675FE" w:rsidRPr="00A37489">
        <w:rPr>
          <w:rFonts w:eastAsiaTheme="minorEastAsia" w:hint="eastAsia"/>
          <w:lang w:eastAsia="zh-CN"/>
        </w:rPr>
        <w:t>避免预估偏差导致的无效采样。</w:t>
      </w:r>
      <w:r w:rsidR="007675FE">
        <w:rPr>
          <w:rFonts w:eastAsiaTheme="minorEastAsia" w:hint="eastAsia"/>
          <w:lang w:eastAsia="zh-CN"/>
        </w:rPr>
        <w:t>同时为了防止</w:t>
      </w:r>
      <w:r w:rsidR="007675FE">
        <w:rPr>
          <w:rFonts w:eastAsiaTheme="minorEastAsia" w:hint="eastAsia"/>
          <w:lang w:eastAsia="zh-CN"/>
        </w:rPr>
        <w:t>F</w:t>
      </w:r>
      <w:r w:rsidR="007675FE" w:rsidRPr="00BA5297">
        <w:rPr>
          <w:rFonts w:eastAsiaTheme="minorEastAsia" w:hint="eastAsia"/>
          <w:vertAlign w:val="subscript"/>
          <w:lang w:eastAsia="zh-CN"/>
        </w:rPr>
        <w:t>PID</w:t>
      </w:r>
      <w:r w:rsidR="007675FE">
        <w:rPr>
          <w:rFonts w:eastAsiaTheme="minorEastAsia" w:hint="eastAsia"/>
          <w:lang w:eastAsia="zh-CN"/>
        </w:rPr>
        <w:t>(c)</w:t>
      </w:r>
      <w:r w:rsidR="007675FE">
        <w:rPr>
          <w:rFonts w:eastAsiaTheme="minorEastAsia" w:hint="eastAsia"/>
          <w:lang w:eastAsia="zh-CN"/>
        </w:rPr>
        <w:t>突变导致采样区域突增或骤减，对其做上下界限制</w:t>
      </w:r>
      <w:r w:rsidR="007675FE">
        <w:rPr>
          <w:rFonts w:eastAsiaTheme="minorEastAsia" w:hint="eastAsia"/>
          <w:lang w:eastAsia="zh-CN"/>
        </w:rPr>
        <w:t>:</w:t>
      </w:r>
    </w:p>
    <w:p w14:paraId="7E5580DB" w14:textId="77777777" w:rsidR="007675FE" w:rsidRPr="006F3810" w:rsidRDefault="007675FE" w:rsidP="007675FE">
      <w:pPr>
        <w:spacing w:line="300" w:lineRule="auto"/>
        <w:ind w:firstLine="440"/>
        <w:jc w:val="right"/>
        <w:rPr>
          <w:lang w:eastAsia="zh-CN"/>
        </w:rPr>
      </w:pPr>
      <w:r w:rsidRPr="00B639BF">
        <w:rPr>
          <w:rFonts w:hint="eastAsia"/>
          <w:position w:val="-16"/>
        </w:rPr>
        <w:object w:dxaOrig="7540" w:dyaOrig="460" w14:anchorId="1920D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9pt;height:23.8pt" o:ole="">
            <v:imagedata r:id="rId14" o:title=""/>
          </v:shape>
          <o:OLEObject Type="Embed" ProgID="Equation.DSMT4" ShapeID="_x0000_i1025" DrawAspect="Content" ObjectID="_1830629368" r:id="rId15"/>
        </w:object>
      </w:r>
    </w:p>
    <w:p w14:paraId="373F5487" w14:textId="77777777" w:rsidR="00FF471C" w:rsidRDefault="00FF471C" w:rsidP="00FF471C">
      <w:pPr>
        <w:wordWrap w:val="0"/>
        <w:spacing w:line="300" w:lineRule="auto"/>
        <w:rPr>
          <w:rFonts w:ascii="宋体" w:eastAsia="宋体" w:hAnsi="宋体" w:cs="宋体" w:hint="eastAsia"/>
          <w:lang w:eastAsia="zh-CN"/>
        </w:rPr>
      </w:pPr>
      <w:r w:rsidRPr="00FF471C">
        <w:rPr>
          <w:rFonts w:ascii="宋体" w:eastAsia="宋体" w:hAnsi="宋体" w:cs="宋体"/>
          <w:lang w:eastAsia="zh-CN"/>
        </w:rPr>
        <w:t>最终，PID 修正后的代价估计被用于定义超椭球体的长轴参数，从而实现对采样范围的自适应调节。</w:t>
      </w:r>
    </w:p>
    <w:p w14:paraId="2740E4D0" w14:textId="4279019A" w:rsidR="00EF5B1C" w:rsidRPr="00EF5B1C" w:rsidRDefault="00EF5B1C" w:rsidP="00FF471C">
      <w:pPr>
        <w:wordWrap w:val="0"/>
        <w:spacing w:line="300" w:lineRule="auto"/>
        <w:rPr>
          <w:rFonts w:eastAsiaTheme="minorEastAsia"/>
          <w:lang w:eastAsia="zh-CN"/>
        </w:rPr>
      </w:pPr>
      <w:r w:rsidRPr="006F3810">
        <w:rPr>
          <w:rFonts w:ascii="宋体" w:eastAsia="宋体" w:hAnsi="宋体" w:cs="宋体"/>
          <w:highlight w:val="red"/>
          <w:lang w:eastAsia="zh-CN"/>
        </w:rPr>
        <w:t>在实验里要呈现 PID 学习曲线（误差随迭代的收敛），并把参数敏感性作为附表。</w:t>
      </w:r>
    </w:p>
    <w:p w14:paraId="406183FB" w14:textId="2E2E9257" w:rsidR="004204A8" w:rsidRPr="00E97F44" w:rsidRDefault="003774A1"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帕累托三维度</w:t>
      </w:r>
      <w:r w:rsidR="00B95694" w:rsidRPr="00E97F44">
        <w:rPr>
          <w:rFonts w:ascii="宋体" w:eastAsia="宋体" w:hAnsi="宋体" w:cs="宋体" w:hint="eastAsia"/>
          <w:spacing w:val="-2"/>
          <w:w w:val="110"/>
          <w:lang w:eastAsia="zh-CN"/>
        </w:rPr>
        <w:t>选择</w:t>
      </w:r>
      <w:r w:rsidRPr="00E97F44">
        <w:rPr>
          <w:rFonts w:ascii="宋体" w:eastAsia="宋体" w:hAnsi="宋体" w:cs="宋体" w:hint="eastAsia"/>
          <w:spacing w:val="-2"/>
          <w:w w:val="110"/>
          <w:lang w:eastAsia="zh-CN"/>
        </w:rPr>
        <w:t>策略</w:t>
      </w:r>
    </w:p>
    <w:p w14:paraId="08C7641B" w14:textId="3486B403" w:rsidR="00CB57AD" w:rsidRDefault="004204A8" w:rsidP="00CB57AD">
      <w:pPr>
        <w:spacing w:line="300" w:lineRule="auto"/>
        <w:ind w:firstLine="486"/>
        <w:rPr>
          <w:lang w:eastAsia="zh-CN"/>
        </w:rPr>
      </w:pPr>
      <w:r>
        <w:rPr>
          <w:rFonts w:eastAsiaTheme="minorEastAsia" w:hint="eastAsia"/>
          <w:lang w:eastAsia="zh-CN"/>
        </w:rPr>
        <w:t>通过对帕累托最优支配节点的选择策略进行优化，引入改进后的路径预估代价</w:t>
      </w:r>
      <w:r>
        <w:rPr>
          <w:rFonts w:eastAsiaTheme="minorEastAsia" w:hint="eastAsia"/>
          <w:lang w:eastAsia="zh-CN"/>
        </w:rPr>
        <w:t>F</w:t>
      </w:r>
      <w:r w:rsidRPr="00E66D53">
        <w:rPr>
          <w:rFonts w:eastAsiaTheme="minorEastAsia" w:hint="eastAsia"/>
          <w:vertAlign w:val="subscript"/>
          <w:lang w:eastAsia="zh-CN"/>
        </w:rPr>
        <w:t>PID</w:t>
      </w:r>
      <w:r>
        <w:rPr>
          <w:rFonts w:eastAsiaTheme="minorEastAsia" w:hint="eastAsia"/>
          <w:lang w:eastAsia="zh-CN"/>
        </w:rPr>
        <w:t>(c)</w:t>
      </w:r>
      <w:r>
        <w:rPr>
          <w:rFonts w:eastAsiaTheme="minorEastAsia" w:hint="eastAsia"/>
          <w:lang w:eastAsia="zh-CN"/>
        </w:rPr>
        <w:t>以及</w:t>
      </w:r>
      <w:r w:rsidRPr="003A789E">
        <w:rPr>
          <w:rFonts w:eastAsiaTheme="minorEastAsia"/>
          <w:lang w:eastAsia="zh-CN"/>
        </w:rPr>
        <w:t>路径曲折度</w:t>
      </w:r>
      <w:r w:rsidR="0090586C" w:rsidRPr="00E66D53">
        <w:rPr>
          <w:rFonts w:hint="eastAsia"/>
          <w:position w:val="-10"/>
        </w:rPr>
        <w:object w:dxaOrig="480" w:dyaOrig="300" w14:anchorId="03F1CC80">
          <v:shape id="_x0000_i1026" type="#_x0000_t75" style="width:24.4pt;height:15.05pt" o:ole="">
            <v:imagedata r:id="rId16" o:title=""/>
          </v:shape>
          <o:OLEObject Type="Embed" ProgID="Equation.DSMT4" ShapeID="_x0000_i1026" DrawAspect="Content" ObjectID="_1830629369" r:id="rId17"/>
        </w:object>
      </w:r>
      <w:r>
        <w:rPr>
          <w:rFonts w:eastAsiaTheme="minorEastAsia" w:hint="eastAsia"/>
          <w:lang w:eastAsia="zh-CN"/>
        </w:rPr>
        <w:t>作为第二第</w:t>
      </w:r>
      <w:proofErr w:type="gramStart"/>
      <w:r>
        <w:rPr>
          <w:rFonts w:eastAsiaTheme="minorEastAsia" w:hint="eastAsia"/>
          <w:lang w:eastAsia="zh-CN"/>
        </w:rPr>
        <w:t>三维度帕累</w:t>
      </w:r>
      <w:proofErr w:type="gramEnd"/>
      <w:r>
        <w:rPr>
          <w:rFonts w:eastAsiaTheme="minorEastAsia" w:hint="eastAsia"/>
          <w:lang w:eastAsia="zh-CN"/>
        </w:rPr>
        <w:t>托向量，通过直接量化</w:t>
      </w:r>
      <w:r w:rsidRPr="003A789E">
        <w:rPr>
          <w:rFonts w:eastAsiaTheme="minorEastAsia"/>
          <w:lang w:eastAsia="zh-CN"/>
        </w:rPr>
        <w:t>路径曲折度</w:t>
      </w:r>
      <w:r>
        <w:rPr>
          <w:rFonts w:eastAsiaTheme="minorEastAsia" w:hint="eastAsia"/>
          <w:lang w:eastAsia="zh-CN"/>
        </w:rPr>
        <w:t>，环境自适应权重调整实现“探索效率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环境适应性”多目标平衡，使其在复杂场景中更精准的筛选最优节点。</w:t>
      </w:r>
    </w:p>
    <w:bookmarkStart w:id="5" w:name="OLE_LINK10"/>
    <w:p w14:paraId="6E61C2DC" w14:textId="2A0334C9" w:rsidR="00CB57AD" w:rsidRDefault="002C1900" w:rsidP="00CB57AD">
      <w:pPr>
        <w:pStyle w:val="ac"/>
        <w:keepNext/>
        <w:jc w:val="right"/>
      </w:pPr>
      <w:r w:rsidRPr="00BA5BEF">
        <w:rPr>
          <w:rFonts w:hint="eastAsia"/>
          <w:position w:val="-68"/>
        </w:rPr>
        <w:object w:dxaOrig="7740" w:dyaOrig="1520" w14:anchorId="11C718C0">
          <v:shape id="_x0000_i1027" type="#_x0000_t75" style="width:325.55pt;height:63.85pt" o:ole="">
            <v:imagedata r:id="rId18" o:title=""/>
          </v:shape>
          <o:OLEObject Type="Embed" ProgID="Equation.DSMT4" ShapeID="_x0000_i1027" DrawAspect="Content" ObjectID="_1830629370" r:id="rId19"/>
        </w:object>
      </w:r>
      <w:bookmarkEnd w:id="5"/>
    </w:p>
    <w:p w14:paraId="2084C01B" w14:textId="16697465" w:rsidR="00C64B99" w:rsidRDefault="00CB57AD" w:rsidP="0069301B">
      <w:pPr>
        <w:rPr>
          <w:rFonts w:eastAsiaTheme="minorEastAsia"/>
          <w:lang w:eastAsia="zh-CN"/>
        </w:rPr>
      </w:pPr>
      <w:r>
        <w:rPr>
          <w:rFonts w:eastAsiaTheme="minorEastAsia" w:hint="eastAsia"/>
          <w:lang w:eastAsia="zh-CN"/>
        </w:rPr>
        <w:t>式中，</w:t>
      </w:r>
      <m:oMath>
        <m:r>
          <w:rPr>
            <w:rFonts w:ascii="Cambria Math" w:eastAsiaTheme="minorEastAsia" w:hAnsi="Cambria Math"/>
            <w:lang w:eastAsia="zh-CN"/>
          </w:rPr>
          <m:t>o</m:t>
        </m:r>
        <m:r>
          <m:rPr>
            <m:sty m:val="p"/>
          </m:rPr>
          <w:rPr>
            <w:rFonts w:ascii="Cambria Math" w:eastAsiaTheme="minorEastAsia" w:hAnsi="Cambria Math"/>
            <w:lang w:eastAsia="zh-CN"/>
          </w:rPr>
          <m:t>(</m:t>
        </m:r>
        <m:r>
          <w:rPr>
            <w:rFonts w:ascii="Cambria Math" w:eastAsiaTheme="minorEastAsia" w:hAnsi="Cambria Math"/>
            <w:lang w:eastAsia="zh-CN"/>
          </w:rPr>
          <m:t>x</m:t>
        </m:r>
        <m:r>
          <m:rPr>
            <m:sty m:val="p"/>
          </m:rPr>
          <w:rPr>
            <w:rFonts w:ascii="Cambria Math" w:eastAsiaTheme="minorEastAsia" w:hAnsi="Cambria Math"/>
            <w:lang w:eastAsia="zh-CN"/>
          </w:rPr>
          <m:t>)</m:t>
        </m:r>
      </m:oMath>
      <w:r>
        <w:rPr>
          <w:rFonts w:eastAsiaTheme="minorEastAsia" w:hint="eastAsia"/>
          <w:lang w:eastAsia="zh-CN"/>
        </w:rPr>
        <w:t>为可支配节点的数量，为适配</w:t>
      </w:r>
      <w:r>
        <w:rPr>
          <w:rFonts w:eastAsiaTheme="minorEastAsia" w:hint="eastAsia"/>
          <w:lang w:eastAsia="zh-CN"/>
        </w:rPr>
        <w:t>Pareto</w:t>
      </w:r>
      <w:r>
        <w:rPr>
          <w:rFonts w:eastAsiaTheme="minorEastAsia" w:hint="eastAsia"/>
          <w:lang w:eastAsia="zh-CN"/>
        </w:rPr>
        <w:t>最小化原则取负号，</w:t>
      </w:r>
      <w:r w:rsidR="00923A6B">
        <w:rPr>
          <w:rFonts w:eastAsiaTheme="minorEastAsia" w:hint="eastAsia"/>
          <w:lang w:eastAsia="zh-CN"/>
        </w:rPr>
        <w:t>可</w:t>
      </w:r>
      <w:r>
        <w:rPr>
          <w:rFonts w:eastAsiaTheme="minorEastAsia" w:hint="eastAsia"/>
          <w:lang w:eastAsia="zh-CN"/>
        </w:rPr>
        <w:t>通过</w:t>
      </w:r>
      <w:r w:rsidR="00923A6B">
        <w:rPr>
          <w:rFonts w:eastAsiaTheme="minorEastAsia" w:hint="eastAsia"/>
          <w:lang w:eastAsia="zh-CN"/>
        </w:rPr>
        <w:t>其</w:t>
      </w:r>
      <w:r>
        <w:rPr>
          <w:rFonts w:eastAsiaTheme="minorEastAsia" w:hint="eastAsia"/>
          <w:lang w:eastAsia="zh-CN"/>
        </w:rPr>
        <w:t>选择探索潜力更大的节点，</w:t>
      </w:r>
      <w:r w:rsidRPr="00A37489">
        <w:rPr>
          <w:rFonts w:eastAsiaTheme="minorEastAsia" w:hint="eastAsia"/>
          <w:lang w:eastAsia="zh-CN"/>
        </w:rPr>
        <w:t>F</w:t>
      </w:r>
      <w:r w:rsidRPr="00E66D53">
        <w:rPr>
          <w:rFonts w:eastAsiaTheme="minorEastAsia" w:hint="eastAsia"/>
          <w:vertAlign w:val="subscript"/>
          <w:lang w:eastAsia="zh-CN"/>
        </w:rPr>
        <w:t>PID</w:t>
      </w:r>
      <w:r w:rsidRPr="00A37489">
        <w:rPr>
          <w:rFonts w:eastAsiaTheme="minorEastAsia" w:hint="eastAsia"/>
          <w:lang w:eastAsia="zh-CN"/>
        </w:rPr>
        <w:t>(c)</w:t>
      </w:r>
      <w:r>
        <w:rPr>
          <w:rFonts w:eastAsiaTheme="minorEastAsia" w:hint="eastAsia"/>
          <w:lang w:eastAsia="zh-CN"/>
        </w:rPr>
        <w:t>是</w:t>
      </w:r>
      <w:r w:rsidR="00923A6B">
        <w:rPr>
          <w:rFonts w:eastAsiaTheme="minorEastAsia" w:hint="eastAsia"/>
          <w:lang w:eastAsia="zh-CN"/>
        </w:rPr>
        <w:t>由</w:t>
      </w:r>
      <w:r>
        <w:rPr>
          <w:rFonts w:eastAsiaTheme="minorEastAsia" w:hint="eastAsia"/>
          <w:lang w:eastAsia="zh-CN"/>
        </w:rPr>
        <w:t>PID</w:t>
      </w:r>
      <w:r>
        <w:rPr>
          <w:rFonts w:eastAsiaTheme="minorEastAsia" w:hint="eastAsia"/>
          <w:lang w:eastAsia="zh-CN"/>
        </w:rPr>
        <w:t>调整后的预估路径总代价</w:t>
      </w:r>
      <w:r w:rsidRPr="005A3A2C">
        <w:rPr>
          <w:rFonts w:eastAsiaTheme="minorEastAsia" w:hint="eastAsia"/>
          <w:lang w:eastAsia="zh-CN"/>
        </w:rPr>
        <w:t>预测值</w:t>
      </w:r>
      <w:r>
        <w:rPr>
          <w:rFonts w:eastAsiaTheme="minorEastAsia" w:hint="eastAsia"/>
          <w:lang w:eastAsia="zh-CN"/>
        </w:rPr>
        <w:t>，通过最小化路径总代价预估实现选择成本最低的路径，</w:t>
      </w:r>
      <w:r w:rsidRPr="00E66D53">
        <w:rPr>
          <w:rFonts w:hint="eastAsia"/>
          <w:lang w:eastAsia="zh-CN"/>
        </w:rPr>
        <w:t xml:space="preserve"> </w:t>
      </w:r>
      <w:r w:rsidRPr="00E66D53">
        <w:rPr>
          <w:rFonts w:hint="eastAsia"/>
          <w:position w:val="-10"/>
        </w:rPr>
        <w:object w:dxaOrig="480" w:dyaOrig="300" w14:anchorId="1E0D28B0">
          <v:shape id="_x0000_i1028" type="#_x0000_t75" style="width:24.4pt;height:15.05pt" o:ole="">
            <v:imagedata r:id="rId16" o:title=""/>
          </v:shape>
          <o:OLEObject Type="Embed" ProgID="Equation.DSMT4" ShapeID="_x0000_i1028" DrawAspect="Content" ObjectID="_1830629371" r:id="rId20"/>
        </w:object>
      </w:r>
      <w:r>
        <w:rPr>
          <w:rFonts w:ascii="宋体" w:eastAsia="宋体" w:hAnsi="宋体" w:cs="宋体" w:hint="eastAsia"/>
          <w:lang w:eastAsia="zh-CN"/>
        </w:rPr>
        <w:t>是</w:t>
      </w:r>
      <w:r w:rsidRPr="003A789E">
        <w:rPr>
          <w:rFonts w:ascii="宋体" w:eastAsia="宋体" w:hAnsi="宋体" w:cs="宋体"/>
          <w:lang w:eastAsia="zh-CN"/>
        </w:rPr>
        <w:t>路径曲折度</w:t>
      </w:r>
      <w:r>
        <w:rPr>
          <w:rFonts w:ascii="宋体" w:eastAsia="宋体" w:hAnsi="宋体" w:cs="宋体" w:hint="eastAsia"/>
          <w:lang w:eastAsia="zh-CN"/>
        </w:rPr>
        <w:t>，直接</w:t>
      </w:r>
      <w:r w:rsidRPr="003A789E">
        <w:rPr>
          <w:rFonts w:ascii="宋体" w:eastAsia="宋体" w:hAnsi="宋体" w:cs="宋体"/>
          <w:lang w:eastAsia="zh-CN"/>
        </w:rPr>
        <w:t>过滤掉曲折路径，优先选择接近直线的高效路径</w:t>
      </w:r>
      <w:r>
        <w:rPr>
          <w:rFonts w:ascii="宋体" w:eastAsia="宋体" w:hAnsi="宋体" w:cs="宋体" w:hint="eastAsia"/>
          <w:lang w:eastAsia="zh-CN"/>
        </w:rPr>
        <w:t>，当</w:t>
      </w:r>
      <w:bookmarkStart w:id="6" w:name="OLE_LINK17"/>
      <w:r w:rsidRPr="00E66D53">
        <w:rPr>
          <w:rFonts w:hint="eastAsia"/>
          <w:position w:val="-10"/>
        </w:rPr>
        <w:object w:dxaOrig="480" w:dyaOrig="300" w14:anchorId="79DE9E7B">
          <v:shape id="_x0000_i1029" type="#_x0000_t75" style="width:24.4pt;height:15.05pt" o:ole="">
            <v:imagedata r:id="rId16" o:title=""/>
          </v:shape>
          <o:OLEObject Type="Embed" ProgID="Equation.DSMT4" ShapeID="_x0000_i1029" DrawAspect="Content" ObjectID="_1830629372" r:id="rId21"/>
        </w:object>
      </w:r>
      <w:bookmarkEnd w:id="6"/>
      <w:r w:rsidRPr="003A789E">
        <w:rPr>
          <w:rFonts w:ascii="宋体" w:eastAsia="宋体" w:hAnsi="宋体" w:cs="宋体"/>
          <w:lang w:eastAsia="zh-CN"/>
        </w:rPr>
        <w:t>越大表示路径越曲折</w:t>
      </w:r>
      <w:r>
        <w:rPr>
          <w:rFonts w:eastAsiaTheme="minorEastAsia" w:hint="eastAsia"/>
          <w:lang w:eastAsia="zh-CN"/>
        </w:rPr>
        <w:t>。</w:t>
      </w:r>
    </w:p>
    <w:p w14:paraId="2C1B5E74" w14:textId="11A552C7" w:rsidR="008340F8" w:rsidRPr="00E97F44" w:rsidRDefault="000B231D" w:rsidP="00A32805">
      <w:pPr>
        <w:pStyle w:val="11"/>
        <w:numPr>
          <w:ilvl w:val="2"/>
          <w:numId w:val="5"/>
        </w:numPr>
        <w:tabs>
          <w:tab w:val="left" w:pos="474"/>
        </w:tabs>
        <w:spacing w:before="109"/>
        <w:rPr>
          <w:rFonts w:ascii="宋体" w:eastAsia="宋体" w:hAnsi="宋体" w:cs="宋体" w:hint="eastAsia"/>
          <w:spacing w:val="-2"/>
          <w:w w:val="110"/>
          <w:lang w:eastAsia="zh-CN"/>
        </w:rPr>
      </w:pPr>
      <w:r w:rsidRPr="00E97F44">
        <w:rPr>
          <w:rFonts w:ascii="宋体" w:eastAsia="宋体" w:hAnsi="宋体" w:cs="宋体" w:hint="eastAsia"/>
          <w:spacing w:val="-2"/>
          <w:w w:val="110"/>
          <w:lang w:eastAsia="zh-CN"/>
        </w:rPr>
        <w:t>双向超椭球体约束采样增加采样效率</w:t>
      </w:r>
    </w:p>
    <w:p w14:paraId="6D5580CC" w14:textId="73694F68" w:rsidR="00E34F27" w:rsidRDefault="00210918" w:rsidP="00E34F27">
      <w:pPr>
        <w:ind w:firstLine="360"/>
        <w:rPr>
          <w:lang w:eastAsia="zh-CN"/>
        </w:rPr>
      </w:pPr>
      <w:r>
        <w:rPr>
          <w:rFonts w:eastAsiaTheme="minorEastAsia" w:hint="eastAsia"/>
          <w:lang w:eastAsia="zh-CN"/>
        </w:rPr>
        <w:t>在过往研究中</w:t>
      </w:r>
      <w:r w:rsidRPr="00210918">
        <w:rPr>
          <w:rFonts w:eastAsiaTheme="minorEastAsia"/>
          <w:lang w:eastAsia="zh-CN"/>
        </w:rPr>
        <w:t xml:space="preserve">Informed RRT* </w:t>
      </w:r>
      <w:r w:rsidRPr="00210918">
        <w:rPr>
          <w:rFonts w:eastAsiaTheme="minorEastAsia"/>
          <w:lang w:eastAsia="zh-CN"/>
        </w:rPr>
        <w:t>使用单一</w:t>
      </w:r>
      <w:r>
        <w:rPr>
          <w:rFonts w:eastAsiaTheme="minorEastAsia" w:hint="eastAsia"/>
          <w:lang w:eastAsia="zh-CN"/>
        </w:rPr>
        <w:t>知情子集约束的方式控制采样范围，而本研究中路径规划算法采用</w:t>
      </w:r>
      <w:r w:rsidR="00DF519A" w:rsidRPr="008340F8">
        <w:rPr>
          <w:rFonts w:eastAsiaTheme="minorEastAsia" w:hint="eastAsia"/>
          <w:lang w:eastAsia="zh-CN"/>
        </w:rPr>
        <w:t>双向规划的策略将其应用在知情子集约束</w:t>
      </w:r>
      <w:r>
        <w:rPr>
          <w:rFonts w:eastAsiaTheme="minorEastAsia" w:hint="eastAsia"/>
          <w:lang w:eastAsia="zh-CN"/>
        </w:rPr>
        <w:t>，</w:t>
      </w:r>
      <w:r w:rsidR="00DF519A" w:rsidRPr="008340F8">
        <w:rPr>
          <w:rFonts w:eastAsiaTheme="minorEastAsia" w:hint="eastAsia"/>
          <w:lang w:eastAsia="zh-CN"/>
        </w:rPr>
        <w:t>采样时双向同时进行规划的过程中，</w:t>
      </w:r>
      <w:r>
        <w:rPr>
          <w:rFonts w:eastAsiaTheme="minorEastAsia" w:hint="eastAsia"/>
          <w:lang w:eastAsia="zh-CN"/>
        </w:rPr>
        <w:t>且对</w:t>
      </w:r>
      <w:proofErr w:type="gramStart"/>
      <w:r>
        <w:rPr>
          <w:rFonts w:eastAsiaTheme="minorEastAsia" w:hint="eastAsia"/>
          <w:lang w:eastAsia="zh-CN"/>
        </w:rPr>
        <w:t>两侧超</w:t>
      </w:r>
      <w:proofErr w:type="gramEnd"/>
      <w:r>
        <w:rPr>
          <w:rFonts w:eastAsiaTheme="minorEastAsia" w:hint="eastAsia"/>
          <w:lang w:eastAsia="zh-CN"/>
        </w:rPr>
        <w:t>椭球体约束采样范围实现了尺寸独立的设定，当树</w:t>
      </w:r>
      <w:r>
        <w:rPr>
          <w:rFonts w:eastAsiaTheme="minorEastAsia" w:hint="eastAsia"/>
          <w:lang w:eastAsia="zh-CN"/>
        </w:rPr>
        <w:t>A</w:t>
      </w:r>
      <w:r>
        <w:rPr>
          <w:rFonts w:eastAsiaTheme="minorEastAsia" w:hint="eastAsia"/>
          <w:lang w:eastAsia="zh-CN"/>
        </w:rPr>
        <w:t>生长受阻即遇到密集障碍时，主动扩大采样空间</w:t>
      </w:r>
      <w:proofErr w:type="spellStart"/>
      <w:r>
        <w:rPr>
          <w:rFonts w:eastAsiaTheme="minorEastAsia" w:hint="eastAsia"/>
          <w:lang w:eastAsia="zh-CN"/>
        </w:rPr>
        <w:t>c</w:t>
      </w:r>
      <w:r w:rsidRPr="00210918">
        <w:rPr>
          <w:rFonts w:eastAsiaTheme="minorEastAsia" w:hint="eastAsia"/>
          <w:vertAlign w:val="subscript"/>
          <w:lang w:eastAsia="zh-CN"/>
        </w:rPr>
        <w:t>best</w:t>
      </w:r>
      <w:proofErr w:type="spellEnd"/>
      <w:r>
        <w:rPr>
          <w:rFonts w:eastAsiaTheme="minorEastAsia" w:hint="eastAsia"/>
          <w:lang w:eastAsia="zh-CN"/>
        </w:rPr>
        <w:t>(A)</w:t>
      </w:r>
      <w:r>
        <w:rPr>
          <w:rFonts w:eastAsiaTheme="minorEastAsia" w:hint="eastAsia"/>
          <w:lang w:eastAsia="zh-CN"/>
        </w:rPr>
        <w:t>，</w:t>
      </w:r>
      <w:proofErr w:type="gramStart"/>
      <w:r>
        <w:rPr>
          <w:rFonts w:eastAsiaTheme="minorEastAsia" w:hint="eastAsia"/>
          <w:lang w:eastAsia="zh-CN"/>
        </w:rPr>
        <w:t>若树</w:t>
      </w:r>
      <w:proofErr w:type="gramEnd"/>
      <w:r>
        <w:rPr>
          <w:rFonts w:eastAsiaTheme="minorEastAsia" w:hint="eastAsia"/>
          <w:lang w:eastAsia="zh-CN"/>
        </w:rPr>
        <w:t>B</w:t>
      </w:r>
      <w:r>
        <w:rPr>
          <w:rFonts w:eastAsiaTheme="minorEastAsia" w:hint="eastAsia"/>
          <w:lang w:eastAsia="zh-CN"/>
        </w:rPr>
        <w:t>生长顺利，则</w:t>
      </w:r>
      <w:proofErr w:type="spellStart"/>
      <w:r>
        <w:rPr>
          <w:rFonts w:eastAsiaTheme="minorEastAsia" w:hint="eastAsia"/>
          <w:lang w:eastAsia="zh-CN"/>
        </w:rPr>
        <w:t>c</w:t>
      </w:r>
      <w:r w:rsidRPr="00210918">
        <w:rPr>
          <w:rFonts w:eastAsiaTheme="minorEastAsia" w:hint="eastAsia"/>
          <w:vertAlign w:val="subscript"/>
          <w:lang w:eastAsia="zh-CN"/>
        </w:rPr>
        <w:t>best</w:t>
      </w:r>
      <w:proofErr w:type="spellEnd"/>
      <w:r>
        <w:rPr>
          <w:rFonts w:eastAsiaTheme="minorEastAsia" w:hint="eastAsia"/>
          <w:lang w:eastAsia="zh-CN"/>
        </w:rPr>
        <w:t>(B)</w:t>
      </w:r>
      <w:r>
        <w:rPr>
          <w:rFonts w:eastAsiaTheme="minorEastAsia" w:hint="eastAsia"/>
          <w:lang w:eastAsia="zh-CN"/>
        </w:rPr>
        <w:t>主动收缩，提高采样精度。</w:t>
      </w:r>
      <w:r w:rsidR="008B7C60" w:rsidRPr="008340F8">
        <w:rPr>
          <w:rFonts w:eastAsiaTheme="minorEastAsia" w:hint="eastAsia"/>
          <w:lang w:eastAsia="zh-CN"/>
        </w:rPr>
        <w:t>该</w:t>
      </w:r>
      <w:r w:rsidR="00DF519A" w:rsidRPr="008340F8">
        <w:rPr>
          <w:rFonts w:eastAsiaTheme="minorEastAsia" w:hint="eastAsia"/>
          <w:lang w:eastAsia="zh-CN"/>
        </w:rPr>
        <w:t>实现不仅</w:t>
      </w:r>
      <w:r w:rsidR="008B7C60" w:rsidRPr="008340F8">
        <w:rPr>
          <w:rFonts w:eastAsiaTheme="minorEastAsia"/>
          <w:lang w:eastAsia="zh-CN"/>
        </w:rPr>
        <w:t>保证高效搜索的范围约束</w:t>
      </w:r>
      <w:r w:rsidR="00DF519A" w:rsidRPr="008340F8">
        <w:rPr>
          <w:rFonts w:eastAsiaTheme="minorEastAsia" w:hint="eastAsia"/>
          <w:lang w:eastAsia="zh-CN"/>
        </w:rPr>
        <w:t>也做到了快速进行</w:t>
      </w:r>
      <w:r w:rsidR="008B7C60" w:rsidRPr="008340F8">
        <w:rPr>
          <w:rFonts w:eastAsiaTheme="minorEastAsia" w:hint="eastAsia"/>
          <w:lang w:eastAsia="zh-CN"/>
        </w:rPr>
        <w:t>全局</w:t>
      </w:r>
      <w:r w:rsidR="00DF519A" w:rsidRPr="008340F8">
        <w:rPr>
          <w:rFonts w:eastAsiaTheme="minorEastAsia" w:hint="eastAsia"/>
          <w:lang w:eastAsia="zh-CN"/>
        </w:rPr>
        <w:t>路径规划的效率</w:t>
      </w:r>
      <w:r w:rsidR="001957F9" w:rsidRPr="008340F8">
        <w:rPr>
          <w:rFonts w:eastAsiaTheme="minorEastAsia" w:hint="eastAsia"/>
          <w:lang w:eastAsia="zh-CN"/>
        </w:rPr>
        <w:t>提升</w:t>
      </w:r>
      <w:r>
        <w:rPr>
          <w:rFonts w:eastAsiaTheme="minorEastAsia" w:hint="eastAsia"/>
          <w:lang w:eastAsia="zh-CN"/>
        </w:rPr>
        <w:t>且避免采样过程中陷入局部最优解的情况</w:t>
      </w:r>
      <w:r w:rsidR="00DF519A" w:rsidRPr="008340F8">
        <w:rPr>
          <w:rFonts w:eastAsiaTheme="minorEastAsia" w:hint="eastAsia"/>
          <w:lang w:eastAsia="zh-CN"/>
        </w:rPr>
        <w:t>。</w:t>
      </w:r>
    </w:p>
    <w:p w14:paraId="0670BDA4" w14:textId="77777777" w:rsidR="00E34F27" w:rsidRDefault="00E34F27" w:rsidP="00E34F27">
      <w:pPr>
        <w:ind w:firstLineChars="200" w:firstLine="440"/>
        <w:rPr>
          <w:rFonts w:eastAsiaTheme="minorEastAsia"/>
          <w:lang w:eastAsia="zh-CN"/>
        </w:rPr>
      </w:pPr>
      <w:r w:rsidRPr="00EC4E46">
        <w:rPr>
          <w:rFonts w:eastAsiaTheme="minorEastAsia"/>
          <w:lang w:eastAsia="zh-CN"/>
        </w:rPr>
        <w:t>在双向搜索场景下</w:t>
      </w:r>
      <w:r w:rsidRPr="00EC4E46">
        <w:rPr>
          <w:rFonts w:eastAsiaTheme="minorEastAsia" w:hint="eastAsia"/>
          <w:lang w:eastAsia="zh-CN"/>
        </w:rPr>
        <w:t>并</w:t>
      </w:r>
      <w:r w:rsidRPr="00EC4E46">
        <w:rPr>
          <w:rFonts w:eastAsiaTheme="minorEastAsia"/>
          <w:lang w:eastAsia="zh-CN"/>
        </w:rPr>
        <w:t>无法充分利用两棵树的增长状态信息</w:t>
      </w:r>
      <w:r w:rsidRPr="00EC4E46">
        <w:rPr>
          <w:rFonts w:eastAsiaTheme="minorEastAsia" w:hint="eastAsia"/>
          <w:lang w:eastAsia="zh-CN"/>
        </w:rPr>
        <w:t>进行有效约束，本文</w:t>
      </w:r>
      <w:r w:rsidRPr="00EC4E46">
        <w:rPr>
          <w:rFonts w:eastAsiaTheme="minorEastAsia"/>
          <w:lang w:eastAsia="zh-CN"/>
        </w:rPr>
        <w:t>在双向快速扩展随机树</w:t>
      </w:r>
      <w:r w:rsidRPr="00EC4E46">
        <w:rPr>
          <w:rFonts w:eastAsiaTheme="minorEastAsia" w:hint="eastAsia"/>
          <w:lang w:eastAsia="zh-CN"/>
        </w:rPr>
        <w:t>SC-RRT</w:t>
      </w:r>
      <w:r w:rsidRPr="00EC4E46">
        <w:rPr>
          <w:rFonts w:eastAsiaTheme="minorEastAsia"/>
          <w:lang w:eastAsia="zh-CN"/>
        </w:rPr>
        <w:t>算法中</w:t>
      </w:r>
      <w:r w:rsidRPr="00EC4E46">
        <w:rPr>
          <w:rFonts w:eastAsiaTheme="minorEastAsia" w:hint="eastAsia"/>
          <w:lang w:eastAsia="zh-CN"/>
        </w:rPr>
        <w:t>，</w:t>
      </w:r>
      <w:r w:rsidRPr="00EC4E46">
        <w:rPr>
          <w:rFonts w:eastAsiaTheme="minorEastAsia"/>
          <w:lang w:eastAsia="zh-CN"/>
        </w:rPr>
        <w:t>提出一种非对称双椭球体约束采样策略，该策略具有以下核心特征：</w:t>
      </w:r>
      <w:r w:rsidRPr="00EC4E46">
        <w:rPr>
          <w:rFonts w:eastAsiaTheme="minorEastAsia" w:hint="eastAsia"/>
          <w:lang w:eastAsia="zh-CN"/>
        </w:rPr>
        <w:t>1</w:t>
      </w:r>
      <w:r>
        <w:rPr>
          <w:rFonts w:eastAsiaTheme="minorEastAsia" w:hint="eastAsia"/>
          <w:lang w:eastAsia="zh-CN"/>
        </w:rPr>
        <w:t>）</w:t>
      </w:r>
      <w:r w:rsidRPr="00EC4E46">
        <w:rPr>
          <w:rFonts w:eastAsiaTheme="minorEastAsia"/>
          <w:lang w:eastAsia="zh-CN"/>
        </w:rPr>
        <w:t>动态会合点机制</w:t>
      </w:r>
      <w:r w:rsidRPr="00EC4E46">
        <w:rPr>
          <w:rFonts w:eastAsiaTheme="minorEastAsia" w:hint="eastAsia"/>
          <w:lang w:eastAsia="zh-CN"/>
        </w:rPr>
        <w:t>，</w:t>
      </w:r>
      <w:proofErr w:type="gramStart"/>
      <w:r>
        <w:rPr>
          <w:rFonts w:eastAsiaTheme="minorEastAsia" w:hint="eastAsia"/>
          <w:lang w:eastAsia="zh-CN"/>
        </w:rPr>
        <w:t>基于</w:t>
      </w:r>
      <w:r w:rsidRPr="00CD4364">
        <w:rPr>
          <w:rFonts w:eastAsiaTheme="minorEastAsia"/>
          <w:lang w:eastAsia="zh-CN"/>
        </w:rPr>
        <w:t>势场法实时</w:t>
      </w:r>
      <w:proofErr w:type="gramEnd"/>
      <w:r w:rsidRPr="00CD4364">
        <w:rPr>
          <w:rFonts w:eastAsiaTheme="minorEastAsia"/>
          <w:lang w:eastAsia="zh-CN"/>
        </w:rPr>
        <w:t>计算两棵树的理想汇合位置；</w:t>
      </w:r>
      <w:r w:rsidRPr="00EC4E46">
        <w:rPr>
          <w:rFonts w:eastAsiaTheme="minorEastAsia" w:hint="eastAsia"/>
          <w:lang w:eastAsia="zh-CN"/>
        </w:rPr>
        <w:t>2</w:t>
      </w:r>
      <w:r w:rsidRPr="00EC4E46">
        <w:rPr>
          <w:rFonts w:eastAsiaTheme="minorEastAsia" w:hint="eastAsia"/>
          <w:lang w:eastAsia="zh-CN"/>
        </w:rPr>
        <w:t>）</w:t>
      </w:r>
      <w:r w:rsidRPr="00EC4E46">
        <w:rPr>
          <w:rFonts w:eastAsiaTheme="minorEastAsia"/>
          <w:lang w:eastAsia="zh-CN"/>
        </w:rPr>
        <w:t>非对称椭球体尺寸：根据树的生长状态独立调整两个椭球的大小；</w:t>
      </w:r>
      <w:r>
        <w:rPr>
          <w:rFonts w:eastAsiaTheme="minorEastAsia" w:hint="eastAsia"/>
          <w:lang w:eastAsia="zh-CN"/>
        </w:rPr>
        <w:t>3</w:t>
      </w:r>
      <w:r>
        <w:rPr>
          <w:rFonts w:eastAsiaTheme="minorEastAsia" w:hint="eastAsia"/>
          <w:lang w:eastAsia="zh-CN"/>
        </w:rPr>
        <w:t>）</w:t>
      </w:r>
      <w:r w:rsidRPr="00EC4E46">
        <w:rPr>
          <w:rFonts w:eastAsiaTheme="minorEastAsia"/>
          <w:lang w:eastAsia="zh-CN"/>
        </w:rPr>
        <w:t>自适应缓冲因子：防止椭球过早收缩导致搜索停滞；</w:t>
      </w:r>
      <w:r w:rsidRPr="00EC4E46">
        <w:rPr>
          <w:rFonts w:eastAsiaTheme="minorEastAsia"/>
          <w:lang w:eastAsia="zh-CN"/>
        </w:rPr>
        <w:t xml:space="preserve"> </w:t>
      </w:r>
    </w:p>
    <w:p w14:paraId="2E27E8CA" w14:textId="77777777" w:rsidR="00E34F27" w:rsidRDefault="00E34F27" w:rsidP="00E34F27">
      <w:pPr>
        <w:ind w:firstLineChars="200" w:firstLine="440"/>
        <w:rPr>
          <w:lang w:eastAsia="zh-CN"/>
        </w:rPr>
      </w:pPr>
      <w:r>
        <w:rPr>
          <w:rFonts w:eastAsiaTheme="minorEastAsia" w:hint="eastAsia"/>
          <w:lang w:eastAsia="zh-CN"/>
        </w:rPr>
        <w:t>首先通过设定动态汇合点</w:t>
      </w:r>
    </w:p>
    <w:p w14:paraId="4C1A5E4C" w14:textId="77777777" w:rsidR="00E34F27" w:rsidRDefault="00E34F27" w:rsidP="00E34F27">
      <w:pPr>
        <w:pStyle w:val="ac"/>
        <w:keepNext/>
        <w:jc w:val="right"/>
      </w:pPr>
      <w:r w:rsidRPr="00401299">
        <w:rPr>
          <w:rFonts w:hint="eastAsia"/>
          <w:position w:val="-14"/>
        </w:rPr>
        <w:object w:dxaOrig="7540" w:dyaOrig="499" w14:anchorId="672CA1E5">
          <v:shape id="_x0000_i1030" type="#_x0000_t75" style="width:316.8pt;height:20.65pt" o:ole="">
            <v:imagedata r:id="rId22" o:title=""/>
          </v:shape>
          <o:OLEObject Type="Embed" ProgID="Equation.DSMT4" ShapeID="_x0000_i1030" DrawAspect="Content" ObjectID="_1830629373" r:id="rId23"/>
        </w:object>
      </w:r>
    </w:p>
    <w:p w14:paraId="25F1715E" w14:textId="5F4F11CD" w:rsidR="00E34F27" w:rsidRPr="00EC525B" w:rsidRDefault="00E34F27" w:rsidP="0069301B">
      <w:pPr>
        <w:pStyle w:val="ac"/>
        <w:keepNext/>
        <w:jc w:val="both"/>
        <w:rPr>
          <w:rFonts w:eastAsiaTheme="minorEastAsia"/>
          <w:lang w:eastAsia="zh-CN"/>
        </w:rPr>
      </w:pPr>
      <w:r w:rsidRPr="00F1577C">
        <w:rPr>
          <w:rFonts w:ascii="Times New Roman" w:eastAsiaTheme="minorEastAsia" w:hAnsi="Times New Roman" w:cs="Times New Roman" w:hint="eastAsia"/>
          <w:sz w:val="22"/>
          <w:szCs w:val="22"/>
          <w:lang w:eastAsia="zh-CN"/>
        </w:rPr>
        <w:t>其中</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W</w:t>
      </w:r>
      <w:r w:rsidRPr="00EC525B">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的归一化规模权重，</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A</w:t>
      </w:r>
      <w:r>
        <w:rPr>
          <w:rFonts w:ascii="Times New Roman" w:eastAsiaTheme="minorEastAsia" w:hAnsi="Times New Roman" w:cs="Times New Roman" w:hint="eastAsia"/>
          <w:sz w:val="22"/>
          <w:szCs w:val="22"/>
          <w:lang w:eastAsia="zh-CN"/>
        </w:rPr>
        <w:t>、</w:t>
      </w:r>
      <w:r>
        <w:rPr>
          <w:rFonts w:ascii="Times New Roman" w:eastAsiaTheme="minorEastAsia" w:hAnsi="Times New Roman" w:cs="Times New Roman" w:hint="eastAsia"/>
          <w:sz w:val="22"/>
          <w:szCs w:val="22"/>
          <w:lang w:eastAsia="zh-CN"/>
        </w:rPr>
        <w:t>C</w:t>
      </w:r>
      <w:r w:rsidRPr="00210918">
        <w:rPr>
          <w:rFonts w:ascii="Times New Roman" w:eastAsiaTheme="minorEastAsia" w:hAnsi="Times New Roman" w:cs="Times New Roman" w:hint="eastAsia"/>
          <w:sz w:val="22"/>
          <w:szCs w:val="22"/>
          <w:vertAlign w:val="subscript"/>
          <w:lang w:eastAsia="zh-CN"/>
        </w:rPr>
        <w:t>B</w:t>
      </w:r>
      <w:r>
        <w:rPr>
          <w:rFonts w:ascii="Times New Roman" w:eastAsiaTheme="minorEastAsia" w:hAnsi="Times New Roman" w:cs="Times New Roman" w:hint="eastAsia"/>
          <w:sz w:val="22"/>
          <w:szCs w:val="22"/>
          <w:lang w:eastAsia="zh-CN"/>
        </w:rPr>
        <w:t>是树</w:t>
      </w:r>
      <w:r>
        <w:rPr>
          <w:rFonts w:ascii="Times New Roman" w:eastAsiaTheme="minorEastAsia" w:hAnsi="Times New Roman" w:cs="Times New Roman" w:hint="eastAsia"/>
          <w:sz w:val="22"/>
          <w:szCs w:val="22"/>
          <w:lang w:eastAsia="zh-CN"/>
        </w:rPr>
        <w:t>A</w:t>
      </w:r>
      <w:r>
        <w:rPr>
          <w:rFonts w:ascii="Times New Roman" w:eastAsiaTheme="minorEastAsia" w:hAnsi="Times New Roman" w:cs="Times New Roman" w:hint="eastAsia"/>
          <w:sz w:val="22"/>
          <w:szCs w:val="22"/>
          <w:lang w:eastAsia="zh-CN"/>
        </w:rPr>
        <w:t>与树</w:t>
      </w:r>
      <w:r>
        <w:rPr>
          <w:rFonts w:ascii="Times New Roman" w:eastAsiaTheme="minorEastAsia" w:hAnsi="Times New Roman" w:cs="Times New Roman" w:hint="eastAsia"/>
          <w:sz w:val="22"/>
          <w:szCs w:val="22"/>
          <w:lang w:eastAsia="zh-CN"/>
        </w:rPr>
        <w:t>B</w:t>
      </w:r>
      <w:r>
        <w:rPr>
          <w:rFonts w:ascii="Times New Roman" w:eastAsiaTheme="minorEastAsia" w:hAnsi="Times New Roman" w:cs="Times New Roman" w:hint="eastAsia"/>
          <w:sz w:val="22"/>
          <w:szCs w:val="22"/>
          <w:lang w:eastAsia="zh-CN"/>
        </w:rPr>
        <w:t>的质心，通过交叉加权的方式实现帮助双方树之间的生长，避免马太效应</w:t>
      </w:r>
    </w:p>
    <w:p w14:paraId="3A96DF17" w14:textId="77777777" w:rsidR="00E34F27" w:rsidRDefault="00E34F27" w:rsidP="00E34F27">
      <w:pPr>
        <w:spacing w:line="300" w:lineRule="auto"/>
        <w:ind w:firstLine="440"/>
        <w:jc w:val="both"/>
        <w:rPr>
          <w:rFonts w:eastAsiaTheme="minorEastAsia"/>
          <w:lang w:eastAsia="zh-CN"/>
        </w:rPr>
      </w:pPr>
      <w:r>
        <w:rPr>
          <w:rFonts w:eastAsiaTheme="minorEastAsia" w:hint="eastAsia"/>
          <w:lang w:eastAsia="zh-CN"/>
        </w:rPr>
        <w:t>关于</w:t>
      </w:r>
      <w:r w:rsidRPr="00EC4E46">
        <w:rPr>
          <w:rFonts w:eastAsiaTheme="minorEastAsia"/>
          <w:lang w:eastAsia="zh-CN"/>
        </w:rPr>
        <w:t>非对称双椭球体约束采样</w:t>
      </w:r>
      <w:r>
        <w:rPr>
          <w:rFonts w:eastAsiaTheme="minorEastAsia" w:hint="eastAsia"/>
          <w:lang w:eastAsia="zh-CN"/>
        </w:rPr>
        <w:t>范围的绘制，其椭球标准方程是：</w:t>
      </w:r>
    </w:p>
    <w:p w14:paraId="48F95B2F" w14:textId="77777777" w:rsidR="00E34F27" w:rsidRDefault="00E34F27" w:rsidP="00E34F27">
      <w:pPr>
        <w:pStyle w:val="ac"/>
        <w:keepNext/>
        <w:jc w:val="right"/>
      </w:pPr>
      <w:r w:rsidRPr="00A3273F">
        <w:rPr>
          <w:rFonts w:hint="eastAsia"/>
          <w:position w:val="-14"/>
        </w:rPr>
        <w:object w:dxaOrig="8700" w:dyaOrig="499" w14:anchorId="1387BDE5">
          <v:shape id="_x0000_i1031" type="#_x0000_t75" style="width:365.65pt;height:20.65pt" o:ole="">
            <v:imagedata r:id="rId24" o:title=""/>
          </v:shape>
          <o:OLEObject Type="Embed" ProgID="Equation.DSMT4" ShapeID="_x0000_i1031" DrawAspect="Content" ObjectID="_1830629374" r:id="rId25"/>
        </w:object>
      </w:r>
    </w:p>
    <w:p w14:paraId="376CE226" w14:textId="17109D25" w:rsidR="00E34F27" w:rsidRPr="00E34F27" w:rsidRDefault="00E34F27" w:rsidP="00E34F27">
      <w:pPr>
        <w:rPr>
          <w:rFonts w:eastAsiaTheme="minorEastAsia"/>
          <w:lang w:eastAsia="zh-CN"/>
        </w:rPr>
      </w:pPr>
      <w:r>
        <w:rPr>
          <w:rFonts w:eastAsiaTheme="minorEastAsia" w:hint="eastAsia"/>
          <w:lang w:eastAsia="zh-CN"/>
        </w:rPr>
        <w:t>其中</w:t>
      </w:r>
      <w:proofErr w:type="spellStart"/>
      <w:r>
        <w:rPr>
          <w:rFonts w:eastAsiaTheme="minorEastAsia" w:hint="eastAsia"/>
          <w:lang w:eastAsia="zh-CN"/>
        </w:rPr>
        <w:t>c</w:t>
      </w:r>
      <w:r w:rsidRPr="00296567">
        <w:rPr>
          <w:rFonts w:eastAsiaTheme="minorEastAsia" w:hint="eastAsia"/>
          <w:vertAlign w:val="subscript"/>
          <w:lang w:eastAsia="zh-CN"/>
        </w:rPr>
        <w:t>best</w:t>
      </w:r>
      <w:proofErr w:type="spellEnd"/>
      <w:r w:rsidRPr="00296567">
        <w:rPr>
          <w:rFonts w:eastAsiaTheme="minorEastAsia"/>
          <w:lang w:eastAsia="zh-CN"/>
        </w:rPr>
        <w:t>椭球</w:t>
      </w:r>
      <w:r w:rsidRPr="00296567">
        <w:rPr>
          <w:rFonts w:eastAsiaTheme="minorEastAsia"/>
          <w:lang w:eastAsia="zh-CN"/>
        </w:rPr>
        <w:t>A</w:t>
      </w:r>
      <w:r>
        <w:rPr>
          <w:rFonts w:eastAsiaTheme="minorEastAsia" w:hint="eastAsia"/>
          <w:lang w:eastAsia="zh-CN"/>
        </w:rPr>
        <w:t>或</w:t>
      </w:r>
      <w:r>
        <w:rPr>
          <w:rFonts w:eastAsiaTheme="minorEastAsia" w:hint="eastAsia"/>
          <w:lang w:eastAsia="zh-CN"/>
        </w:rPr>
        <w:t>B</w:t>
      </w:r>
      <w:r w:rsidRPr="00296567">
        <w:rPr>
          <w:rFonts w:eastAsiaTheme="minorEastAsia"/>
          <w:lang w:eastAsia="zh-CN"/>
        </w:rPr>
        <w:t>的长轴长度</w:t>
      </w:r>
      <w:r w:rsidRPr="00296567">
        <w:rPr>
          <w:rFonts w:eastAsiaTheme="minorEastAsia" w:hint="eastAsia"/>
          <w:lang w:eastAsia="zh-CN"/>
        </w:rPr>
        <w:t>，</w:t>
      </w:r>
      <w:r>
        <w:rPr>
          <w:rFonts w:eastAsiaTheme="minorEastAsia" w:hint="eastAsia"/>
          <w:lang w:eastAsia="zh-CN"/>
        </w:rPr>
        <w:t>椭球焦距</w:t>
      </w:r>
      <w:r w:rsidRPr="00F961C9">
        <w:rPr>
          <w:rFonts w:hint="eastAsia"/>
          <w:position w:val="-16"/>
        </w:rPr>
        <w:object w:dxaOrig="1540" w:dyaOrig="400" w14:anchorId="598CB5AF">
          <v:shape id="_x0000_i1032" type="#_x0000_t75" style="width:65.1pt;height:16.9pt" o:ole="">
            <v:imagedata r:id="rId26" o:title=""/>
          </v:shape>
          <o:OLEObject Type="Embed" ProgID="Equation.DSMT4" ShapeID="_x0000_i1032" DrawAspect="Content" ObjectID="_1830629375" r:id="rId27"/>
        </w:object>
      </w:r>
      <w:r>
        <w:rPr>
          <w:rFonts w:eastAsiaTheme="minorEastAsia" w:hint="eastAsia"/>
          <w:lang w:eastAsia="zh-CN"/>
        </w:rPr>
        <w:t>,</w:t>
      </w:r>
      <w:r>
        <w:rPr>
          <w:rFonts w:eastAsiaTheme="minorEastAsia" w:hint="eastAsia"/>
          <w:lang w:eastAsia="zh-CN"/>
        </w:rPr>
        <w:t>半长轴</w:t>
      </w:r>
      <w:r w:rsidRPr="00F961C9">
        <w:rPr>
          <w:rFonts w:hint="eastAsia"/>
          <w:position w:val="-26"/>
        </w:rPr>
        <w:object w:dxaOrig="1040" w:dyaOrig="680" w14:anchorId="0622DCF5">
          <v:shape id="_x0000_i1033" type="#_x0000_t75" style="width:43.85pt;height:29.45pt" o:ole="">
            <v:imagedata r:id="rId28" o:title=""/>
          </v:shape>
          <o:OLEObject Type="Embed" ProgID="Equation.DSMT4" ShapeID="_x0000_i1033" DrawAspect="Content" ObjectID="_1830629376" r:id="rId29"/>
        </w:object>
      </w:r>
      <w:r>
        <w:rPr>
          <w:rFonts w:eastAsiaTheme="minorEastAsia" w:hint="eastAsia"/>
          <w:lang w:eastAsia="zh-CN"/>
        </w:rPr>
        <w:t>,</w:t>
      </w:r>
      <w:r w:rsidRPr="00C14EA2">
        <w:rPr>
          <w:rFonts w:eastAsiaTheme="minorEastAsia"/>
          <w:lang w:eastAsia="zh-CN"/>
        </w:rPr>
        <w:t>半短轴</w:t>
      </w:r>
      <w:r w:rsidRPr="00E325BC">
        <w:rPr>
          <w:rFonts w:hint="eastAsia"/>
          <w:position w:val="-14"/>
        </w:rPr>
        <w:object w:dxaOrig="1359" w:dyaOrig="440" w14:anchorId="02836971">
          <v:shape id="_x0000_i1034" type="#_x0000_t75" style="width:56.95pt;height:18.8pt" o:ole="">
            <v:imagedata r:id="rId30" o:title=""/>
          </v:shape>
          <o:OLEObject Type="Embed" ProgID="Equation.DSMT4" ShapeID="_x0000_i1034" DrawAspect="Content" ObjectID="_1830629377" r:id="rId31"/>
        </w:object>
      </w:r>
    </w:p>
    <w:p w14:paraId="27DCE801" w14:textId="219AA063" w:rsidR="004537AD" w:rsidRDefault="004537AD" w:rsidP="00A37489">
      <w:pPr>
        <w:spacing w:line="300" w:lineRule="auto"/>
        <w:ind w:firstLineChars="200" w:firstLine="440"/>
        <w:rPr>
          <w:rFonts w:eastAsiaTheme="minorEastAsia"/>
          <w:lang w:eastAsia="zh-CN"/>
        </w:rPr>
      </w:pPr>
      <w:r>
        <w:rPr>
          <w:rFonts w:eastAsiaTheme="minorEastAsia" w:hint="eastAsia"/>
          <w:lang w:eastAsia="zh-CN"/>
        </w:rPr>
        <w:t>当前的启发式代价约束节点集合：</w:t>
      </w:r>
    </w:p>
    <w:p w14:paraId="782C80FE" w14:textId="790A687B" w:rsidR="004537AD" w:rsidRDefault="00210967" w:rsidP="004537AD">
      <w:pPr>
        <w:pStyle w:val="ac"/>
        <w:keepNext/>
        <w:jc w:val="right"/>
      </w:pPr>
      <w:r w:rsidRPr="004537AD">
        <w:rPr>
          <w:rFonts w:hint="eastAsia"/>
          <w:position w:val="-18"/>
        </w:rPr>
        <w:object w:dxaOrig="9840" w:dyaOrig="520" w14:anchorId="695FA034">
          <v:shape id="_x0000_i1035" type="#_x0000_t75" style="width:413.85pt;height:21.9pt" o:ole="">
            <v:imagedata r:id="rId32" o:title=""/>
          </v:shape>
          <o:OLEObject Type="Embed" ProgID="Equation.DSMT4" ShapeID="_x0000_i1035" DrawAspect="Content" ObjectID="_1830629378" r:id="rId33"/>
        </w:object>
      </w:r>
    </w:p>
    <w:p w14:paraId="01F57C19" w14:textId="554756A8" w:rsidR="004537AD" w:rsidRPr="00122769" w:rsidRDefault="004537AD" w:rsidP="004537AD">
      <w:pPr>
        <w:rPr>
          <w:rFonts w:ascii="宋体" w:eastAsia="宋体" w:hAnsi="宋体" w:cs="宋体" w:hint="eastAsia"/>
          <w:b/>
          <w:bCs/>
          <w:lang w:eastAsia="zh-CN"/>
        </w:rPr>
      </w:pPr>
      <w:r>
        <w:rPr>
          <w:rFonts w:eastAsiaTheme="minorEastAsia"/>
          <w:lang w:eastAsia="zh-CN"/>
        </w:rPr>
        <w:sym w:font="Symbol" w:char="F07A"/>
      </w:r>
      <w:r>
        <w:rPr>
          <w:rFonts w:eastAsiaTheme="minorEastAsia" w:hint="eastAsia"/>
          <w:lang w:eastAsia="zh-CN"/>
        </w:rPr>
        <w:t>(x)</w:t>
      </w:r>
      <w:r>
        <w:rPr>
          <w:rFonts w:eastAsiaTheme="minorEastAsia" w:hint="eastAsia"/>
          <w:lang w:eastAsia="zh-CN"/>
        </w:rPr>
        <w:t>是</w:t>
      </w:r>
      <w:r w:rsidR="00294455" w:rsidRPr="00294455">
        <w:rPr>
          <w:rFonts w:eastAsiaTheme="minorEastAsia" w:hint="eastAsia"/>
          <w:lang w:eastAsia="zh-CN"/>
        </w:rPr>
        <w:t>满足以下条件的节点集合：节点</w:t>
      </w:r>
      <w:r w:rsidR="00294455" w:rsidRPr="00294455">
        <w:rPr>
          <w:rFonts w:eastAsiaTheme="minorEastAsia"/>
          <w:lang w:eastAsia="zh-CN"/>
        </w:rPr>
        <w:t xml:space="preserve"> x </w:t>
      </w:r>
      <w:r w:rsidR="00294455" w:rsidRPr="00294455">
        <w:rPr>
          <w:rFonts w:eastAsiaTheme="minorEastAsia" w:hint="eastAsia"/>
          <w:lang w:eastAsia="zh-CN"/>
        </w:rPr>
        <w:t>属于自由空间</w:t>
      </w:r>
      <w:proofErr w:type="spellStart"/>
      <w:r w:rsidR="00294455">
        <w:rPr>
          <w:rFonts w:eastAsiaTheme="minorEastAsia" w:hint="eastAsia"/>
          <w:lang w:eastAsia="zh-CN"/>
        </w:rPr>
        <w:t>W</w:t>
      </w:r>
      <w:r w:rsidR="00294455" w:rsidRPr="00294455">
        <w:rPr>
          <w:rFonts w:eastAsiaTheme="minorEastAsia"/>
          <w:vertAlign w:val="subscript"/>
          <w:lang w:eastAsia="zh-CN"/>
        </w:rPr>
        <w:t>free</w:t>
      </w:r>
      <w:proofErr w:type="spellEnd"/>
      <w:r w:rsidR="00294455" w:rsidRPr="00294455">
        <w:rPr>
          <w:rFonts w:eastAsiaTheme="minorEastAsia" w:hint="eastAsia"/>
          <w:lang w:eastAsia="zh-CN"/>
        </w:rPr>
        <w:t>，且该节点的三维</w:t>
      </w:r>
      <w:r w:rsidR="00294455" w:rsidRPr="00294455">
        <w:rPr>
          <w:rFonts w:eastAsiaTheme="minorEastAsia"/>
          <w:lang w:eastAsia="zh-CN"/>
        </w:rPr>
        <w:t>Pareto</w:t>
      </w:r>
      <w:r w:rsidR="00294455" w:rsidRPr="00294455">
        <w:rPr>
          <w:rFonts w:eastAsiaTheme="minorEastAsia" w:hint="eastAsia"/>
          <w:lang w:eastAsia="zh-CN"/>
        </w:rPr>
        <w:t>向量</w:t>
      </w:r>
      <w:r w:rsidR="00294455" w:rsidRPr="00294455">
        <w:rPr>
          <w:rFonts w:eastAsiaTheme="minorEastAsia"/>
          <w:lang w:eastAsia="zh-CN"/>
        </w:rPr>
        <w:t xml:space="preserve"> V(x) </w:t>
      </w:r>
      <w:r w:rsidR="00294455" w:rsidRPr="00294455">
        <w:rPr>
          <w:rFonts w:eastAsiaTheme="minorEastAsia" w:hint="eastAsia"/>
          <w:lang w:eastAsia="zh-CN"/>
        </w:rPr>
        <w:t>不被树中任何已有节点</w:t>
      </w:r>
      <w:r w:rsidR="00294455" w:rsidRPr="00294455">
        <w:rPr>
          <w:rFonts w:eastAsiaTheme="minorEastAsia"/>
          <w:lang w:eastAsia="zh-CN"/>
        </w:rPr>
        <w:t>Pareto</w:t>
      </w:r>
      <w:r w:rsidR="00294455" w:rsidRPr="00294455">
        <w:rPr>
          <w:rFonts w:eastAsiaTheme="minorEastAsia" w:hint="eastAsia"/>
          <w:lang w:eastAsia="zh-CN"/>
        </w:rPr>
        <w:t>支配，同时节点在</w:t>
      </w:r>
      <w:r w:rsidR="00E239F4" w:rsidRPr="00E239F4">
        <w:rPr>
          <w:rFonts w:eastAsiaTheme="minorEastAsia"/>
          <w:lang w:eastAsia="zh-CN"/>
        </w:rPr>
        <w:t>几何中心</w:t>
      </w:r>
      <w:r w:rsidR="00E239F4" w:rsidRPr="00E239F4">
        <w:rPr>
          <w:rFonts w:eastAsiaTheme="minorEastAsia"/>
          <w:lang w:eastAsia="zh-CN"/>
        </w:rPr>
        <w:t xml:space="preserve"> </w:t>
      </w:r>
      <w:proofErr w:type="spellStart"/>
      <w:r w:rsidR="00E239F4" w:rsidRPr="00E239F4">
        <w:rPr>
          <w:rFonts w:eastAsiaTheme="minorEastAsia"/>
          <w:lang w:eastAsia="zh-CN"/>
        </w:rPr>
        <w:t>x</w:t>
      </w:r>
      <w:r w:rsidR="00E239F4" w:rsidRPr="00C771B3">
        <w:rPr>
          <w:rFonts w:eastAsiaTheme="minorEastAsia"/>
          <w:vertAlign w:val="subscript"/>
          <w:lang w:eastAsia="zh-CN"/>
        </w:rPr>
        <w:t>center</w:t>
      </w:r>
      <w:proofErr w:type="spellEnd"/>
      <w:r w:rsidR="00E239F4" w:rsidRPr="00E239F4">
        <w:rPr>
          <w:rFonts w:eastAsiaTheme="minorEastAsia"/>
          <w:lang w:eastAsia="zh-CN"/>
        </w:rPr>
        <w:t xml:space="preserve"> </w:t>
      </w:r>
      <w:r w:rsidR="00E239F4" w:rsidRPr="00E239F4">
        <w:rPr>
          <w:rFonts w:eastAsiaTheme="minorEastAsia"/>
          <w:lang w:eastAsia="zh-CN"/>
        </w:rPr>
        <w:t>为中心的超椭球约束范围内</w:t>
      </w:r>
      <w:r>
        <w:rPr>
          <w:rFonts w:eastAsiaTheme="minorEastAsia" w:hint="eastAsia"/>
          <w:lang w:eastAsia="zh-CN"/>
        </w:rPr>
        <w:t>，</w:t>
      </w:r>
      <w:r w:rsidR="00122769">
        <w:rPr>
          <w:rFonts w:ascii="宋体" w:eastAsia="宋体" w:hAnsi="宋体" w:cs="宋体" w:hint="eastAsia"/>
          <w:lang w:eastAsia="zh-CN"/>
        </w:rPr>
        <w:t>下方为知情子集</w:t>
      </w:r>
      <w:r w:rsidR="00122769" w:rsidRPr="00122769">
        <w:rPr>
          <w:rFonts w:ascii="宋体" w:eastAsia="宋体" w:hAnsi="宋体" w:cs="宋体"/>
          <w:lang w:eastAsia="zh-CN"/>
        </w:rPr>
        <w:t>几何约束</w:t>
      </w:r>
    </w:p>
    <w:p w14:paraId="094EC374" w14:textId="5E1913D7" w:rsidR="004537AD" w:rsidRDefault="00950E52" w:rsidP="00950E52">
      <w:pPr>
        <w:pStyle w:val="ac"/>
        <w:keepNext/>
        <w:jc w:val="right"/>
      </w:pPr>
      <w:r w:rsidRPr="00122769">
        <w:rPr>
          <w:rFonts w:hint="eastAsia"/>
          <w:position w:val="-42"/>
        </w:rPr>
        <w:object w:dxaOrig="7460" w:dyaOrig="1020" w14:anchorId="2DACF995">
          <v:shape id="_x0000_i1036" type="#_x0000_t75" style="width:313.05pt;height:41.95pt" o:ole="">
            <v:imagedata r:id="rId34" o:title=""/>
          </v:shape>
          <o:OLEObject Type="Embed" ProgID="Equation.DSMT4" ShapeID="_x0000_i1036" DrawAspect="Content" ObjectID="_1830629379" r:id="rId35"/>
        </w:object>
      </w:r>
    </w:p>
    <w:p w14:paraId="3770C8F8" w14:textId="0C10C825" w:rsidR="00122769" w:rsidRPr="0069301B" w:rsidRDefault="00122769" w:rsidP="0069301B">
      <w:pPr>
        <w:rPr>
          <w:lang w:eastAsia="zh-CN"/>
        </w:rPr>
      </w:pPr>
      <w:r>
        <w:rPr>
          <w:rFonts w:eastAsiaTheme="minorEastAsia" w:hint="eastAsia"/>
          <w:lang w:eastAsia="zh-CN"/>
        </w:rPr>
        <w:t>其中</w:t>
      </w:r>
      <w:r w:rsidR="0069301B" w:rsidRPr="0069301B">
        <w:rPr>
          <w:rFonts w:hint="eastAsia"/>
          <w:position w:val="-14"/>
        </w:rPr>
        <w:object w:dxaOrig="740" w:dyaOrig="440" w14:anchorId="2CC06124">
          <v:shape id="_x0000_i1037" type="#_x0000_t75" style="width:31.3pt;height:18.15pt" o:ole="">
            <v:imagedata r:id="rId36" o:title=""/>
          </v:shape>
          <o:OLEObject Type="Embed" ProgID="Equation.DSMT4" ShapeID="_x0000_i1037" DrawAspect="Content" ObjectID="_1830629380" r:id="rId37"/>
        </w:object>
      </w:r>
      <w:r>
        <w:rPr>
          <w:rFonts w:eastAsiaTheme="minorEastAsia" w:hint="eastAsia"/>
          <w:lang w:eastAsia="zh-CN"/>
        </w:rPr>
        <w:t>为焦点中心</w:t>
      </w:r>
      <w:r w:rsidR="00950E52">
        <w:rPr>
          <w:rFonts w:eastAsiaTheme="minorEastAsia" w:hint="eastAsia"/>
          <w:lang w:eastAsia="zh-CN"/>
        </w:rPr>
        <w:t>，焦距</w:t>
      </w:r>
      <w:r w:rsidR="0069301B" w:rsidRPr="0069301B">
        <w:rPr>
          <w:rFonts w:hint="eastAsia"/>
          <w:position w:val="-14"/>
        </w:rPr>
        <w:object w:dxaOrig="600" w:dyaOrig="440" w14:anchorId="6FE64CBA">
          <v:shape id="_x0000_i1038" type="#_x0000_t75" style="width:25.05pt;height:18.15pt" o:ole="">
            <v:imagedata r:id="rId38" o:title=""/>
          </v:shape>
          <o:OLEObject Type="Embed" ProgID="Equation.DSMT4" ShapeID="_x0000_i1038" DrawAspect="Content" ObjectID="_1830629381" r:id="rId39"/>
        </w:object>
      </w:r>
      <w:r w:rsidR="00950E52">
        <w:rPr>
          <w:rFonts w:eastAsiaTheme="minorEastAsia" w:hint="eastAsia"/>
          <w:lang w:eastAsia="zh-CN"/>
        </w:rPr>
        <w:t>如式</w:t>
      </w:r>
      <w:r w:rsidR="00950E52">
        <w:rPr>
          <w:rFonts w:eastAsiaTheme="minorEastAsia" w:hint="eastAsia"/>
          <w:lang w:eastAsia="zh-CN"/>
        </w:rPr>
        <w:t>14</w:t>
      </w:r>
      <w:r w:rsidR="00DE3803">
        <w:rPr>
          <w:rFonts w:eastAsiaTheme="minorEastAsia" w:hint="eastAsia"/>
          <w:lang w:eastAsia="zh-CN"/>
        </w:rPr>
        <w:t>：</w:t>
      </w:r>
    </w:p>
    <w:bookmarkStart w:id="7" w:name="OLE_LINK20"/>
    <w:p w14:paraId="04B3CD41" w14:textId="4320C8BB" w:rsidR="00950E52" w:rsidRDefault="00950E52" w:rsidP="00950E52">
      <w:pPr>
        <w:pStyle w:val="ac"/>
        <w:keepNext/>
        <w:jc w:val="right"/>
      </w:pPr>
      <w:r w:rsidRPr="00950E52">
        <w:rPr>
          <w:rFonts w:hint="eastAsia"/>
          <w:position w:val="-40"/>
        </w:rPr>
        <w:object w:dxaOrig="9080" w:dyaOrig="1020" w14:anchorId="00D5DE68">
          <v:shape id="_x0000_i1039" type="#_x0000_t75" style="width:381.9pt;height:41.95pt" o:ole="">
            <v:imagedata r:id="rId40" o:title=""/>
          </v:shape>
          <o:OLEObject Type="Embed" ProgID="Equation.DSMT4" ShapeID="_x0000_i1039" DrawAspect="Content" ObjectID="_1830629382" r:id="rId41"/>
        </w:object>
      </w:r>
      <w:bookmarkEnd w:id="7"/>
    </w:p>
    <w:p w14:paraId="070B38CD" w14:textId="7A71B8A4" w:rsidR="00DE3803" w:rsidRDefault="00DE3803" w:rsidP="0069301B">
      <w:pPr>
        <w:rPr>
          <w:lang w:eastAsia="zh-CN"/>
        </w:rPr>
      </w:pPr>
      <w:r>
        <w:rPr>
          <w:rFonts w:eastAsiaTheme="minorEastAsia" w:hint="eastAsia"/>
          <w:lang w:eastAsia="zh-CN"/>
        </w:rPr>
        <w:t>其中</w:t>
      </w:r>
      <w:r>
        <w:rPr>
          <w:rFonts w:eastAsiaTheme="minorEastAsia" w:hint="eastAsia"/>
          <w:lang w:eastAsia="zh-CN"/>
        </w:rPr>
        <w:t>m</w:t>
      </w:r>
      <w:r>
        <w:rPr>
          <w:rFonts w:eastAsiaTheme="minorEastAsia" w:hint="eastAsia"/>
          <w:lang w:eastAsia="zh-CN"/>
        </w:rPr>
        <w:t>是空间维度。</w:t>
      </w:r>
      <w:proofErr w:type="spellStart"/>
      <w:r>
        <w:rPr>
          <w:rFonts w:eastAsiaTheme="minorEastAsia" w:hint="eastAsia"/>
          <w:lang w:eastAsia="zh-CN"/>
        </w:rPr>
        <w:t>c</w:t>
      </w:r>
      <w:r w:rsidRPr="00DE3803">
        <w:rPr>
          <w:rFonts w:eastAsiaTheme="minorEastAsia" w:hint="eastAsia"/>
          <w:vertAlign w:val="subscript"/>
          <w:lang w:eastAsia="zh-CN"/>
        </w:rPr>
        <w:t>min</w:t>
      </w:r>
      <w:proofErr w:type="spellEnd"/>
      <w:r w:rsidRPr="00DE3803">
        <w:rPr>
          <w:rFonts w:eastAsiaTheme="minorEastAsia" w:hint="eastAsia"/>
          <w:lang w:eastAsia="zh-CN"/>
        </w:rPr>
        <w:t>主要</w:t>
      </w:r>
      <w:r>
        <w:rPr>
          <w:rFonts w:eastAsiaTheme="minorEastAsia" w:hint="eastAsia"/>
          <w:lang w:eastAsia="zh-CN"/>
        </w:rPr>
        <w:t>在动态收缩策略中作为最小边界，</w:t>
      </w:r>
      <w:r w:rsidR="00D3756B" w:rsidRPr="00E66D53">
        <w:rPr>
          <w:rFonts w:hint="eastAsia"/>
          <w:lang w:eastAsia="zh-CN"/>
        </w:rPr>
        <w:t xml:space="preserve"> </w:t>
      </w:r>
      <w:r w:rsidR="00D3756B" w:rsidRPr="00DE3803">
        <w:rPr>
          <w:rFonts w:hint="eastAsia"/>
          <w:position w:val="-14"/>
        </w:rPr>
        <w:object w:dxaOrig="3019" w:dyaOrig="440" w14:anchorId="1D5479EA">
          <v:shape id="_x0000_i1040" type="#_x0000_t75" style="width:127.1pt;height:18.15pt" o:ole="">
            <v:imagedata r:id="rId42" o:title=""/>
          </v:shape>
          <o:OLEObject Type="Embed" ProgID="Equation.DSMT4" ShapeID="_x0000_i1040" DrawAspect="Content" ObjectID="_1830629383" r:id="rId43"/>
        </w:object>
      </w:r>
      <w:r w:rsidR="00D3756B">
        <w:rPr>
          <w:rFonts w:eastAsiaTheme="minorEastAsia" w:hint="eastAsia"/>
          <w:lang w:eastAsia="zh-CN"/>
        </w:rPr>
        <w:t>确保超椭球</w:t>
      </w:r>
      <w:proofErr w:type="gramStart"/>
      <w:r w:rsidR="00D3756B">
        <w:rPr>
          <w:rFonts w:eastAsiaTheme="minorEastAsia" w:hint="eastAsia"/>
          <w:lang w:eastAsia="zh-CN"/>
        </w:rPr>
        <w:t>体不会</w:t>
      </w:r>
      <w:proofErr w:type="gramEnd"/>
      <w:r w:rsidR="00D3756B">
        <w:rPr>
          <w:rFonts w:eastAsiaTheme="minorEastAsia" w:hint="eastAsia"/>
          <w:lang w:eastAsia="zh-CN"/>
        </w:rPr>
        <w:t>退化成点或线段</w:t>
      </w:r>
      <w:r>
        <w:rPr>
          <w:rFonts w:ascii="宋体" w:eastAsia="宋体" w:hAnsi="宋体" w:cs="宋体" w:hint="eastAsia"/>
          <w:lang w:eastAsia="zh-CN"/>
        </w:rPr>
        <w:t>，</w:t>
      </w:r>
      <w:proofErr w:type="spellStart"/>
      <w:r w:rsidRPr="00DE3803">
        <w:rPr>
          <w:rFonts w:ascii="宋体" w:eastAsia="宋体" w:hAnsi="宋体" w:cs="宋体" w:hint="eastAsia"/>
          <w:sz w:val="32"/>
          <w:szCs w:val="32"/>
          <w:lang w:eastAsia="zh-CN"/>
        </w:rPr>
        <w:t>c</w:t>
      </w:r>
      <w:r w:rsidRPr="00DE3803">
        <w:rPr>
          <w:rFonts w:ascii="宋体" w:eastAsia="宋体" w:hAnsi="宋体" w:cs="宋体" w:hint="eastAsia"/>
          <w:sz w:val="32"/>
          <w:szCs w:val="32"/>
          <w:vertAlign w:val="subscript"/>
          <w:lang w:eastAsia="zh-CN"/>
        </w:rPr>
        <w:t>best</w:t>
      </w:r>
      <w:proofErr w:type="spellEnd"/>
      <w:r w:rsidRPr="00DE3803">
        <w:rPr>
          <w:rFonts w:eastAsiaTheme="minorEastAsia" w:hint="eastAsia"/>
          <w:lang w:eastAsia="zh-CN"/>
        </w:rPr>
        <w:t>是</w:t>
      </w:r>
      <w:r w:rsidR="00B46EFA">
        <w:rPr>
          <w:rFonts w:eastAsiaTheme="minorEastAsia" w:hint="eastAsia"/>
          <w:lang w:eastAsia="zh-CN"/>
        </w:rPr>
        <w:t>经过</w:t>
      </w:r>
      <w:r w:rsidR="00B46EFA">
        <w:rPr>
          <w:rFonts w:eastAsiaTheme="minorEastAsia" w:hint="eastAsia"/>
          <w:lang w:eastAsia="zh-CN"/>
        </w:rPr>
        <w:t>PID</w:t>
      </w:r>
      <w:r w:rsidR="00B46EFA">
        <w:rPr>
          <w:rFonts w:eastAsiaTheme="minorEastAsia" w:hint="eastAsia"/>
          <w:lang w:eastAsia="zh-CN"/>
        </w:rPr>
        <w:t>优化后的</w:t>
      </w:r>
      <w:r w:rsidRPr="00DE3803">
        <w:rPr>
          <w:rFonts w:eastAsiaTheme="minorEastAsia" w:hint="eastAsia"/>
          <w:lang w:eastAsia="zh-CN"/>
        </w:rPr>
        <w:t>有效最优</w:t>
      </w:r>
      <w:r w:rsidR="00B46EFA">
        <w:rPr>
          <w:rFonts w:eastAsiaTheme="minorEastAsia" w:hint="eastAsia"/>
          <w:lang w:eastAsia="zh-CN"/>
        </w:rPr>
        <w:t>实际路径</w:t>
      </w:r>
      <w:r w:rsidRPr="00DE3803">
        <w:rPr>
          <w:rFonts w:eastAsiaTheme="minorEastAsia" w:hint="eastAsia"/>
          <w:lang w:eastAsia="zh-CN"/>
        </w:rPr>
        <w:t>代价</w:t>
      </w:r>
    </w:p>
    <w:p w14:paraId="1DC2919B" w14:textId="2AF9511F" w:rsidR="005D5603" w:rsidRPr="00C25CE3" w:rsidRDefault="001E4E27" w:rsidP="00912D60">
      <w:pPr>
        <w:rPr>
          <w:rFonts w:eastAsia="黑体"/>
          <w:lang w:eastAsia="zh-CN"/>
        </w:rPr>
      </w:pPr>
      <w:r w:rsidRPr="001755C7">
        <w:rPr>
          <w:rFonts w:eastAsiaTheme="minorEastAsia"/>
          <w:lang w:eastAsia="zh-CN"/>
        </w:rPr>
        <w:t>综上</w:t>
      </w:r>
      <w:r w:rsidR="0083673C" w:rsidRPr="001755C7">
        <w:rPr>
          <w:rFonts w:eastAsiaTheme="minorEastAsia" w:hint="eastAsia"/>
          <w:lang w:eastAsia="zh-CN"/>
        </w:rPr>
        <w:t>，</w:t>
      </w:r>
      <w:r w:rsidR="0083673C" w:rsidRPr="001755C7">
        <w:rPr>
          <w:rFonts w:eastAsiaTheme="minorEastAsia" w:hint="eastAsia"/>
          <w:lang w:eastAsia="zh-CN"/>
        </w:rPr>
        <w:t>SC-RRT</w:t>
      </w:r>
      <w:r w:rsidR="0083673C" w:rsidRPr="001755C7">
        <w:rPr>
          <w:rFonts w:eastAsiaTheme="minorEastAsia" w:hint="eastAsia"/>
          <w:lang w:eastAsia="zh-CN"/>
        </w:rPr>
        <w:t>算法在</w:t>
      </w:r>
      <w:r w:rsidRPr="001755C7">
        <w:rPr>
          <w:rFonts w:eastAsiaTheme="minorEastAsia"/>
          <w:lang w:eastAsia="zh-CN"/>
        </w:rPr>
        <w:t>保</w:t>
      </w:r>
      <w:r w:rsidR="0083673C" w:rsidRPr="001755C7">
        <w:rPr>
          <w:rFonts w:eastAsiaTheme="minorEastAsia" w:hint="eastAsia"/>
          <w:lang w:eastAsia="zh-CN"/>
        </w:rPr>
        <w:t>留</w:t>
      </w:r>
      <w:r w:rsidRPr="001755C7">
        <w:rPr>
          <w:rFonts w:eastAsiaTheme="minorEastAsia"/>
          <w:lang w:eastAsia="zh-CN"/>
        </w:rPr>
        <w:t xml:space="preserve"> Informed-RRT* </w:t>
      </w:r>
      <w:r w:rsidRPr="001755C7">
        <w:rPr>
          <w:rFonts w:eastAsiaTheme="minorEastAsia"/>
          <w:lang w:eastAsia="zh-CN"/>
        </w:rPr>
        <w:t>渐近最优性的同时，</w:t>
      </w:r>
      <w:r w:rsidR="0051555C" w:rsidRPr="001755C7">
        <w:rPr>
          <w:rFonts w:eastAsiaTheme="minorEastAsia" w:hint="eastAsia"/>
          <w:lang w:eastAsia="zh-CN"/>
        </w:rPr>
        <w:t>引入了多级自适应机制，使其</w:t>
      </w:r>
      <w:r w:rsidR="0051555C" w:rsidRPr="001755C7">
        <w:rPr>
          <w:rFonts w:eastAsiaTheme="minorEastAsia"/>
          <w:lang w:eastAsia="zh-CN"/>
        </w:rPr>
        <w:t>在复杂环境下表现出更优的收敛特性与路径质量。首先，通过在线预测修正模型对代价误差进行动态补偿，使得节点扩展能够实时适配环境变化并抑制过度估计或低估所带来的路径偏差问题，从而提高代价评估的可信度。其次，利用帕累托支配准则对扩展节点实施多目标协同优化，使算法在探索效率、路径代价与环境规整性之间实现平衡，显著提升在障碍密集场景下的扩展精度。</w:t>
      </w:r>
      <w:r w:rsidR="00A725EC" w:rsidRPr="001755C7">
        <w:rPr>
          <w:rFonts w:eastAsiaTheme="minorEastAsia"/>
          <w:lang w:eastAsia="zh-CN"/>
        </w:rPr>
        <w:t>再次，通过引入双向树自适应约束策略，进一步提高搜索的连通效率，</w:t>
      </w:r>
      <w:proofErr w:type="gramStart"/>
      <w:r w:rsidR="00A725EC" w:rsidRPr="001755C7">
        <w:rPr>
          <w:rFonts w:eastAsiaTheme="minorEastAsia"/>
          <w:lang w:eastAsia="zh-CN"/>
        </w:rPr>
        <w:t>避免双树在</w:t>
      </w:r>
      <w:proofErr w:type="gramEnd"/>
      <w:r w:rsidR="00A725EC" w:rsidRPr="001755C7">
        <w:rPr>
          <w:rFonts w:eastAsiaTheme="minorEastAsia"/>
          <w:lang w:eastAsia="zh-CN"/>
        </w:rPr>
        <w:t>高密度区域过度细化，从而保持高效且稳定的扩展速度</w:t>
      </w:r>
      <w:r w:rsidR="00C25CE3">
        <w:rPr>
          <w:rFonts w:eastAsia="黑体" w:hint="eastAsia"/>
          <w:lang w:eastAsia="zh-CN"/>
        </w:rPr>
        <w:t>,</w:t>
      </w:r>
      <w:r w:rsidR="005D5603">
        <w:rPr>
          <w:rFonts w:ascii="宋体" w:eastAsia="宋体" w:hAnsi="宋体" w:cs="宋体" w:hint="eastAsia"/>
          <w:lang w:eastAsia="zh-CN"/>
        </w:rPr>
        <w:t>故在双向规划的框架中，对于任意一个方向（以起点侧为例），知情子集定义为：</w:t>
      </w:r>
    </w:p>
    <w:bookmarkStart w:id="8" w:name="OLE_LINK14"/>
    <w:p w14:paraId="4C58A25A" w14:textId="4469B7AF" w:rsidR="005D5603" w:rsidRDefault="0069301B" w:rsidP="005D5603">
      <w:pPr>
        <w:pStyle w:val="ac"/>
        <w:keepNext/>
        <w:jc w:val="right"/>
      </w:pPr>
      <w:r w:rsidRPr="0020579E">
        <w:rPr>
          <w:rFonts w:hint="eastAsia"/>
          <w:position w:val="-22"/>
        </w:rPr>
        <w:object w:dxaOrig="8520" w:dyaOrig="600" w14:anchorId="05D8A12E">
          <v:shape id="_x0000_i1041" type="#_x0000_t75" style="width:358.1pt;height:25.05pt" o:ole="">
            <v:imagedata r:id="rId44" o:title=""/>
          </v:shape>
          <o:OLEObject Type="Embed" ProgID="Equation.DSMT4" ShapeID="_x0000_i1041" DrawAspect="Content" ObjectID="_1830629384" r:id="rId45"/>
        </w:object>
      </w:r>
      <w:bookmarkEnd w:id="8"/>
    </w:p>
    <w:p w14:paraId="7F5935A0" w14:textId="77777777" w:rsidR="005D5603" w:rsidRPr="00F6786D" w:rsidDel="0020579E" w:rsidRDefault="005D5603" w:rsidP="005D5603">
      <w:pPr>
        <w:numPr>
          <w:ilvl w:val="0"/>
          <w:numId w:val="7"/>
        </w:numPr>
        <w:rPr>
          <w:del w:id="9" w:author="兴雨 郭" w:date="2025-11-30T21:38:00Z" w16du:dateUtc="2025-11-30T13:38:00Z"/>
          <w:rFonts w:eastAsia="黑体"/>
          <w:lang w:eastAsia="zh-CN"/>
        </w:rPr>
      </w:pPr>
      <w:r w:rsidRPr="00F6786D">
        <w:rPr>
          <w:rFonts w:eastAsia="黑体"/>
          <w:lang w:eastAsia="zh-CN"/>
        </w:rPr>
        <w:t>其中</w:t>
      </w:r>
      <w:r>
        <w:rPr>
          <w:rFonts w:eastAsia="黑体" w:hint="eastAsia"/>
          <w:lang w:eastAsia="zh-CN"/>
        </w:rPr>
        <w:t>：</w:t>
      </w:r>
    </w:p>
    <w:p w14:paraId="1C6B40A6" w14:textId="77777777" w:rsidR="005D5603" w:rsidRPr="00A35680" w:rsidRDefault="005D5603" w:rsidP="005D5603">
      <w:pPr>
        <w:numPr>
          <w:ilvl w:val="0"/>
          <w:numId w:val="7"/>
        </w:numPr>
        <w:rPr>
          <w:rFonts w:eastAsiaTheme="minorEastAsia"/>
          <w:lang w:eastAsia="zh-CN"/>
        </w:rPr>
      </w:pPr>
      <w:r w:rsidRPr="00171B66">
        <w:rPr>
          <w:rFonts w:hint="eastAsia"/>
          <w:position w:val="-10"/>
        </w:rPr>
        <w:object w:dxaOrig="620" w:dyaOrig="320" w14:anchorId="62AC25E5">
          <v:shape id="_x0000_i1042" type="#_x0000_t75" style="width:31.3pt;height:16.3pt" o:ole="">
            <v:imagedata r:id="rId46" o:title=""/>
          </v:shape>
          <o:OLEObject Type="Embed" ProgID="Equation.DSMT4" ShapeID="_x0000_i1042" DrawAspect="Content" ObjectID="_1830629385" r:id="rId47"/>
        </w:object>
      </w:r>
      <w:r w:rsidRPr="00F6786D">
        <w:rPr>
          <w:rFonts w:eastAsia="黑体"/>
          <w:lang w:eastAsia="zh-CN"/>
        </w:rPr>
        <w:t>：</w:t>
      </w:r>
      <w:r w:rsidRPr="00A35680">
        <w:rPr>
          <w:rFonts w:eastAsiaTheme="minorEastAsia"/>
          <w:lang w:eastAsia="zh-CN"/>
        </w:rPr>
        <w:t>从起点</w:t>
      </w:r>
      <w:r w:rsidRPr="00A35680">
        <w:rPr>
          <w:rFonts w:eastAsiaTheme="minorEastAsia"/>
          <w:lang w:eastAsia="zh-CN"/>
        </w:rPr>
        <w:t xml:space="preserve"> </w:t>
      </w:r>
      <m:oMath>
        <m:r>
          <w:rPr>
            <w:rFonts w:ascii="Cambria Math" w:eastAsiaTheme="minorEastAsia" w:hAnsi="Cambria Math"/>
            <w:lang w:eastAsia="zh-CN"/>
          </w:rPr>
          <m:t>S</m:t>
        </m:r>
      </m:oMath>
      <w:r w:rsidRPr="00A35680">
        <w:rPr>
          <w:rFonts w:eastAsiaTheme="minorEastAsia"/>
          <w:lang w:eastAsia="zh-CN"/>
        </w:rPr>
        <w:t>到节点</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的启发式代价或累积路径代价；</w:t>
      </w:r>
    </w:p>
    <w:p w14:paraId="599BEE27" w14:textId="77777777" w:rsidR="005D5603" w:rsidRPr="0020579E" w:rsidRDefault="005D5603" w:rsidP="005D5603">
      <w:pPr>
        <w:numPr>
          <w:ilvl w:val="0"/>
          <w:numId w:val="7"/>
        </w:numPr>
        <w:rPr>
          <w:lang w:eastAsia="zh-CN"/>
        </w:rPr>
      </w:pPr>
      <w:r w:rsidRPr="00171B66">
        <w:rPr>
          <w:rFonts w:hint="eastAsia"/>
          <w:position w:val="-14"/>
        </w:rPr>
        <w:object w:dxaOrig="639" w:dyaOrig="360" w14:anchorId="0136A746">
          <v:shape id="_x0000_i1043" type="#_x0000_t75" style="width:26.9pt;height:15.65pt" o:ole="">
            <v:imagedata r:id="rId48" o:title=""/>
          </v:shape>
          <o:OLEObject Type="Embed" ProgID="Equation.DSMT4" ShapeID="_x0000_i1043" DrawAspect="Content" ObjectID="_1830629386" r:id="rId49"/>
        </w:object>
      </w:r>
      <w:r w:rsidRPr="00F6786D">
        <w:rPr>
          <w:rFonts w:eastAsia="黑体"/>
          <w:lang w:eastAsia="zh-CN"/>
        </w:rPr>
        <w:t>：</w:t>
      </w:r>
      <w:r w:rsidRPr="00A35680">
        <w:rPr>
          <w:rFonts w:eastAsiaTheme="minorEastAsia"/>
          <w:lang w:eastAsia="zh-CN"/>
        </w:rPr>
        <w:t>从</w:t>
      </w:r>
      <w:r w:rsidRPr="00A35680">
        <w:rPr>
          <w:rFonts w:eastAsiaTheme="minorEastAsia"/>
          <w:lang w:eastAsia="zh-CN"/>
        </w:rPr>
        <w:t xml:space="preserve"> </w:t>
      </w:r>
      <m:oMath>
        <m:r>
          <w:rPr>
            <w:rFonts w:ascii="Cambria Math" w:eastAsiaTheme="minorEastAsia" w:hAnsi="Cambria Math"/>
            <w:lang w:eastAsia="zh-CN"/>
          </w:rPr>
          <m:t>x</m:t>
        </m:r>
      </m:oMath>
      <w:r w:rsidRPr="00A35680">
        <w:rPr>
          <w:rFonts w:eastAsiaTheme="minorEastAsia"/>
          <w:lang w:eastAsia="zh-CN"/>
        </w:rPr>
        <w:t>到中介点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mid</m:t>
            </m:r>
          </m:sub>
        </m:sSub>
      </m:oMath>
      <w:r w:rsidRPr="00A35680">
        <w:rPr>
          <w:rFonts w:eastAsiaTheme="minorEastAsia"/>
          <w:lang w:eastAsia="zh-CN"/>
        </w:rPr>
        <w:t>的启发式代价；</w:t>
      </w:r>
    </w:p>
    <w:p w14:paraId="4E0C43CE" w14:textId="77777777" w:rsidR="005D5603" w:rsidRPr="00A35680" w:rsidRDefault="005D5603" w:rsidP="005D5603">
      <w:pPr>
        <w:pStyle w:val="a6"/>
        <w:numPr>
          <w:ilvl w:val="0"/>
          <w:numId w:val="7"/>
        </w:numPr>
        <w:rPr>
          <w:rFonts w:eastAsiaTheme="minorEastAsia"/>
          <w:lang w:eastAsia="zh-CN"/>
        </w:rPr>
      </w:pPr>
      <w:r w:rsidRPr="00171B66">
        <w:rPr>
          <w:rFonts w:hint="eastAsia"/>
          <w:position w:val="-10"/>
        </w:rPr>
        <w:object w:dxaOrig="960" w:dyaOrig="320" w14:anchorId="28BBDD2E">
          <v:shape id="_x0000_i1044" type="#_x0000_t75" style="width:40.05pt;height:13.15pt" o:ole="">
            <v:imagedata r:id="rId50" o:title=""/>
          </v:shape>
          <o:OLEObject Type="Embed" ProgID="Equation.DSMT4" ShapeID="_x0000_i1044" DrawAspect="Content" ObjectID="_1830629387" r:id="rId51"/>
        </w:object>
      </w:r>
      <w:r w:rsidRPr="0020579E">
        <w:rPr>
          <w:rFonts w:eastAsia="黑体"/>
          <w:lang w:eastAsia="zh-CN"/>
        </w:rPr>
        <w:t>：</w:t>
      </w:r>
      <w:r w:rsidRPr="00A35680">
        <w:rPr>
          <w:rFonts w:eastAsiaTheme="minorEastAsia"/>
          <w:lang w:eastAsia="zh-CN"/>
        </w:rPr>
        <w:t>从起点侧候选节点</w:t>
      </w:r>
      <w:r w:rsidRPr="00A35680">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A35680">
        <w:rPr>
          <w:rFonts w:eastAsiaTheme="minorEastAsia"/>
          <w:lang w:eastAsia="zh-CN"/>
        </w:rPr>
        <w:t>得到的</w:t>
      </w:r>
      <w:r w:rsidRPr="00A35680">
        <w:rPr>
          <w:rFonts w:eastAsiaTheme="minorEastAsia"/>
          <w:lang w:eastAsia="zh-CN"/>
        </w:rPr>
        <w:t xml:space="preserve"> PID </w:t>
      </w:r>
      <w:r w:rsidRPr="00A35680">
        <w:rPr>
          <w:rFonts w:eastAsiaTheme="minorEastAsia"/>
          <w:lang w:eastAsia="zh-CN"/>
        </w:rPr>
        <w:t>修正后路径代价估计。</w:t>
      </w:r>
    </w:p>
    <w:p w14:paraId="4792166B" w14:textId="77777777" w:rsidR="005D5603" w:rsidRDefault="005D5603" w:rsidP="005D5603">
      <w:pPr>
        <w:rPr>
          <w:ins w:id="10" w:author="兴雨 郭" w:date="2025-11-30T22:08:00Z" w16du:dateUtc="2025-11-30T14:08:00Z"/>
          <w:rFonts w:ascii="宋体" w:eastAsia="宋体" w:hAnsi="宋体" w:cs="宋体" w:hint="eastAsia"/>
          <w:lang w:eastAsia="zh-CN"/>
        </w:rPr>
      </w:pPr>
      <w:r w:rsidRPr="0020579E">
        <w:rPr>
          <w:rFonts w:ascii="宋体" w:eastAsia="宋体" w:hAnsi="宋体" w:cs="宋体"/>
          <w:lang w:eastAsia="zh-CN"/>
        </w:rPr>
        <w:t>最终双向知情采样区域为两集合并：</w:t>
      </w:r>
    </w:p>
    <w:p w14:paraId="0E482341" w14:textId="152E3971" w:rsidR="00161549" w:rsidRDefault="0069301B" w:rsidP="0069301B">
      <w:pPr>
        <w:ind w:firstLine="232"/>
        <w:jc w:val="right"/>
        <w:rPr>
          <w:rFonts w:eastAsiaTheme="minorEastAsia"/>
          <w:lang w:eastAsia="zh-CN"/>
        </w:rPr>
      </w:pPr>
      <w:r w:rsidRPr="0020579E">
        <w:rPr>
          <w:rFonts w:hint="eastAsia"/>
          <w:position w:val="-14"/>
        </w:rPr>
        <w:object w:dxaOrig="7119" w:dyaOrig="460" w14:anchorId="4A2102C1">
          <v:shape id="_x0000_i1045" type="#_x0000_t75" style="width:302.4pt;height:19.4pt" o:ole="">
            <v:imagedata r:id="rId52" o:title=""/>
          </v:shape>
          <o:OLEObject Type="Embed" ProgID="Equation.DSMT4" ShapeID="_x0000_i1045" DrawAspect="Content" ObjectID="_1830629388" r:id="rId53"/>
        </w:object>
      </w:r>
    </w:p>
    <w:p w14:paraId="2449416A" w14:textId="5490B82C" w:rsidR="00B312B8" w:rsidRPr="009F4587" w:rsidRDefault="00B312B8" w:rsidP="00E97F44">
      <w:pPr>
        <w:pStyle w:val="11"/>
        <w:numPr>
          <w:ilvl w:val="1"/>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SC-RRT</w:t>
      </w:r>
      <w:r w:rsidR="00724B6B">
        <w:rPr>
          <w:rFonts w:ascii="Times New Roman" w:eastAsia="宋体" w:hAnsi="Times New Roman" w:cs="Times New Roman" w:hint="eastAsia"/>
          <w:spacing w:val="-2"/>
          <w:w w:val="110"/>
          <w:lang w:eastAsia="zh-CN"/>
        </w:rPr>
        <w:t>总结</w:t>
      </w:r>
    </w:p>
    <w:p w14:paraId="5E4C0713" w14:textId="2F3220BD" w:rsidR="003B6AFF" w:rsidRDefault="00B312B8" w:rsidP="001D1F27">
      <w:pPr>
        <w:ind w:firstLine="720"/>
        <w:jc w:val="both"/>
        <w:rPr>
          <w:rFonts w:eastAsiaTheme="minorEastAsia"/>
          <w:lang w:eastAsia="zh-CN"/>
        </w:rPr>
      </w:pPr>
      <w:r w:rsidRPr="00B312B8">
        <w:rPr>
          <w:rFonts w:eastAsiaTheme="minorEastAsia" w:hint="eastAsia"/>
          <w:lang w:eastAsia="zh-CN"/>
        </w:rPr>
        <w:t>所提出的算法</w:t>
      </w:r>
      <w:r w:rsidR="00BD2749">
        <w:rPr>
          <w:rFonts w:eastAsiaTheme="minorEastAsia" w:hint="eastAsia"/>
          <w:lang w:eastAsia="zh-CN"/>
        </w:rPr>
        <w:t>通过</w:t>
      </w:r>
      <w:r w:rsidRPr="00B312B8">
        <w:rPr>
          <w:rFonts w:eastAsiaTheme="minorEastAsia" w:hint="eastAsia"/>
          <w:lang w:eastAsia="zh-CN"/>
        </w:rPr>
        <w:t>结构与</w:t>
      </w:r>
      <w:r w:rsidR="003B6AFF">
        <w:rPr>
          <w:rFonts w:eastAsiaTheme="minorEastAsia" w:hint="eastAsia"/>
          <w:lang w:eastAsia="zh-CN"/>
        </w:rPr>
        <w:t>Informed-</w:t>
      </w:r>
      <w:r w:rsidRPr="00B312B8">
        <w:rPr>
          <w:rFonts w:eastAsiaTheme="minorEastAsia"/>
          <w:lang w:eastAsia="zh-CN"/>
        </w:rPr>
        <w:t>RRT</w:t>
      </w:r>
      <w:r w:rsidRPr="00B312B8">
        <w:rPr>
          <w:rFonts w:eastAsiaTheme="minorEastAsia" w:hint="eastAsia"/>
          <w:lang w:eastAsia="zh-CN"/>
        </w:rPr>
        <w:t>相似，算法增加了</w:t>
      </w:r>
      <w:r w:rsidR="003B6AFF">
        <w:rPr>
          <w:rFonts w:eastAsiaTheme="minorEastAsia" w:hint="eastAsia"/>
          <w:lang w:eastAsia="zh-CN"/>
        </w:rPr>
        <w:t>对路径代价预估的误差补偿，实现更为精确的双向知情子集绘制，避免采样范围虚大或过小导致陷入局部最优解。</w:t>
      </w:r>
      <w:r w:rsidR="003B6AFF">
        <w:rPr>
          <w:rFonts w:eastAsiaTheme="minorEastAsia" w:hint="eastAsia"/>
          <w:lang w:eastAsia="zh-CN"/>
        </w:rPr>
        <w:t>SC-</w:t>
      </w:r>
      <w:r w:rsidRPr="00B312B8">
        <w:rPr>
          <w:rFonts w:eastAsiaTheme="minorEastAsia"/>
          <w:lang w:eastAsia="zh-CN"/>
        </w:rPr>
        <w:t xml:space="preserve"> RRT </w:t>
      </w:r>
      <w:r w:rsidRPr="00B312B8">
        <w:rPr>
          <w:rFonts w:eastAsiaTheme="minorEastAsia" w:hint="eastAsia"/>
          <w:lang w:eastAsia="zh-CN"/>
        </w:rPr>
        <w:t>旨在生成路径，同时平衡收敛时间和路径长度，无需计算需精炼的初始路径。</w:t>
      </w:r>
      <w:r w:rsidR="003B6AFF" w:rsidRPr="00EB0124">
        <w:rPr>
          <w:rFonts w:eastAsiaTheme="minorEastAsia"/>
          <w:lang w:eastAsia="zh-CN"/>
        </w:rPr>
        <w:t>实现探索与利用的自然平衡。</w:t>
      </w:r>
    </w:p>
    <w:p w14:paraId="61F9170D" w14:textId="1BD83A10" w:rsidR="00D3098C" w:rsidRDefault="0047798F" w:rsidP="001D1F27">
      <w:pPr>
        <w:ind w:firstLine="720"/>
        <w:jc w:val="both"/>
        <w:rPr>
          <w:rFonts w:ascii="宋体" w:eastAsia="宋体" w:hAnsi="宋体" w:cs="宋体" w:hint="eastAsia"/>
          <w:lang w:eastAsia="zh-CN"/>
        </w:rPr>
      </w:pPr>
      <w:r w:rsidRPr="0047798F">
        <w:rPr>
          <w:rFonts w:ascii="宋体" w:eastAsia="宋体" w:hAnsi="宋体" w:cs="宋体" w:hint="eastAsia"/>
          <w:lang w:eastAsia="zh-CN"/>
        </w:rPr>
        <w:t>本研究所提出的算法与现有方法不同，因为算</w:t>
      </w:r>
      <w:r w:rsidRPr="00FC2A26">
        <w:rPr>
          <w:rFonts w:eastAsiaTheme="minorEastAsia" w:hint="eastAsia"/>
          <w:lang w:eastAsia="zh-CN"/>
        </w:rPr>
        <w:t>法采用非对称双椭球体约束机制动态调整采样空间。具体而言，当迭代次数达到预设更新间隔时，系统</w:t>
      </w:r>
      <w:proofErr w:type="gramStart"/>
      <w:r w:rsidRPr="00FC2A26">
        <w:rPr>
          <w:rFonts w:eastAsiaTheme="minorEastAsia" w:hint="eastAsia"/>
          <w:lang w:eastAsia="zh-CN"/>
        </w:rPr>
        <w:t>通过势场驱动</w:t>
      </w:r>
      <w:proofErr w:type="gramEnd"/>
      <w:r w:rsidRPr="00FC2A26">
        <w:rPr>
          <w:rFonts w:eastAsiaTheme="minorEastAsia" w:hint="eastAsia"/>
          <w:lang w:eastAsia="zh-CN"/>
        </w:rPr>
        <w:t>的会合点计算模块（</w:t>
      </w:r>
      <w:proofErr w:type="spellStart"/>
      <w:r w:rsidRPr="00FC2A26">
        <w:rPr>
          <w:rFonts w:eastAsiaTheme="minorEastAsia"/>
          <w:lang w:eastAsia="zh-CN"/>
        </w:rPr>
        <w:t>calculatePotentialMeetPoint</w:t>
      </w:r>
      <w:proofErr w:type="spellEnd"/>
      <w:r w:rsidRPr="00FC2A26">
        <w:rPr>
          <w:rFonts w:eastAsiaTheme="minorEastAsia" w:hint="eastAsia"/>
          <w:lang w:eastAsia="zh-CN"/>
        </w:rPr>
        <w:t>）实时确定动态焦点</w:t>
      </w:r>
      <m:oMath>
        <m:sSub>
          <m:sSubPr>
            <m:ctrlPr>
              <w:rPr>
                <w:rFonts w:ascii="Cambria Math" w:hAnsi="Cambria Math"/>
                <w:lang w:eastAsia="zh-CN"/>
              </w:rPr>
            </m:ctrlPr>
          </m:sSubPr>
          <m:e>
            <m:r>
              <w:rPr>
                <w:rFonts w:ascii="Cambria Math" w:hAnsi="Cambria Math"/>
                <w:lang w:eastAsia="zh-CN"/>
              </w:rPr>
              <m:t>x</m:t>
            </m:r>
          </m:e>
          <m:sub>
            <m:r>
              <m:rPr>
                <m:nor/>
              </m:rPr>
              <w:rPr>
                <w:lang w:eastAsia="zh-CN"/>
              </w:rPr>
              <m:t>meet</m:t>
            </m:r>
          </m:sub>
        </m:sSub>
      </m:oMath>
      <w:r w:rsidRPr="0047798F">
        <w:rPr>
          <w:rFonts w:ascii="宋体" w:eastAsia="宋体" w:hAnsi="宋体" w:cs="宋体" w:hint="eastAsia"/>
          <w:lang w:eastAsia="zh-CN"/>
        </w:rPr>
        <w:t>。</w:t>
      </w:r>
      <w:r w:rsidRPr="0047798F">
        <w:rPr>
          <w:rFonts w:ascii="宋体" w:eastAsia="宋体" w:hAnsi="宋体" w:cs="宋体"/>
          <w:lang w:eastAsia="zh-CN"/>
        </w:rPr>
        <w:t>该模块基于两棵树的有效质心</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A</m:t>
            </m:r>
          </m:sub>
        </m:sSub>
      </m:oMath>
      <w:r w:rsidRPr="0047798F">
        <w:rPr>
          <w:rFonts w:ascii="宋体" w:eastAsia="宋体" w:hAnsi="宋体" w:cs="宋体"/>
          <w:lang w:eastAsia="zh-CN"/>
        </w:rPr>
        <w:t>和</w:t>
      </w:r>
      <m:oMath>
        <m:sSub>
          <m:sSubPr>
            <m:ctrlPr>
              <w:rPr>
                <w:rFonts w:ascii="Cambria Math" w:eastAsia="宋体" w:hAnsi="Cambria Math" w:cs="宋体"/>
                <w:lang w:eastAsia="zh-CN"/>
              </w:rPr>
            </m:ctrlPr>
          </m:sSubPr>
          <m:e>
            <m:r>
              <w:rPr>
                <w:rFonts w:ascii="Cambria Math" w:eastAsia="宋体" w:hAnsi="Cambria Math" w:cs="宋体"/>
                <w:lang w:eastAsia="zh-CN"/>
              </w:rPr>
              <m:t>c</m:t>
            </m:r>
          </m:e>
          <m:sub>
            <m:r>
              <w:rPr>
                <w:rFonts w:ascii="Cambria Math" w:eastAsia="宋体" w:hAnsi="Cambria Math" w:cs="宋体"/>
                <w:lang w:eastAsia="zh-CN"/>
              </w:rPr>
              <m:t>B</m:t>
            </m:r>
          </m:sub>
        </m:sSub>
      </m:oMath>
      <w:r w:rsidRPr="0047798F">
        <w:rPr>
          <w:rFonts w:ascii="宋体" w:eastAsia="宋体" w:hAnsi="宋体" w:cs="宋体"/>
          <w:lang w:eastAsia="zh-CN"/>
        </w:rPr>
        <w:t>，采用交叉加权策略计算会合点</w:t>
      </w:r>
      <w:r w:rsidRPr="0047798F">
        <w:rPr>
          <w:rFonts w:ascii="宋体" w:eastAsia="宋体" w:hAnsi="宋体" w:cs="宋体" w:hint="eastAsia"/>
          <w:lang w:eastAsia="zh-CN"/>
        </w:rPr>
        <w:t>。随后，通</w:t>
      </w:r>
      <w:r w:rsidRPr="00FC2A26">
        <w:rPr>
          <w:rFonts w:eastAsiaTheme="minorEastAsia" w:hint="eastAsia"/>
          <w:lang w:eastAsia="zh-CN"/>
        </w:rPr>
        <w:t>过双椭球参数计算模块（</w:t>
      </w:r>
      <w:proofErr w:type="spellStart"/>
      <w:r w:rsidRPr="00FC2A26">
        <w:rPr>
          <w:rFonts w:eastAsiaTheme="minorEastAsia"/>
          <w:lang w:eastAsia="zh-CN"/>
        </w:rPr>
        <w:t>calculateDualEllipsoidParams</w:t>
      </w:r>
      <w:proofErr w:type="spellEnd"/>
      <w:r w:rsidRPr="00FC2A26">
        <w:rPr>
          <w:rFonts w:eastAsiaTheme="minorEastAsia" w:hint="eastAsia"/>
          <w:lang w:eastAsia="zh-CN"/>
        </w:rPr>
        <w:t>）</w:t>
      </w:r>
      <w:proofErr w:type="gramStart"/>
      <w:r w:rsidRPr="00FC2A26">
        <w:rPr>
          <w:rFonts w:eastAsiaTheme="minorEastAsia" w:hint="eastAsia"/>
          <w:lang w:eastAsia="zh-CN"/>
        </w:rPr>
        <w:t>遍历树</w:t>
      </w:r>
      <w:proofErr w:type="gramEnd"/>
      <w:r w:rsidRPr="00FC2A26">
        <w:rPr>
          <w:rFonts w:eastAsiaTheme="minorEastAsia" w:hint="eastAsia"/>
          <w:lang w:eastAsia="zh-CN"/>
        </w:rPr>
        <w:t>节点，</w:t>
      </w:r>
      <w:r w:rsidR="00EA01BF" w:rsidRPr="00FC2A26">
        <w:rPr>
          <w:rFonts w:eastAsiaTheme="minorEastAsia" w:hint="eastAsia"/>
          <w:lang w:eastAsia="zh-CN"/>
        </w:rPr>
        <w:t>此外</w:t>
      </w:r>
      <w:r w:rsidR="00EA01BF">
        <w:rPr>
          <w:rFonts w:eastAsiaTheme="minorEastAsia" w:hint="eastAsia"/>
          <w:lang w:eastAsia="zh-CN"/>
        </w:rPr>
        <w:t>，通过采用</w:t>
      </w:r>
      <w:r w:rsidR="00EA01BF" w:rsidRPr="00EC4E46">
        <w:rPr>
          <w:rFonts w:eastAsiaTheme="minorEastAsia"/>
          <w:lang w:eastAsia="zh-CN"/>
        </w:rPr>
        <w:t>自适应缓冲因子</w:t>
      </w:r>
      <w:r w:rsidRPr="00FC2A26">
        <w:rPr>
          <w:rFonts w:eastAsiaTheme="minorEastAsia" w:hint="eastAsia"/>
          <w:lang w:eastAsia="zh-CN"/>
        </w:rPr>
        <w:t>计算椭球</w:t>
      </w:r>
      <w:r w:rsidRPr="00FC2A26">
        <w:rPr>
          <w:rFonts w:eastAsiaTheme="minorEastAsia"/>
          <w:lang w:eastAsia="zh-CN"/>
        </w:rPr>
        <w:t>A</w:t>
      </w:r>
      <w:r w:rsidRPr="00FC2A26">
        <w:rPr>
          <w:rFonts w:eastAsiaTheme="minorEastAsia" w:hint="eastAsia"/>
          <w:lang w:eastAsia="zh-CN"/>
        </w:rPr>
        <w:t>和椭球</w:t>
      </w:r>
      <w:r w:rsidRPr="00FC2A26">
        <w:rPr>
          <w:rFonts w:eastAsiaTheme="minorEastAsia"/>
          <w:lang w:eastAsia="zh-CN"/>
        </w:rPr>
        <w:t>B</w:t>
      </w:r>
      <w:r w:rsidRPr="00FC2A26">
        <w:rPr>
          <w:rFonts w:eastAsiaTheme="minorEastAsia" w:hint="eastAsia"/>
          <w:lang w:eastAsia="zh-CN"/>
        </w:rPr>
        <w:t>的长轴</w:t>
      </w:r>
      <w:r w:rsidRPr="0047798F">
        <w:rPr>
          <w:rFonts w:ascii="宋体" w:eastAsia="宋体" w:hAnsi="宋体" w:cs="宋体" w:hint="eastAsia"/>
          <w:lang w:eastAsia="zh-CN"/>
        </w:rPr>
        <w:t>长度</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A</m:t>
            </m:r>
          </m:sup>
        </m:sSubSup>
      </m:oMath>
      <w:r w:rsidRPr="0047798F">
        <w:rPr>
          <w:rFonts w:ascii="宋体" w:eastAsia="宋体" w:hAnsi="宋体" w:cs="宋体" w:hint="eastAsia"/>
          <w:lang w:eastAsia="zh-CN"/>
        </w:rPr>
        <w:t>和</w:t>
      </w:r>
      <m:oMath>
        <m:sSubSup>
          <m:sSubSupPr>
            <m:ctrlPr>
              <w:rPr>
                <w:rFonts w:ascii="Cambria Math" w:hAnsi="Cambria Math"/>
              </w:rPr>
            </m:ctrlPr>
          </m:sSubSupPr>
          <m:e>
            <m:r>
              <w:rPr>
                <w:rFonts w:ascii="Cambria Math" w:hAnsi="Cambria Math"/>
                <w:lang w:eastAsia="zh-CN"/>
              </w:rPr>
              <m:t>c</m:t>
            </m:r>
          </m:e>
          <m:sub>
            <m:r>
              <m:rPr>
                <m:nor/>
              </m:rPr>
              <w:rPr>
                <w:lang w:eastAsia="zh-CN"/>
              </w:rPr>
              <m:t>best</m:t>
            </m:r>
          </m:sub>
          <m:sup>
            <m:r>
              <w:rPr>
                <w:rFonts w:ascii="Cambria Math" w:hAnsi="Cambria Math"/>
                <w:lang w:eastAsia="zh-CN"/>
              </w:rPr>
              <m:t>B</m:t>
            </m:r>
          </m:sup>
        </m:sSubSup>
      </m:oMath>
      <w:r w:rsidRPr="0047798F">
        <w:rPr>
          <w:rFonts w:ascii="宋体" w:eastAsia="宋体" w:hAnsi="宋体" w:cs="宋体" w:hint="eastAsia"/>
          <w:lang w:eastAsia="zh-CN"/>
        </w:rPr>
        <w:t>，</w:t>
      </w:r>
      <w:r w:rsidR="00D3098C" w:rsidRPr="00EC4E46">
        <w:rPr>
          <w:rFonts w:eastAsiaTheme="minorEastAsia"/>
          <w:lang w:eastAsia="zh-CN"/>
        </w:rPr>
        <w:t>防止椭球过早收缩导致搜索停滞</w:t>
      </w:r>
      <w:r w:rsidR="00D3098C">
        <w:rPr>
          <w:rFonts w:eastAsiaTheme="minorEastAsia" w:hint="eastAsia"/>
          <w:lang w:eastAsia="zh-CN"/>
        </w:rPr>
        <w:t>。</w:t>
      </w:r>
    </w:p>
    <w:p w14:paraId="4572DEB1" w14:textId="55281FA5" w:rsidR="0076352E" w:rsidRPr="00A857B7" w:rsidRDefault="0047798F" w:rsidP="001D1F27">
      <w:pPr>
        <w:ind w:firstLine="720"/>
        <w:jc w:val="both"/>
        <w:rPr>
          <w:rFonts w:eastAsiaTheme="minorEastAsia"/>
          <w:lang w:eastAsia="zh-CN"/>
        </w:rPr>
        <w:sectPr w:rsidR="0076352E" w:rsidRPr="00A857B7" w:rsidSect="00927F8F">
          <w:headerReference w:type="even" r:id="rId54"/>
          <w:headerReference w:type="default" r:id="rId55"/>
          <w:pgSz w:w="11910" w:h="15820"/>
          <w:pgMar w:top="900" w:right="900" w:bottom="1120" w:left="800" w:header="616" w:footer="939" w:gutter="0"/>
          <w:pgNumType w:start="2"/>
          <w:cols w:space="708"/>
        </w:sectPr>
      </w:pPr>
      <w:r w:rsidRPr="0047798F">
        <w:rPr>
          <w:rFonts w:ascii="宋体" w:eastAsia="宋体" w:hAnsi="宋体" w:cs="宋体" w:hint="eastAsia"/>
          <w:lang w:eastAsia="zh-CN"/>
        </w:rPr>
        <w:t>因此，所</w:t>
      </w:r>
      <w:r w:rsidRPr="00FC2A26">
        <w:rPr>
          <w:rFonts w:eastAsiaTheme="minorEastAsia" w:hint="eastAsia"/>
          <w:lang w:eastAsia="zh-CN"/>
        </w:rPr>
        <w:t>提算法专注于通过从两个独立椭球体中采样来寻找新节点，使采样空间自适应树的生长状</w:t>
      </w:r>
      <w:r w:rsidRPr="00FC2A26">
        <w:rPr>
          <w:rFonts w:eastAsiaTheme="minorEastAsia" w:hint="eastAsia"/>
          <w:lang w:eastAsia="zh-CN"/>
        </w:rPr>
        <w:lastRenderedPageBreak/>
        <w:t>态，有效提升采样率。此外，算法维护了帕累托更新计数器，当该计数器达到预设间隔且当前</w:t>
      </w:r>
      <w:proofErr w:type="gramStart"/>
      <w:r w:rsidRPr="00FC2A26">
        <w:rPr>
          <w:rFonts w:eastAsiaTheme="minorEastAsia" w:hint="eastAsia"/>
          <w:lang w:eastAsia="zh-CN"/>
        </w:rPr>
        <w:t>树规模</w:t>
      </w:r>
      <w:proofErr w:type="gramEnd"/>
      <w:r w:rsidRPr="00FC2A26">
        <w:rPr>
          <w:rFonts w:eastAsiaTheme="minorEastAsia" w:hint="eastAsia"/>
          <w:lang w:eastAsia="zh-CN"/>
        </w:rPr>
        <w:t>满足条件时，</w:t>
      </w:r>
      <w:proofErr w:type="spellStart"/>
      <w:r w:rsidRPr="00FC2A26">
        <w:rPr>
          <w:rFonts w:eastAsiaTheme="minorEastAsia"/>
          <w:lang w:eastAsia="zh-CN"/>
        </w:rPr>
        <w:t>ParetoModule</w:t>
      </w:r>
      <w:proofErr w:type="spellEnd"/>
      <w:r w:rsidRPr="00FC2A26">
        <w:rPr>
          <w:rFonts w:eastAsiaTheme="minorEastAsia" w:hint="eastAsia"/>
          <w:lang w:eastAsia="zh-CN"/>
        </w:rPr>
        <w:t>过程将生效，基于节</w:t>
      </w:r>
      <w:r w:rsidRPr="0047798F">
        <w:rPr>
          <w:rFonts w:ascii="宋体" w:eastAsia="宋体" w:hAnsi="宋体" w:cs="宋体" w:hint="eastAsia"/>
          <w:lang w:eastAsia="zh-CN"/>
        </w:rPr>
        <w:t>点度</w:t>
      </w:r>
      <m:oMath>
        <m:r>
          <w:rPr>
            <w:rFonts w:ascii="Cambria Math" w:hAnsi="Cambria Math"/>
            <w:lang w:eastAsia="zh-CN"/>
          </w:rPr>
          <m:t>-</m:t>
        </m:r>
        <m:r>
          <m:rPr>
            <m:nor/>
          </m:rPr>
          <w:rPr>
            <w:rFonts w:eastAsiaTheme="minorEastAsia" w:hint="eastAsia"/>
            <w:lang w:eastAsia="zh-CN"/>
          </w:rPr>
          <m:t>o</m:t>
        </m:r>
        <m:r>
          <w:rPr>
            <w:rFonts w:ascii="Cambria Math" w:hAnsi="Cambria Math"/>
            <w:lang w:eastAsia="zh-CN"/>
          </w:rPr>
          <m:t>(x)</m:t>
        </m:r>
      </m:oMath>
      <w:r w:rsidRPr="0047798F">
        <w:rPr>
          <w:rFonts w:ascii="宋体" w:eastAsia="宋体" w:hAnsi="宋体" w:cs="宋体" w:hint="eastAsia"/>
          <w:lang w:eastAsia="zh-CN"/>
        </w:rPr>
        <w:t>、自适应启发式代价</w:t>
      </w:r>
      <m:oMath>
        <m:acc>
          <m:accPr>
            <m:ctrlPr>
              <w:rPr>
                <w:rFonts w:ascii="Cambria Math" w:hAnsi="Cambria Math"/>
              </w:rPr>
            </m:ctrlPr>
          </m:accPr>
          <m:e>
            <m:r>
              <w:rPr>
                <w:rFonts w:ascii="Cambria Math" w:hAnsi="Cambria Math"/>
                <w:lang w:eastAsia="zh-CN"/>
              </w:rPr>
              <m:t>F</m:t>
            </m:r>
          </m:e>
        </m:acc>
        <m:r>
          <w:rPr>
            <w:rFonts w:ascii="Cambria Math" w:hAnsi="Cambria Math"/>
            <w:lang w:eastAsia="zh-CN"/>
          </w:rPr>
          <m:t>(x)</m:t>
        </m:r>
      </m:oMath>
      <w:r w:rsidRPr="0047798F">
        <w:rPr>
          <w:rFonts w:ascii="宋体" w:eastAsia="宋体" w:hAnsi="宋体" w:cs="宋体" w:hint="eastAsia"/>
          <w:lang w:eastAsia="zh-CN"/>
        </w:rPr>
        <w:t>和归一化曲折度</w:t>
      </w:r>
      <m:oMath>
        <m:r>
          <w:rPr>
            <w:rFonts w:ascii="Cambria Math" w:eastAsiaTheme="minorEastAsia" w:hAnsi="Cambria Math" w:hint="eastAsia"/>
            <w:lang w:eastAsia="zh-CN"/>
          </w:rPr>
          <m:t>λ</m:t>
        </m:r>
        <m:r>
          <w:rPr>
            <w:rFonts w:ascii="Cambria Math" w:hAnsi="Cambria Math"/>
            <w:lang w:eastAsia="zh-CN"/>
          </w:rPr>
          <m:t>(x)</m:t>
        </m:r>
      </m:oMath>
      <w:r w:rsidRPr="0047798F">
        <w:rPr>
          <w:rFonts w:ascii="宋体" w:eastAsia="宋体" w:hAnsi="宋体" w:cs="宋体" w:hint="eastAsia"/>
          <w:lang w:eastAsia="zh-CN"/>
        </w:rPr>
        <w:t>三个目标构建帕累托前沿，选择一个非支配节点作为动态起始节点，实现探索与利用的自然平衡</w:t>
      </w:r>
      <w:bookmarkEnd w:id="4"/>
    </w:p>
    <w:p w14:paraId="3714D2F9" w14:textId="77777777" w:rsidR="0076352E" w:rsidRPr="00B14659" w:rsidRDefault="0076352E">
      <w:pPr>
        <w:pStyle w:val="a3"/>
        <w:spacing w:before="11"/>
        <w:rPr>
          <w:rFonts w:eastAsiaTheme="minorEastAsia"/>
          <w:sz w:val="19"/>
          <w:lang w:eastAsia="zh-CN"/>
        </w:rPr>
      </w:pPr>
    </w:p>
    <w:p w14:paraId="561C9DE1" w14:textId="78E7E009" w:rsidR="001D1F27" w:rsidRPr="00B10503" w:rsidRDefault="00EA01BF" w:rsidP="00B10503">
      <w:pPr>
        <w:pStyle w:val="11"/>
        <w:numPr>
          <w:ilvl w:val="0"/>
          <w:numId w:val="5"/>
        </w:numPr>
        <w:tabs>
          <w:tab w:val="left" w:pos="487"/>
        </w:tabs>
        <w:spacing w:before="109"/>
        <w:rPr>
          <w:rFonts w:ascii="Times New Roman" w:eastAsia="宋体" w:hAnsi="Times New Roman" w:cs="Times New Roman"/>
          <w:spacing w:val="-2"/>
          <w:w w:val="110"/>
        </w:rPr>
      </w:pPr>
      <w:bookmarkStart w:id="11" w:name="2_Problem_statement_and_notation"/>
      <w:bookmarkEnd w:id="11"/>
      <w:r w:rsidRPr="009F4587">
        <w:rPr>
          <w:rFonts w:ascii="Times New Roman" w:eastAsia="宋体" w:hAnsi="Times New Roman" w:cs="Times New Roman"/>
          <w:spacing w:val="-2"/>
          <w:w w:val="110"/>
        </w:rPr>
        <w:t>Simulation</w:t>
      </w:r>
    </w:p>
    <w:p w14:paraId="55070CED" w14:textId="0E838A4C" w:rsidR="00380798" w:rsidRPr="009F4587" w:rsidRDefault="00380798" w:rsidP="009F4587">
      <w:pPr>
        <w:pStyle w:val="11"/>
        <w:numPr>
          <w:ilvl w:val="1"/>
          <w:numId w:val="5"/>
        </w:numPr>
        <w:tabs>
          <w:tab w:val="left" w:pos="487"/>
        </w:tabs>
        <w:spacing w:before="109"/>
        <w:rPr>
          <w:rFonts w:ascii="Times New Roman" w:eastAsia="宋体" w:hAnsi="Times New Roman" w:cs="Times New Roman"/>
          <w:spacing w:val="-2"/>
          <w:w w:val="110"/>
        </w:rPr>
      </w:pPr>
      <w:bookmarkStart w:id="12" w:name="OLE_LINK21"/>
      <w:r w:rsidRPr="009F4587">
        <w:rPr>
          <w:rFonts w:ascii="Times New Roman" w:eastAsia="宋体" w:hAnsi="Times New Roman" w:cs="Times New Roman"/>
          <w:spacing w:val="-2"/>
          <w:w w:val="110"/>
        </w:rPr>
        <w:t>Configuration information</w:t>
      </w:r>
    </w:p>
    <w:bookmarkEnd w:id="12"/>
    <w:p w14:paraId="4E5117F1" w14:textId="4CEBB8D4" w:rsidR="0076352E" w:rsidRDefault="00D560A4" w:rsidP="00923A6B">
      <w:pPr>
        <w:pStyle w:val="a3"/>
        <w:spacing w:line="261" w:lineRule="auto"/>
        <w:ind w:right="114" w:firstLine="36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w:t>
      </w:r>
      <w:proofErr w:type="gramStart"/>
      <w:r w:rsidRPr="004B65D6">
        <w:rPr>
          <w:rFonts w:eastAsiaTheme="minorEastAsia"/>
          <w:sz w:val="22"/>
          <w:szCs w:val="22"/>
          <w:lang w:eastAsia="zh-CN"/>
        </w:rPr>
        <w:t>一致条件</w:t>
      </w:r>
      <w:proofErr w:type="gramEnd"/>
      <w:r w:rsidRPr="004B65D6">
        <w:rPr>
          <w:rFonts w:eastAsiaTheme="minorEastAsia"/>
          <w:sz w:val="22"/>
          <w:szCs w:val="22"/>
          <w:lang w:eastAsia="zh-CN"/>
        </w:rPr>
        <w:t>下的性能，本研究在不同维度及不同采样间隔下开展了一系列仿真实验（见表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Table 1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13"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256C6565" w14:textId="77777777" w:rsidR="00B10503" w:rsidRDefault="00B10503" w:rsidP="00B10503">
      <w:pPr>
        <w:pStyle w:val="11"/>
        <w:tabs>
          <w:tab w:val="left" w:pos="487"/>
        </w:tabs>
        <w:spacing w:before="109"/>
        <w:ind w:left="0" w:firstLine="0"/>
        <w:rPr>
          <w:rFonts w:ascii="Times New Roman" w:eastAsia="宋体" w:hAnsi="Times New Roman" w:cs="Times New Roman"/>
          <w:spacing w:val="-2"/>
          <w:w w:val="110"/>
          <w:lang w:eastAsia="zh-CN"/>
        </w:rPr>
      </w:pPr>
    </w:p>
    <w:p w14:paraId="34750705" w14:textId="6EA82759" w:rsidR="00B10503" w:rsidRDefault="00B10503" w:rsidP="00B10503">
      <w:pPr>
        <w:pStyle w:val="11"/>
        <w:numPr>
          <w:ilvl w:val="1"/>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SC-RRT</w:t>
      </w:r>
      <w:r w:rsidRPr="009F4587">
        <w:rPr>
          <w:rFonts w:ascii="Times New Roman" w:eastAsia="宋体" w:hAnsi="Times New Roman" w:cs="Times New Roman" w:hint="eastAsia"/>
          <w:spacing w:val="-2"/>
          <w:w w:val="110"/>
          <w:lang w:eastAsia="zh-CN"/>
        </w:rPr>
        <w:t>算法</w:t>
      </w:r>
      <w:r w:rsidR="00DC1FB6">
        <w:rPr>
          <w:rFonts w:ascii="Times New Roman" w:eastAsia="宋体" w:hAnsi="Times New Roman" w:cs="Times New Roman" w:hint="eastAsia"/>
          <w:spacing w:val="-2"/>
          <w:w w:val="110"/>
          <w:lang w:eastAsia="zh-CN"/>
        </w:rPr>
        <w:t>PID</w:t>
      </w:r>
      <w:r w:rsidR="00DC1FB6">
        <w:rPr>
          <w:rFonts w:ascii="Times New Roman" w:eastAsia="宋体" w:hAnsi="Times New Roman" w:cs="Times New Roman" w:hint="eastAsia"/>
          <w:spacing w:val="-2"/>
          <w:w w:val="110"/>
          <w:lang w:eastAsia="zh-CN"/>
        </w:rPr>
        <w:t>控制器参数</w:t>
      </w:r>
      <w:r w:rsidRPr="009F4587">
        <w:rPr>
          <w:rFonts w:ascii="Times New Roman" w:eastAsia="宋体" w:hAnsi="Times New Roman" w:cs="Times New Roman" w:hint="eastAsia"/>
          <w:spacing w:val="-2"/>
          <w:w w:val="110"/>
          <w:lang w:eastAsia="zh-CN"/>
        </w:rPr>
        <w:t>验证</w:t>
      </w:r>
    </w:p>
    <w:p w14:paraId="79C173B0" w14:textId="5C05F03A" w:rsidR="00DC1FB6" w:rsidRPr="00DC1FB6" w:rsidRDefault="00923A6B" w:rsidP="00923A6B">
      <w:pPr>
        <w:pStyle w:val="11"/>
        <w:tabs>
          <w:tab w:val="left" w:pos="487"/>
        </w:tabs>
        <w:spacing w:before="109"/>
        <w:ind w:left="233" w:firstLine="0"/>
        <w:jc w:val="both"/>
        <w:rPr>
          <w:rFonts w:ascii="Times New Roman" w:eastAsiaTheme="minorEastAsia" w:hAnsi="Times New Roman" w:cs="Times New Roman" w:hint="eastAsia"/>
          <w:b w:val="0"/>
          <w:bCs w:val="0"/>
          <w:sz w:val="22"/>
          <w:szCs w:val="22"/>
          <w:lang w:eastAsia="zh-CN"/>
        </w:rPr>
      </w:pPr>
      <w:r>
        <w:rPr>
          <w:rFonts w:ascii="Times New Roman" w:eastAsiaTheme="minorEastAsia" w:hAnsi="Times New Roman" w:cs="Times New Roman"/>
          <w:b w:val="0"/>
          <w:bCs w:val="0"/>
          <w:sz w:val="22"/>
          <w:szCs w:val="22"/>
          <w:lang w:eastAsia="zh-CN"/>
        </w:rPr>
        <w:tab/>
      </w:r>
      <w:r w:rsidR="00DC1FB6" w:rsidRPr="00DC1FB6">
        <w:rPr>
          <w:rFonts w:ascii="Times New Roman" w:eastAsiaTheme="minorEastAsia" w:hAnsi="Times New Roman" w:cs="Times New Roman" w:hint="eastAsia"/>
          <w:b w:val="0"/>
          <w:bCs w:val="0"/>
          <w:sz w:val="22"/>
          <w:szCs w:val="22"/>
          <w:lang w:eastAsia="zh-CN"/>
        </w:rPr>
        <w:t>为确定最优</w:t>
      </w:r>
      <w:r w:rsidR="00DC1FB6" w:rsidRPr="00DC1FB6">
        <w:rPr>
          <w:rFonts w:ascii="Times New Roman" w:eastAsiaTheme="minorEastAsia" w:hAnsi="Times New Roman" w:cs="Times New Roman" w:hint="eastAsia"/>
          <w:b w:val="0"/>
          <w:bCs w:val="0"/>
          <w:sz w:val="22"/>
          <w:szCs w:val="22"/>
          <w:lang w:eastAsia="zh-CN"/>
        </w:rPr>
        <w:t>PID</w:t>
      </w:r>
      <w:r w:rsidR="00DC1FB6" w:rsidRPr="00DC1FB6">
        <w:rPr>
          <w:rFonts w:ascii="Times New Roman" w:eastAsiaTheme="minorEastAsia" w:hAnsi="Times New Roman" w:cs="Times New Roman" w:hint="eastAsia"/>
          <w:b w:val="0"/>
          <w:bCs w:val="0"/>
          <w:sz w:val="22"/>
          <w:szCs w:val="22"/>
          <w:lang w:eastAsia="zh-CN"/>
        </w:rPr>
        <w:t>参数组合，在表</w:t>
      </w:r>
      <w:proofErr w:type="gramStart"/>
      <w:r w:rsidR="00DC1FB6" w:rsidRPr="00DC1FB6">
        <w:rPr>
          <w:rFonts w:ascii="Times New Roman" w:eastAsiaTheme="minorEastAsia" w:hAnsi="Times New Roman" w:cs="Times New Roman" w:hint="eastAsia"/>
          <w:b w:val="0"/>
          <w:bCs w:val="0"/>
          <w:sz w:val="22"/>
          <w:szCs w:val="22"/>
          <w:lang w:eastAsia="zh-CN"/>
        </w:rPr>
        <w:t>一</w:t>
      </w:r>
      <w:proofErr w:type="gramEnd"/>
      <w:r w:rsidR="00DC1FB6" w:rsidRPr="00DC1FB6">
        <w:rPr>
          <w:rFonts w:ascii="Times New Roman" w:eastAsiaTheme="minorEastAsia" w:hAnsi="Times New Roman" w:cs="Times New Roman" w:hint="eastAsia"/>
          <w:b w:val="0"/>
          <w:bCs w:val="0"/>
          <w:sz w:val="22"/>
          <w:szCs w:val="22"/>
          <w:lang w:eastAsia="zh-CN"/>
        </w:rPr>
        <w:t>环境配置下进行参数扫描实验，通过大量实验验证选出最优解，当</w:t>
      </w:r>
      <w:proofErr w:type="spellStart"/>
      <w:r w:rsidR="00DC1FB6" w:rsidRPr="00DC1FB6">
        <w:rPr>
          <w:rFonts w:ascii="Times New Roman" w:eastAsiaTheme="minorEastAsia" w:hAnsi="Times New Roman" w:cs="Times New Roman" w:hint="eastAsia"/>
          <w:b w:val="0"/>
          <w:bCs w:val="0"/>
          <w:sz w:val="22"/>
          <w:szCs w:val="22"/>
          <w:lang w:eastAsia="zh-CN"/>
        </w:rPr>
        <w:t>Kp</w:t>
      </w:r>
      <w:proofErr w:type="spellEnd"/>
      <w:r w:rsidR="00DC1FB6" w:rsidRPr="00DC1FB6">
        <w:rPr>
          <w:rFonts w:ascii="Times New Roman" w:eastAsiaTheme="minorEastAsia" w:hAnsi="Times New Roman" w:cs="Times New Roman" w:hint="eastAsia"/>
          <w:b w:val="0"/>
          <w:bCs w:val="0"/>
          <w:sz w:val="22"/>
          <w:szCs w:val="22"/>
          <w:lang w:eastAsia="zh-CN"/>
        </w:rPr>
        <w:t>=0.25,Ki=0.4,Kd=0.2</w:t>
      </w:r>
      <w:r w:rsidR="00DC1FB6" w:rsidRPr="00DC1FB6">
        <w:rPr>
          <w:rFonts w:ascii="Times New Roman" w:eastAsiaTheme="minorEastAsia" w:hAnsi="Times New Roman" w:cs="Times New Roman" w:hint="eastAsia"/>
          <w:b w:val="0"/>
          <w:bCs w:val="0"/>
          <w:sz w:val="22"/>
          <w:szCs w:val="22"/>
          <w:lang w:eastAsia="zh-CN"/>
        </w:rPr>
        <w:t>时，成功率最高，路径最短</w:t>
      </w:r>
      <w:r>
        <w:rPr>
          <w:rFonts w:ascii="Times New Roman" w:eastAsiaTheme="minorEastAsia" w:hAnsi="Times New Roman" w:cs="Times New Roman" w:hint="eastAsia"/>
          <w:b w:val="0"/>
          <w:bCs w:val="0"/>
          <w:sz w:val="22"/>
          <w:szCs w:val="22"/>
          <w:lang w:eastAsia="zh-CN"/>
        </w:rPr>
        <w:t>。故以此作为实验标准进行后续的对比算法实验配置。</w:t>
      </w:r>
    </w:p>
    <w:p w14:paraId="5764B17F" w14:textId="77777777" w:rsidR="00B10503" w:rsidRDefault="00B10503" w:rsidP="00B10503">
      <w:pPr>
        <w:pStyle w:val="11"/>
        <w:tabs>
          <w:tab w:val="left" w:pos="487"/>
        </w:tabs>
        <w:spacing w:before="109"/>
        <w:jc w:val="center"/>
        <w:rPr>
          <w:rFonts w:ascii="Times New Roman" w:eastAsia="宋体" w:hAnsi="Times New Roman" w:cs="Times New Roman"/>
          <w:spacing w:val="-2"/>
          <w:w w:val="110"/>
          <w:lang w:eastAsia="zh-CN"/>
        </w:rPr>
      </w:pPr>
      <w:r w:rsidRPr="001D1F27">
        <w:rPr>
          <w:rFonts w:ascii="Times New Roman" w:eastAsia="宋体" w:hAnsi="Times New Roman" w:cs="Times New Roman" w:hint="eastAsia"/>
          <w:spacing w:val="-2"/>
          <w:w w:val="110"/>
          <w:highlight w:val="red"/>
          <w:lang w:eastAsia="zh-CN"/>
        </w:rPr>
        <w:t>PID</w:t>
      </w:r>
      <w:r w:rsidRPr="001D1F27">
        <w:rPr>
          <w:rFonts w:ascii="Times New Roman" w:eastAsia="宋体" w:hAnsi="Times New Roman" w:cs="Times New Roman" w:hint="eastAsia"/>
          <w:spacing w:val="-2"/>
          <w:w w:val="110"/>
          <w:highlight w:val="red"/>
          <w:lang w:eastAsia="zh-CN"/>
        </w:rPr>
        <w:t>参数控制器最优配置测试实验</w:t>
      </w:r>
    </w:p>
    <w:p w14:paraId="7EB58F28" w14:textId="1520FAF5" w:rsidR="00923A6B" w:rsidRPr="001D1F27" w:rsidRDefault="00923A6B" w:rsidP="00B10503">
      <w:pPr>
        <w:pStyle w:val="11"/>
        <w:tabs>
          <w:tab w:val="left" w:pos="487"/>
        </w:tabs>
        <w:spacing w:before="109"/>
        <w:jc w:val="center"/>
        <w:rPr>
          <w:rFonts w:ascii="Times New Roman" w:eastAsia="宋体" w:hAnsi="Times New Roman" w:cs="Times New Roman" w:hint="eastAsia"/>
          <w:spacing w:val="-2"/>
          <w:w w:val="110"/>
          <w:lang w:eastAsia="zh-CN"/>
        </w:rPr>
      </w:pPr>
      <w:r>
        <w:rPr>
          <w:rFonts w:eastAsiaTheme="minorEastAsia" w:hint="eastAsia"/>
          <w:sz w:val="22"/>
          <w:szCs w:val="22"/>
          <w:lang w:eastAsia="zh-CN"/>
        </w:rPr>
        <w:t>表</w:t>
      </w:r>
      <w:r>
        <w:rPr>
          <w:rFonts w:eastAsiaTheme="minorEastAsia" w:hint="eastAsia"/>
          <w:sz w:val="22"/>
          <w:szCs w:val="22"/>
          <w:lang w:eastAsia="zh-CN"/>
        </w:rPr>
        <w:t xml:space="preserve">2 </w:t>
      </w:r>
      <w:r>
        <w:rPr>
          <w:rFonts w:eastAsiaTheme="minorEastAsia" w:hint="eastAsia"/>
          <w:sz w:val="22"/>
          <w:szCs w:val="22"/>
          <w:lang w:eastAsia="zh-CN"/>
        </w:rPr>
        <w:t>不同</w:t>
      </w:r>
      <w:r>
        <w:rPr>
          <w:rFonts w:eastAsiaTheme="minorEastAsia" w:hint="eastAsia"/>
          <w:sz w:val="22"/>
          <w:szCs w:val="22"/>
          <w:lang w:eastAsia="zh-CN"/>
        </w:rPr>
        <w:t>PID</w:t>
      </w:r>
      <w:r>
        <w:rPr>
          <w:rFonts w:eastAsiaTheme="minorEastAsia" w:hint="eastAsia"/>
          <w:sz w:val="22"/>
          <w:szCs w:val="22"/>
          <w:lang w:eastAsia="zh-CN"/>
        </w:rPr>
        <w:t>参数控制下的结果显示</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1870"/>
        <w:gridCol w:w="660"/>
        <w:gridCol w:w="1357"/>
        <w:gridCol w:w="2017"/>
        <w:gridCol w:w="990"/>
        <w:gridCol w:w="990"/>
      </w:tblGrid>
      <w:tr w:rsidR="00B10503" w14:paraId="094036BF" w14:textId="232A9B67" w:rsidTr="00B10503">
        <w:trPr>
          <w:jc w:val="center"/>
        </w:trPr>
        <w:tc>
          <w:tcPr>
            <w:tcW w:w="1308" w:type="dxa"/>
            <w:tcBorders>
              <w:top w:val="single" w:sz="6" w:space="0" w:color="auto"/>
              <w:bottom w:val="single" w:sz="12" w:space="0" w:color="auto"/>
            </w:tcBorders>
          </w:tcPr>
          <w:p w14:paraId="5EDF2BF9" w14:textId="286FD691" w:rsidR="00B10503" w:rsidRPr="004B65D6" w:rsidRDefault="00B10503" w:rsidP="00AE3247">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Kp</w:t>
            </w:r>
            <w:proofErr w:type="spellEnd"/>
          </w:p>
        </w:tc>
        <w:tc>
          <w:tcPr>
            <w:tcW w:w="1870" w:type="dxa"/>
            <w:tcBorders>
              <w:top w:val="single" w:sz="6" w:space="0" w:color="auto"/>
              <w:bottom w:val="single" w:sz="12" w:space="0" w:color="auto"/>
            </w:tcBorders>
          </w:tcPr>
          <w:p w14:paraId="32A6DD9A" w14:textId="03912791" w:rsidR="00B10503" w:rsidRPr="004B65D6" w:rsidRDefault="00B10503" w:rsidP="00AE32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Ki</w:t>
            </w:r>
          </w:p>
        </w:tc>
        <w:tc>
          <w:tcPr>
            <w:tcW w:w="660" w:type="dxa"/>
            <w:tcBorders>
              <w:top w:val="single" w:sz="6" w:space="0" w:color="auto"/>
              <w:bottom w:val="single" w:sz="12" w:space="0" w:color="auto"/>
            </w:tcBorders>
          </w:tcPr>
          <w:p w14:paraId="4690373C" w14:textId="71A0F6F4" w:rsidR="00B10503" w:rsidRPr="004B65D6" w:rsidRDefault="00B10503" w:rsidP="00AE32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Pd</w:t>
            </w:r>
          </w:p>
        </w:tc>
        <w:tc>
          <w:tcPr>
            <w:tcW w:w="1357" w:type="dxa"/>
            <w:tcBorders>
              <w:top w:val="single" w:sz="6" w:space="0" w:color="auto"/>
              <w:bottom w:val="single" w:sz="12" w:space="0" w:color="auto"/>
            </w:tcBorders>
          </w:tcPr>
          <w:p w14:paraId="25A3CDEB" w14:textId="6ECA953B"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收敛时间</w:t>
            </w:r>
          </w:p>
        </w:tc>
        <w:tc>
          <w:tcPr>
            <w:tcW w:w="2017" w:type="dxa"/>
            <w:tcBorders>
              <w:top w:val="single" w:sz="6" w:space="0" w:color="auto"/>
              <w:bottom w:val="single" w:sz="12" w:space="0" w:color="auto"/>
            </w:tcBorders>
          </w:tcPr>
          <w:p w14:paraId="181F7109" w14:textId="3516ABDA" w:rsidR="00B10503" w:rsidRPr="004B65D6" w:rsidRDefault="00B10503" w:rsidP="00AE3247">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路径长度</w:t>
            </w:r>
          </w:p>
        </w:tc>
        <w:tc>
          <w:tcPr>
            <w:tcW w:w="990" w:type="dxa"/>
            <w:tcBorders>
              <w:top w:val="single" w:sz="6" w:space="0" w:color="auto"/>
              <w:bottom w:val="single" w:sz="12" w:space="0" w:color="auto"/>
            </w:tcBorders>
          </w:tcPr>
          <w:p w14:paraId="349892B7" w14:textId="62A1085D" w:rsidR="00B10503" w:rsidRDefault="00B10503" w:rsidP="00AE32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节点树</w:t>
            </w:r>
          </w:p>
        </w:tc>
        <w:tc>
          <w:tcPr>
            <w:tcW w:w="990" w:type="dxa"/>
            <w:tcBorders>
              <w:top w:val="single" w:sz="6" w:space="0" w:color="auto"/>
              <w:bottom w:val="single" w:sz="12" w:space="0" w:color="auto"/>
            </w:tcBorders>
          </w:tcPr>
          <w:p w14:paraId="5C413738" w14:textId="46AFA091" w:rsidR="00B10503" w:rsidRDefault="00B10503" w:rsidP="00AE3247">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成功率</w:t>
            </w:r>
          </w:p>
        </w:tc>
      </w:tr>
      <w:tr w:rsidR="00B10503" w14:paraId="4C9A37BF" w14:textId="6FBE0B07" w:rsidTr="00B10503">
        <w:trPr>
          <w:jc w:val="center"/>
        </w:trPr>
        <w:tc>
          <w:tcPr>
            <w:tcW w:w="1308" w:type="dxa"/>
            <w:tcBorders>
              <w:top w:val="single" w:sz="12" w:space="0" w:color="auto"/>
            </w:tcBorders>
          </w:tcPr>
          <w:p w14:paraId="7F80F402" w14:textId="475D19C7" w:rsidR="00B10503" w:rsidRPr="004B65D6" w:rsidRDefault="00B10503"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0.05</w:t>
            </w:r>
          </w:p>
        </w:tc>
        <w:tc>
          <w:tcPr>
            <w:tcW w:w="1870" w:type="dxa"/>
            <w:tcBorders>
              <w:top w:val="single" w:sz="12" w:space="0" w:color="auto"/>
            </w:tcBorders>
          </w:tcPr>
          <w:p w14:paraId="111DDA87" w14:textId="11CD9BD4"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660" w:type="dxa"/>
            <w:tcBorders>
              <w:top w:val="single" w:sz="12" w:space="0" w:color="auto"/>
            </w:tcBorders>
          </w:tcPr>
          <w:p w14:paraId="415532CD" w14:textId="6D2F560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w:t>
            </w:r>
          </w:p>
        </w:tc>
        <w:tc>
          <w:tcPr>
            <w:tcW w:w="1357" w:type="dxa"/>
            <w:tcBorders>
              <w:top w:val="single" w:sz="12" w:space="0" w:color="auto"/>
            </w:tcBorders>
          </w:tcPr>
          <w:p w14:paraId="7C8AC06E" w14:textId="648B5126"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1.245</w:t>
            </w:r>
          </w:p>
        </w:tc>
        <w:tc>
          <w:tcPr>
            <w:tcW w:w="2017" w:type="dxa"/>
            <w:tcBorders>
              <w:top w:val="single" w:sz="12" w:space="0" w:color="auto"/>
            </w:tcBorders>
          </w:tcPr>
          <w:p w14:paraId="7205339E" w14:textId="5B71A81F"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1189.3</w:t>
            </w:r>
          </w:p>
        </w:tc>
        <w:tc>
          <w:tcPr>
            <w:tcW w:w="990" w:type="dxa"/>
            <w:tcBorders>
              <w:top w:val="single" w:sz="12" w:space="0" w:color="auto"/>
            </w:tcBorders>
          </w:tcPr>
          <w:p w14:paraId="68B9FB42" w14:textId="49320572"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523</w:t>
            </w:r>
          </w:p>
        </w:tc>
        <w:tc>
          <w:tcPr>
            <w:tcW w:w="990" w:type="dxa"/>
            <w:tcBorders>
              <w:top w:val="single" w:sz="12" w:space="0" w:color="auto"/>
            </w:tcBorders>
          </w:tcPr>
          <w:p w14:paraId="41E90C96" w14:textId="5EDC700E"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67%</w:t>
            </w:r>
          </w:p>
        </w:tc>
      </w:tr>
      <w:tr w:rsidR="00B10503" w14:paraId="776F14AD" w14:textId="3BCA70C8" w:rsidTr="00B10503">
        <w:trPr>
          <w:jc w:val="center"/>
        </w:trPr>
        <w:tc>
          <w:tcPr>
            <w:tcW w:w="1308" w:type="dxa"/>
          </w:tcPr>
          <w:p w14:paraId="53598442" w14:textId="1E93F3BD" w:rsidR="00B10503" w:rsidRPr="004B65D6" w:rsidRDefault="00B10503"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0.10</w:t>
            </w:r>
          </w:p>
        </w:tc>
        <w:tc>
          <w:tcPr>
            <w:tcW w:w="1870" w:type="dxa"/>
          </w:tcPr>
          <w:p w14:paraId="2C33CB11" w14:textId="02EB54D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660" w:type="dxa"/>
          </w:tcPr>
          <w:p w14:paraId="5A022503" w14:textId="64CF8A53"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0.10</w:t>
            </w:r>
          </w:p>
        </w:tc>
        <w:tc>
          <w:tcPr>
            <w:tcW w:w="1357" w:type="dxa"/>
          </w:tcPr>
          <w:p w14:paraId="1F52DC21" w14:textId="09F16262"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0.856</w:t>
            </w:r>
          </w:p>
        </w:tc>
        <w:tc>
          <w:tcPr>
            <w:tcW w:w="2017" w:type="dxa"/>
          </w:tcPr>
          <w:p w14:paraId="48D39104" w14:textId="368D4558"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1165.7</w:t>
            </w:r>
          </w:p>
        </w:tc>
        <w:tc>
          <w:tcPr>
            <w:tcW w:w="990" w:type="dxa"/>
          </w:tcPr>
          <w:p w14:paraId="60557ED2" w14:textId="6E70F5F7"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398</w:t>
            </w:r>
          </w:p>
        </w:tc>
        <w:tc>
          <w:tcPr>
            <w:tcW w:w="990" w:type="dxa"/>
          </w:tcPr>
          <w:p w14:paraId="4AEF3A25" w14:textId="57D20AE8"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55%</w:t>
            </w:r>
          </w:p>
        </w:tc>
      </w:tr>
      <w:tr w:rsidR="00B10503" w14:paraId="183489D8" w14:textId="77777777" w:rsidTr="00B10503">
        <w:trPr>
          <w:jc w:val="center"/>
        </w:trPr>
        <w:tc>
          <w:tcPr>
            <w:tcW w:w="1308" w:type="dxa"/>
          </w:tcPr>
          <w:p w14:paraId="40716CDE" w14:textId="6048E3E6" w:rsidR="00B10503" w:rsidRDefault="00B10503"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0.15</w:t>
            </w:r>
          </w:p>
        </w:tc>
        <w:tc>
          <w:tcPr>
            <w:tcW w:w="1870" w:type="dxa"/>
          </w:tcPr>
          <w:p w14:paraId="5A6A67E6" w14:textId="1921C6F5"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660" w:type="dxa"/>
          </w:tcPr>
          <w:p w14:paraId="3F20C7EF" w14:textId="08FA74E9"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0.15</w:t>
            </w:r>
          </w:p>
        </w:tc>
        <w:tc>
          <w:tcPr>
            <w:tcW w:w="1357" w:type="dxa"/>
          </w:tcPr>
          <w:p w14:paraId="67A2EC72" w14:textId="145813B5"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0.812</w:t>
            </w:r>
          </w:p>
        </w:tc>
        <w:tc>
          <w:tcPr>
            <w:tcW w:w="2017" w:type="dxa"/>
          </w:tcPr>
          <w:p w14:paraId="7055BC56" w14:textId="6A6262B5"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1168.2</w:t>
            </w:r>
          </w:p>
        </w:tc>
        <w:tc>
          <w:tcPr>
            <w:tcW w:w="990" w:type="dxa"/>
          </w:tcPr>
          <w:p w14:paraId="242710CD" w14:textId="5795E7D9"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401</w:t>
            </w:r>
          </w:p>
        </w:tc>
        <w:tc>
          <w:tcPr>
            <w:tcW w:w="990" w:type="dxa"/>
          </w:tcPr>
          <w:p w14:paraId="09BC4F22" w14:textId="56DDEFB2"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73%</w:t>
            </w:r>
          </w:p>
        </w:tc>
      </w:tr>
      <w:tr w:rsidR="00B10503" w14:paraId="2166A5CC" w14:textId="77777777" w:rsidTr="00B10503">
        <w:trPr>
          <w:jc w:val="center"/>
        </w:trPr>
        <w:tc>
          <w:tcPr>
            <w:tcW w:w="1308" w:type="dxa"/>
          </w:tcPr>
          <w:p w14:paraId="3298E9AD" w14:textId="14EF5F00" w:rsidR="00B10503" w:rsidRDefault="00B10503"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0.20</w:t>
            </w:r>
          </w:p>
        </w:tc>
        <w:tc>
          <w:tcPr>
            <w:tcW w:w="1870" w:type="dxa"/>
          </w:tcPr>
          <w:p w14:paraId="2F497341" w14:textId="3FDA6BDA"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660" w:type="dxa"/>
          </w:tcPr>
          <w:p w14:paraId="2FD7638C" w14:textId="0B63D18F"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0.20</w:t>
            </w:r>
          </w:p>
        </w:tc>
        <w:tc>
          <w:tcPr>
            <w:tcW w:w="1357" w:type="dxa"/>
          </w:tcPr>
          <w:p w14:paraId="7512D104" w14:textId="21EC3A43"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0.875</w:t>
            </w:r>
          </w:p>
        </w:tc>
        <w:tc>
          <w:tcPr>
            <w:tcW w:w="2017" w:type="dxa"/>
          </w:tcPr>
          <w:p w14:paraId="6DE97A84" w14:textId="6C039C68"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1172.4</w:t>
            </w:r>
          </w:p>
        </w:tc>
        <w:tc>
          <w:tcPr>
            <w:tcW w:w="990" w:type="dxa"/>
          </w:tcPr>
          <w:p w14:paraId="310E01BB" w14:textId="5C6ACD0B"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405</w:t>
            </w:r>
          </w:p>
        </w:tc>
        <w:tc>
          <w:tcPr>
            <w:tcW w:w="990" w:type="dxa"/>
          </w:tcPr>
          <w:p w14:paraId="01652C71" w14:textId="3BB06075"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89%</w:t>
            </w:r>
          </w:p>
        </w:tc>
      </w:tr>
      <w:tr w:rsidR="00B10503" w14:paraId="2983CD8D" w14:textId="77777777" w:rsidTr="00B10503">
        <w:trPr>
          <w:jc w:val="center"/>
        </w:trPr>
        <w:tc>
          <w:tcPr>
            <w:tcW w:w="1308" w:type="dxa"/>
            <w:tcBorders>
              <w:bottom w:val="single" w:sz="6" w:space="0" w:color="auto"/>
            </w:tcBorders>
          </w:tcPr>
          <w:p w14:paraId="4A6D5C67" w14:textId="5DE05DA9" w:rsidR="00B10503" w:rsidRDefault="00B10503"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0.25</w:t>
            </w:r>
          </w:p>
        </w:tc>
        <w:tc>
          <w:tcPr>
            <w:tcW w:w="1870" w:type="dxa"/>
            <w:tcBorders>
              <w:bottom w:val="single" w:sz="6" w:space="0" w:color="auto"/>
            </w:tcBorders>
          </w:tcPr>
          <w:p w14:paraId="607EBDB9" w14:textId="39685DEE"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660" w:type="dxa"/>
            <w:tcBorders>
              <w:bottom w:val="single" w:sz="6" w:space="0" w:color="auto"/>
            </w:tcBorders>
          </w:tcPr>
          <w:p w14:paraId="79414808" w14:textId="0F6B164C" w:rsidR="00B10503" w:rsidRPr="004B65D6" w:rsidRDefault="00B10503" w:rsidP="00B10503">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0.25</w:t>
            </w:r>
          </w:p>
        </w:tc>
        <w:tc>
          <w:tcPr>
            <w:tcW w:w="1357" w:type="dxa"/>
            <w:tcBorders>
              <w:bottom w:val="single" w:sz="6" w:space="0" w:color="auto"/>
            </w:tcBorders>
          </w:tcPr>
          <w:p w14:paraId="58755557" w14:textId="254A5A3E"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1.023</w:t>
            </w:r>
          </w:p>
        </w:tc>
        <w:tc>
          <w:tcPr>
            <w:tcW w:w="2017" w:type="dxa"/>
            <w:tcBorders>
              <w:bottom w:val="single" w:sz="6" w:space="0" w:color="auto"/>
            </w:tcBorders>
          </w:tcPr>
          <w:p w14:paraId="2857BCF4" w14:textId="62FB1E44"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1203.6</w:t>
            </w:r>
          </w:p>
        </w:tc>
        <w:tc>
          <w:tcPr>
            <w:tcW w:w="990" w:type="dxa"/>
            <w:tcBorders>
              <w:bottom w:val="single" w:sz="4" w:space="0" w:color="auto"/>
            </w:tcBorders>
          </w:tcPr>
          <w:p w14:paraId="48F8A805" w14:textId="0A1C9269"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489</w:t>
            </w:r>
          </w:p>
        </w:tc>
        <w:tc>
          <w:tcPr>
            <w:tcW w:w="990" w:type="dxa"/>
            <w:tcBorders>
              <w:bottom w:val="single" w:sz="4" w:space="0" w:color="auto"/>
            </w:tcBorders>
          </w:tcPr>
          <w:p w14:paraId="06529752" w14:textId="3CE1108C" w:rsidR="00B10503" w:rsidRPr="004B65D6" w:rsidRDefault="00FB5168" w:rsidP="00B10503">
            <w:pPr>
              <w:pStyle w:val="a3"/>
              <w:spacing w:line="261" w:lineRule="auto"/>
              <w:ind w:right="114"/>
              <w:jc w:val="center"/>
              <w:rPr>
                <w:rFonts w:eastAsiaTheme="minorEastAsia" w:hint="eastAsia"/>
                <w:sz w:val="22"/>
                <w:szCs w:val="22"/>
                <w:lang w:eastAsia="zh-CN"/>
              </w:rPr>
            </w:pPr>
            <w:r>
              <w:rPr>
                <w:rFonts w:eastAsiaTheme="minorEastAsia" w:hint="eastAsia"/>
                <w:sz w:val="22"/>
                <w:szCs w:val="22"/>
                <w:lang w:eastAsia="zh-CN"/>
              </w:rPr>
              <w:t>58%</w:t>
            </w:r>
          </w:p>
        </w:tc>
      </w:tr>
    </w:tbl>
    <w:p w14:paraId="3944A2C7" w14:textId="1BC19C62" w:rsidR="00CE42D9" w:rsidRPr="00A32805" w:rsidRDefault="00CE42D9" w:rsidP="00A32805">
      <w:pPr>
        <w:pStyle w:val="11"/>
        <w:numPr>
          <w:ilvl w:val="1"/>
          <w:numId w:val="5"/>
        </w:numPr>
        <w:tabs>
          <w:tab w:val="left" w:pos="487"/>
        </w:tabs>
        <w:spacing w:before="109"/>
        <w:rPr>
          <w:rFonts w:ascii="Times New Roman" w:eastAsia="宋体" w:hAnsi="Times New Roman" w:cs="Times New Roman" w:hint="eastAsia"/>
          <w:spacing w:val="-2"/>
          <w:w w:val="110"/>
          <w:lang w:eastAsia="zh-CN"/>
        </w:rPr>
      </w:pPr>
      <w:r w:rsidRPr="009F4587">
        <w:rPr>
          <w:rFonts w:ascii="Times New Roman" w:eastAsia="宋体" w:hAnsi="Times New Roman" w:cs="Times New Roman" w:hint="eastAsia"/>
          <w:spacing w:val="-2"/>
          <w:w w:val="110"/>
          <w:lang w:eastAsia="zh-CN"/>
        </w:rPr>
        <w:t>不同</w:t>
      </w:r>
      <w:r w:rsidRPr="009F4587">
        <w:rPr>
          <w:rFonts w:ascii="Times New Roman" w:eastAsia="宋体" w:hAnsi="Times New Roman" w:cs="Times New Roman" w:hint="eastAsia"/>
          <w:spacing w:val="-2"/>
          <w:w w:val="110"/>
          <w:lang w:eastAsia="zh-CN"/>
        </w:rPr>
        <w:t>RRT</w:t>
      </w:r>
      <w:r w:rsidRPr="009F4587">
        <w:rPr>
          <w:rFonts w:ascii="Times New Roman" w:eastAsia="宋体" w:hAnsi="Times New Roman" w:cs="Times New Roman" w:hint="eastAsia"/>
          <w:spacing w:val="-2"/>
          <w:w w:val="110"/>
          <w:lang w:eastAsia="zh-CN"/>
        </w:rPr>
        <w:t>算法之间的对比实验</w:t>
      </w:r>
    </w:p>
    <w:p w14:paraId="46CA2D45" w14:textId="4961B845" w:rsidR="0060064D" w:rsidRDefault="00CE42D9" w:rsidP="00552D76">
      <w:pPr>
        <w:ind w:firstLine="360"/>
        <w:rPr>
          <w:rFonts w:ascii="Arial" w:eastAsiaTheme="minorEastAsia" w:hAnsi="Arial" w:cs="Arial"/>
          <w:b/>
          <w:bCs/>
          <w:lang w:eastAsia="zh-CN"/>
        </w:rPr>
      </w:pPr>
      <w:r w:rsidRPr="00916166">
        <w:rPr>
          <w:rFonts w:eastAsiaTheme="minorEastAsia" w:hint="eastAsia"/>
          <w:lang w:eastAsia="zh-CN"/>
        </w:rPr>
        <w:t>根据对路径规划的过往研究中，选取了几个较为经典的</w:t>
      </w:r>
      <w:r w:rsidRPr="00916166">
        <w:rPr>
          <w:rFonts w:eastAsiaTheme="minorEastAsia" w:hint="eastAsia"/>
          <w:lang w:eastAsia="zh-CN"/>
        </w:rPr>
        <w:t>RRT</w:t>
      </w:r>
      <w:r w:rsidRPr="00916166">
        <w:rPr>
          <w:rFonts w:eastAsiaTheme="minorEastAsia" w:hint="eastAsia"/>
          <w:lang w:eastAsia="zh-CN"/>
        </w:rPr>
        <w:t>算法，以及相对前沿的</w:t>
      </w:r>
      <w:r w:rsidRPr="00916166">
        <w:rPr>
          <w:rFonts w:eastAsiaTheme="minorEastAsia" w:hint="eastAsia"/>
          <w:lang w:eastAsia="zh-CN"/>
        </w:rPr>
        <w:t>RRT</w:t>
      </w:r>
      <w:r w:rsidRPr="00916166">
        <w:rPr>
          <w:rFonts w:eastAsiaTheme="minorEastAsia" w:hint="eastAsia"/>
          <w:lang w:eastAsia="zh-CN"/>
        </w:rPr>
        <w:t>变体进行对比，验证</w:t>
      </w:r>
      <w:r w:rsidRPr="00916166">
        <w:rPr>
          <w:rFonts w:eastAsiaTheme="minorEastAsia" w:hint="eastAsia"/>
          <w:lang w:eastAsia="zh-CN"/>
        </w:rPr>
        <w:t>SC-RRT</w:t>
      </w:r>
      <w:r w:rsidRPr="00916166">
        <w:rPr>
          <w:rFonts w:eastAsiaTheme="minorEastAsia" w:hint="eastAsia"/>
          <w:lang w:eastAsia="zh-CN"/>
        </w:rPr>
        <w:t>在同时平衡</w:t>
      </w:r>
      <w:r>
        <w:rPr>
          <w:rFonts w:eastAsiaTheme="minorEastAsia" w:hint="eastAsia"/>
          <w:lang w:eastAsia="zh-CN"/>
        </w:rPr>
        <w:t>探索效率</w:t>
      </w:r>
      <w:r>
        <w:rPr>
          <w:rFonts w:eastAsiaTheme="minorEastAsia" w:hint="eastAsia"/>
          <w:lang w:eastAsia="zh-CN"/>
        </w:rPr>
        <w:t>-</w:t>
      </w:r>
      <w:r>
        <w:rPr>
          <w:rFonts w:eastAsiaTheme="minorEastAsia" w:hint="eastAsia"/>
          <w:lang w:eastAsia="zh-CN"/>
        </w:rPr>
        <w:t>路径代价</w:t>
      </w:r>
      <w:r>
        <w:rPr>
          <w:rFonts w:eastAsiaTheme="minorEastAsia" w:hint="eastAsia"/>
          <w:lang w:eastAsia="zh-CN"/>
        </w:rPr>
        <w:t>-</w:t>
      </w:r>
      <w:r>
        <w:rPr>
          <w:rFonts w:eastAsiaTheme="minorEastAsia" w:hint="eastAsia"/>
          <w:lang w:eastAsia="zh-CN"/>
        </w:rPr>
        <w:t>环境适应性的</w:t>
      </w:r>
      <w:r w:rsidRPr="00BC572B">
        <w:rPr>
          <w:rFonts w:eastAsiaTheme="minorEastAsia"/>
          <w:lang w:eastAsia="zh-CN"/>
        </w:rPr>
        <w:t>“</w:t>
      </w:r>
      <w:r w:rsidRPr="00BC572B">
        <w:rPr>
          <w:rFonts w:eastAsiaTheme="minorEastAsia"/>
          <w:lang w:eastAsia="zh-CN"/>
        </w:rPr>
        <w:t>三目标协同</w:t>
      </w:r>
      <w:r w:rsidRPr="00BC572B">
        <w:rPr>
          <w:rFonts w:eastAsiaTheme="minorEastAsia"/>
          <w:lang w:eastAsia="zh-CN"/>
        </w:rPr>
        <w:t>”</w:t>
      </w:r>
      <w:r w:rsidR="00A2555F" w:rsidRPr="00916166">
        <w:rPr>
          <w:rFonts w:eastAsiaTheme="minorEastAsia" w:hint="eastAsia"/>
          <w:lang w:eastAsia="zh-CN"/>
        </w:rPr>
        <w:t>的性能和稳定性</w:t>
      </w:r>
      <w:r>
        <w:rPr>
          <w:rFonts w:eastAsiaTheme="minorEastAsia" w:hint="eastAsia"/>
          <w:lang w:eastAsia="zh-CN"/>
        </w:rPr>
        <w:t>，</w:t>
      </w:r>
      <w:r w:rsidR="00A2555F"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sidR="00A2555F">
        <w:rPr>
          <w:rFonts w:eastAsiaTheme="minorEastAsia" w:hint="eastAsia"/>
          <w:lang w:eastAsia="zh-CN"/>
        </w:rPr>
        <w:t>，以表</w:t>
      </w:r>
      <w:r w:rsidR="00A2555F">
        <w:rPr>
          <w:rFonts w:eastAsiaTheme="minorEastAsia" w:hint="eastAsia"/>
          <w:lang w:eastAsia="zh-CN"/>
        </w:rPr>
        <w:t>1</w:t>
      </w:r>
      <w:r w:rsidR="00A2555F">
        <w:rPr>
          <w:rFonts w:eastAsiaTheme="minorEastAsia" w:hint="eastAsia"/>
          <w:lang w:eastAsia="zh-CN"/>
        </w:rPr>
        <w:t>中规定的环境为例，采用收敛时间，路径长度与路径节点作为指标。在限定最大迭代次数五千次的情况下进行对比，我们在每种情况下都进行了</w:t>
      </w:r>
      <w:r w:rsidR="00A2555F">
        <w:rPr>
          <w:rFonts w:eastAsiaTheme="minorEastAsia" w:hint="eastAsia"/>
          <w:lang w:eastAsia="zh-CN"/>
        </w:rPr>
        <w:t>100</w:t>
      </w:r>
      <w:r w:rsidR="00A2555F">
        <w:rPr>
          <w:rFonts w:eastAsiaTheme="minorEastAsia" w:hint="eastAsia"/>
          <w:lang w:eastAsia="zh-CN"/>
        </w:rPr>
        <w:t>次运行。</w:t>
      </w:r>
    </w:p>
    <w:p w14:paraId="4E7E9D48" w14:textId="6B05956C" w:rsidR="0060064D" w:rsidRPr="009F4587" w:rsidRDefault="003C0688" w:rsidP="00A32805">
      <w:pPr>
        <w:pStyle w:val="11"/>
        <w:numPr>
          <w:ilvl w:val="2"/>
          <w:numId w:val="5"/>
        </w:numPr>
        <w:tabs>
          <w:tab w:val="left" w:pos="487"/>
        </w:tabs>
        <w:spacing w:before="109"/>
        <w:rPr>
          <w:rFonts w:ascii="Times New Roman" w:eastAsia="宋体" w:hAnsi="Times New Roman" w:cs="Times New Roman"/>
          <w:spacing w:val="-2"/>
          <w:w w:val="110"/>
          <w:lang w:eastAsia="zh-CN"/>
        </w:rPr>
      </w:pPr>
      <w:r w:rsidRPr="009F4587">
        <w:rPr>
          <w:rFonts w:ascii="Times New Roman" w:eastAsia="宋体" w:hAnsi="Times New Roman" w:cs="Times New Roman" w:hint="eastAsia"/>
          <w:spacing w:val="-2"/>
          <w:w w:val="110"/>
          <w:lang w:eastAsia="zh-CN"/>
        </w:rPr>
        <w:t>性能比较</w:t>
      </w:r>
    </w:p>
    <w:p w14:paraId="55A77329" w14:textId="1789DA91" w:rsidR="00552D76" w:rsidRPr="00916166" w:rsidRDefault="003C0688" w:rsidP="00916166">
      <w:pPr>
        <w:pStyle w:val="21"/>
        <w:tabs>
          <w:tab w:val="left" w:pos="627"/>
        </w:tabs>
        <w:spacing w:before="229"/>
        <w:ind w:left="720" w:firstLine="0"/>
        <w:rPr>
          <w:rFonts w:ascii="Times New Roman" w:eastAsiaTheme="minorEastAsia" w:hAnsi="Times New Roman" w:cs="Times New Roman"/>
          <w:b w:val="0"/>
          <w:bCs w:val="0"/>
          <w:lang w:eastAsia="zh-CN"/>
        </w:rPr>
      </w:pPr>
      <w:r w:rsidRPr="00916166">
        <w:rPr>
          <w:rFonts w:ascii="Times New Roman" w:eastAsiaTheme="minorEastAsia" w:hAnsi="Times New Roman" w:cs="Times New Roman" w:hint="eastAsia"/>
          <w:b w:val="0"/>
          <w:bCs w:val="0"/>
          <w:lang w:eastAsia="zh-CN"/>
        </w:rPr>
        <w:t>表</w:t>
      </w:r>
      <w:r w:rsidRPr="00916166">
        <w:rPr>
          <w:rFonts w:ascii="Times New Roman" w:eastAsiaTheme="minorEastAsia" w:hAnsi="Times New Roman" w:cs="Times New Roman" w:hint="eastAsia"/>
          <w:b w:val="0"/>
          <w:bCs w:val="0"/>
          <w:lang w:eastAsia="zh-CN"/>
        </w:rPr>
        <w:t>3</w:t>
      </w:r>
      <w:r w:rsidRPr="00916166">
        <w:rPr>
          <w:rFonts w:ascii="Times New Roman" w:eastAsiaTheme="minorEastAsia" w:hAnsi="Times New Roman" w:cs="Times New Roman" w:hint="eastAsia"/>
          <w:b w:val="0"/>
          <w:bCs w:val="0"/>
          <w:lang w:eastAsia="zh-CN"/>
        </w:rPr>
        <w:t>比较了</w:t>
      </w:r>
      <w:r w:rsidRPr="00916166">
        <w:rPr>
          <w:rFonts w:ascii="Times New Roman" w:eastAsiaTheme="minorEastAsia" w:hAnsi="Times New Roman" w:cs="Times New Roman" w:hint="eastAsia"/>
          <w:b w:val="0"/>
          <w:bCs w:val="0"/>
          <w:lang w:eastAsia="zh-CN"/>
        </w:rPr>
        <w:t>SC-RRT</w:t>
      </w:r>
      <w:r w:rsidRPr="00916166">
        <w:rPr>
          <w:rFonts w:ascii="Times New Roman" w:eastAsiaTheme="minorEastAsia" w:hAnsi="Times New Roman" w:cs="Times New Roman" w:hint="eastAsia"/>
          <w:b w:val="0"/>
          <w:bCs w:val="0"/>
          <w:lang w:eastAsia="zh-CN"/>
        </w:rPr>
        <w:t>与传统</w:t>
      </w:r>
      <w:r w:rsidRPr="00916166">
        <w:rPr>
          <w:rFonts w:ascii="Times New Roman" w:eastAsiaTheme="minorEastAsia" w:hAnsi="Times New Roman" w:cs="Times New Roman" w:hint="eastAsia"/>
          <w:b w:val="0"/>
          <w:bCs w:val="0"/>
          <w:lang w:eastAsia="zh-CN"/>
        </w:rPr>
        <w:t>RRT</w:t>
      </w:r>
      <w:r w:rsidRPr="00916166">
        <w:rPr>
          <w:rFonts w:ascii="Times New Roman" w:eastAsiaTheme="minorEastAsia" w:hAnsi="Times New Roman" w:cs="Times New Roman" w:hint="eastAsia"/>
          <w:b w:val="0"/>
          <w:bCs w:val="0"/>
          <w:lang w:eastAsia="zh-CN"/>
        </w:rPr>
        <w:t>算法及其变体的性能。从表</w:t>
      </w:r>
      <w:r w:rsidRPr="00916166">
        <w:rPr>
          <w:rFonts w:ascii="Times New Roman" w:eastAsiaTheme="minorEastAsia" w:hAnsi="Times New Roman" w:cs="Times New Roman"/>
          <w:b w:val="0"/>
          <w:bCs w:val="0"/>
          <w:lang w:eastAsia="zh-CN"/>
        </w:rPr>
        <w:t>3</w:t>
      </w:r>
      <w:r w:rsidRPr="00916166">
        <w:rPr>
          <w:rFonts w:ascii="Times New Roman" w:eastAsiaTheme="minorEastAsia" w:hAnsi="Times New Roman" w:cs="Times New Roman" w:hint="eastAsia"/>
          <w:b w:val="0"/>
          <w:bCs w:val="0"/>
          <w:lang w:eastAsia="zh-CN"/>
        </w:rPr>
        <w:t>可以看出，传统算法</w:t>
      </w:r>
      <w:r w:rsidRPr="00916166">
        <w:rPr>
          <w:rFonts w:ascii="Times New Roman" w:eastAsiaTheme="minorEastAsia" w:hAnsi="Times New Roman" w:cs="Times New Roman" w:hint="eastAsia"/>
          <w:b w:val="0"/>
          <w:bCs w:val="0"/>
          <w:lang w:eastAsia="zh-CN"/>
        </w:rPr>
        <w:t>RRT-star</w:t>
      </w:r>
      <w:r w:rsidRPr="00916166">
        <w:rPr>
          <w:rFonts w:ascii="Times New Roman" w:eastAsiaTheme="minorEastAsia" w:hAnsi="Times New Roman" w:cs="Times New Roman" w:hint="eastAsia"/>
          <w:b w:val="0"/>
          <w:bCs w:val="0"/>
          <w:lang w:eastAsia="zh-CN"/>
        </w:rPr>
        <w:t>在得到更多</w:t>
      </w:r>
    </w:p>
    <w:p w14:paraId="3006CED6"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0FBF0598" w14:textId="77777777" w:rsidR="00916166" w:rsidRDefault="00916166" w:rsidP="00916166">
      <w:pPr>
        <w:pStyle w:val="21"/>
        <w:tabs>
          <w:tab w:val="left" w:pos="627"/>
        </w:tabs>
        <w:spacing w:before="229"/>
        <w:ind w:left="219" w:firstLine="0"/>
        <w:rPr>
          <w:rFonts w:ascii="Times New Roman" w:eastAsiaTheme="minorEastAsia" w:hAnsi="Times New Roman" w:cs="Times New Roman"/>
          <w:b w:val="0"/>
          <w:bCs w:val="0"/>
          <w:lang w:eastAsia="zh-CN"/>
        </w:rPr>
      </w:pPr>
    </w:p>
    <w:p w14:paraId="64A56B14" w14:textId="1039AD6E" w:rsidR="0060064D" w:rsidRPr="00552D76" w:rsidRDefault="00552D76" w:rsidP="00916166">
      <w:pPr>
        <w:pStyle w:val="21"/>
        <w:tabs>
          <w:tab w:val="left" w:pos="627"/>
        </w:tabs>
        <w:spacing w:before="229"/>
        <w:ind w:left="219" w:firstLine="0"/>
        <w:rPr>
          <w:lang w:eastAsia="zh-CN"/>
        </w:rPr>
      </w:pPr>
      <w:r w:rsidRPr="00916166">
        <w:rPr>
          <w:rFonts w:ascii="Times New Roman" w:eastAsiaTheme="minorEastAsia" w:hAnsi="Times New Roman" w:cs="Times New Roman"/>
          <w:b w:val="0"/>
          <w:bCs w:val="0"/>
          <w:noProof/>
          <w:lang w:eastAsia="zh-CN"/>
        </w:rPr>
        <w:lastRenderedPageBreak/>
        <w:drawing>
          <wp:anchor distT="0" distB="0" distL="114300" distR="114300" simplePos="0" relativeHeight="251788288" behindDoc="0" locked="0" layoutInCell="1" allowOverlap="1" wp14:anchorId="766AED79" wp14:editId="37DDF517">
            <wp:simplePos x="0" y="0"/>
            <wp:positionH relativeFrom="column">
              <wp:posOffset>1586865</wp:posOffset>
            </wp:positionH>
            <wp:positionV relativeFrom="paragraph">
              <wp:posOffset>1982876</wp:posOffset>
            </wp:positionV>
            <wp:extent cx="3720465" cy="6467475"/>
            <wp:effectExtent l="0" t="0" r="0" b="0"/>
            <wp:wrapTopAndBottom/>
            <wp:docPr id="14796986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20465" cy="646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688" w:rsidRPr="00916166">
        <w:rPr>
          <w:rFonts w:ascii="Times New Roman" w:eastAsiaTheme="minorEastAsia" w:hAnsi="Times New Roman" w:cs="Times New Roman" w:hint="eastAsia"/>
          <w:b w:val="0"/>
          <w:bCs w:val="0"/>
          <w:lang w:eastAsia="zh-CN"/>
        </w:rPr>
        <w:t>时间支持的情况下其渐进最优性才会重回发挥，但大多数情况下对路径规划的实时性要求更高，故需要在此做出相应取舍，并且当随机节点</w:t>
      </w:r>
      <w:proofErr w:type="spellStart"/>
      <w:r w:rsidR="003C0688" w:rsidRPr="00916166">
        <w:rPr>
          <w:rFonts w:ascii="Times New Roman" w:eastAsiaTheme="minorEastAsia" w:hAnsi="Times New Roman" w:cs="Times New Roman" w:hint="eastAsia"/>
          <w:b w:val="0"/>
          <w:bCs w:val="0"/>
          <w:lang w:eastAsia="zh-CN"/>
        </w:rPr>
        <w:t>X</w:t>
      </w:r>
      <w:r w:rsidR="003C0688" w:rsidRPr="00916166">
        <w:rPr>
          <w:rFonts w:ascii="Times New Roman" w:eastAsiaTheme="minorEastAsia" w:hAnsi="Times New Roman" w:cs="Times New Roman" w:hint="eastAsia"/>
          <w:b w:val="0"/>
          <w:bCs w:val="0"/>
          <w:vertAlign w:val="subscript"/>
          <w:lang w:eastAsia="zh-CN"/>
        </w:rPr>
        <w:t>rand</w:t>
      </w:r>
      <w:proofErr w:type="spellEnd"/>
      <w:r w:rsidR="003C0688" w:rsidRPr="00916166">
        <w:rPr>
          <w:rFonts w:ascii="Times New Roman" w:eastAsiaTheme="minorEastAsia" w:hAnsi="Times New Roman" w:cs="Times New Roman" w:hint="eastAsia"/>
          <w:b w:val="0"/>
          <w:bCs w:val="0"/>
          <w:lang w:eastAsia="zh-CN"/>
        </w:rPr>
        <w:t>选择的概率偏向目标节点时，它们的两个指标都有所提高。此外，可以明显看出，在保持相同路径长度的情况下，</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以</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w:t>
      </w:r>
      <w:r w:rsidR="003C0688" w:rsidRPr="00916166">
        <w:rPr>
          <w:rFonts w:ascii="Times New Roman" w:eastAsiaTheme="minorEastAsia" w:hAnsi="Times New Roman" w:cs="Times New Roman"/>
          <w:b w:val="0"/>
          <w:bCs w:val="0"/>
          <w:lang w:eastAsia="zh-CN"/>
        </w:rPr>
        <w:t>8</w:t>
      </w:r>
      <w:r w:rsidR="003C0688" w:rsidRPr="00916166">
        <w:rPr>
          <w:rFonts w:ascii="Times New Roman" w:eastAsiaTheme="minorEastAsia" w:hAnsi="Times New Roman" w:cs="Times New Roman" w:hint="eastAsia"/>
          <w:b w:val="0"/>
          <w:bCs w:val="0"/>
          <w:lang w:eastAsia="zh-CN"/>
        </w:rPr>
        <w:t>为间隔生成一条收敛时间优于</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的路径。当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6</w:t>
      </w:r>
      <w:r w:rsidR="003C0688" w:rsidRPr="00916166">
        <w:rPr>
          <w:rFonts w:ascii="Times New Roman" w:eastAsiaTheme="minorEastAsia" w:hAnsi="Times New Roman" w:cs="Times New Roman" w:hint="eastAsia"/>
          <w:b w:val="0"/>
          <w:bCs w:val="0"/>
          <w:lang w:eastAsia="zh-CN"/>
        </w:rPr>
        <w:t>时，</w:t>
      </w:r>
      <w:r w:rsidR="003C0688"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生成的路径在消耗相同时间的情况下，在路径长度方面优于</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生成的路径。</w:t>
      </w:r>
      <w:r w:rsidR="003C0688" w:rsidRPr="00916166">
        <w:rPr>
          <w:rFonts w:ascii="Times New Roman" w:eastAsiaTheme="minorEastAsia" w:hAnsi="Times New Roman" w:cs="Times New Roman"/>
          <w:b w:val="0"/>
          <w:bCs w:val="0"/>
          <w:lang w:eastAsia="zh-CN"/>
        </w:rPr>
        <w:t xml:space="preserve"> </w:t>
      </w:r>
      <w:r w:rsidR="003C0688" w:rsidRPr="00916166">
        <w:rPr>
          <w:rFonts w:ascii="Times New Roman" w:eastAsiaTheme="minorEastAsia" w:hAnsi="Times New Roman" w:cs="Times New Roman" w:hint="eastAsia"/>
          <w:b w:val="0"/>
          <w:bCs w:val="0"/>
          <w:lang w:eastAsia="zh-CN"/>
        </w:rPr>
        <w:t>此外，当</w:t>
      </w:r>
      <w:r w:rsidR="003C0688" w:rsidRPr="00916166">
        <w:rPr>
          <w:rFonts w:ascii="Times New Roman" w:eastAsiaTheme="minorEastAsia" w:hAnsi="Times New Roman" w:cs="Times New Roman" w:hint="eastAsia"/>
          <w:b w:val="0"/>
          <w:bCs w:val="0"/>
          <w:lang w:eastAsia="zh-CN"/>
        </w:rPr>
        <w:t>P</w:t>
      </w:r>
      <w:r w:rsidR="003C0688" w:rsidRPr="00916166">
        <w:rPr>
          <w:rFonts w:ascii="Times New Roman" w:eastAsiaTheme="minorEastAsia" w:hAnsi="Times New Roman" w:cs="Times New Roman" w:hint="eastAsia"/>
          <w:b w:val="0"/>
          <w:bCs w:val="0"/>
          <w:lang w:eastAsia="zh-CN"/>
        </w:rPr>
        <w:t>值为</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时，</w:t>
      </w:r>
      <w:r w:rsidR="00D1328A" w:rsidRPr="00916166">
        <w:rPr>
          <w:rFonts w:ascii="Times New Roman" w:eastAsiaTheme="minorEastAsia" w:hAnsi="Times New Roman" w:cs="Times New Roman" w:hint="eastAsia"/>
          <w:b w:val="0"/>
          <w:bCs w:val="0"/>
          <w:lang w:eastAsia="zh-CN"/>
        </w:rPr>
        <w:t>SC-</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不仅比</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具有更短的收敛时间，而且比</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具有更短的路径长度，因此与传统的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变体相比，</w:t>
      </w:r>
      <w:r w:rsidR="00D1328A" w:rsidRPr="00916166">
        <w:rPr>
          <w:rFonts w:ascii="Times New Roman" w:eastAsiaTheme="minorEastAsia" w:hAnsi="Times New Roman" w:cs="Times New Roman" w:hint="eastAsia"/>
          <w:b w:val="0"/>
          <w:bCs w:val="0"/>
          <w:lang w:eastAsia="zh-CN"/>
        </w:rPr>
        <w:t>SC-</w:t>
      </w:r>
      <w:r w:rsidR="00D1328A"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在平衡收敛时间和路径长度方面具有明显的优势。除了这些传统的</w:t>
      </w:r>
      <w:r w:rsidR="003C0688" w:rsidRPr="00916166">
        <w:rPr>
          <w:rFonts w:ascii="Times New Roman" w:eastAsiaTheme="minorEastAsia" w:hAnsi="Times New Roman" w:cs="Times New Roman"/>
          <w:b w:val="0"/>
          <w:bCs w:val="0"/>
          <w:lang w:eastAsia="zh-CN"/>
        </w:rPr>
        <w:t>RRT</w:t>
      </w:r>
      <w:r w:rsidR="003C0688" w:rsidRPr="00916166">
        <w:rPr>
          <w:rFonts w:ascii="Times New Roman" w:eastAsiaTheme="minorEastAsia" w:hAnsi="Times New Roman" w:cs="Times New Roman" w:hint="eastAsia"/>
          <w:b w:val="0"/>
          <w:bCs w:val="0"/>
          <w:lang w:eastAsia="zh-CN"/>
        </w:rPr>
        <w:t>变体，高级变体也被考虑来进一步展示所提出算法的性能。从表</w:t>
      </w:r>
      <w:r w:rsidR="003C0688" w:rsidRPr="00916166">
        <w:rPr>
          <w:rFonts w:ascii="Times New Roman" w:eastAsiaTheme="minorEastAsia" w:hAnsi="Times New Roman" w:cs="Times New Roman"/>
          <w:b w:val="0"/>
          <w:bCs w:val="0"/>
          <w:lang w:eastAsia="zh-CN"/>
        </w:rPr>
        <w:t>4</w:t>
      </w:r>
      <w:r w:rsidR="003C0688" w:rsidRPr="00916166">
        <w:rPr>
          <w:rFonts w:ascii="Times New Roman" w:eastAsiaTheme="minorEastAsia" w:hAnsi="Times New Roman" w:cs="Times New Roman" w:hint="eastAsia"/>
          <w:b w:val="0"/>
          <w:bCs w:val="0"/>
          <w:lang w:eastAsia="zh-CN"/>
        </w:rPr>
        <w:t>可以观察到，</w:t>
      </w:r>
      <w:r w:rsidR="003C0688" w:rsidRPr="00916166">
        <w:rPr>
          <w:rFonts w:ascii="Times New Roman" w:eastAsiaTheme="minorEastAsia" w:hAnsi="Times New Roman" w:cs="Times New Roman"/>
          <w:b w:val="0"/>
          <w:bCs w:val="0"/>
          <w:lang w:eastAsia="zh-CN"/>
        </w:rPr>
        <w:t>RRT *</w:t>
      </w:r>
      <w:r w:rsidR="003C0688" w:rsidRPr="00916166">
        <w:rPr>
          <w:rFonts w:ascii="Times New Roman" w:eastAsiaTheme="minorEastAsia" w:hAnsi="Times New Roman" w:cs="Times New Roman" w:hint="eastAsia"/>
          <w:b w:val="0"/>
          <w:bCs w:val="0"/>
          <w:lang w:eastAsia="zh-CN"/>
        </w:rPr>
        <w:t>的改进版本</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需要更多的时间和迭代次数才能达到与</w:t>
      </w:r>
      <w:r w:rsidR="003C0688" w:rsidRPr="00916166">
        <w:rPr>
          <w:rFonts w:ascii="Times New Roman" w:eastAsiaTheme="minorEastAsia" w:hAnsi="Times New Roman" w:cs="Times New Roman"/>
          <w:b w:val="0"/>
          <w:bCs w:val="0"/>
          <w:lang w:eastAsia="zh-CN"/>
        </w:rPr>
        <w:t>Dynamic RRT</w:t>
      </w:r>
      <w:r w:rsidR="003C0688" w:rsidRPr="00916166">
        <w:rPr>
          <w:rFonts w:ascii="Times New Roman" w:eastAsiaTheme="minorEastAsia" w:hAnsi="Times New Roman" w:cs="Times New Roman" w:hint="eastAsia"/>
          <w:b w:val="0"/>
          <w:bCs w:val="0"/>
          <w:lang w:eastAsia="zh-CN"/>
        </w:rPr>
        <w:t>相同的路径长度。虽然在运行时间没有限制的情况下，</w:t>
      </w:r>
      <w:r w:rsidR="003C0688" w:rsidRPr="00916166">
        <w:rPr>
          <w:rFonts w:ascii="Times New Roman" w:eastAsiaTheme="minorEastAsia" w:hAnsi="Times New Roman" w:cs="Times New Roman"/>
          <w:b w:val="0"/>
          <w:bCs w:val="0"/>
          <w:lang w:eastAsia="zh-CN"/>
        </w:rPr>
        <w:t>Informed RRT *</w:t>
      </w:r>
      <w:r w:rsidR="003C0688" w:rsidRPr="00916166">
        <w:rPr>
          <w:rFonts w:ascii="Times New Roman" w:eastAsiaTheme="minorEastAsia" w:hAnsi="Times New Roman" w:cs="Times New Roman" w:hint="eastAsia"/>
          <w:b w:val="0"/>
          <w:bCs w:val="0"/>
          <w:lang w:eastAsia="zh-CN"/>
        </w:rPr>
        <w:t>可以获得更短的路径，但由于收敛时间的</w:t>
      </w:r>
      <w:proofErr w:type="gramStart"/>
      <w:r w:rsidR="003C0688" w:rsidRPr="00916166">
        <w:rPr>
          <w:rFonts w:ascii="Times New Roman" w:eastAsiaTheme="minorEastAsia" w:hAnsi="Times New Roman" w:cs="Times New Roman" w:hint="eastAsia"/>
          <w:b w:val="0"/>
          <w:bCs w:val="0"/>
          <w:lang w:eastAsia="zh-CN"/>
        </w:rPr>
        <w:t>极</w:t>
      </w:r>
      <w:proofErr w:type="gramEnd"/>
      <w:r w:rsidR="003C0688" w:rsidRPr="00916166">
        <w:rPr>
          <w:rFonts w:ascii="Times New Roman" w:eastAsiaTheme="minorEastAsia" w:hAnsi="Times New Roman" w:cs="Times New Roman" w:hint="eastAsia"/>
          <w:b w:val="0"/>
          <w:bCs w:val="0"/>
          <w:lang w:eastAsia="zh-CN"/>
        </w:rPr>
        <w:t>速增加，这并不显著有用。</w:t>
      </w:r>
    </w:p>
    <w:p w14:paraId="2C9FD43E" w14:textId="554BA461" w:rsidR="008C0E4F" w:rsidRDefault="008C0E4F" w:rsidP="008C0E4F">
      <w:pPr>
        <w:pStyle w:val="a6"/>
        <w:tabs>
          <w:tab w:val="left" w:pos="627"/>
        </w:tabs>
        <w:spacing w:before="229"/>
        <w:ind w:left="360" w:firstLine="0"/>
        <w:jc w:val="center"/>
        <w:outlineLvl w:val="2"/>
        <w:rPr>
          <w:rFonts w:eastAsiaTheme="minorEastAsia"/>
          <w:lang w:eastAsia="zh-CN"/>
        </w:rPr>
      </w:pPr>
      <w:r w:rsidRPr="00916166">
        <w:rPr>
          <w:rFonts w:eastAsiaTheme="minorEastAsia" w:hint="eastAsia"/>
          <w:b/>
          <w:bCs/>
          <w:lang w:eastAsia="zh-CN"/>
        </w:rPr>
        <w:t>图</w:t>
      </w:r>
      <w:r w:rsidRPr="00916166">
        <w:rPr>
          <w:rFonts w:eastAsiaTheme="minorEastAsia" w:hint="eastAsia"/>
          <w:b/>
          <w:bCs/>
          <w:lang w:eastAsia="zh-CN"/>
        </w:rPr>
        <w:t>9</w:t>
      </w:r>
      <w:r w:rsidRPr="00916166">
        <w:rPr>
          <w:rFonts w:eastAsiaTheme="minorEastAsia" w:hint="eastAsia"/>
          <w:lang w:eastAsia="zh-CN"/>
        </w:rPr>
        <w:t xml:space="preserve"> </w:t>
      </w:r>
      <w:r w:rsidRPr="00916166">
        <w:rPr>
          <w:rFonts w:eastAsiaTheme="minorEastAsia" w:hint="eastAsia"/>
          <w:lang w:eastAsia="zh-CN"/>
        </w:rPr>
        <w:t>不同</w:t>
      </w:r>
      <w:r w:rsidR="00916166" w:rsidRPr="00916166">
        <w:rPr>
          <w:rFonts w:eastAsiaTheme="minorEastAsia" w:hint="eastAsia"/>
          <w:lang w:eastAsia="zh-CN"/>
        </w:rPr>
        <w:t>维度和不同区间的路径规划结果，黑色球型物体代表均匀分布的障碍物，起始节点设置如表</w:t>
      </w:r>
      <w:r w:rsidR="00916166" w:rsidRPr="00916166">
        <w:rPr>
          <w:rFonts w:eastAsiaTheme="minorEastAsia" w:hint="eastAsia"/>
          <w:lang w:eastAsia="zh-CN"/>
        </w:rPr>
        <w:t>1</w:t>
      </w:r>
      <w:r w:rsidR="00916166" w:rsidRPr="00916166">
        <w:rPr>
          <w:rFonts w:eastAsiaTheme="minorEastAsia" w:hint="eastAsia"/>
          <w:lang w:eastAsia="zh-CN"/>
        </w:rPr>
        <w:lastRenderedPageBreak/>
        <w:t>所示，图</w:t>
      </w:r>
      <w:r w:rsidR="00916166" w:rsidRPr="00916166">
        <w:rPr>
          <w:rFonts w:eastAsiaTheme="minorEastAsia" w:hint="eastAsia"/>
          <w:lang w:eastAsia="zh-CN"/>
        </w:rPr>
        <w:t>a-d</w:t>
      </w:r>
      <w:r w:rsidR="00916166" w:rsidRPr="00916166">
        <w:rPr>
          <w:rFonts w:eastAsiaTheme="minorEastAsia" w:hint="eastAsia"/>
          <w:lang w:eastAsia="zh-CN"/>
        </w:rPr>
        <w:t>和</w:t>
      </w:r>
      <w:r w:rsidR="00916166" w:rsidRPr="00916166">
        <w:rPr>
          <w:rFonts w:eastAsiaTheme="minorEastAsia" w:hint="eastAsia"/>
          <w:lang w:eastAsia="zh-CN"/>
        </w:rPr>
        <w:t>e-h</w:t>
      </w:r>
      <w:r w:rsidR="00916166" w:rsidRPr="00916166">
        <w:rPr>
          <w:rFonts w:eastAsiaTheme="minorEastAsia" w:hint="eastAsia"/>
          <w:lang w:eastAsia="zh-CN"/>
        </w:rPr>
        <w:t>显示了</w:t>
      </w:r>
      <w:r w:rsidR="00916166" w:rsidRPr="00916166">
        <w:rPr>
          <w:rFonts w:eastAsiaTheme="minorEastAsia" w:hint="eastAsia"/>
          <w:lang w:eastAsia="zh-CN"/>
        </w:rPr>
        <w:t>SC-RRT</w:t>
      </w:r>
      <w:r w:rsidR="00916166" w:rsidRPr="00916166">
        <w:rPr>
          <w:rFonts w:eastAsiaTheme="minorEastAsia" w:hint="eastAsia"/>
          <w:lang w:eastAsia="zh-CN"/>
        </w:rPr>
        <w:t>在</w:t>
      </w:r>
      <w:r w:rsidR="00916166" w:rsidRPr="00916166">
        <w:rPr>
          <w:rFonts w:eastAsiaTheme="minorEastAsia" w:hint="eastAsia"/>
          <w:lang w:eastAsia="zh-CN"/>
        </w:rPr>
        <w:t>2</w:t>
      </w:r>
      <w:r w:rsidR="00916166" w:rsidRPr="00916166">
        <w:rPr>
          <w:rFonts w:eastAsiaTheme="minorEastAsia" w:hint="eastAsia"/>
          <w:lang w:eastAsia="zh-CN"/>
        </w:rPr>
        <w:t>维和</w:t>
      </w:r>
      <w:r w:rsidR="00916166" w:rsidRPr="00916166">
        <w:rPr>
          <w:rFonts w:eastAsiaTheme="minorEastAsia" w:hint="eastAsia"/>
          <w:lang w:eastAsia="zh-CN"/>
        </w:rPr>
        <w:t>3</w:t>
      </w:r>
      <w:r w:rsidR="00916166" w:rsidRPr="00916166">
        <w:rPr>
          <w:rFonts w:eastAsiaTheme="minorEastAsia" w:hint="eastAsia"/>
          <w:lang w:eastAsia="zh-CN"/>
        </w:rPr>
        <w:t>维的性能，</w:t>
      </w:r>
      <w:r w:rsidR="00916166" w:rsidRPr="00916166">
        <w:rPr>
          <w:rFonts w:eastAsiaTheme="minorEastAsia" w:hint="eastAsia"/>
          <w:lang w:eastAsia="zh-CN"/>
        </w:rPr>
        <w:t>PID</w:t>
      </w:r>
      <w:r w:rsidR="00916166" w:rsidRPr="00916166">
        <w:rPr>
          <w:rFonts w:eastAsiaTheme="minorEastAsia" w:hint="eastAsia"/>
          <w:lang w:eastAsia="zh-CN"/>
        </w:rPr>
        <w:t>参数在某某</w:t>
      </w:r>
      <w:proofErr w:type="gramStart"/>
      <w:r w:rsidR="00916166" w:rsidRPr="00916166">
        <w:rPr>
          <w:rFonts w:eastAsiaTheme="minorEastAsia" w:hint="eastAsia"/>
          <w:lang w:eastAsia="zh-CN"/>
        </w:rPr>
        <w:t>某</w:t>
      </w:r>
      <w:proofErr w:type="gramEnd"/>
      <w:r w:rsidR="00916166" w:rsidRPr="00916166">
        <w:rPr>
          <w:rFonts w:eastAsiaTheme="minorEastAsia" w:hint="eastAsia"/>
          <w:lang w:eastAsia="zh-CN"/>
        </w:rPr>
        <w:t>值</w:t>
      </w:r>
    </w:p>
    <w:p w14:paraId="72CB793C" w14:textId="0E268B27" w:rsidR="000C571E" w:rsidRPr="006064C8" w:rsidRDefault="000C571E" w:rsidP="000C571E">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0C571E">
        <w:rPr>
          <w:lang w:eastAsia="zh-CN"/>
        </w:rPr>
        <w:t xml:space="preserve"> </w:t>
      </w:r>
      <w:r w:rsidRPr="000C571E">
        <w:rPr>
          <w:rFonts w:eastAsiaTheme="minorEastAsia"/>
          <w:sz w:val="22"/>
          <w:szCs w:val="22"/>
          <w:lang w:eastAsia="zh-CN"/>
        </w:rPr>
        <w:t>R2</w:t>
      </w:r>
      <w:r w:rsidRPr="000C571E">
        <w:rPr>
          <w:rFonts w:eastAsiaTheme="minorEastAsia" w:hint="eastAsia"/>
          <w:sz w:val="22"/>
          <w:szCs w:val="22"/>
          <w:lang w:eastAsia="zh-CN"/>
        </w:rPr>
        <w:t>中不同间隔的动态</w:t>
      </w:r>
      <w:r w:rsidRPr="000C571E">
        <w:rPr>
          <w:rFonts w:eastAsiaTheme="minorEastAsia"/>
          <w:sz w:val="22"/>
          <w:szCs w:val="22"/>
          <w:lang w:eastAsia="zh-CN"/>
        </w:rPr>
        <w:t>RRT</w:t>
      </w:r>
      <w:r w:rsidRPr="000C571E">
        <w:rPr>
          <w:rFonts w:eastAsiaTheme="minorEastAsia" w:hint="eastAsia"/>
          <w:sz w:val="22"/>
          <w:szCs w:val="22"/>
          <w:lang w:eastAsia="zh-CN"/>
        </w:rPr>
        <w:t>结果，对应图</w:t>
      </w:r>
      <w:r w:rsidRPr="000C571E">
        <w:rPr>
          <w:rFonts w:eastAsiaTheme="minorEastAsia"/>
          <w:sz w:val="22"/>
          <w:szCs w:val="22"/>
          <w:lang w:eastAsia="zh-CN"/>
        </w:rPr>
        <w:t>8a - d</w:t>
      </w:r>
      <w:r w:rsidRPr="000C571E">
        <w:rPr>
          <w:rFonts w:eastAsiaTheme="minorEastAsia" w:hint="eastAsia"/>
          <w:sz w:val="22"/>
          <w:szCs w:val="22"/>
          <w:lang w:eastAsia="zh-CN"/>
        </w:rPr>
        <w:t>；时间和长度为</w:t>
      </w:r>
      <w:proofErr w:type="gramStart"/>
      <w:r w:rsidRPr="000C571E">
        <w:rPr>
          <w:rFonts w:eastAsiaTheme="minorEastAsia"/>
          <w:sz w:val="22"/>
          <w:szCs w:val="22"/>
          <w:lang w:eastAsia="zh-CN"/>
        </w:rPr>
        <w:t>100</w:t>
      </w:r>
      <w:r w:rsidRPr="000C571E">
        <w:rPr>
          <w:rFonts w:eastAsiaTheme="minorEastAsia" w:hint="eastAsia"/>
          <w:sz w:val="22"/>
          <w:szCs w:val="22"/>
          <w:lang w:eastAsia="zh-CN"/>
        </w:rPr>
        <w:t>个试次以上</w:t>
      </w:r>
      <w:proofErr w:type="gramEnd"/>
      <w:r w:rsidRPr="000C571E">
        <w:rPr>
          <w:rFonts w:eastAsiaTheme="minorEastAsia" w:hint="eastAsia"/>
          <w:sz w:val="22"/>
          <w:szCs w:val="22"/>
          <w:lang w:eastAsia="zh-CN"/>
        </w:rPr>
        <w:t>的平均值。</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0C571E" w14:paraId="4F00D49E" w14:textId="77777777" w:rsidTr="00245FF1">
        <w:trPr>
          <w:jc w:val="center"/>
        </w:trPr>
        <w:tc>
          <w:tcPr>
            <w:tcW w:w="0" w:type="auto"/>
            <w:tcBorders>
              <w:top w:val="single" w:sz="6" w:space="0" w:color="auto"/>
              <w:bottom w:val="single" w:sz="12" w:space="0" w:color="auto"/>
            </w:tcBorders>
          </w:tcPr>
          <w:p w14:paraId="02F6E90A" w14:textId="77777777" w:rsidR="000C571E" w:rsidRPr="004B65D6"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556CA05" w14:textId="77777777" w:rsidR="000C571E" w:rsidRPr="004B65D6"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7D911428" w14:textId="77777777" w:rsidR="000C571E" w:rsidRDefault="000C571E" w:rsidP="00245FF1">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41BF3A6B"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6030E652"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0C571E" w14:paraId="0EB6B91A" w14:textId="77777777" w:rsidTr="00245FF1">
        <w:trPr>
          <w:jc w:val="center"/>
        </w:trPr>
        <w:tc>
          <w:tcPr>
            <w:tcW w:w="0" w:type="auto"/>
            <w:tcBorders>
              <w:top w:val="single" w:sz="12" w:space="0" w:color="auto"/>
            </w:tcBorders>
          </w:tcPr>
          <w:p w14:paraId="6DE9A2C3"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37160C39"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3DFCA6F" w14:textId="77777777" w:rsidR="000C571E" w:rsidRPr="004B65D6"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1B65FB7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326CB05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50BE7DE" w14:textId="77777777" w:rsidTr="00245FF1">
        <w:trPr>
          <w:jc w:val="center"/>
        </w:trPr>
        <w:tc>
          <w:tcPr>
            <w:tcW w:w="0" w:type="auto"/>
          </w:tcPr>
          <w:p w14:paraId="12E7E1B5"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4CA8643"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DAA4E"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DCB56B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CCB79C8"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30763948" w14:textId="77777777" w:rsidTr="00245FF1">
        <w:trPr>
          <w:jc w:val="center"/>
        </w:trPr>
        <w:tc>
          <w:tcPr>
            <w:tcW w:w="0" w:type="auto"/>
          </w:tcPr>
          <w:p w14:paraId="54CAED04"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07F3833B"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23FE1A9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664E05FD"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5A48A887"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0C571E" w14:paraId="2FF5F4DB" w14:textId="77777777" w:rsidTr="00245FF1">
        <w:trPr>
          <w:jc w:val="center"/>
        </w:trPr>
        <w:tc>
          <w:tcPr>
            <w:tcW w:w="0" w:type="auto"/>
            <w:tcBorders>
              <w:bottom w:val="single" w:sz="6" w:space="0" w:color="auto"/>
            </w:tcBorders>
          </w:tcPr>
          <w:p w14:paraId="42804AC2"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C0D8E1"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74D18DD" w14:textId="77777777" w:rsidR="000C571E" w:rsidRDefault="000C571E" w:rsidP="00245FF1">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3BFAA0E"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2AEBB7C6" w14:textId="77777777" w:rsidR="000C571E" w:rsidRPr="004B65D6" w:rsidRDefault="000C571E" w:rsidP="00245FF1">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4CCB328E" w14:textId="77777777" w:rsidR="00916166" w:rsidRPr="00916166" w:rsidRDefault="00916166" w:rsidP="008C0E4F">
      <w:pPr>
        <w:pStyle w:val="a6"/>
        <w:tabs>
          <w:tab w:val="left" w:pos="627"/>
        </w:tabs>
        <w:spacing w:before="229"/>
        <w:ind w:left="360" w:firstLine="0"/>
        <w:jc w:val="center"/>
        <w:outlineLvl w:val="2"/>
        <w:rPr>
          <w:rFonts w:eastAsiaTheme="minorEastAsia"/>
          <w:lang w:eastAsia="zh-CN"/>
        </w:rPr>
      </w:pPr>
    </w:p>
    <w:p w14:paraId="2B968D1D" w14:textId="15E9606C" w:rsidR="00916166" w:rsidRPr="006064C8" w:rsidRDefault="00916166" w:rsidP="00916166">
      <w:pPr>
        <w:pStyle w:val="a3"/>
        <w:spacing w:line="261" w:lineRule="auto"/>
        <w:ind w:left="360" w:right="114"/>
        <w:jc w:val="center"/>
        <w:rPr>
          <w:rFonts w:eastAsiaTheme="minorEastAsia"/>
          <w:sz w:val="22"/>
          <w:szCs w:val="22"/>
          <w:lang w:eastAsia="zh-CN"/>
        </w:rPr>
      </w:pPr>
      <w:r w:rsidRPr="004B65D6">
        <w:rPr>
          <w:rFonts w:eastAsiaTheme="minorEastAsia" w:hint="eastAsia"/>
          <w:sz w:val="22"/>
          <w:szCs w:val="22"/>
          <w:lang w:eastAsia="zh-CN"/>
        </w:rPr>
        <w:t xml:space="preserve">Table </w:t>
      </w:r>
      <w:r w:rsidR="000C571E">
        <w:rPr>
          <w:rFonts w:eastAsiaTheme="minorEastAsia" w:hint="eastAsia"/>
          <w:sz w:val="22"/>
          <w:szCs w:val="22"/>
          <w:lang w:eastAsia="zh-CN"/>
        </w:rPr>
        <w:t>3</w:t>
      </w:r>
      <w:r w:rsidRPr="00552D76">
        <w:rPr>
          <w:rFonts w:eastAsiaTheme="minorEastAsia" w:hint="eastAsia"/>
          <w:sz w:val="22"/>
          <w:szCs w:val="22"/>
          <w:lang w:eastAsia="zh-CN"/>
        </w:rPr>
        <w:t>各个算法的结果；参数为</w:t>
      </w:r>
      <w:r w:rsidRPr="00552D76">
        <w:rPr>
          <w:rFonts w:eastAsiaTheme="minorEastAsia"/>
          <w:sz w:val="22"/>
          <w:szCs w:val="22"/>
          <w:lang w:eastAsia="zh-CN"/>
        </w:rPr>
        <w:t>100</w:t>
      </w:r>
      <w:r w:rsidRPr="00552D76">
        <w:rPr>
          <w:rFonts w:eastAsiaTheme="minorEastAsia" w:hint="eastAsia"/>
          <w:sz w:val="22"/>
          <w:szCs w:val="22"/>
          <w:lang w:eastAsia="zh-CN"/>
        </w:rPr>
        <w:t>次运行的平均值，收敛时间定义为第一次收敛到</w:t>
      </w:r>
      <w:proofErr w:type="gramStart"/>
      <w:r w:rsidRPr="00552D76">
        <w:rPr>
          <w:rFonts w:eastAsiaTheme="minorEastAsia" w:hint="eastAsia"/>
          <w:sz w:val="22"/>
          <w:szCs w:val="22"/>
          <w:lang w:eastAsia="zh-CN"/>
        </w:rPr>
        <w:t>一个解所花费</w:t>
      </w:r>
      <w:proofErr w:type="gramEnd"/>
      <w:r w:rsidRPr="00552D76">
        <w:rPr>
          <w:rFonts w:eastAsiaTheme="minorEastAsia" w:hint="eastAsia"/>
          <w:sz w:val="22"/>
          <w:szCs w:val="22"/>
          <w:lang w:eastAsia="zh-CN"/>
        </w:rPr>
        <w:t>的时间，折线表示该参数对算法不适用。</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
        <w:gridCol w:w="707"/>
        <w:gridCol w:w="793"/>
        <w:gridCol w:w="1400"/>
        <w:gridCol w:w="2010"/>
      </w:tblGrid>
      <w:tr w:rsidR="00916166" w14:paraId="24C0AA09" w14:textId="77777777" w:rsidTr="00D94890">
        <w:trPr>
          <w:jc w:val="center"/>
        </w:trPr>
        <w:tc>
          <w:tcPr>
            <w:tcW w:w="0" w:type="auto"/>
            <w:tcBorders>
              <w:top w:val="single" w:sz="6" w:space="0" w:color="auto"/>
              <w:bottom w:val="single" w:sz="12" w:space="0" w:color="auto"/>
            </w:tcBorders>
          </w:tcPr>
          <w:p w14:paraId="0DD80D49" w14:textId="77777777" w:rsidR="00916166" w:rsidRPr="004B65D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P</w:t>
            </w:r>
            <w:r w:rsidRPr="006064C8">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34826B02" w14:textId="77777777" w:rsidR="00916166" w:rsidRPr="004B65D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I</w:t>
            </w:r>
            <w:r w:rsidRPr="00552D76">
              <w:rPr>
                <w:rFonts w:eastAsiaTheme="minorEastAsia" w:hint="eastAsia"/>
                <w:sz w:val="22"/>
                <w:szCs w:val="22"/>
                <w:vertAlign w:val="subscript"/>
                <w:lang w:eastAsia="zh-CN"/>
              </w:rPr>
              <w:t>value</w:t>
            </w:r>
            <w:proofErr w:type="spellEnd"/>
          </w:p>
        </w:tc>
        <w:tc>
          <w:tcPr>
            <w:tcW w:w="0" w:type="auto"/>
            <w:tcBorders>
              <w:top w:val="single" w:sz="4" w:space="0" w:color="auto"/>
              <w:bottom w:val="single" w:sz="12" w:space="0" w:color="auto"/>
            </w:tcBorders>
          </w:tcPr>
          <w:p w14:paraId="0A4FFC21" w14:textId="77777777" w:rsidR="00916166" w:rsidRDefault="00916166" w:rsidP="00D94890">
            <w:pPr>
              <w:pStyle w:val="a3"/>
              <w:spacing w:line="261" w:lineRule="auto"/>
              <w:ind w:right="114"/>
              <w:jc w:val="center"/>
              <w:rPr>
                <w:rFonts w:eastAsiaTheme="minorEastAsia"/>
                <w:sz w:val="22"/>
                <w:szCs w:val="22"/>
                <w:lang w:eastAsia="zh-CN"/>
              </w:rPr>
            </w:pPr>
            <w:proofErr w:type="spellStart"/>
            <w:r>
              <w:rPr>
                <w:rFonts w:eastAsiaTheme="minorEastAsia" w:hint="eastAsia"/>
                <w:sz w:val="22"/>
                <w:szCs w:val="22"/>
                <w:lang w:eastAsia="zh-CN"/>
              </w:rPr>
              <w:t>D</w:t>
            </w:r>
            <w:r w:rsidRPr="00552D76">
              <w:rPr>
                <w:rFonts w:eastAsiaTheme="minorEastAsia" w:hint="eastAsia"/>
                <w:sz w:val="22"/>
                <w:szCs w:val="22"/>
                <w:vertAlign w:val="subscript"/>
                <w:lang w:eastAsia="zh-CN"/>
              </w:rPr>
              <w:t>value</w:t>
            </w:r>
            <w:proofErr w:type="spellEnd"/>
          </w:p>
        </w:tc>
        <w:tc>
          <w:tcPr>
            <w:tcW w:w="0" w:type="auto"/>
            <w:tcBorders>
              <w:top w:val="single" w:sz="6" w:space="0" w:color="auto"/>
              <w:bottom w:val="single" w:sz="12" w:space="0" w:color="auto"/>
            </w:tcBorders>
          </w:tcPr>
          <w:p w14:paraId="510A25E2"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Path Length</w:t>
            </w:r>
          </w:p>
        </w:tc>
        <w:tc>
          <w:tcPr>
            <w:tcW w:w="0" w:type="auto"/>
            <w:tcBorders>
              <w:top w:val="single" w:sz="6" w:space="0" w:color="auto"/>
              <w:bottom w:val="single" w:sz="12" w:space="0" w:color="auto"/>
            </w:tcBorders>
          </w:tcPr>
          <w:p w14:paraId="0D5C309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Convergence Time</w:t>
            </w:r>
          </w:p>
        </w:tc>
      </w:tr>
      <w:tr w:rsidR="00916166" w14:paraId="55E16996" w14:textId="77777777" w:rsidTr="00D94890">
        <w:trPr>
          <w:jc w:val="center"/>
        </w:trPr>
        <w:tc>
          <w:tcPr>
            <w:tcW w:w="0" w:type="auto"/>
            <w:tcBorders>
              <w:top w:val="single" w:sz="12" w:space="0" w:color="auto"/>
            </w:tcBorders>
          </w:tcPr>
          <w:p w14:paraId="740144FD"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6FC0821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474B80A6" w14:textId="77777777" w:rsidR="00916166" w:rsidRPr="004B65D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top w:val="single" w:sz="12" w:space="0" w:color="auto"/>
            </w:tcBorders>
          </w:tcPr>
          <w:p w14:paraId="28EB257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60090A6A"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182BE4D1" w14:textId="77777777" w:rsidTr="00D94890">
        <w:trPr>
          <w:jc w:val="center"/>
        </w:trPr>
        <w:tc>
          <w:tcPr>
            <w:tcW w:w="0" w:type="auto"/>
          </w:tcPr>
          <w:p w14:paraId="6518615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5B99C0"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1C2655B6"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48801E10"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760E2845"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599A98B3" w14:textId="77777777" w:rsidTr="00D94890">
        <w:trPr>
          <w:jc w:val="center"/>
        </w:trPr>
        <w:tc>
          <w:tcPr>
            <w:tcW w:w="0" w:type="auto"/>
          </w:tcPr>
          <w:p w14:paraId="01F546D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39AB18D8"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3E4EA8A"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Pr>
          <w:p w14:paraId="7AFD81F6"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Pr>
          <w:p w14:paraId="6A6FAF07"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r w:rsidR="00916166" w14:paraId="4637A840" w14:textId="77777777" w:rsidTr="00D94890">
        <w:trPr>
          <w:jc w:val="center"/>
        </w:trPr>
        <w:tc>
          <w:tcPr>
            <w:tcW w:w="0" w:type="auto"/>
            <w:tcBorders>
              <w:bottom w:val="single" w:sz="6" w:space="0" w:color="auto"/>
            </w:tcBorders>
          </w:tcPr>
          <w:p w14:paraId="44D21B1E"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B671F45"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4E277DF2" w14:textId="77777777" w:rsidR="00916166" w:rsidRDefault="00916166" w:rsidP="00D94890">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0.5</w:t>
            </w:r>
          </w:p>
        </w:tc>
        <w:tc>
          <w:tcPr>
            <w:tcW w:w="0" w:type="auto"/>
            <w:tcBorders>
              <w:bottom w:val="single" w:sz="6" w:space="0" w:color="auto"/>
            </w:tcBorders>
          </w:tcPr>
          <w:p w14:paraId="51A9BA4D"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Pr>
                <w:rFonts w:eastAsiaTheme="minorEastAsia" w:hint="eastAsia"/>
                <w:sz w:val="22"/>
                <w:szCs w:val="22"/>
                <w:lang w:eastAsia="zh-CN"/>
              </w:rPr>
              <w:t>75</w:t>
            </w:r>
            <w:r w:rsidRPr="004B65D6">
              <w:rPr>
                <w:rFonts w:eastAsiaTheme="minorEastAsia"/>
                <w:sz w:val="22"/>
                <w:szCs w:val="22"/>
                <w:lang w:eastAsia="zh-CN"/>
              </w:rPr>
              <w:t xml:space="preserve">, </w:t>
            </w:r>
            <w:r>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775D028C" w14:textId="77777777" w:rsidR="00916166" w:rsidRPr="004B65D6" w:rsidRDefault="00916166" w:rsidP="00D94890">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Pr>
                <w:rFonts w:eastAsiaTheme="minorEastAsia" w:hint="eastAsia"/>
                <w:sz w:val="22"/>
                <w:szCs w:val="22"/>
                <w:lang w:eastAsia="zh-CN"/>
              </w:rPr>
              <w:t>425</w:t>
            </w:r>
            <w:r w:rsidRPr="004B65D6">
              <w:rPr>
                <w:rFonts w:eastAsiaTheme="minorEastAsia"/>
                <w:sz w:val="22"/>
                <w:szCs w:val="22"/>
                <w:lang w:eastAsia="zh-CN"/>
              </w:rPr>
              <w:t>, 1</w:t>
            </w:r>
            <w:r>
              <w:rPr>
                <w:rFonts w:eastAsiaTheme="minorEastAsia" w:hint="eastAsia"/>
                <w:sz w:val="22"/>
                <w:szCs w:val="22"/>
                <w:lang w:eastAsia="zh-CN"/>
              </w:rPr>
              <w:t>425</w:t>
            </w:r>
            <w:r w:rsidRPr="004B65D6">
              <w:rPr>
                <w:rFonts w:eastAsiaTheme="minorEastAsia"/>
                <w:sz w:val="22"/>
                <w:szCs w:val="22"/>
                <w:lang w:eastAsia="zh-CN"/>
              </w:rPr>
              <w:t>)</w:t>
            </w:r>
          </w:p>
        </w:tc>
      </w:tr>
    </w:tbl>
    <w:p w14:paraId="6A57CA64" w14:textId="60DCF7C8" w:rsidR="002B1EDD" w:rsidRPr="002B1EDD" w:rsidRDefault="002B1EDD" w:rsidP="002B1EDD">
      <w:pPr>
        <w:pStyle w:val="a6"/>
        <w:tabs>
          <w:tab w:val="left" w:pos="627"/>
        </w:tabs>
        <w:spacing w:before="229"/>
        <w:ind w:left="360" w:firstLine="0"/>
        <w:outlineLvl w:val="2"/>
        <w:rPr>
          <w:rFonts w:eastAsiaTheme="minorEastAsia"/>
          <w:lang w:eastAsia="zh-CN"/>
        </w:rPr>
      </w:pPr>
      <w:r w:rsidRPr="002B1EDD">
        <w:rPr>
          <w:rFonts w:eastAsiaTheme="minorEastAsia" w:hint="eastAsia"/>
          <w:lang w:eastAsia="zh-CN"/>
        </w:rPr>
        <w:t>此外，</w:t>
      </w:r>
      <w:r>
        <w:rPr>
          <w:rFonts w:eastAsiaTheme="minorEastAsia" w:hint="eastAsia"/>
          <w:lang w:eastAsia="zh-CN"/>
        </w:rPr>
        <w:t>文献</w:t>
      </w:r>
      <w:r>
        <w:rPr>
          <w:rFonts w:eastAsiaTheme="minorEastAsia" w:hint="eastAsia"/>
          <w:lang w:eastAsia="zh-CN"/>
        </w:rPr>
        <w:t>[]</w:t>
      </w:r>
      <w:r>
        <w:rPr>
          <w:rFonts w:eastAsiaTheme="minorEastAsia" w:hint="eastAsia"/>
          <w:lang w:eastAsia="zh-CN"/>
        </w:rPr>
        <w:t>同时证明了其所生成的路径长度均比</w:t>
      </w:r>
      <w:r>
        <w:rPr>
          <w:rFonts w:eastAsiaTheme="minorEastAsia" w:hint="eastAsia"/>
          <w:lang w:eastAsia="zh-CN"/>
        </w:rPr>
        <w:t>RRT</w:t>
      </w:r>
      <w:r>
        <w:rPr>
          <w:rFonts w:eastAsiaTheme="minorEastAsia" w:hint="eastAsia"/>
          <w:lang w:eastAsia="zh-CN"/>
        </w:rPr>
        <w:t>路径短，规划时间比</w:t>
      </w:r>
      <w:r>
        <w:rPr>
          <w:rFonts w:eastAsiaTheme="minorEastAsia" w:hint="eastAsia"/>
          <w:lang w:eastAsia="zh-CN"/>
        </w:rPr>
        <w:t>RRT*</w:t>
      </w:r>
      <w:r>
        <w:rPr>
          <w:rFonts w:eastAsiaTheme="minorEastAsia" w:hint="eastAsia"/>
          <w:lang w:eastAsia="zh-CN"/>
        </w:rPr>
        <w:t>更少，如表</w:t>
      </w:r>
      <w:r>
        <w:rPr>
          <w:rFonts w:eastAsiaTheme="minorEastAsia" w:hint="eastAsia"/>
          <w:lang w:eastAsia="zh-CN"/>
        </w:rPr>
        <w:t>5</w:t>
      </w:r>
      <w:r>
        <w:rPr>
          <w:rFonts w:eastAsiaTheme="minorEastAsia" w:hint="eastAsia"/>
          <w:lang w:eastAsia="zh-CN"/>
        </w:rPr>
        <w:t>所示，</w:t>
      </w:r>
      <w:r>
        <w:rPr>
          <w:rFonts w:eastAsiaTheme="minorEastAsia" w:hint="eastAsia"/>
          <w:lang w:eastAsia="zh-CN"/>
        </w:rPr>
        <w:t>SC-RRT</w:t>
      </w:r>
      <w:r>
        <w:rPr>
          <w:rFonts w:eastAsiaTheme="minorEastAsia" w:hint="eastAsia"/>
          <w:lang w:eastAsia="zh-CN"/>
        </w:rPr>
        <w:t>布局在生成的路径节点数量上优于其生成路径，且路径长度更短，规划时间更少，也就是说</w:t>
      </w:r>
      <w:r>
        <w:rPr>
          <w:rFonts w:eastAsiaTheme="minorEastAsia" w:hint="eastAsia"/>
          <w:lang w:eastAsia="zh-CN"/>
        </w:rPr>
        <w:t>SC-RRT</w:t>
      </w:r>
      <w:r>
        <w:rPr>
          <w:rFonts w:eastAsiaTheme="minorEastAsia" w:hint="eastAsia"/>
          <w:lang w:eastAsia="zh-CN"/>
        </w:rPr>
        <w:t>算法性能更优于某某算法</w:t>
      </w:r>
    </w:p>
    <w:p w14:paraId="05FFDC18" w14:textId="77777777" w:rsidR="00923A6B" w:rsidRDefault="00923A6B" w:rsidP="00923A6B">
      <w:pPr>
        <w:pStyle w:val="11"/>
        <w:tabs>
          <w:tab w:val="left" w:pos="487"/>
        </w:tabs>
        <w:spacing w:before="109"/>
        <w:ind w:left="0" w:firstLine="0"/>
        <w:rPr>
          <w:rFonts w:ascii="Times New Roman" w:eastAsia="宋体" w:hAnsi="Times New Roman" w:cs="Times New Roman" w:hint="eastAsia"/>
          <w:spacing w:val="-2"/>
          <w:w w:val="110"/>
          <w:lang w:eastAsia="zh-CN"/>
        </w:rPr>
      </w:pPr>
    </w:p>
    <w:p w14:paraId="43AB2FF4" w14:textId="77777777" w:rsidR="00923A6B" w:rsidRPr="009F4587" w:rsidRDefault="00923A6B" w:rsidP="00A32805">
      <w:pPr>
        <w:pStyle w:val="11"/>
        <w:numPr>
          <w:ilvl w:val="1"/>
          <w:numId w:val="5"/>
        </w:numPr>
        <w:tabs>
          <w:tab w:val="left" w:pos="487"/>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Simulation results</w:t>
      </w:r>
    </w:p>
    <w:p w14:paraId="195B7610" w14:textId="77777777" w:rsidR="00923A6B" w:rsidRPr="0060064D" w:rsidRDefault="00923A6B" w:rsidP="00923A6B">
      <w:pPr>
        <w:pStyle w:val="a6"/>
        <w:numPr>
          <w:ilvl w:val="0"/>
          <w:numId w:val="19"/>
        </w:numPr>
        <w:tabs>
          <w:tab w:val="left" w:pos="627"/>
        </w:tabs>
        <w:spacing w:before="229"/>
        <w:outlineLvl w:val="2"/>
        <w:rPr>
          <w:rFonts w:ascii="Arial" w:eastAsiaTheme="minorEastAsia" w:hAnsi="Arial" w:cs="Arial"/>
          <w:b/>
          <w:bCs/>
          <w:lang w:eastAsia="zh-CN"/>
        </w:rPr>
      </w:pPr>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w:t>
      </w:r>
      <w:proofErr w:type="gramStart"/>
      <w:r w:rsidRPr="000A1444">
        <w:rPr>
          <w:rFonts w:eastAsiaTheme="minorEastAsia"/>
          <w:color w:val="EE0000"/>
          <w:lang w:eastAsia="zh-CN"/>
        </w:rPr>
        <w:t>于首次</w:t>
      </w:r>
      <w:proofErr w:type="gramEnd"/>
      <w:r w:rsidRPr="000A1444">
        <w:rPr>
          <w:rFonts w:eastAsiaTheme="minorEastAsia"/>
          <w:color w:val="EE0000"/>
          <w:lang w:eastAsia="zh-CN"/>
        </w:rPr>
        <w:t>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w:t>
      </w:r>
      <w:proofErr w:type="gramStart"/>
      <w:r w:rsidRPr="00916166">
        <w:rPr>
          <w:rFonts w:eastAsiaTheme="minorEastAsia" w:hint="eastAsia"/>
          <w:lang w:eastAsia="zh-CN"/>
        </w:rPr>
        <w:t>亦或</w:t>
      </w:r>
      <w:proofErr w:type="gramEnd"/>
      <w:r w:rsidRPr="00916166">
        <w:rPr>
          <w:rFonts w:eastAsiaTheme="minorEastAsia" w:hint="eastAsia"/>
          <w:lang w:eastAsia="zh-CN"/>
        </w:rPr>
        <w:t>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w:t>
      </w:r>
      <w:proofErr w:type="gramStart"/>
      <w:r w:rsidRPr="00916166">
        <w:rPr>
          <w:rFonts w:eastAsiaTheme="minorEastAsia" w:hint="eastAsia"/>
          <w:lang w:eastAsia="zh-CN"/>
        </w:rPr>
        <w:t>图某和图某</w:t>
      </w:r>
      <w:proofErr w:type="gramEnd"/>
      <w:r w:rsidRPr="00916166">
        <w:rPr>
          <w:rFonts w:eastAsiaTheme="minorEastAsia" w:hint="eastAsia"/>
          <w:lang w:eastAsia="zh-CN"/>
        </w:rPr>
        <w:t>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时，表现出搜索节点大幅度增多的现象，使得路径节点仅在这两个节点之间随机选择，导致无法充分利用双向超椭球体知情子集进行约束采样路径的效果。而当区间变大时，也会出现同样的问题。图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27537602" w14:textId="77777777" w:rsidR="00A32805" w:rsidRPr="00A32805" w:rsidRDefault="00923A6B" w:rsidP="008C0E4F">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w:t>
      </w:r>
      <w:proofErr w:type="gramStart"/>
      <w:r w:rsidRPr="00916166">
        <w:rPr>
          <w:rFonts w:eastAsiaTheme="minorEastAsia" w:hint="eastAsia"/>
          <w:lang w:eastAsia="zh-CN"/>
        </w:rPr>
        <w:t>项超过</w:t>
      </w:r>
      <w:proofErr w:type="gramEnd"/>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411684D4" w14:textId="77777777" w:rsidR="00A32805" w:rsidRDefault="00A32805" w:rsidP="00A32805">
      <w:pPr>
        <w:tabs>
          <w:tab w:val="left" w:pos="627"/>
        </w:tabs>
        <w:spacing w:before="229"/>
        <w:outlineLvl w:val="2"/>
        <w:rPr>
          <w:rFonts w:ascii="宋体" w:eastAsia="宋体" w:hAnsi="宋体" w:cs="宋体"/>
          <w:sz w:val="20"/>
          <w:szCs w:val="20"/>
          <w:lang w:eastAsia="zh-CN"/>
        </w:rPr>
      </w:pPr>
    </w:p>
    <w:p w14:paraId="30731771" w14:textId="202185CB" w:rsidR="008C0E4F" w:rsidRPr="00A32805" w:rsidRDefault="000243D2" w:rsidP="00A32805">
      <w:pPr>
        <w:tabs>
          <w:tab w:val="left" w:pos="627"/>
        </w:tabs>
        <w:spacing w:before="229"/>
        <w:outlineLvl w:val="2"/>
        <w:rPr>
          <w:rFonts w:ascii="宋体" w:eastAsia="宋体" w:hAnsi="宋体" w:cs="宋体"/>
          <w:sz w:val="20"/>
          <w:szCs w:val="20"/>
          <w:lang w:eastAsia="zh-CN"/>
        </w:rPr>
      </w:pPr>
      <w:r w:rsidRPr="00A32805">
        <w:rPr>
          <w:rFonts w:ascii="宋体" w:eastAsia="宋体" w:hAnsi="宋体" w:cs="宋体" w:hint="eastAsia"/>
          <w:sz w:val="20"/>
          <w:szCs w:val="20"/>
          <w:lang w:eastAsia="zh-CN"/>
        </w:rPr>
        <w:t>本文的目的是生成一条平衡收敛时间和路径长度的路径，从实验所得到的结果看，可以做出如下观察：</w:t>
      </w:r>
    </w:p>
    <w:p w14:paraId="2AA2F1E9" w14:textId="4BB2DE6F" w:rsidR="000243D2" w:rsidRPr="00A32805" w:rsidRDefault="004844A0" w:rsidP="000243D2">
      <w:pPr>
        <w:pStyle w:val="a6"/>
        <w:numPr>
          <w:ilvl w:val="0"/>
          <w:numId w:val="20"/>
        </w:numPr>
        <w:tabs>
          <w:tab w:val="left" w:pos="627"/>
        </w:tabs>
        <w:spacing w:before="229"/>
        <w:outlineLvl w:val="2"/>
        <w:rPr>
          <w:rFonts w:ascii="宋体" w:eastAsia="宋体" w:hAnsi="宋体" w:cs="宋体"/>
          <w:sz w:val="20"/>
          <w:szCs w:val="20"/>
          <w:lang w:eastAsia="zh-CN"/>
        </w:rPr>
      </w:pPr>
      <w:r w:rsidRPr="00A32805">
        <w:rPr>
          <w:rFonts w:ascii="宋体" w:eastAsia="宋体" w:hAnsi="宋体" w:cs="宋体"/>
          <w:sz w:val="20"/>
          <w:szCs w:val="20"/>
          <w:lang w:eastAsia="zh-CN"/>
        </w:rPr>
        <w:t>PID</w:t>
      </w:r>
      <w:r w:rsidR="000243D2" w:rsidRPr="00A32805">
        <w:rPr>
          <w:rFonts w:ascii="宋体" w:eastAsia="宋体" w:hAnsi="宋体" w:cs="宋体" w:hint="eastAsia"/>
          <w:sz w:val="20"/>
          <w:szCs w:val="20"/>
          <w:lang w:eastAsia="zh-CN"/>
        </w:rPr>
        <w:t>性能分析</w:t>
      </w:r>
      <w:r w:rsidRPr="00A32805">
        <w:rPr>
          <w:rFonts w:ascii="宋体" w:eastAsia="宋体" w:hAnsi="宋体" w:cs="宋体"/>
          <w:sz w:val="20"/>
          <w:szCs w:val="20"/>
          <w:lang w:eastAsia="zh-CN"/>
        </w:rPr>
        <w:t>实验结果表明，PID 控制器对 SC-RRT 的收敛动力学具有显著影响，尤其体现在首次可行解时间和搜索稳定性方面。适中的比例增益配合中等强度的积分项，在快速收敛与稳定采样行为之间实现了最佳平衡。</w:t>
      </w:r>
    </w:p>
    <w:p w14:paraId="77388B61" w14:textId="025BAA0C" w:rsidR="000243D2" w:rsidRPr="00A32805" w:rsidRDefault="00ED66E7" w:rsidP="000243D2">
      <w:pPr>
        <w:pStyle w:val="a6"/>
        <w:numPr>
          <w:ilvl w:val="0"/>
          <w:numId w:val="20"/>
        </w:numPr>
        <w:tabs>
          <w:tab w:val="left" w:pos="627"/>
        </w:tabs>
        <w:spacing w:before="229"/>
        <w:outlineLvl w:val="2"/>
        <w:rPr>
          <w:rFonts w:ascii="宋体" w:eastAsia="宋体" w:hAnsi="宋体" w:cs="宋体"/>
          <w:sz w:val="20"/>
          <w:szCs w:val="20"/>
          <w:lang w:eastAsia="zh-CN"/>
        </w:rPr>
      </w:pPr>
      <w:r w:rsidRPr="00A32805">
        <w:rPr>
          <w:rFonts w:ascii="宋体" w:eastAsia="宋体" w:hAnsi="宋体" w:cs="宋体" w:hint="eastAsia"/>
          <w:sz w:val="20"/>
          <w:szCs w:val="20"/>
          <w:lang w:eastAsia="zh-CN"/>
        </w:rPr>
        <w:t>与传统RRT变体的性能对比仿真表明，其收敛时间短于RRT，且其生成的路径长度更优于RRT-Star,此外，于文献【】算法相比，SC-RRT在平衡收敛时间和路径长度等方面表现的更好，以至于能够在相对较短的时间内获得同时满足更短的路径长度，更少的规划时间，更少的路径节点以及更平滑的路线，而Informed-</w:t>
      </w:r>
      <w:proofErr w:type="spellStart"/>
      <w:r w:rsidRPr="00A32805">
        <w:rPr>
          <w:rFonts w:ascii="宋体" w:eastAsia="宋体" w:hAnsi="宋体" w:cs="宋体" w:hint="eastAsia"/>
          <w:sz w:val="20"/>
          <w:szCs w:val="20"/>
          <w:lang w:eastAsia="zh-CN"/>
        </w:rPr>
        <w:t>rrt</w:t>
      </w:r>
      <w:proofErr w:type="spellEnd"/>
      <w:r w:rsidRPr="00A32805">
        <w:rPr>
          <w:rFonts w:ascii="宋体" w:eastAsia="宋体" w:hAnsi="宋体" w:cs="宋体" w:hint="eastAsia"/>
          <w:sz w:val="20"/>
          <w:szCs w:val="20"/>
          <w:lang w:eastAsia="zh-CN"/>
        </w:rPr>
        <w:t>算法则需要去花费更多路径点乃至更多的时间去计算一条等价的路径。</w:t>
      </w:r>
    </w:p>
    <w:p w14:paraId="72864342" w14:textId="4367D9EE" w:rsidR="00ED66E7" w:rsidRPr="00A32805" w:rsidRDefault="00ED66E7" w:rsidP="000243D2">
      <w:pPr>
        <w:pStyle w:val="a6"/>
        <w:numPr>
          <w:ilvl w:val="0"/>
          <w:numId w:val="20"/>
        </w:numPr>
        <w:tabs>
          <w:tab w:val="left" w:pos="627"/>
        </w:tabs>
        <w:spacing w:before="229"/>
        <w:outlineLvl w:val="2"/>
        <w:rPr>
          <w:rFonts w:ascii="宋体" w:eastAsia="宋体" w:hAnsi="宋体" w:cs="宋体"/>
          <w:sz w:val="20"/>
          <w:szCs w:val="20"/>
          <w:lang w:eastAsia="zh-CN"/>
        </w:rPr>
      </w:pPr>
      <w:r w:rsidRPr="00A32805">
        <w:rPr>
          <w:rFonts w:ascii="宋体" w:eastAsia="宋体" w:hAnsi="宋体" w:cs="宋体" w:hint="eastAsia"/>
          <w:sz w:val="20"/>
          <w:szCs w:val="20"/>
          <w:lang w:eastAsia="zh-CN"/>
        </w:rPr>
        <w:t>稳定性对比仿真说明，在不同的环境和不同起始节点和目标节点距离下， SC-RRT算法所规划的最终路径比之上述路径规划算法及其变体更加稳定，此其生成的路径更加集中一致。</w:t>
      </w:r>
    </w:p>
    <w:p w14:paraId="2F54B028" w14:textId="2838A107" w:rsidR="00912D60" w:rsidRDefault="00912D60" w:rsidP="00912D60">
      <w:pPr>
        <w:tabs>
          <w:tab w:val="left" w:pos="627"/>
        </w:tabs>
        <w:spacing w:before="229"/>
        <w:jc w:val="center"/>
        <w:outlineLvl w:val="2"/>
        <w:rPr>
          <w:rFonts w:ascii="Arial" w:eastAsiaTheme="minorEastAsia" w:hAnsi="Arial" w:cs="Arial"/>
          <w:b/>
          <w:bCs/>
          <w:lang w:eastAsia="zh-CN"/>
        </w:rPr>
      </w:pPr>
    </w:p>
    <w:p w14:paraId="18105C82" w14:textId="77777777" w:rsidR="0076352E" w:rsidRPr="009F4587" w:rsidRDefault="00821371" w:rsidP="00A32805">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t>Conclusion</w:t>
      </w:r>
    </w:p>
    <w:p w14:paraId="1AEE6C88" w14:textId="409C9710" w:rsidR="00ED66E7" w:rsidRPr="00ED66E7" w:rsidRDefault="00ED66E7" w:rsidP="00ED66E7">
      <w:pPr>
        <w:spacing w:line="261" w:lineRule="auto"/>
        <w:ind w:firstLine="220"/>
        <w:jc w:val="both"/>
        <w:rPr>
          <w:rFonts w:ascii="宋体" w:eastAsia="宋体" w:hAnsi="宋体" w:cs="宋体" w:hint="eastAsia"/>
          <w:sz w:val="20"/>
          <w:szCs w:val="20"/>
          <w:lang w:eastAsia="zh-CN"/>
        </w:rPr>
      </w:pPr>
      <w:r w:rsidRPr="00ED66E7">
        <w:rPr>
          <w:rFonts w:ascii="宋体" w:eastAsia="宋体" w:hAnsi="宋体" w:cs="宋体" w:hint="eastAsia"/>
          <w:sz w:val="20"/>
          <w:szCs w:val="20"/>
          <w:lang w:eastAsia="zh-CN"/>
        </w:rPr>
        <w:t>本文介绍了一种在路径规划中平衡收敛时间和路径长度的</w:t>
      </w:r>
      <w:r w:rsidR="0009027B">
        <w:rPr>
          <w:rFonts w:ascii="宋体" w:eastAsia="宋体" w:hAnsi="宋体" w:cs="宋体" w:hint="eastAsia"/>
          <w:sz w:val="20"/>
          <w:szCs w:val="20"/>
          <w:lang w:eastAsia="zh-CN"/>
        </w:rPr>
        <w:t>SC-RRT</w:t>
      </w:r>
      <w:r w:rsidRPr="00ED66E7">
        <w:rPr>
          <w:rFonts w:ascii="宋体" w:eastAsia="宋体" w:hAnsi="宋体" w:cs="宋体" w:hint="eastAsia"/>
          <w:sz w:val="20"/>
          <w:szCs w:val="20"/>
          <w:lang w:eastAsia="zh-CN"/>
        </w:rPr>
        <w:t>算法。通过</w:t>
      </w:r>
      <w:r w:rsidR="0009027B">
        <w:rPr>
          <w:rFonts w:ascii="宋体" w:eastAsia="宋体" w:hAnsi="宋体" w:cs="宋体" w:hint="eastAsia"/>
          <w:sz w:val="20"/>
          <w:szCs w:val="20"/>
          <w:lang w:eastAsia="zh-CN"/>
        </w:rPr>
        <w:t>双向的</w:t>
      </w:r>
      <w:r w:rsidR="0009027B" w:rsidRPr="00ED66E7">
        <w:rPr>
          <w:rFonts w:ascii="宋体" w:eastAsia="宋体" w:hAnsi="宋体" w:cs="宋体" w:hint="eastAsia"/>
          <w:sz w:val="20"/>
          <w:szCs w:val="20"/>
          <w:lang w:eastAsia="zh-CN"/>
        </w:rPr>
        <w:t>知情子集采样</w:t>
      </w:r>
      <w:r w:rsidRPr="00ED66E7">
        <w:rPr>
          <w:rFonts w:ascii="宋体" w:eastAsia="宋体" w:hAnsi="宋体" w:cs="宋体" w:hint="eastAsia"/>
          <w:sz w:val="20"/>
          <w:szCs w:val="20"/>
          <w:lang w:eastAsia="zh-CN"/>
        </w:rPr>
        <w:t>约束，</w:t>
      </w:r>
      <w:r w:rsidR="0009027B" w:rsidRPr="00ED66E7">
        <w:rPr>
          <w:rFonts w:ascii="宋体" w:eastAsia="宋体" w:hAnsi="宋体" w:cs="宋体" w:hint="eastAsia"/>
          <w:sz w:val="20"/>
          <w:szCs w:val="20"/>
          <w:lang w:eastAsia="zh-CN"/>
        </w:rPr>
        <w:t>直接从</w:t>
      </w:r>
      <w:r w:rsidR="0009027B">
        <w:rPr>
          <w:rFonts w:ascii="宋体" w:eastAsia="宋体" w:hAnsi="宋体" w:cs="宋体" w:hint="eastAsia"/>
          <w:sz w:val="20"/>
          <w:szCs w:val="20"/>
          <w:lang w:eastAsia="zh-CN"/>
        </w:rPr>
        <w:t>其中进行采样</w:t>
      </w:r>
      <w:r w:rsidRPr="00ED66E7">
        <w:rPr>
          <w:rFonts w:ascii="宋体" w:eastAsia="宋体" w:hAnsi="宋体" w:cs="宋体" w:hint="eastAsia"/>
          <w:sz w:val="20"/>
          <w:szCs w:val="20"/>
          <w:lang w:eastAsia="zh-CN"/>
        </w:rPr>
        <w:t>，提高了新节点生成的效率和质量。仿真结果表明，通过指定</w:t>
      </w:r>
      <w:r w:rsidR="0009027B">
        <w:rPr>
          <w:rFonts w:ascii="宋体" w:eastAsia="宋体" w:hAnsi="宋体" w:cs="宋体" w:hint="eastAsia"/>
          <w:sz w:val="20"/>
          <w:szCs w:val="20"/>
          <w:lang w:eastAsia="zh-CN"/>
        </w:rPr>
        <w:t>PID参数控制下</w:t>
      </w:r>
      <w:r w:rsidRPr="00ED66E7">
        <w:rPr>
          <w:rFonts w:ascii="宋体" w:eastAsia="宋体" w:hAnsi="宋体" w:cs="宋体" w:hint="eastAsia"/>
          <w:sz w:val="20"/>
          <w:szCs w:val="20"/>
          <w:lang w:eastAsia="zh-CN"/>
        </w:rPr>
        <w:t>的</w:t>
      </w:r>
      <w:r w:rsidR="0009027B">
        <w:rPr>
          <w:rFonts w:ascii="宋体" w:eastAsia="宋体" w:hAnsi="宋体" w:cs="宋体" w:hint="eastAsia"/>
          <w:sz w:val="20"/>
          <w:szCs w:val="20"/>
          <w:lang w:eastAsia="zh-CN"/>
        </w:rPr>
        <w:t>绘制的更为精准的采样</w:t>
      </w:r>
      <w:r w:rsidRPr="00ED66E7">
        <w:rPr>
          <w:rFonts w:ascii="宋体" w:eastAsia="宋体" w:hAnsi="宋体" w:cs="宋体" w:hint="eastAsia"/>
          <w:sz w:val="20"/>
          <w:szCs w:val="20"/>
          <w:lang w:eastAsia="zh-CN"/>
        </w:rPr>
        <w:t>区间可以权衡收敛时间和路径长度，</w:t>
      </w:r>
      <w:r w:rsidR="0009027B">
        <w:rPr>
          <w:rFonts w:ascii="宋体" w:eastAsia="宋体" w:hAnsi="宋体" w:cs="宋体" w:hint="eastAsia"/>
          <w:sz w:val="20"/>
          <w:szCs w:val="20"/>
          <w:lang w:eastAsia="zh-CN"/>
        </w:rPr>
        <w:t>SC-</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比给定几个传统的和先进的</w:t>
      </w:r>
      <w:r w:rsidRPr="00ED66E7">
        <w:rPr>
          <w:rFonts w:ascii="宋体" w:eastAsia="宋体" w:hAnsi="宋体" w:cs="宋体"/>
          <w:sz w:val="20"/>
          <w:szCs w:val="20"/>
          <w:lang w:eastAsia="zh-CN"/>
        </w:rPr>
        <w:t>RRT</w:t>
      </w:r>
      <w:r w:rsidRPr="00ED66E7">
        <w:rPr>
          <w:rFonts w:ascii="宋体" w:eastAsia="宋体" w:hAnsi="宋体" w:cs="宋体" w:hint="eastAsia"/>
          <w:sz w:val="20"/>
          <w:szCs w:val="20"/>
          <w:lang w:eastAsia="zh-CN"/>
        </w:rPr>
        <w:t>变体表现更好。这意味着该算法可以在与其他算法相同或更少的时间内生成更好的路径。</w:t>
      </w:r>
      <w:r w:rsidRPr="00ED66E7">
        <w:rPr>
          <w:rFonts w:ascii="宋体" w:eastAsia="宋体" w:hAnsi="宋体" w:cs="宋体"/>
          <w:sz w:val="20"/>
          <w:szCs w:val="20"/>
          <w:lang w:eastAsia="zh-CN"/>
        </w:rPr>
        <w:t xml:space="preserve"> </w:t>
      </w:r>
      <w:r w:rsidRPr="00ED66E7">
        <w:rPr>
          <w:rFonts w:ascii="宋体" w:eastAsia="宋体" w:hAnsi="宋体" w:cs="宋体" w:hint="eastAsia"/>
          <w:sz w:val="20"/>
          <w:szCs w:val="20"/>
          <w:lang w:eastAsia="zh-CN"/>
        </w:rPr>
        <w:t>它在机器人的应用中会为其他计算节省大量的时间，并且较强的稳定性和鲁棒性也使其在工业生产中的应用成为可能。</w:t>
      </w:r>
    </w:p>
    <w:p w14:paraId="4C9C8C33" w14:textId="72AA2605" w:rsidR="0076352E" w:rsidRDefault="00ED66E7" w:rsidP="00ED66E7">
      <w:pPr>
        <w:spacing w:line="261" w:lineRule="auto"/>
        <w:ind w:firstLine="220"/>
        <w:jc w:val="both"/>
        <w:rPr>
          <w:lang w:eastAsia="zh-CN"/>
        </w:rPr>
        <w:sectPr w:rsidR="0076352E" w:rsidSect="00927F8F">
          <w:footerReference w:type="even" r:id="rId57"/>
          <w:footerReference w:type="default" r:id="rId58"/>
          <w:type w:val="continuous"/>
          <w:pgSz w:w="11910" w:h="15820"/>
          <w:pgMar w:top="540" w:right="900" w:bottom="1120" w:left="800" w:header="616" w:footer="939" w:gutter="0"/>
          <w:cols w:space="708"/>
        </w:sectPr>
      </w:pPr>
      <w:r w:rsidRPr="00ED66E7">
        <w:rPr>
          <w:rFonts w:ascii="宋体" w:eastAsia="宋体" w:hAnsi="宋体" w:cs="宋体" w:hint="eastAsia"/>
          <w:sz w:val="20"/>
          <w:szCs w:val="20"/>
          <w:lang w:eastAsia="zh-CN"/>
        </w:rPr>
        <w:t>在未来的工作中，一个有趣的挑战是使用我们的方法来拟合任何成本函数，正如</w:t>
      </w:r>
      <w:r w:rsidRPr="00ED66E7">
        <w:rPr>
          <w:sz w:val="20"/>
          <w:szCs w:val="20"/>
          <w:lang w:eastAsia="zh-CN"/>
        </w:rPr>
        <w:t>RRT *</w:t>
      </w:r>
      <w:r w:rsidRPr="00ED66E7">
        <w:rPr>
          <w:rFonts w:ascii="宋体" w:eastAsia="宋体" w:hAnsi="宋体" w:cs="宋体" w:hint="eastAsia"/>
          <w:sz w:val="20"/>
          <w:szCs w:val="20"/>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hint="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proofErr w:type="spellStart"/>
      <w:r>
        <w:rPr>
          <w:spacing w:val="-6"/>
          <w:sz w:val="17"/>
        </w:rPr>
        <w:t>Penglei</w:t>
      </w:r>
      <w:proofErr w:type="spellEnd"/>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proofErr w:type="gramStart"/>
      <w:r>
        <w:rPr>
          <w:spacing w:val="-6"/>
          <w:sz w:val="17"/>
        </w:rPr>
        <w:t>-</w:t>
      </w:r>
      <w:r>
        <w:rPr>
          <w:sz w:val="17"/>
        </w:rPr>
        <w:t xml:space="preserve"> </w:t>
      </w:r>
      <w:proofErr w:type="spellStart"/>
      <w:r>
        <w:rPr>
          <w:sz w:val="17"/>
        </w:rPr>
        <w:t>nical</w:t>
      </w:r>
      <w:proofErr w:type="spellEnd"/>
      <w:proofErr w:type="gramEnd"/>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proofErr w:type="spellStart"/>
      <w:r>
        <w:rPr>
          <w:sz w:val="17"/>
        </w:rPr>
        <w:t>Yinghui</w:t>
      </w:r>
      <w:proofErr w:type="spellEnd"/>
      <w:r>
        <w:rPr>
          <w:spacing w:val="-9"/>
          <w:sz w:val="17"/>
        </w:rPr>
        <w:t xml:space="preserve"> </w:t>
      </w:r>
      <w:r>
        <w:rPr>
          <w:sz w:val="17"/>
        </w:rPr>
        <w:t>Chang,</w:t>
      </w:r>
      <w:r>
        <w:rPr>
          <w:spacing w:val="-9"/>
          <w:sz w:val="17"/>
        </w:rPr>
        <w:t xml:space="preserve"> </w:t>
      </w:r>
      <w:proofErr w:type="spellStart"/>
      <w:r>
        <w:rPr>
          <w:sz w:val="17"/>
        </w:rPr>
        <w:t>Weikang</w:t>
      </w:r>
      <w:proofErr w:type="spellEnd"/>
      <w:r>
        <w:rPr>
          <w:spacing w:val="-9"/>
          <w:sz w:val="17"/>
        </w:rPr>
        <w:t xml:space="preserve"> </w:t>
      </w:r>
      <w:r>
        <w:rPr>
          <w:sz w:val="17"/>
        </w:rPr>
        <w:t>Wu,</w:t>
      </w:r>
      <w:r>
        <w:rPr>
          <w:spacing w:val="-9"/>
          <w:sz w:val="17"/>
        </w:rPr>
        <w:t xml:space="preserve"> </w:t>
      </w:r>
      <w:proofErr w:type="spellStart"/>
      <w:r>
        <w:rPr>
          <w:sz w:val="17"/>
        </w:rPr>
        <w:t>Hongyin</w:t>
      </w:r>
      <w:proofErr w:type="spellEnd"/>
      <w:r>
        <w:rPr>
          <w:sz w:val="17"/>
        </w:rPr>
        <w:t xml:space="preserve">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proofErr w:type="spellStart"/>
      <w:r>
        <w:rPr>
          <w:spacing w:val="-2"/>
          <w:sz w:val="17"/>
        </w:rPr>
        <w:t>Chenhui</w:t>
      </w:r>
      <w:proofErr w:type="spellEnd"/>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proofErr w:type="spellStart"/>
      <w:r>
        <w:rPr>
          <w:spacing w:val="-2"/>
          <w:sz w:val="17"/>
        </w:rPr>
        <w:t>Bijing</w:t>
      </w:r>
      <w:proofErr w:type="spellEnd"/>
      <w:r>
        <w:rPr>
          <w:spacing w:val="-2"/>
          <w:sz w:val="17"/>
        </w:rPr>
        <w:t xml:space="preserve"> </w:t>
      </w:r>
      <w:r>
        <w:rPr>
          <w:spacing w:val="-4"/>
          <w:sz w:val="17"/>
        </w:rPr>
        <w:t xml:space="preserve">Liu, Xiaojie Liu, Shan He. Prof. </w:t>
      </w:r>
      <w:proofErr w:type="spellStart"/>
      <w:r>
        <w:rPr>
          <w:spacing w:val="-4"/>
          <w:sz w:val="17"/>
        </w:rPr>
        <w:t>Donghui</w:t>
      </w:r>
      <w:proofErr w:type="spellEnd"/>
      <w:r>
        <w:rPr>
          <w:spacing w:val="-4"/>
          <w:sz w:val="17"/>
        </w:rPr>
        <w:t xml:space="preserve"> Guo provided manuscript writ-</w:t>
      </w:r>
      <w:r>
        <w:rPr>
          <w:sz w:val="17"/>
        </w:rPr>
        <w:t xml:space="preserve"> </w:t>
      </w:r>
      <w:proofErr w:type="spellStart"/>
      <w:r>
        <w:rPr>
          <w:sz w:val="17"/>
        </w:rPr>
        <w:t>ing</w:t>
      </w:r>
      <w:proofErr w:type="spellEnd"/>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proofErr w:type="gramStart"/>
      <w:r>
        <w:rPr>
          <w:sz w:val="17"/>
        </w:rPr>
        <w:t>approved</w:t>
      </w:r>
      <w:proofErr w:type="gramEnd"/>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proofErr w:type="gramStart"/>
      <w:r>
        <w:rPr>
          <w:spacing w:val="-2"/>
          <w:sz w:val="17"/>
        </w:rPr>
        <w:t>The</w:t>
      </w:r>
      <w:proofErr w:type="gramEnd"/>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59" w:history="1">
        <w:proofErr w:type="gramStart"/>
        <w:r w:rsidR="0076352E">
          <w:rPr>
            <w:sz w:val="17"/>
          </w:rPr>
          <w:t>2,399,496,491@qq.com</w:t>
        </w:r>
        <w:proofErr w:type="gramEnd"/>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proofErr w:type="gramStart"/>
      <w:r>
        <w:rPr>
          <w:sz w:val="17"/>
        </w:rPr>
        <w:t>The</w:t>
      </w:r>
      <w:proofErr w:type="gramEnd"/>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14" w:name="References"/>
      <w:bookmarkEnd w:id="14"/>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15" w:name="_bookmark25"/>
      <w:bookmarkEnd w:id="15"/>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proofErr w:type="spellStart"/>
      <w:r>
        <w:rPr>
          <w:sz w:val="17"/>
        </w:rPr>
        <w:t>Perzylo</w:t>
      </w:r>
      <w:proofErr w:type="spellEnd"/>
      <w:r>
        <w:rPr>
          <w:sz w:val="17"/>
        </w:rPr>
        <w:t>,</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proofErr w:type="spellStart"/>
      <w:r>
        <w:rPr>
          <w:sz w:val="17"/>
        </w:rPr>
        <w:t>SMErobotics</w:t>
      </w:r>
      <w:proofErr w:type="spellEnd"/>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16" w:name="_bookmark26"/>
      <w:bookmarkEnd w:id="16"/>
      <w:proofErr w:type="spellStart"/>
      <w:r>
        <w:rPr>
          <w:sz w:val="17"/>
        </w:rPr>
        <w:t>facturing</w:t>
      </w:r>
      <w:proofErr w:type="spellEnd"/>
      <w:r>
        <w:rPr>
          <w:sz w:val="17"/>
        </w:rPr>
        <w:t xml:space="preserve">.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proofErr w:type="spellStart"/>
      <w:r>
        <w:rPr>
          <w:sz w:val="17"/>
        </w:rPr>
        <w:t>Hvilshoj</w:t>
      </w:r>
      <w:proofErr w:type="spellEnd"/>
      <w:r>
        <w:rPr>
          <w:sz w:val="17"/>
        </w:rPr>
        <w:t xml:space="preserve">, M., et al.: Autonomous industrial mobile </w:t>
      </w:r>
      <w:proofErr w:type="spellStart"/>
      <w:r>
        <w:rPr>
          <w:sz w:val="17"/>
        </w:rPr>
        <w:t>manipula</w:t>
      </w:r>
      <w:proofErr w:type="spellEnd"/>
      <w:r>
        <w:rPr>
          <w:sz w:val="17"/>
        </w:rPr>
        <w:t xml:space="preserve">- </w:t>
      </w:r>
      <w:proofErr w:type="spellStart"/>
      <w:r>
        <w:rPr>
          <w:sz w:val="17"/>
        </w:rPr>
        <w:t>tion</w:t>
      </w:r>
      <w:proofErr w:type="spellEnd"/>
      <w:r>
        <w:rPr>
          <w:sz w:val="17"/>
        </w:rPr>
        <w:t xml:space="preserve">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17" w:name="_bookmark27"/>
      <w:bookmarkEnd w:id="17"/>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18" w:name="_bookmark28"/>
      <w:bookmarkEnd w:id="18"/>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w:t>
      </w:r>
      <w:proofErr w:type="spellStart"/>
      <w:r>
        <w:rPr>
          <w:sz w:val="17"/>
        </w:rPr>
        <w:t>ysis</w:t>
      </w:r>
      <w:proofErr w:type="spellEnd"/>
      <w:r>
        <w:rPr>
          <w:sz w:val="17"/>
        </w:rPr>
        <w:t xml:space="preserve"> of Single-Arm Cluster Tools </w:t>
      </w:r>
      <w:proofErr w:type="gramStart"/>
      <w:r>
        <w:rPr>
          <w:sz w:val="17"/>
        </w:rPr>
        <w:t>With</w:t>
      </w:r>
      <w:proofErr w:type="gramEnd"/>
      <w:r>
        <w:rPr>
          <w:sz w:val="17"/>
        </w:rPr>
        <w:t xml:space="preserve"> Wafer Residency Time Constraints and Activity Time Variation. IEEE Transactions on </w:t>
      </w:r>
      <w:bookmarkStart w:id="19" w:name="_bookmark29"/>
      <w:bookmarkEnd w:id="19"/>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w:t>
      </w:r>
      <w:proofErr w:type="spellStart"/>
      <w:r>
        <w:rPr>
          <w:sz w:val="17"/>
        </w:rPr>
        <w:t>Industr</w:t>
      </w:r>
      <w:proofErr w:type="spellEnd"/>
      <w:r>
        <w:rPr>
          <w:sz w:val="17"/>
        </w:rPr>
        <w:t xml:space="preserve">. Inf. </w:t>
      </w:r>
      <w:r>
        <w:rPr>
          <w:b/>
          <w:sz w:val="17"/>
        </w:rPr>
        <w:t>16</w:t>
      </w:r>
      <w:r>
        <w:rPr>
          <w:sz w:val="17"/>
        </w:rPr>
        <w:t xml:space="preserve">, </w:t>
      </w:r>
      <w:bookmarkStart w:id="20" w:name="_bookmark30"/>
      <w:bookmarkEnd w:id="20"/>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 xml:space="preserve">Baumann, D., et al.: Wireless Control for Smart </w:t>
      </w:r>
      <w:proofErr w:type="spellStart"/>
      <w:r>
        <w:rPr>
          <w:sz w:val="17"/>
        </w:rPr>
        <w:t>Manufactur</w:t>
      </w:r>
      <w:proofErr w:type="spellEnd"/>
      <w:r>
        <w:rPr>
          <w:sz w:val="17"/>
        </w:rPr>
        <w:t>-</w:t>
      </w:r>
      <w:r>
        <w:rPr>
          <w:spacing w:val="40"/>
          <w:sz w:val="17"/>
        </w:rPr>
        <w:t xml:space="preserve"> </w:t>
      </w:r>
      <w:proofErr w:type="spellStart"/>
      <w:r>
        <w:rPr>
          <w:sz w:val="17"/>
        </w:rPr>
        <w:t>ing</w:t>
      </w:r>
      <w:proofErr w:type="spellEnd"/>
      <w:r>
        <w:rPr>
          <w:sz w:val="17"/>
        </w:rPr>
        <w:t xml:space="preserve">: Recent Approaches and Open Challenges. Proc. IEEE </w:t>
      </w:r>
      <w:r>
        <w:rPr>
          <w:b/>
          <w:sz w:val="17"/>
        </w:rPr>
        <w:t>109</w:t>
      </w:r>
      <w:r>
        <w:rPr>
          <w:sz w:val="17"/>
        </w:rPr>
        <w:t xml:space="preserve">, </w:t>
      </w:r>
      <w:bookmarkStart w:id="21" w:name="_bookmark31"/>
      <w:bookmarkEnd w:id="21"/>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2" w:name="_bookmark32"/>
      <w:bookmarkEnd w:id="22"/>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3" w:name="_bookmark33"/>
      <w:bookmarkEnd w:id="23"/>
      <w:r>
        <w:rPr>
          <w:sz w:val="17"/>
        </w:rPr>
        <w:t xml:space="preserve">actions on Systems Science and Cybernetics. </w:t>
      </w:r>
      <w:r>
        <w:rPr>
          <w:b/>
          <w:sz w:val="17"/>
        </w:rPr>
        <w:t>4</w:t>
      </w:r>
      <w:r>
        <w:rPr>
          <w:sz w:val="17"/>
        </w:rPr>
        <w:t>, 100–107 (1968)</w:t>
      </w:r>
    </w:p>
    <w:p w14:paraId="0948F54D" w14:textId="77777777" w:rsidR="0076352E" w:rsidRDefault="00821371">
      <w:pPr>
        <w:pStyle w:val="a6"/>
        <w:numPr>
          <w:ilvl w:val="0"/>
          <w:numId w:val="1"/>
        </w:numPr>
        <w:tabs>
          <w:tab w:val="left" w:pos="561"/>
        </w:tabs>
        <w:spacing w:before="2" w:line="244" w:lineRule="auto"/>
        <w:ind w:right="41" w:hanging="341"/>
        <w:jc w:val="both"/>
        <w:rPr>
          <w:sz w:val="17"/>
        </w:rPr>
      </w:pPr>
      <w:r>
        <w:rPr>
          <w:sz w:val="17"/>
        </w:rPr>
        <w:t xml:space="preserve">Karaman, S. and E. </w:t>
      </w:r>
      <w:proofErr w:type="spellStart"/>
      <w:r>
        <w:rPr>
          <w:sz w:val="17"/>
        </w:rPr>
        <w:t>Frazzoli</w:t>
      </w:r>
      <w:proofErr w:type="spellEnd"/>
      <w:r>
        <w:rPr>
          <w:sz w:val="17"/>
        </w:rPr>
        <w:t>.: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60" w:history="1">
        <w:r w:rsidR="0076352E">
          <w:rPr>
            <w:color w:val="0000FF"/>
            <w:sz w:val="17"/>
          </w:rPr>
          <w:t>https://doi.org/10.48550/arXiv.1005.0416</w:t>
        </w:r>
      </w:hyperlink>
    </w:p>
    <w:p w14:paraId="4EF73DE8" w14:textId="77777777" w:rsidR="0076352E" w:rsidRDefault="00821371">
      <w:pPr>
        <w:pStyle w:val="a6"/>
        <w:numPr>
          <w:ilvl w:val="0"/>
          <w:numId w:val="1"/>
        </w:numPr>
        <w:tabs>
          <w:tab w:val="left" w:pos="561"/>
        </w:tabs>
        <w:spacing w:before="87" w:line="244" w:lineRule="auto"/>
        <w:ind w:right="115" w:hanging="341"/>
        <w:jc w:val="both"/>
        <w:rPr>
          <w:sz w:val="17"/>
        </w:rPr>
      </w:pPr>
      <w:bookmarkStart w:id="24" w:name="_bookmark34"/>
      <w:bookmarkEnd w:id="24"/>
      <w:r>
        <w:br w:type="column"/>
      </w:r>
      <w:r>
        <w:rPr>
          <w:sz w:val="17"/>
        </w:rPr>
        <w:lastRenderedPageBreak/>
        <w:t xml:space="preserve">Chiang, H.T.L., et al.: RL-RRT: </w:t>
      </w:r>
      <w:proofErr w:type="spellStart"/>
      <w:r>
        <w:rPr>
          <w:sz w:val="17"/>
        </w:rPr>
        <w:t>Kinodynamic</w:t>
      </w:r>
      <w:proofErr w:type="spellEnd"/>
      <w:r>
        <w:rPr>
          <w:sz w:val="17"/>
        </w:rPr>
        <w:t xml:space="preserve"> Motion Planning via Learning Reachability Estimators </w:t>
      </w:r>
      <w:proofErr w:type="gramStart"/>
      <w:r>
        <w:rPr>
          <w:sz w:val="17"/>
        </w:rPr>
        <w:t>From</w:t>
      </w:r>
      <w:proofErr w:type="gramEnd"/>
      <w:r>
        <w:rPr>
          <w:sz w:val="17"/>
        </w:rPr>
        <w:t xml:space="preserve"> RL Policies. IEEE Robotics and Automation Letters. </w:t>
      </w:r>
      <w:r>
        <w:rPr>
          <w:b/>
          <w:sz w:val="17"/>
        </w:rPr>
        <w:t>4</w:t>
      </w:r>
      <w:r>
        <w:rPr>
          <w:sz w:val="17"/>
        </w:rPr>
        <w:t>, 4298–4305 (2019)</w:t>
      </w:r>
    </w:p>
    <w:p w14:paraId="7E0EBC62"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Wang, J.K., et al.: Neural RRT*: Learning-Based Optimal Path </w:t>
      </w:r>
      <w:bookmarkStart w:id="25" w:name="_bookmark35"/>
      <w:bookmarkEnd w:id="25"/>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 xml:space="preserve">Li, Y., et al.: Neural Network Approximation Based Near-Opti- mal Motion Planning </w:t>
      </w:r>
      <w:proofErr w:type="gramStart"/>
      <w:r>
        <w:rPr>
          <w:sz w:val="17"/>
        </w:rPr>
        <w:t>With</w:t>
      </w:r>
      <w:proofErr w:type="gramEnd"/>
      <w:r>
        <w:rPr>
          <w:sz w:val="17"/>
        </w:rPr>
        <w:t xml:space="preserve"> </w:t>
      </w:r>
      <w:proofErr w:type="spellStart"/>
      <w:r>
        <w:rPr>
          <w:sz w:val="17"/>
        </w:rPr>
        <w:t>Kinodynamic</w:t>
      </w:r>
      <w:proofErr w:type="spellEnd"/>
      <w:r>
        <w:rPr>
          <w:sz w:val="17"/>
        </w:rPr>
        <w:t xml:space="preserve"> Constraints Using</w:t>
      </w:r>
      <w:r>
        <w:rPr>
          <w:spacing w:val="40"/>
          <w:sz w:val="17"/>
        </w:rPr>
        <w:t xml:space="preserve"> </w:t>
      </w:r>
      <w:bookmarkStart w:id="26" w:name="_bookmark36"/>
      <w:bookmarkEnd w:id="26"/>
      <w:r>
        <w:rPr>
          <w:sz w:val="17"/>
        </w:rPr>
        <w:t xml:space="preserve">RRT. IEEE Trans. </w:t>
      </w:r>
      <w:proofErr w:type="spellStart"/>
      <w:r>
        <w:rPr>
          <w:sz w:val="17"/>
        </w:rPr>
        <w:t>Industr</w:t>
      </w:r>
      <w:proofErr w:type="spellEnd"/>
      <w:r>
        <w:rPr>
          <w:sz w:val="17"/>
        </w:rPr>
        <w:t xml:space="preserve">.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w:t>
      </w:r>
      <w:proofErr w:type="gramStart"/>
      <w:r>
        <w:rPr>
          <w:sz w:val="17"/>
        </w:rPr>
        <w:t>Rapidly-exploring</w:t>
      </w:r>
      <w:proofErr w:type="gramEnd"/>
      <w:r>
        <w:rPr>
          <w:sz w:val="17"/>
        </w:rPr>
        <w:t xml:space="preserve"> random </w:t>
      </w:r>
      <w:proofErr w:type="gramStart"/>
      <w:r>
        <w:rPr>
          <w:sz w:val="17"/>
        </w:rPr>
        <w:t>trees :</w:t>
      </w:r>
      <w:proofErr w:type="gramEnd"/>
      <w:r>
        <w:rPr>
          <w:sz w:val="17"/>
        </w:rPr>
        <w:t xml:space="preserve"> A new tool for path planning. Research Report. </w:t>
      </w:r>
      <w:hyperlink r:id="rId61" w:history="1">
        <w:r w:rsidR="0076352E">
          <w:rPr>
            <w:color w:val="0000FF"/>
            <w:sz w:val="17"/>
          </w:rPr>
          <w:t>https://www.researchgate.net/</w:t>
        </w:r>
      </w:hyperlink>
      <w:r>
        <w:rPr>
          <w:color w:val="0000FF"/>
          <w:sz w:val="17"/>
        </w:rPr>
        <w:t xml:space="preserve"> </w:t>
      </w:r>
      <w:hyperlink r:id="rId62" w:history="1">
        <w:r w:rsidR="0076352E">
          <w:rPr>
            <w:color w:val="0000FF"/>
            <w:spacing w:val="-2"/>
            <w:sz w:val="17"/>
          </w:rPr>
          <w:t>publication/2639200_Rapidly-Exploring_Random_Trees_A_</w:t>
        </w:r>
      </w:hyperlink>
      <w:r>
        <w:rPr>
          <w:color w:val="0000FF"/>
          <w:spacing w:val="-2"/>
          <w:sz w:val="17"/>
        </w:rPr>
        <w:t xml:space="preserve"> </w:t>
      </w:r>
      <w:bookmarkStart w:id="27" w:name="_bookmark37"/>
      <w:bookmarkEnd w:id="27"/>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proofErr w:type="spellStart"/>
      <w:r>
        <w:rPr>
          <w:sz w:val="17"/>
        </w:rPr>
        <w:t>Kavraki</w:t>
      </w:r>
      <w:proofErr w:type="spellEnd"/>
      <w:r>
        <w:rPr>
          <w:sz w:val="17"/>
        </w:rPr>
        <w:t>,</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28" w:name="_bookmark38"/>
      <w:bookmarkEnd w:id="28"/>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29" w:name="_bookmark39"/>
      <w:bookmarkEnd w:id="29"/>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w:t>
      </w:r>
      <w:proofErr w:type="spellStart"/>
      <w:r>
        <w:rPr>
          <w:sz w:val="17"/>
        </w:rPr>
        <w:t>Machbub</w:t>
      </w:r>
      <w:proofErr w:type="spellEnd"/>
      <w:r>
        <w:rPr>
          <w:sz w:val="17"/>
        </w:rPr>
        <w:t>.: Humanoid Robot Path Planning and Rerouting Using A-Star Search Algorithm. 2019 IEEE International Conference on Signals and Systems (</w:t>
      </w:r>
      <w:proofErr w:type="spellStart"/>
      <w:r>
        <w:rPr>
          <w:sz w:val="17"/>
        </w:rPr>
        <w:t>Icsig</w:t>
      </w:r>
      <w:proofErr w:type="spellEnd"/>
      <w:r>
        <w:rPr>
          <w:sz w:val="17"/>
        </w:rPr>
        <w:t xml:space="preserve">- </w:t>
      </w:r>
      <w:bookmarkStart w:id="30" w:name="_bookmark40"/>
      <w:bookmarkEnd w:id="30"/>
      <w:r>
        <w:rPr>
          <w:sz w:val="17"/>
        </w:rPr>
        <w:t xml:space="preserve">sys). (2019). </w:t>
      </w:r>
      <w:hyperlink r:id="rId63"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proofErr w:type="spellStart"/>
      <w:r>
        <w:rPr>
          <w:sz w:val="17"/>
        </w:rPr>
        <w:t>Stepsize</w:t>
      </w:r>
      <w:proofErr w:type="spellEnd"/>
      <w:r>
        <w:rPr>
          <w:spacing w:val="-1"/>
          <w:sz w:val="17"/>
        </w:rPr>
        <w:t xml:space="preserve"> </w:t>
      </w:r>
      <w:r>
        <w:rPr>
          <w:sz w:val="17"/>
        </w:rPr>
        <w:t>RRT</w:t>
      </w:r>
      <w:r>
        <w:rPr>
          <w:spacing w:val="-1"/>
          <w:sz w:val="17"/>
        </w:rPr>
        <w:t xml:space="preserve"> </w:t>
      </w:r>
      <w:r>
        <w:rPr>
          <w:sz w:val="17"/>
        </w:rPr>
        <w:t xml:space="preserve">Planning Algorithm for Open-Chain Robots. IEEE Robotics and </w:t>
      </w:r>
      <w:proofErr w:type="spellStart"/>
      <w:r>
        <w:rPr>
          <w:sz w:val="17"/>
        </w:rPr>
        <w:t>Automa</w:t>
      </w:r>
      <w:proofErr w:type="spellEnd"/>
      <w:r>
        <w:rPr>
          <w:sz w:val="17"/>
        </w:rPr>
        <w:t xml:space="preserve">- </w:t>
      </w:r>
      <w:bookmarkStart w:id="31" w:name="_bookmark41"/>
      <w:bookmarkEnd w:id="31"/>
      <w:proofErr w:type="spellStart"/>
      <w:r>
        <w:rPr>
          <w:sz w:val="17"/>
        </w:rPr>
        <w:t>tion</w:t>
      </w:r>
      <w:proofErr w:type="spellEnd"/>
      <w:r>
        <w:rPr>
          <w:sz w:val="17"/>
        </w:rPr>
        <w:t xml:space="preserve">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2" w:name="_bookmark42"/>
      <w:bookmarkEnd w:id="32"/>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 xml:space="preserve">plan- </w:t>
      </w:r>
      <w:proofErr w:type="spellStart"/>
      <w:r>
        <w:rPr>
          <w:sz w:val="17"/>
        </w:rPr>
        <w:t>ning</w:t>
      </w:r>
      <w:proofErr w:type="spellEnd"/>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proofErr w:type="spellStart"/>
      <w:r>
        <w:rPr>
          <w:sz w:val="17"/>
        </w:rPr>
        <w:t>Robocup</w:t>
      </w:r>
      <w:proofErr w:type="spellEnd"/>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3" w:name="_bookmark43"/>
      <w:bookmarkEnd w:id="33"/>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4" w:name="_bookmark44"/>
      <w:bookmarkEnd w:id="34"/>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proofErr w:type="spellStart"/>
      <w:r>
        <w:rPr>
          <w:spacing w:val="-6"/>
          <w:sz w:val="17"/>
        </w:rPr>
        <w:t>Kinodynamic</w:t>
      </w:r>
      <w:proofErr w:type="spellEnd"/>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5" w:name="_bookmark45"/>
      <w:bookmarkEnd w:id="35"/>
      <w:r>
        <w:rPr>
          <w:spacing w:val="-4"/>
          <w:sz w:val="17"/>
        </w:rPr>
        <w:t xml:space="preserve">Random Tree. IEEE Trans. </w:t>
      </w:r>
      <w:proofErr w:type="spellStart"/>
      <w:r>
        <w:rPr>
          <w:spacing w:val="-4"/>
          <w:sz w:val="17"/>
        </w:rPr>
        <w:t>Industr</w:t>
      </w:r>
      <w:proofErr w:type="spellEnd"/>
      <w:r>
        <w:rPr>
          <w:spacing w:val="-4"/>
          <w:sz w:val="17"/>
        </w:rPr>
        <w:t xml:space="preserve">.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t>Karaman,</w:t>
      </w:r>
      <w:r>
        <w:rPr>
          <w:spacing w:val="-11"/>
          <w:sz w:val="17"/>
        </w:rPr>
        <w:t xml:space="preserve"> </w:t>
      </w:r>
      <w:r>
        <w:rPr>
          <w:sz w:val="17"/>
        </w:rPr>
        <w:t>S.,</w:t>
      </w:r>
      <w:r>
        <w:rPr>
          <w:spacing w:val="-11"/>
          <w:sz w:val="17"/>
        </w:rPr>
        <w:t xml:space="preserve"> </w:t>
      </w:r>
      <w:proofErr w:type="spellStart"/>
      <w:r>
        <w:rPr>
          <w:sz w:val="17"/>
        </w:rPr>
        <w:t>Frazzoli</w:t>
      </w:r>
      <w:proofErr w:type="spellEnd"/>
      <w:r>
        <w:rPr>
          <w:sz w:val="17"/>
        </w:rPr>
        <w:t>,</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6" w:name="_bookmark46"/>
      <w:bookmarkEnd w:id="36"/>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7" w:name="_bookmark47"/>
      <w:bookmarkEnd w:id="37"/>
      <w:r>
        <w:rPr>
          <w:spacing w:val="-2"/>
          <w:sz w:val="17"/>
        </w:rPr>
        <w:t>IEEE-</w:t>
      </w:r>
      <w:proofErr w:type="spellStart"/>
      <w:r>
        <w:rPr>
          <w:spacing w:val="-2"/>
          <w:sz w:val="17"/>
        </w:rPr>
        <w:t>Asme</w:t>
      </w:r>
      <w:proofErr w:type="spellEnd"/>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w:t>
      </w:r>
      <w:proofErr w:type="spellStart"/>
      <w:r>
        <w:rPr>
          <w:sz w:val="17"/>
        </w:rPr>
        <w:t>Rsj</w:t>
      </w:r>
      <w:proofErr w:type="spellEnd"/>
      <w:r>
        <w:rPr>
          <w:sz w:val="17"/>
        </w:rPr>
        <w:t xml:space="preserve">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w:t>
      </w:r>
      <w:proofErr w:type="spellStart"/>
      <w:r>
        <w:rPr>
          <w:sz w:val="17"/>
        </w:rPr>
        <w:t>Iros</w:t>
      </w:r>
      <w:proofErr w:type="spellEnd"/>
      <w:r>
        <w:rPr>
          <w:sz w:val="17"/>
        </w:rPr>
        <w:t xml:space="preserve"> </w:t>
      </w:r>
      <w:bookmarkStart w:id="38" w:name="_bookmark48"/>
      <w:bookmarkEnd w:id="38"/>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9" w:name="_bookmark49"/>
      <w:bookmarkEnd w:id="39"/>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40" w:name="_bookmark50"/>
      <w:bookmarkEnd w:id="40"/>
      <w:r>
        <w:rPr>
          <w:sz w:val="17"/>
        </w:rPr>
        <w:t xml:space="preserve">IEEE Trans. </w:t>
      </w:r>
      <w:proofErr w:type="spellStart"/>
      <w:r>
        <w:rPr>
          <w:sz w:val="17"/>
        </w:rPr>
        <w:t>Industr</w:t>
      </w:r>
      <w:proofErr w:type="spellEnd"/>
      <w:r>
        <w:rPr>
          <w:sz w:val="17"/>
        </w:rPr>
        <w:t xml:space="preserve">.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w:t>
      </w:r>
      <w:proofErr w:type="spellStart"/>
      <w:r>
        <w:rPr>
          <w:sz w:val="17"/>
        </w:rPr>
        <w:t>Hyperspheroids</w:t>
      </w:r>
      <w:proofErr w:type="spellEnd"/>
      <w:r>
        <w:rPr>
          <w:sz w:val="17"/>
        </w:rPr>
        <w:t xml:space="preserve">. </w:t>
      </w:r>
      <w:proofErr w:type="spellStart"/>
      <w:r>
        <w:rPr>
          <w:sz w:val="17"/>
        </w:rPr>
        <w:t>Eprint</w:t>
      </w:r>
      <w:proofErr w:type="spellEnd"/>
      <w:r>
        <w:rPr>
          <w:sz w:val="17"/>
        </w:rPr>
        <w:t xml:space="preserve"> </w:t>
      </w:r>
      <w:proofErr w:type="spellStart"/>
      <w:r>
        <w:rPr>
          <w:sz w:val="17"/>
        </w:rPr>
        <w:t>Arxiv</w:t>
      </w:r>
      <w:proofErr w:type="spellEnd"/>
      <w:r>
        <w:rPr>
          <w:sz w:val="17"/>
        </w:rPr>
        <w:t xml:space="preserve">, (2014). </w:t>
      </w:r>
      <w:hyperlink r:id="rId64" w:history="1">
        <w:r w:rsidR="0076352E">
          <w:rPr>
            <w:color w:val="0000FF"/>
            <w:sz w:val="17"/>
          </w:rPr>
          <w:t>https://</w:t>
        </w:r>
      </w:hyperlink>
      <w:r>
        <w:rPr>
          <w:color w:val="0000FF"/>
          <w:sz w:val="17"/>
        </w:rPr>
        <w:t xml:space="preserve"> </w:t>
      </w:r>
      <w:bookmarkStart w:id="41" w:name="_bookmark51"/>
      <w:bookmarkEnd w:id="41"/>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proofErr w:type="gramStart"/>
      <w:r>
        <w:rPr>
          <w:sz w:val="17"/>
        </w:rPr>
        <w:t>Barfoot.:</w:t>
      </w:r>
      <w:proofErr w:type="gramEnd"/>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w:t>
      </w:r>
      <w:proofErr w:type="spellStart"/>
      <w:r>
        <w:rPr>
          <w:sz w:val="17"/>
        </w:rPr>
        <w:t>tion</w:t>
      </w:r>
      <w:proofErr w:type="spellEnd"/>
      <w:r>
        <w:rPr>
          <w:sz w:val="17"/>
        </w:rPr>
        <w:t xml:space="preserve"> of a Transformation-based </w:t>
      </w:r>
      <w:proofErr w:type="spellStart"/>
      <w:r>
        <w:rPr>
          <w:sz w:val="17"/>
        </w:rPr>
        <w:t>Hyperellipsoid</w:t>
      </w:r>
      <w:proofErr w:type="spellEnd"/>
      <w:r>
        <w:rPr>
          <w:sz w:val="17"/>
        </w:rPr>
        <w:t xml:space="preserve"> Sampling Tech- </w:t>
      </w:r>
      <w:proofErr w:type="spellStart"/>
      <w:r>
        <w:rPr>
          <w:sz w:val="17"/>
        </w:rPr>
        <w:t>nique</w:t>
      </w:r>
      <w:proofErr w:type="spellEnd"/>
      <w:r>
        <w:rPr>
          <w:sz w:val="17"/>
        </w:rPr>
        <w:t xml:space="preserve">. Stat., (2014). </w:t>
      </w:r>
      <w:hyperlink r:id="rId65" w:history="1">
        <w:r w:rsidR="0076352E">
          <w:rPr>
            <w:color w:val="0000FF"/>
            <w:sz w:val="17"/>
          </w:rPr>
          <w:t>https://doi.org/10.48550/arXiv.1404.1347</w:t>
        </w:r>
      </w:hyperlink>
    </w:p>
    <w:p w14:paraId="76230264" w14:textId="77777777" w:rsidR="0076352E" w:rsidRDefault="0076352E">
      <w:pPr>
        <w:spacing w:line="244" w:lineRule="auto"/>
        <w:jc w:val="both"/>
        <w:rPr>
          <w:sz w:val="17"/>
        </w:rPr>
        <w:sectPr w:rsidR="0076352E" w:rsidSect="00927F8F">
          <w:type w:val="continuous"/>
          <w:pgSz w:w="11910" w:h="15820"/>
          <w:pgMar w:top="540" w:right="900" w:bottom="1120" w:left="800" w:header="616" w:footer="939" w:gutter="0"/>
          <w:cols w:space="708"/>
        </w:sectPr>
      </w:pPr>
    </w:p>
    <w:p w14:paraId="381FA8BF" w14:textId="77777777" w:rsidR="0076352E" w:rsidRDefault="0076352E">
      <w:pPr>
        <w:pStyle w:val="a3"/>
        <w:rPr>
          <w:sz w:val="9"/>
        </w:rPr>
      </w:pPr>
    </w:p>
    <w:p w14:paraId="319968F3" w14:textId="77777777" w:rsidR="0076352E" w:rsidRDefault="0076352E">
      <w:pPr>
        <w:rPr>
          <w:sz w:val="9"/>
        </w:rPr>
        <w:sectPr w:rsidR="0076352E"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42" w:name="_bookmark52"/>
      <w:bookmarkEnd w:id="42"/>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proofErr w:type="spellStart"/>
      <w:r>
        <w:rPr>
          <w:sz w:val="17"/>
        </w:rPr>
        <w:t>Forbe</w:t>
      </w:r>
      <w:proofErr w:type="spellEnd"/>
      <w:r>
        <w:rPr>
          <w:sz w:val="17"/>
        </w:rPr>
        <w:t>,</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proofErr w:type="spellStart"/>
      <w:r>
        <w:rPr>
          <w:sz w:val="17"/>
        </w:rPr>
        <w:t>ofWahba’s</w:t>
      </w:r>
      <w:proofErr w:type="spellEnd"/>
      <w:r>
        <w:rPr>
          <w:spacing w:val="-2"/>
          <w:sz w:val="17"/>
        </w:rPr>
        <w:t xml:space="preserve"> </w:t>
      </w:r>
      <w:r>
        <w:rPr>
          <w:sz w:val="17"/>
        </w:rPr>
        <w:t xml:space="preserve">Prob- </w:t>
      </w:r>
      <w:proofErr w:type="spellStart"/>
      <w:r>
        <w:rPr>
          <w:sz w:val="17"/>
        </w:rPr>
        <w:t>lem</w:t>
      </w:r>
      <w:proofErr w:type="spellEnd"/>
      <w:r>
        <w:rPr>
          <w:sz w:val="17"/>
        </w:rPr>
        <w:t xml:space="preserve"> on S O (n). Journal of </w:t>
      </w:r>
      <w:proofErr w:type="gramStart"/>
      <w:r>
        <w:rPr>
          <w:sz w:val="17"/>
        </w:rPr>
        <w:t>the Astronautical</w:t>
      </w:r>
      <w:proofErr w:type="gramEnd"/>
      <w:r>
        <w:rPr>
          <w:sz w:val="17"/>
        </w:rPr>
        <w:t xml:space="preserve"> Sciences. </w:t>
      </w:r>
      <w:r>
        <w:rPr>
          <w:b/>
          <w:sz w:val="17"/>
        </w:rPr>
        <w:t>60</w:t>
      </w:r>
      <w:r>
        <w:rPr>
          <w:sz w:val="17"/>
        </w:rPr>
        <w:t xml:space="preserve">, 1–31 </w:t>
      </w:r>
      <w:bookmarkStart w:id="43" w:name="_bookmark53"/>
      <w:bookmarkEnd w:id="43"/>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w:t>
      </w:r>
      <w:proofErr w:type="spellStart"/>
      <w:r>
        <w:rPr>
          <w:sz w:val="17"/>
        </w:rPr>
        <w:t>objec</w:t>
      </w:r>
      <w:proofErr w:type="spellEnd"/>
      <w:r>
        <w:rPr>
          <w:sz w:val="17"/>
        </w:rPr>
        <w:t>-</w:t>
      </w:r>
      <w:r>
        <w:rPr>
          <w:spacing w:val="80"/>
          <w:sz w:val="17"/>
        </w:rPr>
        <w:t xml:space="preserve"> </w:t>
      </w:r>
      <w:proofErr w:type="spellStart"/>
      <w:r>
        <w:rPr>
          <w:sz w:val="17"/>
        </w:rPr>
        <w:t>tive</w:t>
      </w:r>
      <w:proofErr w:type="spellEnd"/>
      <w:r>
        <w:rPr>
          <w:sz w:val="17"/>
        </w:rPr>
        <w:t xml:space="preserve"> Optimization Using Pattern Recognition. in Second </w:t>
      </w:r>
      <w:proofErr w:type="gramStart"/>
      <w:r>
        <w:rPr>
          <w:sz w:val="17"/>
        </w:rPr>
        <w:t>Inter- national</w:t>
      </w:r>
      <w:proofErr w:type="gramEnd"/>
      <w:r>
        <w:rPr>
          <w:sz w:val="17"/>
        </w:rPr>
        <w:t xml:space="preserve"> Conference on Intelligent System Des. Eng. Appl. </w:t>
      </w:r>
      <w:bookmarkStart w:id="44" w:name="_bookmark54"/>
      <w:bookmarkEnd w:id="44"/>
      <w:r>
        <w:rPr>
          <w:sz w:val="17"/>
        </w:rPr>
        <w:t xml:space="preserve">(2012). </w:t>
      </w:r>
      <w:hyperlink r:id="rId66" w:history="1">
        <w:r w:rsidR="0076352E">
          <w:rPr>
            <w:color w:val="0000FF"/>
            <w:sz w:val="17"/>
          </w:rPr>
          <w:t>https://doi.org/10.1109/ISdea.2012.589</w:t>
        </w:r>
      </w:hyperlink>
    </w:p>
    <w:p w14:paraId="495A9009" w14:textId="77777777" w:rsidR="0076352E" w:rsidRDefault="00821371">
      <w:pPr>
        <w:spacing w:before="2"/>
        <w:ind w:left="220"/>
        <w:jc w:val="both"/>
        <w:rPr>
          <w:sz w:val="17"/>
        </w:rPr>
      </w:pPr>
      <w:proofErr w:type="gramStart"/>
      <w:r>
        <w:rPr>
          <w:sz w:val="17"/>
        </w:rPr>
        <w:t>35</w:t>
      </w:r>
      <w:r>
        <w:rPr>
          <w:spacing w:val="53"/>
          <w:sz w:val="17"/>
        </w:rPr>
        <w:t xml:space="preserve">  </w:t>
      </w:r>
      <w:r>
        <w:rPr>
          <w:sz w:val="17"/>
        </w:rPr>
        <w:t>Sanders</w:t>
      </w:r>
      <w:proofErr w:type="gramEnd"/>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 xml:space="preserve">Springer Nature remains neutral </w:t>
      </w:r>
      <w:proofErr w:type="gramStart"/>
      <w:r>
        <w:rPr>
          <w:sz w:val="17"/>
        </w:rPr>
        <w:t>with regard to</w:t>
      </w:r>
      <w:proofErr w:type="gramEnd"/>
      <w:r>
        <w:rPr>
          <w:sz w:val="17"/>
        </w:rPr>
        <w:t xml:space="preserve">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proofErr w:type="spellStart"/>
      <w:r>
        <w:rPr>
          <w:rFonts w:ascii="Arial"/>
          <w:b/>
          <w:sz w:val="17"/>
        </w:rPr>
        <w:t>Penglei</w:t>
      </w:r>
      <w:proofErr w:type="spellEnd"/>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w:t>
      </w:r>
      <w:proofErr w:type="spellStart"/>
      <w:r>
        <w:rPr>
          <w:sz w:val="17"/>
        </w:rPr>
        <w:t>informa</w:t>
      </w:r>
      <w:proofErr w:type="spellEnd"/>
      <w:r>
        <w:rPr>
          <w:sz w:val="17"/>
        </w:rPr>
        <w:t xml:space="preserve">- </w:t>
      </w:r>
      <w:proofErr w:type="spellStart"/>
      <w:r>
        <w:rPr>
          <w:sz w:val="17"/>
        </w:rPr>
        <w:t>tion</w:t>
      </w:r>
      <w:proofErr w:type="spellEnd"/>
      <w:r>
        <w:rPr>
          <w:sz w:val="17"/>
        </w:rPr>
        <w:t xml:space="preserve"> engineering from Xiamen University, China, in 2019. He is </w:t>
      </w:r>
      <w:proofErr w:type="gramStart"/>
      <w:r>
        <w:rPr>
          <w:sz w:val="17"/>
        </w:rPr>
        <w:t xml:space="preserve">cur- </w:t>
      </w:r>
      <w:proofErr w:type="spellStart"/>
      <w:r>
        <w:rPr>
          <w:spacing w:val="-2"/>
          <w:sz w:val="17"/>
        </w:rPr>
        <w:t>rently</w:t>
      </w:r>
      <w:proofErr w:type="spellEnd"/>
      <w:proofErr w:type="gramEnd"/>
      <w:r>
        <w:rPr>
          <w:spacing w:val="-3"/>
          <w:sz w:val="17"/>
        </w:rPr>
        <w:t xml:space="preserve"> </w:t>
      </w:r>
      <w:r>
        <w:rPr>
          <w:spacing w:val="-2"/>
          <w:sz w:val="17"/>
        </w:rPr>
        <w:t>pursuing</w:t>
      </w:r>
      <w:r>
        <w:rPr>
          <w:spacing w:val="-3"/>
          <w:sz w:val="17"/>
        </w:rPr>
        <w:t xml:space="preserve"> </w:t>
      </w:r>
      <w:proofErr w:type="gramStart"/>
      <w:r>
        <w:rPr>
          <w:spacing w:val="-2"/>
          <w:sz w:val="17"/>
        </w:rPr>
        <w:t>the</w:t>
      </w:r>
      <w:proofErr w:type="gramEnd"/>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proofErr w:type="spellStart"/>
      <w:r>
        <w:rPr>
          <w:rFonts w:ascii="Arial"/>
          <w:b/>
          <w:spacing w:val="-2"/>
          <w:sz w:val="17"/>
        </w:rPr>
        <w:t>Yinghui</w:t>
      </w:r>
      <w:proofErr w:type="spellEnd"/>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 xml:space="preserve">He is mainly engaged in the design and application development of digital SoC integrated circuits. At the same time, he is engaged in </w:t>
      </w:r>
      <w:proofErr w:type="gramStart"/>
      <w:r>
        <w:rPr>
          <w:sz w:val="17"/>
        </w:rPr>
        <w:t>the research</w:t>
      </w:r>
      <w:proofErr w:type="gramEnd"/>
      <w:r>
        <w:rPr>
          <w:sz w:val="17"/>
        </w:rPr>
        <w:t xml:space="preserve"> </w:t>
      </w:r>
      <w:proofErr w:type="gramStart"/>
      <w:r>
        <w:rPr>
          <w:sz w:val="17"/>
        </w:rPr>
        <w:t>of</w:t>
      </w:r>
      <w:proofErr w:type="gramEnd"/>
      <w:r>
        <w:rPr>
          <w:sz w:val="17"/>
        </w:rPr>
        <w:t xml:space="preserve">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proofErr w:type="spellStart"/>
      <w:r>
        <w:rPr>
          <w:rFonts w:ascii="Arial"/>
          <w:b/>
          <w:spacing w:val="-2"/>
          <w:sz w:val="17"/>
        </w:rPr>
        <w:t>Weikang</w:t>
      </w:r>
      <w:proofErr w:type="spellEnd"/>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proofErr w:type="spellStart"/>
      <w:r>
        <w:rPr>
          <w:spacing w:val="-2"/>
          <w:sz w:val="17"/>
        </w:rPr>
        <w:t>Xidian</w:t>
      </w:r>
      <w:proofErr w:type="spellEnd"/>
      <w:r>
        <w:rPr>
          <w:spacing w:val="-2"/>
          <w:sz w:val="17"/>
        </w:rPr>
        <w:t xml:space="preserve"> University in 2011, and the Ph.D. degree in electronics engineering and </w:t>
      </w:r>
      <w:r>
        <w:rPr>
          <w:sz w:val="17"/>
        </w:rPr>
        <w:t xml:space="preserve">computer science from Peking University in 2016. Her current inter- </w:t>
      </w:r>
      <w:proofErr w:type="spellStart"/>
      <w:r>
        <w:rPr>
          <w:sz w:val="17"/>
        </w:rPr>
        <w:t>ests</w:t>
      </w:r>
      <w:proofErr w:type="spellEnd"/>
      <w:r>
        <w:rPr>
          <w:sz w:val="17"/>
        </w:rPr>
        <w:t xml:space="preserve">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proofErr w:type="spellStart"/>
      <w:r>
        <w:rPr>
          <w:rFonts w:ascii="Arial"/>
          <w:b/>
          <w:sz w:val="17"/>
        </w:rPr>
        <w:t>Hongyin</w:t>
      </w:r>
      <w:proofErr w:type="spellEnd"/>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 xml:space="preserve">with a doctorate. He once worked in Newland Computer Co., Ltd. and served as the director of Xiamen University-Newland SOC joint laboratory. He was rated as a high-level introduced talent in Fuzhou. In 2018, he founded Xiamen </w:t>
      </w:r>
      <w:proofErr w:type="spellStart"/>
      <w:r>
        <w:rPr>
          <w:sz w:val="17"/>
        </w:rPr>
        <w:t>Embedeep</w:t>
      </w:r>
      <w:proofErr w:type="spellEnd"/>
      <w:r>
        <w:rPr>
          <w:sz w:val="17"/>
        </w:rPr>
        <w:t xml:space="preserve"> Technology Co., Ltd. as the founder and CEO. At present, he is mainly engaged in artificial intel</w:t>
      </w:r>
      <w:proofErr w:type="gramStart"/>
      <w:r>
        <w:rPr>
          <w:sz w:val="17"/>
        </w:rPr>
        <w:t xml:space="preserve">- </w:t>
      </w:r>
      <w:proofErr w:type="spellStart"/>
      <w:r>
        <w:rPr>
          <w:sz w:val="17"/>
        </w:rPr>
        <w:t>ligence</w:t>
      </w:r>
      <w:proofErr w:type="spellEnd"/>
      <w:proofErr w:type="gramEnd"/>
      <w:r>
        <w:rPr>
          <w:sz w:val="17"/>
        </w:rPr>
        <w:t>,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 xml:space="preserve">Uni- </w:t>
      </w:r>
      <w:proofErr w:type="spellStart"/>
      <w:r>
        <w:rPr>
          <w:sz w:val="17"/>
        </w:rPr>
        <w:t>versity</w:t>
      </w:r>
      <w:proofErr w:type="spellEnd"/>
      <w:r>
        <w:rPr>
          <w:sz w:val="17"/>
        </w:rPr>
        <w:t>.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proofErr w:type="spellStart"/>
      <w:r>
        <w:rPr>
          <w:sz w:val="17"/>
        </w:rPr>
        <w:t>Embedeep</w:t>
      </w:r>
      <w:proofErr w:type="spellEnd"/>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 xml:space="preserve">the research of 7 chips and has rich practical experience in chip </w:t>
      </w:r>
      <w:proofErr w:type="gramStart"/>
      <w:r>
        <w:rPr>
          <w:sz w:val="17"/>
        </w:rPr>
        <w:t xml:space="preserve">develop- </w:t>
      </w:r>
      <w:proofErr w:type="spellStart"/>
      <w:r>
        <w:rPr>
          <w:sz w:val="17"/>
        </w:rPr>
        <w:t>ment</w:t>
      </w:r>
      <w:proofErr w:type="spellEnd"/>
      <w:proofErr w:type="gramEnd"/>
      <w:r>
        <w:rPr>
          <w:sz w:val="17"/>
        </w:rPr>
        <w: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proofErr w:type="spellStart"/>
      <w:r>
        <w:rPr>
          <w:sz w:val="17"/>
        </w:rPr>
        <w:t>engi</w:t>
      </w:r>
      <w:proofErr w:type="spellEnd"/>
      <w:r>
        <w:rPr>
          <w:sz w:val="17"/>
        </w:rPr>
        <w:t xml:space="preserve">- </w:t>
      </w:r>
      <w:proofErr w:type="spellStart"/>
      <w:r>
        <w:rPr>
          <w:sz w:val="17"/>
        </w:rPr>
        <w:t>neering</w:t>
      </w:r>
      <w:proofErr w:type="spellEnd"/>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 xml:space="preserve">Technol- </w:t>
      </w:r>
      <w:proofErr w:type="spellStart"/>
      <w:r>
        <w:rPr>
          <w:sz w:val="17"/>
        </w:rPr>
        <w:t>ogy</w:t>
      </w:r>
      <w:proofErr w:type="spellEnd"/>
      <w:r>
        <w:rPr>
          <w:sz w:val="17"/>
        </w:rPr>
        <w:t xml:space="preserve">, China, in 2013 and 2016, respectively. She is currently pursuing </w:t>
      </w:r>
      <w:proofErr w:type="gramStart"/>
      <w:r>
        <w:rPr>
          <w:sz w:val="17"/>
        </w:rPr>
        <w:t>the</w:t>
      </w:r>
      <w:proofErr w:type="gramEnd"/>
      <w:r>
        <w:rPr>
          <w:sz w:val="17"/>
        </w:rPr>
        <w:t xml:space="preserve"> Ph.D. degree in the School of Electronic Science and Engineering </w:t>
      </w:r>
      <w:proofErr w:type="gramStart"/>
      <w:r>
        <w:rPr>
          <w:sz w:val="17"/>
        </w:rPr>
        <w:t>with</w:t>
      </w:r>
      <w:proofErr w:type="gramEnd"/>
      <w:r>
        <w:rPr>
          <w:sz w:val="17"/>
        </w:rPr>
        <w:t xml:space="preserve">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proofErr w:type="gramStart"/>
      <w:r>
        <w:rPr>
          <w:spacing w:val="-2"/>
          <w:sz w:val="17"/>
        </w:rPr>
        <w:t>Bachelor</w:t>
      </w:r>
      <w:proofErr w:type="gramEnd"/>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proofErr w:type="spellStart"/>
      <w:r>
        <w:rPr>
          <w:spacing w:val="-2"/>
          <w:sz w:val="17"/>
        </w:rPr>
        <w:t>JiangNan</w:t>
      </w:r>
      <w:proofErr w:type="spellEnd"/>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w:t>
      </w:r>
      <w:proofErr w:type="gramStart"/>
      <w:r>
        <w:rPr>
          <w:sz w:val="17"/>
        </w:rPr>
        <w:t>Master</w:t>
      </w:r>
      <w:proofErr w:type="gramEnd"/>
      <w:r>
        <w:rPr>
          <w:sz w:val="17"/>
        </w:rPr>
        <w:t xml:space="preserve">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proofErr w:type="spellStart"/>
      <w:r>
        <w:rPr>
          <w:rFonts w:ascii="Arial"/>
          <w:b/>
          <w:sz w:val="17"/>
        </w:rPr>
        <w:t>Chenhui</w:t>
      </w:r>
      <w:proofErr w:type="spellEnd"/>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proofErr w:type="gramStart"/>
      <w:r>
        <w:rPr>
          <w:sz w:val="17"/>
        </w:rPr>
        <w:t>Bachelor</w:t>
      </w:r>
      <w:r>
        <w:rPr>
          <w:spacing w:val="-11"/>
          <w:sz w:val="17"/>
        </w:rPr>
        <w:t xml:space="preserve"> </w:t>
      </w:r>
      <w:r>
        <w:rPr>
          <w:sz w:val="17"/>
        </w:rPr>
        <w:t>and</w:t>
      </w:r>
      <w:r>
        <w:rPr>
          <w:spacing w:val="-11"/>
          <w:sz w:val="17"/>
        </w:rPr>
        <w:t xml:space="preserve"> </w:t>
      </w:r>
      <w:r>
        <w:rPr>
          <w:sz w:val="17"/>
        </w:rPr>
        <w:t>Master</w:t>
      </w:r>
      <w:proofErr w:type="gramEnd"/>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 xml:space="preserve">Shan- </w:t>
      </w:r>
      <w:proofErr w:type="gramStart"/>
      <w:r>
        <w:rPr>
          <w:sz w:val="17"/>
        </w:rPr>
        <w:t>dong</w:t>
      </w:r>
      <w:proofErr w:type="gramEnd"/>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 xml:space="preserve">2015 and 2018, respectively. She is currently pursuing the Ph.D. degree in the School of Electronic Science and Engineering at Xiamen Univer- </w:t>
      </w:r>
      <w:proofErr w:type="spellStart"/>
      <w:r>
        <w:rPr>
          <w:sz w:val="17"/>
        </w:rPr>
        <w:t>sity</w:t>
      </w:r>
      <w:proofErr w:type="spellEnd"/>
      <w:r>
        <w:rPr>
          <w:sz w:val="17"/>
        </w:rPr>
        <w:t>,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proofErr w:type="spellStart"/>
      <w:r>
        <w:rPr>
          <w:sz w:val="17"/>
        </w:rPr>
        <w:t>ence</w:t>
      </w:r>
      <w:proofErr w:type="spellEnd"/>
      <w:r>
        <w:rPr>
          <w:sz w:val="17"/>
        </w:rPr>
        <w:t xml:space="preserve"> and Technology from Xiamen University, China, in 2016. He is currently</w:t>
      </w:r>
      <w:r>
        <w:rPr>
          <w:spacing w:val="-11"/>
          <w:sz w:val="17"/>
        </w:rPr>
        <w:t xml:space="preserve"> </w:t>
      </w:r>
      <w:r>
        <w:rPr>
          <w:sz w:val="17"/>
        </w:rPr>
        <w:t>pursuing</w:t>
      </w:r>
      <w:r>
        <w:rPr>
          <w:spacing w:val="-11"/>
          <w:sz w:val="17"/>
        </w:rPr>
        <w:t xml:space="preserve"> </w:t>
      </w:r>
      <w:proofErr w:type="gramStart"/>
      <w:r>
        <w:rPr>
          <w:sz w:val="17"/>
        </w:rPr>
        <w:t>the</w:t>
      </w:r>
      <w:proofErr w:type="gramEnd"/>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proofErr w:type="gramStart"/>
      <w:r>
        <w:rPr>
          <w:spacing w:val="-2"/>
          <w:sz w:val="17"/>
        </w:rPr>
        <w:t>with</w:t>
      </w:r>
      <w:proofErr w:type="gramEnd"/>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 xml:space="preserve">artificial intelligence and neural </w:t>
      </w:r>
      <w:proofErr w:type="gramStart"/>
      <w:r>
        <w:rPr>
          <w:sz w:val="17"/>
        </w:rPr>
        <w:t>network</w:t>
      </w:r>
      <w:proofErr w:type="gramEnd"/>
      <w:r>
        <w:rPr>
          <w:sz w:val="17"/>
        </w:rPr>
        <w:t>.</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proofErr w:type="spellStart"/>
      <w:r>
        <w:rPr>
          <w:rFonts w:ascii="Arial" w:hAnsi="Arial"/>
          <w:b/>
          <w:sz w:val="17"/>
        </w:rPr>
        <w:t>Bijing</w:t>
      </w:r>
      <w:proofErr w:type="spellEnd"/>
      <w:r>
        <w:rPr>
          <w:rFonts w:ascii="Arial" w:hAnsi="Arial"/>
          <w:b/>
          <w:sz w:val="17"/>
        </w:rPr>
        <w:t xml:space="preserve"> Liu</w:t>
      </w:r>
      <w:r>
        <w:rPr>
          <w:rFonts w:ascii="Arial" w:hAnsi="Arial"/>
          <w:b/>
          <w:spacing w:val="40"/>
          <w:sz w:val="17"/>
        </w:rPr>
        <w:t xml:space="preserve"> </w:t>
      </w:r>
      <w:r>
        <w:rPr>
          <w:sz w:val="17"/>
        </w:rPr>
        <w:t xml:space="preserve">received the </w:t>
      </w:r>
      <w:proofErr w:type="gramStart"/>
      <w:r>
        <w:rPr>
          <w:sz w:val="17"/>
        </w:rPr>
        <w:t>Bachelor</w:t>
      </w:r>
      <w:proofErr w:type="gramEnd"/>
      <w:r>
        <w:rPr>
          <w:sz w:val="17"/>
        </w:rPr>
        <w:t xml:space="preserve"> degree from Hainan University, Hainan, China, in 2016, and graduated with a </w:t>
      </w:r>
      <w:proofErr w:type="gramStart"/>
      <w:r>
        <w:rPr>
          <w:sz w:val="17"/>
        </w:rPr>
        <w:t>Master’s</w:t>
      </w:r>
      <w:proofErr w:type="gramEnd"/>
      <w:r>
        <w:rPr>
          <w:sz w:val="17"/>
        </w:rPr>
        <w:t xml:space="preserve">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proofErr w:type="gramStart"/>
      <w:r>
        <w:rPr>
          <w:spacing w:val="-2"/>
          <w:sz w:val="17"/>
        </w:rPr>
        <w:t>of</w:t>
      </w:r>
      <w:proofErr w:type="gramEnd"/>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proofErr w:type="gramStart"/>
      <w:r>
        <w:rPr>
          <w:rFonts w:ascii="Arial"/>
          <w:b/>
          <w:spacing w:val="-6"/>
          <w:sz w:val="17"/>
        </w:rPr>
        <w:t>Shan</w:t>
      </w:r>
      <w:proofErr w:type="gramEnd"/>
      <w:r>
        <w:rPr>
          <w:rFonts w:ascii="Arial"/>
          <w:b/>
          <w:spacing w:val="-6"/>
          <w:sz w:val="17"/>
        </w:rPr>
        <w:t xml:space="preserve">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w:t>
      </w:r>
      <w:proofErr w:type="spellStart"/>
      <w:r>
        <w:rPr>
          <w:spacing w:val="-2"/>
          <w:sz w:val="17"/>
        </w:rPr>
        <w:t>ogy</w:t>
      </w:r>
      <w:proofErr w:type="spellEnd"/>
      <w:r>
        <w:rPr>
          <w:spacing w:val="-2"/>
          <w:sz w:val="17"/>
        </w:rPr>
        <w:t>,</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proofErr w:type="gramStart"/>
      <w:r>
        <w:rPr>
          <w:spacing w:val="-2"/>
          <w:sz w:val="17"/>
        </w:rPr>
        <w:t>of</w:t>
      </w:r>
      <w:proofErr w:type="gramEnd"/>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proofErr w:type="spellStart"/>
      <w:r>
        <w:rPr>
          <w:rFonts w:ascii="Arial"/>
          <w:b/>
          <w:sz w:val="17"/>
        </w:rPr>
        <w:t>Donghui</w:t>
      </w:r>
      <w:proofErr w:type="spellEnd"/>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 xml:space="preserve">Uni- </w:t>
      </w:r>
      <w:proofErr w:type="spellStart"/>
      <w:r>
        <w:rPr>
          <w:sz w:val="17"/>
        </w:rPr>
        <w:t>versity</w:t>
      </w:r>
      <w:proofErr w:type="spellEnd"/>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 xml:space="preserve">Uni- </w:t>
      </w:r>
      <w:proofErr w:type="spellStart"/>
      <w:r>
        <w:rPr>
          <w:spacing w:val="-2"/>
          <w:sz w:val="17"/>
        </w:rPr>
        <w:t>versity</w:t>
      </w:r>
      <w:proofErr w:type="spellEnd"/>
      <w:r>
        <w:rPr>
          <w:spacing w:val="-2"/>
          <w:sz w:val="17"/>
        </w:rPr>
        <w:t xml:space="preserve">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 xml:space="preserve">Technol- </w:t>
      </w:r>
      <w:proofErr w:type="spellStart"/>
      <w:r>
        <w:rPr>
          <w:sz w:val="17"/>
        </w:rPr>
        <w:t>ogy</w:t>
      </w:r>
      <w:proofErr w:type="spellEnd"/>
      <w:r>
        <w:rPr>
          <w:sz w:val="17"/>
        </w:rPr>
        <w:t>,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67"/>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68"/>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69"/>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proofErr w:type="gramStart"/>
      <w:r w:rsidRPr="007B28D5">
        <w:rPr>
          <w:rFonts w:eastAsiaTheme="minorEastAsia"/>
          <w:sz w:val="17"/>
          <w:lang w:eastAsia="zh-CN"/>
        </w:rPr>
        <w:t>|------|------|------------|</w:t>
      </w:r>
      <w:proofErr w:type="gramEnd"/>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w:t>
      </w:r>
      <w:proofErr w:type="spellStart"/>
      <w:r w:rsidRPr="009319BE">
        <w:rPr>
          <w:rFonts w:eastAsiaTheme="minorEastAsia"/>
          <w:sz w:val="17"/>
          <w:lang w:eastAsia="zh-CN"/>
        </w:rPr>
        <w:t>samplePIDAdaptive.m</w:t>
      </w:r>
      <w:proofErr w:type="spellEnd"/>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Pr="009319BE" w:rsidRDefault="009319BE">
      <w:pPr>
        <w:spacing w:before="1" w:line="244" w:lineRule="auto"/>
        <w:ind w:left="220" w:right="114"/>
        <w:jc w:val="both"/>
        <w:rPr>
          <w:rFonts w:eastAsiaTheme="minorEastAsia"/>
          <w:sz w:val="17"/>
          <w:lang w:eastAsia="zh-CN"/>
        </w:rPr>
      </w:pPr>
    </w:p>
    <w:sectPr w:rsidR="009319BE" w:rsidRPr="009319BE"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B67DE" w14:textId="77777777" w:rsidR="002E4138" w:rsidRDefault="002E4138">
      <w:r>
        <w:separator/>
      </w:r>
    </w:p>
  </w:endnote>
  <w:endnote w:type="continuationSeparator" w:id="0">
    <w:p w14:paraId="73969FAD" w14:textId="77777777" w:rsidR="002E4138" w:rsidRDefault="002E4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BA43" w14:textId="77777777" w:rsidR="002E4138" w:rsidRDefault="002E4138">
      <w:r>
        <w:separator/>
      </w:r>
    </w:p>
  </w:footnote>
  <w:footnote w:type="continuationSeparator" w:id="0">
    <w:p w14:paraId="722B3610" w14:textId="77777777" w:rsidR="002E4138" w:rsidRDefault="002E4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053A" w14:textId="3E99AB85" w:rsidR="0076352E" w:rsidRPr="007D002C" w:rsidRDefault="0076352E"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69EC" w14:textId="16E42473" w:rsidR="0076352E" w:rsidRDefault="002B5079">
    <w:pPr>
      <w:pStyle w:val="a3"/>
      <w:spacing w:line="14" w:lineRule="auto"/>
    </w:pPr>
    <w:r>
      <w:rPr>
        <w:noProof/>
      </w:rPr>
      <mc:AlternateContent>
        <mc:Choice Requires="wps">
          <w:drawing>
            <wp:anchor distT="0" distB="0" distL="114300" distR="114300" simplePos="0" relativeHeight="251659264" behindDoc="1" locked="0" layoutInCell="1" allowOverlap="1" wp14:anchorId="6251734B" wp14:editId="4E792027">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A586F3"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0"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2"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3"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7"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9"/>
  </w:num>
  <w:num w:numId="2" w16cid:durableId="1685086714">
    <w:abstractNumId w:val="6"/>
  </w:num>
  <w:num w:numId="3" w16cid:durableId="375550823">
    <w:abstractNumId w:val="5"/>
  </w:num>
  <w:num w:numId="4" w16cid:durableId="1808009374">
    <w:abstractNumId w:val="11"/>
  </w:num>
  <w:num w:numId="5" w16cid:durableId="1208179476">
    <w:abstractNumId w:val="16"/>
  </w:num>
  <w:num w:numId="6" w16cid:durableId="438337384">
    <w:abstractNumId w:val="23"/>
  </w:num>
  <w:num w:numId="7" w16cid:durableId="1849323101">
    <w:abstractNumId w:val="19"/>
  </w:num>
  <w:num w:numId="8" w16cid:durableId="455177939">
    <w:abstractNumId w:val="21"/>
  </w:num>
  <w:num w:numId="9" w16cid:durableId="1778210238">
    <w:abstractNumId w:val="3"/>
  </w:num>
  <w:num w:numId="10" w16cid:durableId="919414628">
    <w:abstractNumId w:val="20"/>
  </w:num>
  <w:num w:numId="11" w16cid:durableId="1274560829">
    <w:abstractNumId w:val="22"/>
  </w:num>
  <w:num w:numId="12" w16cid:durableId="579019139">
    <w:abstractNumId w:val="13"/>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4"/>
  </w:num>
  <w:num w:numId="19" w16cid:durableId="240990695">
    <w:abstractNumId w:val="17"/>
  </w:num>
  <w:num w:numId="20" w16cid:durableId="1519542927">
    <w:abstractNumId w:val="12"/>
  </w:num>
  <w:num w:numId="21" w16cid:durableId="1939483128">
    <w:abstractNumId w:val="10"/>
  </w:num>
  <w:num w:numId="22" w16cid:durableId="925384669">
    <w:abstractNumId w:val="18"/>
  </w:num>
  <w:num w:numId="23" w16cid:durableId="544297396">
    <w:abstractNumId w:val="15"/>
  </w:num>
  <w:num w:numId="24" w16cid:durableId="17563916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9A0"/>
    <w:rsid w:val="000243D2"/>
    <w:rsid w:val="00030326"/>
    <w:rsid w:val="00034DCB"/>
    <w:rsid w:val="00046DC6"/>
    <w:rsid w:val="00072951"/>
    <w:rsid w:val="00075690"/>
    <w:rsid w:val="00087929"/>
    <w:rsid w:val="0009027B"/>
    <w:rsid w:val="00090595"/>
    <w:rsid w:val="00096F8C"/>
    <w:rsid w:val="000A1444"/>
    <w:rsid w:val="000B231D"/>
    <w:rsid w:val="000B6D23"/>
    <w:rsid w:val="000C09B1"/>
    <w:rsid w:val="000C571E"/>
    <w:rsid w:val="000D0EB4"/>
    <w:rsid w:val="000D7B58"/>
    <w:rsid w:val="000E27E7"/>
    <w:rsid w:val="000E33E1"/>
    <w:rsid w:val="000F45FC"/>
    <w:rsid w:val="000F48F0"/>
    <w:rsid w:val="000F7198"/>
    <w:rsid w:val="00106F4F"/>
    <w:rsid w:val="0011603F"/>
    <w:rsid w:val="00122769"/>
    <w:rsid w:val="001324AF"/>
    <w:rsid w:val="001576E1"/>
    <w:rsid w:val="00161549"/>
    <w:rsid w:val="00171B66"/>
    <w:rsid w:val="00172F09"/>
    <w:rsid w:val="001755C7"/>
    <w:rsid w:val="00177590"/>
    <w:rsid w:val="0018517D"/>
    <w:rsid w:val="00187605"/>
    <w:rsid w:val="00193E04"/>
    <w:rsid w:val="001943AB"/>
    <w:rsid w:val="001954C1"/>
    <w:rsid w:val="001957F9"/>
    <w:rsid w:val="001A4B2E"/>
    <w:rsid w:val="001A4B8A"/>
    <w:rsid w:val="001A616E"/>
    <w:rsid w:val="001B4D3B"/>
    <w:rsid w:val="001D1F27"/>
    <w:rsid w:val="001E061A"/>
    <w:rsid w:val="001E4E27"/>
    <w:rsid w:val="001E771F"/>
    <w:rsid w:val="001F32A4"/>
    <w:rsid w:val="0020579E"/>
    <w:rsid w:val="00210918"/>
    <w:rsid w:val="00210967"/>
    <w:rsid w:val="00222280"/>
    <w:rsid w:val="0022724F"/>
    <w:rsid w:val="00232F4D"/>
    <w:rsid w:val="0023336B"/>
    <w:rsid w:val="0024755E"/>
    <w:rsid w:val="0024786D"/>
    <w:rsid w:val="002525C9"/>
    <w:rsid w:val="0025462B"/>
    <w:rsid w:val="00260882"/>
    <w:rsid w:val="00260C7E"/>
    <w:rsid w:val="00263F06"/>
    <w:rsid w:val="00271AE0"/>
    <w:rsid w:val="00273440"/>
    <w:rsid w:val="00275A3A"/>
    <w:rsid w:val="00283EA7"/>
    <w:rsid w:val="00285123"/>
    <w:rsid w:val="002903C9"/>
    <w:rsid w:val="00294455"/>
    <w:rsid w:val="00294849"/>
    <w:rsid w:val="00296567"/>
    <w:rsid w:val="002B0404"/>
    <w:rsid w:val="002B175F"/>
    <w:rsid w:val="002B1EDD"/>
    <w:rsid w:val="002B5079"/>
    <w:rsid w:val="002C1900"/>
    <w:rsid w:val="002D7F58"/>
    <w:rsid w:val="002E4138"/>
    <w:rsid w:val="002F4125"/>
    <w:rsid w:val="002F5541"/>
    <w:rsid w:val="002F7A37"/>
    <w:rsid w:val="00302F26"/>
    <w:rsid w:val="00304232"/>
    <w:rsid w:val="0033321C"/>
    <w:rsid w:val="00340629"/>
    <w:rsid w:val="00345D87"/>
    <w:rsid w:val="00355772"/>
    <w:rsid w:val="003711ED"/>
    <w:rsid w:val="00372E58"/>
    <w:rsid w:val="003774A1"/>
    <w:rsid w:val="00380798"/>
    <w:rsid w:val="00383FD7"/>
    <w:rsid w:val="003869EB"/>
    <w:rsid w:val="00397B24"/>
    <w:rsid w:val="003A260E"/>
    <w:rsid w:val="003A789E"/>
    <w:rsid w:val="003B036C"/>
    <w:rsid w:val="003B2498"/>
    <w:rsid w:val="003B6AFF"/>
    <w:rsid w:val="003B7C5F"/>
    <w:rsid w:val="003C0688"/>
    <w:rsid w:val="003C0B15"/>
    <w:rsid w:val="003C1621"/>
    <w:rsid w:val="003C64F5"/>
    <w:rsid w:val="003D03C8"/>
    <w:rsid w:val="003E4579"/>
    <w:rsid w:val="003F0D72"/>
    <w:rsid w:val="003F1FF8"/>
    <w:rsid w:val="00401299"/>
    <w:rsid w:val="00404C06"/>
    <w:rsid w:val="0041204E"/>
    <w:rsid w:val="0041269A"/>
    <w:rsid w:val="00413C45"/>
    <w:rsid w:val="004204A8"/>
    <w:rsid w:val="00431043"/>
    <w:rsid w:val="00441E09"/>
    <w:rsid w:val="00451B88"/>
    <w:rsid w:val="004537AD"/>
    <w:rsid w:val="004549DF"/>
    <w:rsid w:val="00464A9B"/>
    <w:rsid w:val="00470211"/>
    <w:rsid w:val="0047798F"/>
    <w:rsid w:val="00481616"/>
    <w:rsid w:val="004844A0"/>
    <w:rsid w:val="00486444"/>
    <w:rsid w:val="00491CA9"/>
    <w:rsid w:val="0049431B"/>
    <w:rsid w:val="00494DAF"/>
    <w:rsid w:val="00496532"/>
    <w:rsid w:val="004A5EEC"/>
    <w:rsid w:val="004B65D6"/>
    <w:rsid w:val="004B6CE5"/>
    <w:rsid w:val="004B7BEA"/>
    <w:rsid w:val="004C09F3"/>
    <w:rsid w:val="004E0916"/>
    <w:rsid w:val="004F52CB"/>
    <w:rsid w:val="004F5E5B"/>
    <w:rsid w:val="00501A1F"/>
    <w:rsid w:val="0051555C"/>
    <w:rsid w:val="00515749"/>
    <w:rsid w:val="005235EA"/>
    <w:rsid w:val="0053252C"/>
    <w:rsid w:val="00537187"/>
    <w:rsid w:val="00540E10"/>
    <w:rsid w:val="00544FD6"/>
    <w:rsid w:val="00550059"/>
    <w:rsid w:val="00552D76"/>
    <w:rsid w:val="005618E7"/>
    <w:rsid w:val="00561F52"/>
    <w:rsid w:val="0056381C"/>
    <w:rsid w:val="0058335E"/>
    <w:rsid w:val="0059054C"/>
    <w:rsid w:val="005A3A2C"/>
    <w:rsid w:val="005A778F"/>
    <w:rsid w:val="005B7F8E"/>
    <w:rsid w:val="005C5F9D"/>
    <w:rsid w:val="005D072F"/>
    <w:rsid w:val="005D5603"/>
    <w:rsid w:val="005D75F5"/>
    <w:rsid w:val="005E5E58"/>
    <w:rsid w:val="005F5EB7"/>
    <w:rsid w:val="0060064D"/>
    <w:rsid w:val="006064C8"/>
    <w:rsid w:val="00610C02"/>
    <w:rsid w:val="00620E55"/>
    <w:rsid w:val="006217CE"/>
    <w:rsid w:val="00623669"/>
    <w:rsid w:val="0063385C"/>
    <w:rsid w:val="00640DC4"/>
    <w:rsid w:val="00647675"/>
    <w:rsid w:val="00650276"/>
    <w:rsid w:val="00651660"/>
    <w:rsid w:val="00660DDF"/>
    <w:rsid w:val="006645D3"/>
    <w:rsid w:val="00673418"/>
    <w:rsid w:val="00673451"/>
    <w:rsid w:val="00686379"/>
    <w:rsid w:val="0068691E"/>
    <w:rsid w:val="0069301B"/>
    <w:rsid w:val="00693B1D"/>
    <w:rsid w:val="006A1224"/>
    <w:rsid w:val="006A1CD8"/>
    <w:rsid w:val="006A59F4"/>
    <w:rsid w:val="006A71C7"/>
    <w:rsid w:val="006B2EBA"/>
    <w:rsid w:val="006B6FED"/>
    <w:rsid w:val="006C521A"/>
    <w:rsid w:val="006E3D83"/>
    <w:rsid w:val="006E74E6"/>
    <w:rsid w:val="006F3810"/>
    <w:rsid w:val="006F645F"/>
    <w:rsid w:val="007038ED"/>
    <w:rsid w:val="00704758"/>
    <w:rsid w:val="00714B2E"/>
    <w:rsid w:val="007208B0"/>
    <w:rsid w:val="00724B6B"/>
    <w:rsid w:val="00736220"/>
    <w:rsid w:val="00736C29"/>
    <w:rsid w:val="007543F5"/>
    <w:rsid w:val="00760A96"/>
    <w:rsid w:val="0076352E"/>
    <w:rsid w:val="007675FE"/>
    <w:rsid w:val="0077352B"/>
    <w:rsid w:val="00773628"/>
    <w:rsid w:val="00777782"/>
    <w:rsid w:val="007866FA"/>
    <w:rsid w:val="00791326"/>
    <w:rsid w:val="007933E9"/>
    <w:rsid w:val="007A5F90"/>
    <w:rsid w:val="007B0FFA"/>
    <w:rsid w:val="007B28D5"/>
    <w:rsid w:val="007C178F"/>
    <w:rsid w:val="007D002C"/>
    <w:rsid w:val="007D3782"/>
    <w:rsid w:val="007E41C6"/>
    <w:rsid w:val="007E5F61"/>
    <w:rsid w:val="007F0DC9"/>
    <w:rsid w:val="007F33C9"/>
    <w:rsid w:val="007F7EEF"/>
    <w:rsid w:val="00801F36"/>
    <w:rsid w:val="008058CB"/>
    <w:rsid w:val="00812A0A"/>
    <w:rsid w:val="008135C1"/>
    <w:rsid w:val="00821371"/>
    <w:rsid w:val="00825898"/>
    <w:rsid w:val="00827A5B"/>
    <w:rsid w:val="00831FD2"/>
    <w:rsid w:val="0083383D"/>
    <w:rsid w:val="008340F8"/>
    <w:rsid w:val="0083673C"/>
    <w:rsid w:val="008369EA"/>
    <w:rsid w:val="00851DC5"/>
    <w:rsid w:val="00856B48"/>
    <w:rsid w:val="008670A1"/>
    <w:rsid w:val="00870347"/>
    <w:rsid w:val="00892236"/>
    <w:rsid w:val="008A2AD5"/>
    <w:rsid w:val="008A6428"/>
    <w:rsid w:val="008B080C"/>
    <w:rsid w:val="008B2119"/>
    <w:rsid w:val="008B7C60"/>
    <w:rsid w:val="008C00C5"/>
    <w:rsid w:val="008C0E4F"/>
    <w:rsid w:val="008C3361"/>
    <w:rsid w:val="008C7350"/>
    <w:rsid w:val="008E1D16"/>
    <w:rsid w:val="008E21E5"/>
    <w:rsid w:val="008F21C8"/>
    <w:rsid w:val="00901272"/>
    <w:rsid w:val="0090219A"/>
    <w:rsid w:val="009046A1"/>
    <w:rsid w:val="0090586C"/>
    <w:rsid w:val="00912D60"/>
    <w:rsid w:val="00916166"/>
    <w:rsid w:val="00923A6B"/>
    <w:rsid w:val="00927F8F"/>
    <w:rsid w:val="009319BE"/>
    <w:rsid w:val="0093653E"/>
    <w:rsid w:val="009375C2"/>
    <w:rsid w:val="00950E52"/>
    <w:rsid w:val="00964BAF"/>
    <w:rsid w:val="00965899"/>
    <w:rsid w:val="00965BAA"/>
    <w:rsid w:val="00967BFD"/>
    <w:rsid w:val="00971E11"/>
    <w:rsid w:val="00973797"/>
    <w:rsid w:val="00986E33"/>
    <w:rsid w:val="009871F7"/>
    <w:rsid w:val="0099170D"/>
    <w:rsid w:val="009974CC"/>
    <w:rsid w:val="009A462D"/>
    <w:rsid w:val="009A4FC4"/>
    <w:rsid w:val="009B7B0D"/>
    <w:rsid w:val="009C2F73"/>
    <w:rsid w:val="009E6202"/>
    <w:rsid w:val="009F0B8F"/>
    <w:rsid w:val="009F4587"/>
    <w:rsid w:val="00A030F8"/>
    <w:rsid w:val="00A243BA"/>
    <w:rsid w:val="00A2555F"/>
    <w:rsid w:val="00A314C2"/>
    <w:rsid w:val="00A3273F"/>
    <w:rsid w:val="00A32805"/>
    <w:rsid w:val="00A35680"/>
    <w:rsid w:val="00A37489"/>
    <w:rsid w:val="00A40569"/>
    <w:rsid w:val="00A54FC6"/>
    <w:rsid w:val="00A605B8"/>
    <w:rsid w:val="00A725EC"/>
    <w:rsid w:val="00A73294"/>
    <w:rsid w:val="00A857B7"/>
    <w:rsid w:val="00A91B19"/>
    <w:rsid w:val="00AA51A2"/>
    <w:rsid w:val="00AA61F1"/>
    <w:rsid w:val="00AE0D08"/>
    <w:rsid w:val="00AF4685"/>
    <w:rsid w:val="00B03335"/>
    <w:rsid w:val="00B10503"/>
    <w:rsid w:val="00B14659"/>
    <w:rsid w:val="00B155F2"/>
    <w:rsid w:val="00B21FA7"/>
    <w:rsid w:val="00B22479"/>
    <w:rsid w:val="00B312B8"/>
    <w:rsid w:val="00B31595"/>
    <w:rsid w:val="00B32C90"/>
    <w:rsid w:val="00B37EEF"/>
    <w:rsid w:val="00B40400"/>
    <w:rsid w:val="00B40EE7"/>
    <w:rsid w:val="00B46EFA"/>
    <w:rsid w:val="00B555B8"/>
    <w:rsid w:val="00B639BF"/>
    <w:rsid w:val="00B7131E"/>
    <w:rsid w:val="00B86D5E"/>
    <w:rsid w:val="00B9456E"/>
    <w:rsid w:val="00B95694"/>
    <w:rsid w:val="00B97B75"/>
    <w:rsid w:val="00BA5297"/>
    <w:rsid w:val="00BA53B7"/>
    <w:rsid w:val="00BA5A26"/>
    <w:rsid w:val="00BA5BEF"/>
    <w:rsid w:val="00BC572B"/>
    <w:rsid w:val="00BD0B1E"/>
    <w:rsid w:val="00BD2749"/>
    <w:rsid w:val="00BE4223"/>
    <w:rsid w:val="00C074A3"/>
    <w:rsid w:val="00C14E28"/>
    <w:rsid w:val="00C14EA2"/>
    <w:rsid w:val="00C24F20"/>
    <w:rsid w:val="00C25CE3"/>
    <w:rsid w:val="00C276F1"/>
    <w:rsid w:val="00C34120"/>
    <w:rsid w:val="00C4187B"/>
    <w:rsid w:val="00C51A05"/>
    <w:rsid w:val="00C61B30"/>
    <w:rsid w:val="00C64B99"/>
    <w:rsid w:val="00C64EE4"/>
    <w:rsid w:val="00C670C9"/>
    <w:rsid w:val="00C709A8"/>
    <w:rsid w:val="00C76A6C"/>
    <w:rsid w:val="00C771B3"/>
    <w:rsid w:val="00C86BDE"/>
    <w:rsid w:val="00CB517F"/>
    <w:rsid w:val="00CB57AD"/>
    <w:rsid w:val="00CC3DCA"/>
    <w:rsid w:val="00CD3BF9"/>
    <w:rsid w:val="00CD4364"/>
    <w:rsid w:val="00CD5C3D"/>
    <w:rsid w:val="00CE42D9"/>
    <w:rsid w:val="00CE5984"/>
    <w:rsid w:val="00CE6A47"/>
    <w:rsid w:val="00CF1614"/>
    <w:rsid w:val="00D06B81"/>
    <w:rsid w:val="00D10D02"/>
    <w:rsid w:val="00D1328A"/>
    <w:rsid w:val="00D2366C"/>
    <w:rsid w:val="00D3098C"/>
    <w:rsid w:val="00D3756B"/>
    <w:rsid w:val="00D43DA0"/>
    <w:rsid w:val="00D560A4"/>
    <w:rsid w:val="00D64821"/>
    <w:rsid w:val="00D66F69"/>
    <w:rsid w:val="00D83A5A"/>
    <w:rsid w:val="00D86440"/>
    <w:rsid w:val="00D925AE"/>
    <w:rsid w:val="00D9506C"/>
    <w:rsid w:val="00D979FB"/>
    <w:rsid w:val="00DA2891"/>
    <w:rsid w:val="00DB051F"/>
    <w:rsid w:val="00DC152F"/>
    <w:rsid w:val="00DC1FB6"/>
    <w:rsid w:val="00DC2089"/>
    <w:rsid w:val="00DC24CD"/>
    <w:rsid w:val="00DE3803"/>
    <w:rsid w:val="00DF519A"/>
    <w:rsid w:val="00DF7779"/>
    <w:rsid w:val="00E02226"/>
    <w:rsid w:val="00E033A3"/>
    <w:rsid w:val="00E04A1C"/>
    <w:rsid w:val="00E12DD9"/>
    <w:rsid w:val="00E14E0F"/>
    <w:rsid w:val="00E239F4"/>
    <w:rsid w:val="00E325BC"/>
    <w:rsid w:val="00E34696"/>
    <w:rsid w:val="00E34F27"/>
    <w:rsid w:val="00E40572"/>
    <w:rsid w:val="00E43F83"/>
    <w:rsid w:val="00E47A49"/>
    <w:rsid w:val="00E64922"/>
    <w:rsid w:val="00E66D53"/>
    <w:rsid w:val="00E76CBF"/>
    <w:rsid w:val="00E81936"/>
    <w:rsid w:val="00E83297"/>
    <w:rsid w:val="00E906AE"/>
    <w:rsid w:val="00E92570"/>
    <w:rsid w:val="00E9478D"/>
    <w:rsid w:val="00E95A3E"/>
    <w:rsid w:val="00E97F44"/>
    <w:rsid w:val="00EA01BF"/>
    <w:rsid w:val="00EA4856"/>
    <w:rsid w:val="00EA69D0"/>
    <w:rsid w:val="00EB0124"/>
    <w:rsid w:val="00EB108E"/>
    <w:rsid w:val="00EB5A69"/>
    <w:rsid w:val="00EC4E46"/>
    <w:rsid w:val="00EC525B"/>
    <w:rsid w:val="00ED5C9A"/>
    <w:rsid w:val="00ED66E7"/>
    <w:rsid w:val="00EF0836"/>
    <w:rsid w:val="00EF11A0"/>
    <w:rsid w:val="00EF1E59"/>
    <w:rsid w:val="00EF5B1C"/>
    <w:rsid w:val="00F0747F"/>
    <w:rsid w:val="00F101CC"/>
    <w:rsid w:val="00F1577C"/>
    <w:rsid w:val="00F24FA8"/>
    <w:rsid w:val="00F30F56"/>
    <w:rsid w:val="00F31502"/>
    <w:rsid w:val="00F319D5"/>
    <w:rsid w:val="00F35CF3"/>
    <w:rsid w:val="00F519E7"/>
    <w:rsid w:val="00F54D9B"/>
    <w:rsid w:val="00F627E0"/>
    <w:rsid w:val="00F6786D"/>
    <w:rsid w:val="00F73764"/>
    <w:rsid w:val="00F75FC0"/>
    <w:rsid w:val="00F90519"/>
    <w:rsid w:val="00F9332E"/>
    <w:rsid w:val="00F94C6D"/>
    <w:rsid w:val="00F961C9"/>
    <w:rsid w:val="00FB20CC"/>
    <w:rsid w:val="00FB5168"/>
    <w:rsid w:val="00FB7840"/>
    <w:rsid w:val="00FC0120"/>
    <w:rsid w:val="00FC2A26"/>
    <w:rsid w:val="00FC550D"/>
    <w:rsid w:val="00FC5AEC"/>
    <w:rsid w:val="00FD1CF2"/>
    <w:rsid w:val="00FD2983"/>
    <w:rsid w:val="00FE21FE"/>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10503"/>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5.bin"/><Relationship Id="rId42" Type="http://schemas.openxmlformats.org/officeDocument/2006/relationships/image" Target="media/image16.wmf"/><Relationship Id="rId47" Type="http://schemas.openxmlformats.org/officeDocument/2006/relationships/oleObject" Target="embeddings/oleObject18.bin"/><Relationship Id="rId63" Type="http://schemas.openxmlformats.org/officeDocument/2006/relationships/hyperlink" Target="https://doi.org/10.1109/ICSIGSYS.2019.8811093" TargetMode="External"/><Relationship Id="rId68" Type="http://schemas.openxmlformats.org/officeDocument/2006/relationships/image" Target="media/image24.png"/><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9.bin"/><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3.bin"/><Relationship Id="rId40" Type="http://schemas.openxmlformats.org/officeDocument/2006/relationships/image" Target="media/image15.wmf"/><Relationship Id="rId45" Type="http://schemas.openxmlformats.org/officeDocument/2006/relationships/oleObject" Target="embeddings/oleObject17.bin"/><Relationship Id="rId53" Type="http://schemas.openxmlformats.org/officeDocument/2006/relationships/oleObject" Target="embeddings/oleObject21.bin"/><Relationship Id="rId58" Type="http://schemas.openxmlformats.org/officeDocument/2006/relationships/footer" Target="footer4.xml"/><Relationship Id="rId66" Type="http://schemas.openxmlformats.org/officeDocument/2006/relationships/hyperlink" Target="https://doi.org/10.1109/ISdea.2012.589" TargetMode="External"/><Relationship Id="rId5" Type="http://schemas.openxmlformats.org/officeDocument/2006/relationships/webSettings" Target="webSettings.xml"/><Relationship Id="rId61" Type="http://schemas.openxmlformats.org/officeDocument/2006/relationships/hyperlink" Target="https://www.researchgate.net/publication/2639200_Rapidly-Exploring_Random_Trees_A_New_Tool_for_Path_Planning" TargetMode="External"/><Relationship Id="rId19" Type="http://schemas.openxmlformats.org/officeDocument/2006/relationships/oleObject" Target="embeddings/oleObject3.bin"/><Relationship Id="rId14" Type="http://schemas.openxmlformats.org/officeDocument/2006/relationships/image" Target="media/image3.wmf"/><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image" Target="media/image10.w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19.wmf"/><Relationship Id="rId56" Type="http://schemas.openxmlformats.org/officeDocument/2006/relationships/image" Target="media/image22.png"/><Relationship Id="rId64" Type="http://schemas.openxmlformats.org/officeDocument/2006/relationships/hyperlink" Target="https://doi.org/10.48550/arXiv.1403.7664" TargetMode="External"/><Relationship Id="rId69" Type="http://schemas.openxmlformats.org/officeDocument/2006/relationships/image" Target="media/image25.png"/><Relationship Id="rId8" Type="http://schemas.openxmlformats.org/officeDocument/2006/relationships/hyperlink" Target="http://crossmark.crossref.org/dialog/?doi=10.1007/s10846-023-01823-4&amp;domain=pdf" TargetMode="External"/><Relationship Id="rId51" Type="http://schemas.openxmlformats.org/officeDocument/2006/relationships/oleObject" Target="embeddings/oleObject20.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dhguo@xmu.edu.cn" TargetMode="External"/><Relationship Id="rId17" Type="http://schemas.openxmlformats.org/officeDocument/2006/relationships/oleObject" Target="embeddings/oleObject2.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hyperlink" Target="mailto:2%2C399%2C496%2C491@qq.com" TargetMode="External"/><Relationship Id="rId67" Type="http://schemas.openxmlformats.org/officeDocument/2006/relationships/image" Target="media/image23.png"/><Relationship Id="rId20" Type="http://schemas.openxmlformats.org/officeDocument/2006/relationships/oleObject" Target="embeddings/oleObject4.bin"/><Relationship Id="rId41" Type="http://schemas.openxmlformats.org/officeDocument/2006/relationships/oleObject" Target="embeddings/oleObject15.bin"/><Relationship Id="rId54" Type="http://schemas.openxmlformats.org/officeDocument/2006/relationships/header" Target="header1.xml"/><Relationship Id="rId62" Type="http://schemas.openxmlformats.org/officeDocument/2006/relationships/hyperlink" Target="https://www.researchgate.net/publication/2639200_Rapidly-Exploring_Random_Trees_A_New_Tool_for_Path_Planning"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6.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oleObject" Target="embeddings/oleObject19.bin"/><Relationship Id="rId57" Type="http://schemas.openxmlformats.org/officeDocument/2006/relationships/footer" Target="footer3.xml"/><Relationship Id="rId10" Type="http://schemas.openxmlformats.org/officeDocument/2006/relationships/footer" Target="footer1.xml"/><Relationship Id="rId31" Type="http://schemas.openxmlformats.org/officeDocument/2006/relationships/oleObject" Target="embeddings/oleObject10.bin"/><Relationship Id="rId44" Type="http://schemas.openxmlformats.org/officeDocument/2006/relationships/image" Target="media/image17.wmf"/><Relationship Id="rId52" Type="http://schemas.openxmlformats.org/officeDocument/2006/relationships/image" Target="media/image21.wmf"/><Relationship Id="rId60" Type="http://schemas.openxmlformats.org/officeDocument/2006/relationships/hyperlink" Target="https://doi.org/10.48550/arXiv.1005.0416" TargetMode="External"/><Relationship Id="rId65" Type="http://schemas.openxmlformats.org/officeDocument/2006/relationships/hyperlink" Target="https://doi.org/10.48550/arXiv.1404.1347"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5.wmf"/><Relationship Id="rId39" Type="http://schemas.openxmlformats.org/officeDocument/2006/relationships/oleObject" Target="embeddings/oleObject14.bin"/><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16</Pages>
  <Words>3804</Words>
  <Characters>21683</Characters>
  <Application>Microsoft Office Word</Application>
  <DocSecurity>0</DocSecurity>
  <Lines>180</Lines>
  <Paragraphs>50</Paragraphs>
  <ScaleCrop>false</ScaleCrop>
  <Company/>
  <LinksUpToDate>false</LinksUpToDate>
  <CharactersWithSpaces>25437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9</cp:revision>
  <cp:lastPrinted>2025-12-01T13:09:00Z</cp:lastPrinted>
  <dcterms:created xsi:type="dcterms:W3CDTF">2026-01-21T13:01:00Z</dcterms:created>
  <dcterms:modified xsi:type="dcterms:W3CDTF">2026-01-22T15:21:00Z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